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4AA4C0" w14:textId="77777777" w:rsidR="00716614" w:rsidRPr="00F829A9" w:rsidRDefault="00716614" w:rsidP="00716614">
      <w:pPr>
        <w:pStyle w:val="Default"/>
        <w:rPr>
          <w:rFonts w:eastAsiaTheme="majorEastAsia" w:cstheme="majorBidi"/>
          <w:color w:val="auto"/>
          <w:kern w:val="2"/>
          <w:sz w:val="20"/>
          <w:szCs w:val="20"/>
        </w:rPr>
      </w:pPr>
    </w:p>
    <w:p w14:paraId="039F1BEA" w14:textId="77777777" w:rsidR="00716614" w:rsidRPr="00F829A9" w:rsidRDefault="00716614" w:rsidP="00716614">
      <w:pPr>
        <w:pStyle w:val="Default"/>
        <w:rPr>
          <w:rFonts w:cstheme="majorBidi"/>
          <w:color w:val="auto"/>
          <w:kern w:val="2"/>
          <w:sz w:val="20"/>
          <w:szCs w:val="20"/>
        </w:rPr>
      </w:pPr>
    </w:p>
    <w:p w14:paraId="09FEA266" w14:textId="77777777" w:rsidR="00716614" w:rsidRPr="00F829A9" w:rsidRDefault="00716614" w:rsidP="00716614">
      <w:pPr>
        <w:pStyle w:val="Default"/>
        <w:rPr>
          <w:rFonts w:cstheme="majorBidi"/>
          <w:color w:val="auto"/>
          <w:kern w:val="2"/>
          <w:sz w:val="20"/>
          <w:szCs w:val="20"/>
        </w:rPr>
      </w:pPr>
    </w:p>
    <w:p w14:paraId="08A8D3FD" w14:textId="77777777" w:rsidR="00716614" w:rsidRPr="00F829A9" w:rsidRDefault="00716614" w:rsidP="00716614">
      <w:pPr>
        <w:pStyle w:val="Default"/>
        <w:rPr>
          <w:rFonts w:cstheme="majorBidi"/>
          <w:color w:val="auto"/>
          <w:kern w:val="2"/>
          <w:sz w:val="20"/>
          <w:szCs w:val="20"/>
        </w:rPr>
      </w:pPr>
    </w:p>
    <w:p w14:paraId="4FD93579" w14:textId="77777777" w:rsidR="00716614" w:rsidRPr="00F829A9" w:rsidRDefault="00716614" w:rsidP="00716614">
      <w:pPr>
        <w:pStyle w:val="Default"/>
        <w:rPr>
          <w:rFonts w:cstheme="majorBidi"/>
          <w:color w:val="auto"/>
          <w:kern w:val="2"/>
          <w:sz w:val="20"/>
          <w:szCs w:val="20"/>
        </w:rPr>
      </w:pPr>
    </w:p>
    <w:p w14:paraId="5AE5555F" w14:textId="77777777" w:rsidR="00716614" w:rsidRPr="00F829A9" w:rsidRDefault="00716614" w:rsidP="00716614">
      <w:pPr>
        <w:pStyle w:val="Default"/>
        <w:rPr>
          <w:rFonts w:cstheme="majorBidi"/>
          <w:color w:val="auto"/>
          <w:kern w:val="2"/>
          <w:sz w:val="20"/>
          <w:szCs w:val="20"/>
        </w:rPr>
      </w:pPr>
    </w:p>
    <w:p w14:paraId="2B09055D" w14:textId="2DD145C0" w:rsidR="00716614" w:rsidRDefault="00716614" w:rsidP="00716614">
      <w:pPr>
        <w:pStyle w:val="Default"/>
        <w:rPr>
          <w:sz w:val="20"/>
          <w:szCs w:val="20"/>
        </w:rPr>
      </w:pPr>
    </w:p>
    <w:p w14:paraId="506D95D7" w14:textId="75D0072E" w:rsidR="003E4C2D" w:rsidRDefault="003E4C2D" w:rsidP="00716614">
      <w:pPr>
        <w:pStyle w:val="Default"/>
        <w:rPr>
          <w:sz w:val="20"/>
          <w:szCs w:val="20"/>
        </w:rPr>
      </w:pPr>
    </w:p>
    <w:p w14:paraId="48B06606" w14:textId="6B2F166E" w:rsidR="003E4C2D" w:rsidRDefault="003E4C2D" w:rsidP="00716614">
      <w:pPr>
        <w:pStyle w:val="Default"/>
        <w:rPr>
          <w:sz w:val="20"/>
          <w:szCs w:val="20"/>
        </w:rPr>
      </w:pPr>
    </w:p>
    <w:p w14:paraId="087C5C7F" w14:textId="385D5671" w:rsidR="003E4C2D" w:rsidRDefault="003E4C2D" w:rsidP="00716614">
      <w:pPr>
        <w:pStyle w:val="Default"/>
        <w:rPr>
          <w:sz w:val="20"/>
          <w:szCs w:val="20"/>
        </w:rPr>
      </w:pPr>
    </w:p>
    <w:p w14:paraId="6FCA00F8" w14:textId="1DF5366F" w:rsidR="003E4C2D" w:rsidRDefault="003E4C2D" w:rsidP="00716614">
      <w:pPr>
        <w:pStyle w:val="Default"/>
        <w:rPr>
          <w:sz w:val="20"/>
          <w:szCs w:val="20"/>
        </w:rPr>
      </w:pPr>
    </w:p>
    <w:p w14:paraId="63361045" w14:textId="5CEDC7A4" w:rsidR="003E4C2D" w:rsidRDefault="003E4C2D" w:rsidP="00716614">
      <w:pPr>
        <w:pStyle w:val="Default"/>
        <w:rPr>
          <w:sz w:val="20"/>
          <w:szCs w:val="20"/>
        </w:rPr>
      </w:pPr>
    </w:p>
    <w:p w14:paraId="2910D5A4" w14:textId="0DCB22AF" w:rsidR="003E4C2D" w:rsidRDefault="003E4C2D" w:rsidP="00716614">
      <w:pPr>
        <w:pStyle w:val="Default"/>
        <w:rPr>
          <w:sz w:val="20"/>
          <w:szCs w:val="20"/>
        </w:rPr>
      </w:pPr>
    </w:p>
    <w:p w14:paraId="44FE59C8" w14:textId="39DCE379" w:rsidR="003E4C2D" w:rsidRDefault="003E4C2D" w:rsidP="00716614">
      <w:pPr>
        <w:pStyle w:val="Default"/>
        <w:rPr>
          <w:sz w:val="20"/>
          <w:szCs w:val="20"/>
        </w:rPr>
      </w:pPr>
    </w:p>
    <w:p w14:paraId="0D0543D1" w14:textId="422ED084" w:rsidR="003E4C2D" w:rsidRDefault="003E4C2D" w:rsidP="00716614">
      <w:pPr>
        <w:pStyle w:val="Default"/>
        <w:rPr>
          <w:sz w:val="20"/>
          <w:szCs w:val="20"/>
        </w:rPr>
      </w:pPr>
    </w:p>
    <w:p w14:paraId="19022ECC" w14:textId="2AA5303A" w:rsidR="003E4C2D" w:rsidRDefault="003E4C2D" w:rsidP="00716614">
      <w:pPr>
        <w:pStyle w:val="Default"/>
        <w:rPr>
          <w:sz w:val="20"/>
          <w:szCs w:val="20"/>
        </w:rPr>
      </w:pPr>
    </w:p>
    <w:p w14:paraId="19717321" w14:textId="15521669" w:rsidR="003E4C2D" w:rsidRDefault="003E4C2D" w:rsidP="00716614">
      <w:pPr>
        <w:pStyle w:val="Default"/>
        <w:rPr>
          <w:sz w:val="20"/>
          <w:szCs w:val="20"/>
        </w:rPr>
      </w:pPr>
    </w:p>
    <w:p w14:paraId="7B8215EC" w14:textId="626E7B7B" w:rsidR="003E4C2D" w:rsidRDefault="003E4C2D" w:rsidP="00716614">
      <w:pPr>
        <w:pStyle w:val="Default"/>
        <w:rPr>
          <w:sz w:val="20"/>
          <w:szCs w:val="20"/>
        </w:rPr>
      </w:pPr>
    </w:p>
    <w:p w14:paraId="2A34EA72" w14:textId="7E915603" w:rsidR="003E4C2D" w:rsidRPr="00F829A9" w:rsidRDefault="003E4C2D" w:rsidP="00716614">
      <w:pPr>
        <w:pStyle w:val="Default"/>
        <w:rPr>
          <w:sz w:val="20"/>
          <w:szCs w:val="20"/>
        </w:rPr>
      </w:pPr>
    </w:p>
    <w:p w14:paraId="141F9130" w14:textId="0A105082" w:rsidR="00716614" w:rsidRPr="00F829A9" w:rsidRDefault="00716614" w:rsidP="00716614">
      <w:pPr>
        <w:pStyle w:val="Default"/>
        <w:rPr>
          <w:sz w:val="20"/>
          <w:szCs w:val="20"/>
        </w:rPr>
      </w:pPr>
    </w:p>
    <w:p w14:paraId="1A118E18" w14:textId="6A0F7B1C" w:rsidR="00716614" w:rsidRPr="00F829A9" w:rsidRDefault="00E3732F" w:rsidP="00716614">
      <w:pPr>
        <w:pStyle w:val="Default"/>
        <w:rPr>
          <w:sz w:val="20"/>
          <w:szCs w:val="20"/>
        </w:rPr>
      </w:pPr>
      <w:r>
        <w:rPr>
          <w:noProof/>
        </w:rPr>
        <w:drawing>
          <wp:anchor distT="0" distB="0" distL="114300" distR="114300" simplePos="0" relativeHeight="251687936" behindDoc="0" locked="0" layoutInCell="1" allowOverlap="1" wp14:anchorId="4E4874A1" wp14:editId="2C1C20BF">
            <wp:simplePos x="0" y="0"/>
            <wp:positionH relativeFrom="margin">
              <wp:align>center</wp:align>
            </wp:positionH>
            <wp:positionV relativeFrom="paragraph">
              <wp:posOffset>84938</wp:posOffset>
            </wp:positionV>
            <wp:extent cx="3063875" cy="718185"/>
            <wp:effectExtent l="0" t="0" r="0" b="5715"/>
            <wp:wrapNone/>
            <wp:docPr id="129" name="図 129" descr="C:\Users\000001A00AKC2\AppData\Local\Microsoft\Windows\INetCache\Content.Word\Exastro_mark+type_1.png"/>
            <wp:cNvGraphicFramePr/>
            <a:graphic xmlns:a="http://schemas.openxmlformats.org/drawingml/2006/main">
              <a:graphicData uri="http://schemas.openxmlformats.org/drawingml/2006/picture">
                <pic:pic xmlns:pic="http://schemas.openxmlformats.org/drawingml/2006/picture">
                  <pic:nvPicPr>
                    <pic:cNvPr id="33" name="図 33" descr="C:\Users\000001A00AKC2\AppData\Local\Microsoft\Windows\INetCache\Content.Word\Exastro_mark+type_1.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875" cy="718185"/>
                    </a:xfrm>
                    <a:prstGeom prst="rect">
                      <a:avLst/>
                    </a:prstGeom>
                    <a:noFill/>
                    <a:ln>
                      <a:noFill/>
                    </a:ln>
                  </pic:spPr>
                </pic:pic>
              </a:graphicData>
            </a:graphic>
          </wp:anchor>
        </w:drawing>
      </w:r>
    </w:p>
    <w:p w14:paraId="2E84F647" w14:textId="77777777" w:rsidR="00716614" w:rsidRPr="00F829A9" w:rsidRDefault="00716614" w:rsidP="00E3732F">
      <w:pPr>
        <w:pStyle w:val="Default"/>
        <w:jc w:val="center"/>
        <w:rPr>
          <w:sz w:val="20"/>
          <w:szCs w:val="20"/>
        </w:rPr>
      </w:pPr>
    </w:p>
    <w:p w14:paraId="3DE8C72D" w14:textId="77777777" w:rsidR="00716614" w:rsidRPr="00F829A9" w:rsidRDefault="00716614" w:rsidP="00716614">
      <w:pPr>
        <w:pStyle w:val="Default"/>
        <w:rPr>
          <w:sz w:val="20"/>
          <w:szCs w:val="20"/>
        </w:rPr>
      </w:pPr>
    </w:p>
    <w:p w14:paraId="262DEAD5" w14:textId="77777777" w:rsidR="00716614" w:rsidRPr="00F829A9" w:rsidRDefault="00716614" w:rsidP="00716614">
      <w:pPr>
        <w:pStyle w:val="Default"/>
        <w:rPr>
          <w:sz w:val="20"/>
          <w:szCs w:val="20"/>
        </w:rPr>
      </w:pPr>
    </w:p>
    <w:p w14:paraId="4A96ACEB" w14:textId="77777777" w:rsidR="00716614" w:rsidRPr="00F829A9" w:rsidRDefault="00716614" w:rsidP="00716614">
      <w:pPr>
        <w:pStyle w:val="Default"/>
        <w:rPr>
          <w:sz w:val="20"/>
          <w:szCs w:val="20"/>
        </w:rPr>
      </w:pPr>
    </w:p>
    <w:p w14:paraId="11BF92CB" w14:textId="77777777" w:rsidR="006B1902" w:rsidRPr="00012CC0" w:rsidRDefault="006B1902" w:rsidP="006B1902">
      <w:pPr>
        <w:widowControl/>
        <w:rPr>
          <w:rFonts w:asciiTheme="majorEastAsia" w:eastAsiaTheme="majorEastAsia" w:hAnsiTheme="majorEastAsia" w:cs="Meiryo UI"/>
        </w:rPr>
      </w:pPr>
    </w:p>
    <w:p w14:paraId="7D6F3A3A" w14:textId="7803B724" w:rsidR="006B1902" w:rsidRPr="00AD6A84" w:rsidRDefault="00E1547F" w:rsidP="006B1902">
      <w:pPr>
        <w:pStyle w:val="Default"/>
        <w:jc w:val="center"/>
        <w:rPr>
          <w:rFonts w:eastAsiaTheme="majorEastAsia"/>
          <w:color w:val="auto"/>
          <w:sz w:val="52"/>
          <w:szCs w:val="52"/>
        </w:rPr>
      </w:pPr>
      <w:proofErr w:type="spellStart"/>
      <w:r>
        <w:rPr>
          <w:sz w:val="52"/>
          <w:szCs w:val="52"/>
        </w:rPr>
        <w:t>ITA_</w:t>
      </w:r>
      <w:r w:rsidR="00615EE4" w:rsidRPr="00AD6A84">
        <w:rPr>
          <w:sz w:val="52"/>
          <w:szCs w:val="52"/>
        </w:rPr>
        <w:t>User</w:t>
      </w:r>
      <w:proofErr w:type="spellEnd"/>
      <w:r w:rsidR="00615EE4" w:rsidRPr="00AD6A84">
        <w:rPr>
          <w:sz w:val="52"/>
          <w:szCs w:val="52"/>
        </w:rPr>
        <w:t xml:space="preserve"> Instruction </w:t>
      </w:r>
      <w:proofErr w:type="spellStart"/>
      <w:r w:rsidR="000C5D1B">
        <w:rPr>
          <w:sz w:val="52"/>
          <w:szCs w:val="52"/>
        </w:rPr>
        <w:t>Menu</w:t>
      </w:r>
      <w:r w:rsidR="00615EE4" w:rsidRPr="00AD6A84">
        <w:rPr>
          <w:sz w:val="52"/>
          <w:szCs w:val="52"/>
        </w:rPr>
        <w:t>al</w:t>
      </w:r>
      <w:proofErr w:type="spellEnd"/>
    </w:p>
    <w:p w14:paraId="3B914959" w14:textId="5C0F9D48" w:rsidR="006B1902" w:rsidRPr="00B27F7B" w:rsidRDefault="00F01DE5" w:rsidP="006B1902">
      <w:pPr>
        <w:pStyle w:val="Default"/>
        <w:jc w:val="center"/>
        <w:rPr>
          <w:rFonts w:eastAsiaTheme="majorEastAsia" w:cstheme="majorHAnsi"/>
          <w:color w:val="auto"/>
          <w:sz w:val="20"/>
          <w:szCs w:val="20"/>
        </w:rPr>
      </w:pPr>
      <w:r>
        <w:rPr>
          <w:rFonts w:eastAsiaTheme="majorEastAsia" w:cstheme="majorHAnsi" w:hint="eastAsia"/>
          <w:color w:val="auto"/>
          <w:sz w:val="36"/>
          <w:szCs w:val="36"/>
        </w:rPr>
        <w:t>Terraform</w:t>
      </w:r>
      <w:r w:rsidR="00633B92">
        <w:rPr>
          <w:rFonts w:eastAsiaTheme="majorEastAsia" w:cstheme="majorHAnsi" w:hint="eastAsia"/>
          <w:color w:val="auto"/>
          <w:sz w:val="36"/>
          <w:szCs w:val="36"/>
        </w:rPr>
        <w:t>-</w:t>
      </w:r>
      <w:r w:rsidR="00F92C89">
        <w:rPr>
          <w:rFonts w:eastAsiaTheme="majorEastAsia" w:cstheme="majorHAnsi" w:hint="eastAsia"/>
          <w:color w:val="auto"/>
          <w:sz w:val="36"/>
          <w:szCs w:val="36"/>
        </w:rPr>
        <w:t>driver</w:t>
      </w:r>
    </w:p>
    <w:p w14:paraId="2F19C406" w14:textId="77777777" w:rsidR="006B1902" w:rsidRPr="00CB055E" w:rsidRDefault="006B1902" w:rsidP="006B1902">
      <w:pPr>
        <w:pStyle w:val="Default"/>
        <w:rPr>
          <w:rFonts w:asciiTheme="minorEastAsia" w:hAnsiTheme="minorEastAsia"/>
          <w:color w:val="auto"/>
          <w:sz w:val="20"/>
          <w:szCs w:val="20"/>
        </w:rPr>
      </w:pPr>
    </w:p>
    <w:p w14:paraId="3D2BA711" w14:textId="3AF47EBC" w:rsidR="00452E9E" w:rsidRDefault="007B5626" w:rsidP="008814A3">
      <w:pPr>
        <w:widowControl/>
        <w:ind w:firstLineChars="1700" w:firstLine="3400"/>
        <w:jc w:val="left"/>
      </w:pPr>
      <w:sdt>
        <w:sdtPr>
          <w:rPr>
            <w:rFonts w:eastAsiaTheme="majorEastAsia"/>
            <w:sz w:val="20"/>
            <w:szCs w:val="20"/>
          </w:rPr>
          <w:id w:val="-213969945"/>
          <w:docPartList>
            <w:docPartGallery w:val="Quick Parts"/>
          </w:docPartList>
        </w:sdtPr>
        <w:sdtEndPr>
          <w:rPr>
            <w:rFonts w:cs="Meiryo UI"/>
            <w:i/>
            <w:sz w:val="36"/>
            <w:szCs w:val="36"/>
          </w:rPr>
        </w:sdtEndPr>
        <w:sdtContent>
          <w:sdt>
            <w:sdtPr>
              <w:rPr>
                <w:rFonts w:eastAsiaTheme="majorEastAsia"/>
                <w:sz w:val="20"/>
                <w:szCs w:val="20"/>
              </w:rPr>
              <w:id w:val="-1494790995"/>
              <w:docPartList>
                <w:docPartGallery w:val="Quick Parts"/>
              </w:docPartList>
            </w:sdtPr>
            <w:sdtEndPr>
              <w:rPr>
                <w:rFonts w:cs="Meiryo UI"/>
                <w:i/>
                <w:sz w:val="36"/>
                <w:szCs w:val="36"/>
              </w:rPr>
            </w:sdtEndPr>
            <w:sdtContent>
              <w:r w:rsidR="008814A3" w:rsidRPr="00CE0420">
                <w:rPr>
                  <w:rFonts w:eastAsiaTheme="majorEastAsia" w:cs="Meiryo UI" w:hint="eastAsia"/>
                  <w:i/>
                  <w:sz w:val="36"/>
                  <w:szCs w:val="36"/>
                </w:rPr>
                <w:t>－</w:t>
              </w:r>
              <w:r w:rsidR="008814A3">
                <w:rPr>
                  <w:rFonts w:eastAsiaTheme="majorEastAsia" w:cs="Meiryo UI" w:hint="eastAsia"/>
                  <w:i/>
                  <w:sz w:val="36"/>
                  <w:szCs w:val="36"/>
                </w:rPr>
                <w:t xml:space="preserve"> </w:t>
              </w:r>
              <w:r w:rsidR="008814A3">
                <w:rPr>
                  <w:rFonts w:eastAsiaTheme="majorEastAsia" w:cs="Meiryo UI"/>
                  <w:sz w:val="36"/>
                  <w:szCs w:val="36"/>
                </w:rPr>
                <w:t>Version</w:t>
              </w:r>
              <w:r w:rsidR="00A865C7">
                <w:rPr>
                  <w:rFonts w:eastAsiaTheme="majorEastAsia" w:cs="Meiryo UI"/>
                  <w:sz w:val="36"/>
                  <w:szCs w:val="36"/>
                </w:rPr>
                <w:t xml:space="preserve"> </w:t>
              </w:r>
              <w:r w:rsidR="008814A3">
                <w:rPr>
                  <w:rFonts w:eastAsiaTheme="majorEastAsia" w:cs="Meiryo UI" w:hint="eastAsia"/>
                  <w:sz w:val="36"/>
                  <w:szCs w:val="36"/>
                </w:rPr>
                <w:t>1.</w:t>
              </w:r>
              <w:r w:rsidR="000C5D1B">
                <w:rPr>
                  <w:rFonts w:eastAsiaTheme="majorEastAsia" w:cs="Meiryo UI" w:hint="eastAsia"/>
                  <w:sz w:val="36"/>
                  <w:szCs w:val="36"/>
                </w:rPr>
                <w:t>10</w:t>
              </w:r>
              <w:r w:rsidR="008814A3" w:rsidRPr="00CE0420">
                <w:rPr>
                  <w:rFonts w:eastAsiaTheme="majorEastAsia" w:cs="Meiryo UI" w:hint="eastAsia"/>
                  <w:i/>
                  <w:sz w:val="36"/>
                  <w:szCs w:val="36"/>
                </w:rPr>
                <w:t>－</w:t>
              </w:r>
            </w:sdtContent>
          </w:sdt>
          <w:r w:rsidR="008814A3">
            <w:rPr>
              <w:rFonts w:eastAsiaTheme="majorEastAsia" w:cs="Meiryo UI"/>
              <w:i/>
              <w:sz w:val="36"/>
              <w:szCs w:val="36"/>
            </w:rPr>
            <w:t xml:space="preserve"> </w:t>
          </w:r>
        </w:sdtContent>
      </w:sdt>
    </w:p>
    <w:p w14:paraId="76357DAE" w14:textId="3062F1C1" w:rsidR="008814A3" w:rsidRDefault="008814A3" w:rsidP="008814A3">
      <w:pPr>
        <w:widowControl/>
        <w:jc w:val="left"/>
      </w:pPr>
      <w:r>
        <w:br w:type="page"/>
      </w:r>
    </w:p>
    <w:p w14:paraId="169C1EF0" w14:textId="21EAF6A1" w:rsidR="00452E9E" w:rsidRDefault="002F03CE">
      <w:pPr>
        <w:widowControl/>
        <w:jc w:val="left"/>
      </w:pPr>
      <w:r>
        <w:rPr>
          <w:rFonts w:eastAsia="Meiryo UI" w:cs="Meiryo UI"/>
          <w:sz w:val="20"/>
          <w:szCs w:val="20"/>
        </w:rPr>
        <w:lastRenderedPageBreak/>
        <w:t>Copyright © NEC Corporation 2020</w:t>
      </w:r>
      <w:r w:rsidRPr="00CE0420">
        <w:rPr>
          <w:rFonts w:eastAsia="Meiryo UI" w:cs="Meiryo UI"/>
          <w:sz w:val="20"/>
          <w:szCs w:val="20"/>
        </w:rPr>
        <w:t>. All rights reserved.</w:t>
      </w:r>
    </w:p>
    <w:p w14:paraId="0BDA8456" w14:textId="77777777" w:rsidR="00452E9E" w:rsidRDefault="00452E9E">
      <w:pPr>
        <w:widowControl/>
        <w:jc w:val="left"/>
      </w:pPr>
    </w:p>
    <w:p w14:paraId="3A664D3B" w14:textId="04D4796C" w:rsidR="00452E9E" w:rsidRDefault="002F03CE">
      <w:pPr>
        <w:widowControl/>
        <w:jc w:val="left"/>
        <w:rPr>
          <w:rFonts w:eastAsia="Meiryo UI" w:cs="Meiryo UI"/>
          <w:sz w:val="36"/>
          <w:szCs w:val="36"/>
        </w:rPr>
      </w:pPr>
      <w:r w:rsidRPr="00F40FCF">
        <w:rPr>
          <w:rFonts w:eastAsia="Meiryo UI" w:cs="Meiryo UI"/>
          <w:sz w:val="36"/>
          <w:szCs w:val="36"/>
        </w:rPr>
        <w:t>Disclaimer</w:t>
      </w:r>
    </w:p>
    <w:p w14:paraId="70008136" w14:textId="77777777" w:rsidR="002F03CE" w:rsidRPr="00CE0420" w:rsidRDefault="002F03CE" w:rsidP="002F03CE">
      <w:pPr>
        <w:pStyle w:val="Default"/>
        <w:spacing w:line="320" w:lineRule="exact"/>
        <w:rPr>
          <w:rFonts w:eastAsia="Meiryo UI" w:cs="Meiryo UI"/>
          <w:sz w:val="20"/>
          <w:szCs w:val="20"/>
        </w:rPr>
      </w:pPr>
      <w:r w:rsidRPr="00015449">
        <w:rPr>
          <w:rFonts w:eastAsia="Meiryo UI" w:cs="Meiryo UI"/>
          <w:sz w:val="20"/>
          <w:szCs w:val="20"/>
        </w:rPr>
        <w:t>All the contents of this document are protected by copyright owned by NEC Corporation.</w:t>
      </w:r>
      <w:r w:rsidRPr="00CE0420">
        <w:rPr>
          <w:rFonts w:eastAsia="Meiryo UI" w:cs="Meiryo UI"/>
          <w:sz w:val="20"/>
          <w:szCs w:val="20"/>
        </w:rPr>
        <w:t xml:space="preserve"> </w:t>
      </w:r>
    </w:p>
    <w:p w14:paraId="5E69DC64" w14:textId="77777777" w:rsidR="002F03CE" w:rsidRDefault="002F03CE" w:rsidP="002F03CE">
      <w:pPr>
        <w:pStyle w:val="Default"/>
        <w:spacing w:line="320" w:lineRule="exact"/>
        <w:rPr>
          <w:rFonts w:eastAsia="Meiryo UI" w:cs="Meiryo UI"/>
          <w:sz w:val="20"/>
          <w:szCs w:val="20"/>
        </w:rPr>
      </w:pPr>
      <w:r w:rsidRPr="00015449">
        <w:rPr>
          <w:rFonts w:eastAsia="Meiryo UI" w:cs="Meiryo UI"/>
          <w:sz w:val="20"/>
          <w:szCs w:val="20"/>
        </w:rPr>
        <w:t>Unauthorized reproduction or copying of all or part of the contents of this document is prohibited.</w:t>
      </w:r>
    </w:p>
    <w:p w14:paraId="1E38D833" w14:textId="2B125B34" w:rsidR="002F03CE" w:rsidRPr="00CE0420" w:rsidRDefault="002F03CE" w:rsidP="002F03CE">
      <w:pPr>
        <w:pStyle w:val="Default"/>
        <w:spacing w:line="320" w:lineRule="exact"/>
        <w:rPr>
          <w:rFonts w:eastAsia="Meiryo UI" w:cs="Meiryo UI"/>
          <w:sz w:val="20"/>
          <w:szCs w:val="20"/>
        </w:rPr>
      </w:pPr>
      <w:r w:rsidRPr="009F1938">
        <w:rPr>
          <w:rFonts w:eastAsia="Meiryo UI" w:cs="Meiryo UI"/>
          <w:sz w:val="20"/>
          <w:szCs w:val="20"/>
        </w:rPr>
        <w:t xml:space="preserve">The contents of this </w:t>
      </w:r>
      <w:proofErr w:type="spellStart"/>
      <w:r w:rsidR="000C5D1B">
        <w:rPr>
          <w:rFonts w:eastAsia="Meiryo UI" w:cs="Meiryo UI"/>
          <w:sz w:val="20"/>
          <w:szCs w:val="20"/>
        </w:rPr>
        <w:t>Menu</w:t>
      </w:r>
      <w:r w:rsidRPr="009F1938">
        <w:rPr>
          <w:rFonts w:eastAsia="Meiryo UI" w:cs="Meiryo UI"/>
          <w:sz w:val="20"/>
          <w:szCs w:val="20"/>
        </w:rPr>
        <w:t>al</w:t>
      </w:r>
      <w:proofErr w:type="spellEnd"/>
      <w:r w:rsidRPr="009F1938">
        <w:rPr>
          <w:rFonts w:eastAsia="Meiryo UI" w:cs="Meiryo UI"/>
          <w:sz w:val="20"/>
          <w:szCs w:val="20"/>
        </w:rPr>
        <w:t xml:space="preserve"> are subject to change without notice.</w:t>
      </w:r>
      <w:r w:rsidRPr="00CE0420">
        <w:rPr>
          <w:rFonts w:eastAsia="Meiryo UI" w:cs="Meiryo UI"/>
          <w:sz w:val="20"/>
          <w:szCs w:val="20"/>
        </w:rPr>
        <w:t xml:space="preserve"> </w:t>
      </w:r>
    </w:p>
    <w:p w14:paraId="05CAD746" w14:textId="27509F11" w:rsidR="002F03CE" w:rsidRPr="00CE0420" w:rsidRDefault="002F03CE" w:rsidP="002F03CE">
      <w:pPr>
        <w:pStyle w:val="Default"/>
        <w:spacing w:line="320" w:lineRule="exact"/>
        <w:rPr>
          <w:rFonts w:eastAsia="Meiryo UI" w:cs="Meiryo UI"/>
          <w:sz w:val="20"/>
          <w:szCs w:val="20"/>
        </w:rPr>
      </w:pPr>
      <w:r w:rsidRPr="009F1938">
        <w:rPr>
          <w:rFonts w:eastAsia="Meiryo UI" w:cs="Meiryo UI"/>
          <w:sz w:val="20"/>
          <w:szCs w:val="20"/>
        </w:rPr>
        <w:t xml:space="preserve">NEC Corporation is not responsible for any technical or editorial errors or </w:t>
      </w:r>
      <w:proofErr w:type="spellStart"/>
      <w:r w:rsidR="0011610F">
        <w:rPr>
          <w:rFonts w:eastAsia="Meiryo UI" w:cs="Meiryo UI"/>
          <w:sz w:val="20"/>
          <w:szCs w:val="20"/>
        </w:rPr>
        <w:t>Shortened</w:t>
      </w:r>
      <w:r w:rsidRPr="009F1938">
        <w:rPr>
          <w:rFonts w:eastAsia="Meiryo UI" w:cs="Meiryo UI"/>
          <w:sz w:val="20"/>
          <w:szCs w:val="20"/>
        </w:rPr>
        <w:t>s</w:t>
      </w:r>
      <w:proofErr w:type="spellEnd"/>
      <w:r w:rsidRPr="009F1938">
        <w:rPr>
          <w:rFonts w:eastAsia="Meiryo UI" w:cs="Meiryo UI"/>
          <w:sz w:val="20"/>
          <w:szCs w:val="20"/>
        </w:rPr>
        <w:t xml:space="preserve"> in this document.</w:t>
      </w:r>
      <w:r w:rsidRPr="00CE0420">
        <w:rPr>
          <w:rFonts w:eastAsia="Meiryo UI" w:cs="Meiryo UI"/>
          <w:sz w:val="20"/>
          <w:szCs w:val="20"/>
        </w:rPr>
        <w:t xml:space="preserve"> </w:t>
      </w:r>
    </w:p>
    <w:p w14:paraId="6642E425" w14:textId="51B15B7D" w:rsidR="002F03CE" w:rsidRDefault="002F03CE" w:rsidP="002F03CE">
      <w:pPr>
        <w:widowControl/>
        <w:jc w:val="left"/>
      </w:pPr>
      <w:r w:rsidRPr="009F1938">
        <w:rPr>
          <w:rFonts w:eastAsia="Meiryo UI" w:cs="Meiryo UI"/>
          <w:sz w:val="20"/>
          <w:szCs w:val="20"/>
        </w:rPr>
        <w:t>NEC Corporation do not guarantee accuracy, usability, certainty of the content in this document.</w:t>
      </w:r>
    </w:p>
    <w:p w14:paraId="4E8C9DFE" w14:textId="77777777" w:rsidR="00452E9E" w:rsidRDefault="00452E9E">
      <w:pPr>
        <w:widowControl/>
        <w:jc w:val="left"/>
      </w:pPr>
    </w:p>
    <w:p w14:paraId="2B8D57FC" w14:textId="77777777" w:rsidR="002F03CE" w:rsidRPr="00F40FCF" w:rsidRDefault="002F03CE" w:rsidP="002F03CE">
      <w:pPr>
        <w:pStyle w:val="Default"/>
        <w:rPr>
          <w:rFonts w:eastAsia="Meiryo UI" w:cs="Meiryo UI"/>
          <w:sz w:val="36"/>
          <w:szCs w:val="36"/>
        </w:rPr>
      </w:pPr>
      <w:r w:rsidRPr="00F40FCF">
        <w:rPr>
          <w:rFonts w:eastAsia="Meiryo UI" w:cs="Meiryo UI" w:hint="eastAsia"/>
          <w:sz w:val="36"/>
          <w:szCs w:val="36"/>
        </w:rPr>
        <w:t>T</w:t>
      </w:r>
      <w:r w:rsidRPr="00F40FCF">
        <w:rPr>
          <w:rFonts w:eastAsia="Meiryo UI" w:cs="Meiryo UI"/>
          <w:sz w:val="36"/>
          <w:szCs w:val="36"/>
        </w:rPr>
        <w:t>rademark</w:t>
      </w:r>
    </w:p>
    <w:p w14:paraId="11E3DC76" w14:textId="77777777" w:rsidR="002F03CE" w:rsidRPr="00CE0420" w:rsidRDefault="002F03CE" w:rsidP="004E2AB4">
      <w:pPr>
        <w:pStyle w:val="Default"/>
        <w:numPr>
          <w:ilvl w:val="0"/>
          <w:numId w:val="42"/>
        </w:numPr>
        <w:spacing w:line="320" w:lineRule="exact"/>
        <w:rPr>
          <w:rFonts w:eastAsia="ＭＳ Ｐゴシック" w:cs="Meiryo UI"/>
          <w:sz w:val="20"/>
          <w:szCs w:val="20"/>
        </w:rPr>
      </w:pPr>
      <w:r w:rsidRPr="00580F5B">
        <w:rPr>
          <w:rFonts w:eastAsia="ＭＳ Ｐゴシック" w:cs="Meiryo UI"/>
          <w:sz w:val="20"/>
          <w:szCs w:val="20"/>
        </w:rPr>
        <w:t>Linux is registered trademark or trademark of Linus Torvalds, registered in the U.S. and other countries.</w:t>
      </w:r>
      <w:r w:rsidRPr="00CE0420">
        <w:rPr>
          <w:rFonts w:eastAsia="ＭＳ Ｐゴシック" w:cs="Meiryo UI"/>
          <w:sz w:val="20"/>
          <w:szCs w:val="20"/>
        </w:rPr>
        <w:t xml:space="preserve"> </w:t>
      </w:r>
    </w:p>
    <w:p w14:paraId="6D8D6079" w14:textId="77777777" w:rsidR="002F03CE" w:rsidRPr="00CE0420" w:rsidRDefault="002F03CE" w:rsidP="004E2AB4">
      <w:pPr>
        <w:pStyle w:val="Default"/>
        <w:numPr>
          <w:ilvl w:val="0"/>
          <w:numId w:val="42"/>
        </w:numPr>
        <w:spacing w:line="320" w:lineRule="exact"/>
        <w:rPr>
          <w:rFonts w:eastAsia="ＭＳ Ｐゴシック" w:cs="Meiryo UI"/>
          <w:sz w:val="20"/>
          <w:szCs w:val="20"/>
        </w:rPr>
      </w:pPr>
      <w:r w:rsidRPr="00580F5B">
        <w:rPr>
          <w:rFonts w:eastAsia="ＭＳ Ｐゴシック" w:cs="Meiryo UI"/>
          <w:sz w:val="20"/>
          <w:szCs w:val="20"/>
        </w:rPr>
        <w:t>Red Hat is registered trademark or trademark of Red Hat, Inc. registered in the U.S. and other countries.</w:t>
      </w:r>
      <w:r w:rsidRPr="00CE0420">
        <w:rPr>
          <w:rFonts w:eastAsia="ＭＳ Ｐゴシック" w:cs="Meiryo UI"/>
          <w:sz w:val="20"/>
          <w:szCs w:val="20"/>
        </w:rPr>
        <w:t xml:space="preserve"> </w:t>
      </w:r>
    </w:p>
    <w:p w14:paraId="63BAF858" w14:textId="77777777" w:rsidR="002F03CE" w:rsidRPr="00CE0420" w:rsidRDefault="002F03CE" w:rsidP="004E2AB4">
      <w:pPr>
        <w:pStyle w:val="Default"/>
        <w:numPr>
          <w:ilvl w:val="0"/>
          <w:numId w:val="42"/>
        </w:numPr>
        <w:spacing w:line="320" w:lineRule="exact"/>
        <w:rPr>
          <w:rFonts w:asciiTheme="minorEastAsia" w:hAnsiTheme="minorEastAsia" w:cstheme="minorHAnsi"/>
          <w:sz w:val="20"/>
          <w:szCs w:val="20"/>
        </w:rPr>
      </w:pPr>
      <w:r w:rsidRPr="00580F5B">
        <w:rPr>
          <w:rFonts w:eastAsia="ＭＳ Ｐゴシック"/>
          <w:color w:val="auto"/>
          <w:kern w:val="2"/>
          <w:sz w:val="20"/>
          <w:szCs w:val="20"/>
        </w:rPr>
        <w:t>Apache, Apache Tomcat, and Tomcat are registered trademarks or trademarks of the Apache Software Foundation.</w:t>
      </w:r>
    </w:p>
    <w:p w14:paraId="16D62183" w14:textId="10492D1B" w:rsidR="002F03CE" w:rsidRDefault="002F03CE" w:rsidP="004E2AB4">
      <w:pPr>
        <w:pStyle w:val="Default"/>
        <w:numPr>
          <w:ilvl w:val="0"/>
          <w:numId w:val="42"/>
        </w:numPr>
        <w:spacing w:line="320" w:lineRule="exact"/>
        <w:rPr>
          <w:rFonts w:eastAsia="ＭＳ Ｐゴシック" w:cs="Meiryo UI"/>
          <w:sz w:val="20"/>
          <w:szCs w:val="20"/>
        </w:rPr>
      </w:pPr>
      <w:r w:rsidRPr="00580F5B">
        <w:rPr>
          <w:rFonts w:eastAsia="ＭＳ Ｐゴシック" w:cs="Meiryo UI"/>
          <w:sz w:val="20"/>
          <w:szCs w:val="20"/>
        </w:rPr>
        <w:t xml:space="preserve">Terraform is a registered trademark or trademark of </w:t>
      </w:r>
      <w:proofErr w:type="spellStart"/>
      <w:r w:rsidRPr="00580F5B">
        <w:rPr>
          <w:rFonts w:eastAsia="ＭＳ Ｐゴシック" w:cs="Meiryo UI"/>
          <w:sz w:val="20"/>
          <w:szCs w:val="20"/>
        </w:rPr>
        <w:t>HashiCorp</w:t>
      </w:r>
      <w:proofErr w:type="spellEnd"/>
      <w:r w:rsidRPr="00580F5B">
        <w:rPr>
          <w:rFonts w:eastAsia="ＭＳ Ｐゴシック" w:cs="Meiryo UI"/>
          <w:sz w:val="20"/>
          <w:szCs w:val="20"/>
        </w:rPr>
        <w:t>.</w:t>
      </w:r>
    </w:p>
    <w:p w14:paraId="625424DF" w14:textId="77777777" w:rsidR="002F03CE" w:rsidRDefault="002F03CE" w:rsidP="002F03CE">
      <w:pPr>
        <w:pStyle w:val="Default"/>
        <w:spacing w:line="320" w:lineRule="exact"/>
        <w:ind w:left="420"/>
        <w:rPr>
          <w:rFonts w:eastAsia="ＭＳ Ｐゴシック" w:cs="Meiryo UI"/>
          <w:sz w:val="20"/>
          <w:szCs w:val="20"/>
        </w:rPr>
      </w:pPr>
    </w:p>
    <w:p w14:paraId="3EE93D68" w14:textId="77777777" w:rsidR="002F03CE" w:rsidRPr="00CE0420" w:rsidRDefault="002F03CE" w:rsidP="002F03CE">
      <w:pPr>
        <w:pStyle w:val="Default"/>
        <w:spacing w:line="320" w:lineRule="exact"/>
        <w:rPr>
          <w:rFonts w:eastAsia="Meiryo UI" w:cs="Meiryo UI"/>
          <w:sz w:val="20"/>
          <w:szCs w:val="20"/>
        </w:rPr>
      </w:pPr>
      <w:r w:rsidRPr="00073D0C">
        <w:rPr>
          <w:rFonts w:eastAsia="Meiryo UI" w:cs="Meiryo UI"/>
          <w:sz w:val="20"/>
          <w:szCs w:val="20"/>
        </w:rPr>
        <w:t>The names of other systems, company name and products mentioned in this document are registered trademarks or trademarks of their respective companies.</w:t>
      </w:r>
      <w:r w:rsidRPr="00CE0420">
        <w:rPr>
          <w:rFonts w:eastAsia="Meiryo UI" w:cs="Meiryo UI"/>
          <w:sz w:val="20"/>
          <w:szCs w:val="20"/>
        </w:rPr>
        <w:t xml:space="preserve"> </w:t>
      </w:r>
    </w:p>
    <w:p w14:paraId="14E58777" w14:textId="77777777" w:rsidR="002F03CE" w:rsidRDefault="002F03CE" w:rsidP="002F03CE">
      <w:r w:rsidRPr="00073D0C">
        <w:t xml:space="preserve">The ® mark and TM mark are not </w:t>
      </w:r>
      <w:r>
        <w:t>specified in this document.</w:t>
      </w:r>
    </w:p>
    <w:p w14:paraId="448A9B0D" w14:textId="77777777" w:rsidR="002F03CE" w:rsidRDefault="002F03CE" w:rsidP="002F03CE">
      <w:r w:rsidRPr="00073D0C">
        <w:rPr>
          <w:rFonts w:hint="eastAsia"/>
        </w:rPr>
        <w:t>※「</w:t>
      </w:r>
      <w:r w:rsidRPr="00073D0C">
        <w:rPr>
          <w:rFonts w:hint="eastAsia"/>
        </w:rPr>
        <w:t>Exastro IT Automation</w:t>
      </w:r>
      <w:r w:rsidRPr="00073D0C">
        <w:rPr>
          <w:rFonts w:hint="eastAsia"/>
        </w:rPr>
        <w:t>」</w:t>
      </w:r>
      <w:r>
        <w:rPr>
          <w:rFonts w:hint="eastAsia"/>
        </w:rPr>
        <w:t xml:space="preserve"> </w:t>
      </w:r>
      <w:r w:rsidRPr="00073D0C">
        <w:rPr>
          <w:rFonts w:hint="eastAsia"/>
        </w:rPr>
        <w:t xml:space="preserve">is written as </w:t>
      </w:r>
      <w:r w:rsidRPr="00073D0C">
        <w:rPr>
          <w:rFonts w:hint="eastAsia"/>
        </w:rPr>
        <w:t>「</w:t>
      </w:r>
      <w:r w:rsidRPr="00073D0C">
        <w:rPr>
          <w:rFonts w:hint="eastAsia"/>
        </w:rPr>
        <w:t>ITA</w:t>
      </w:r>
      <w:r w:rsidRPr="00073D0C">
        <w:rPr>
          <w:rFonts w:hint="eastAsia"/>
        </w:rPr>
        <w:t>」</w:t>
      </w:r>
      <w:r>
        <w:rPr>
          <w:rFonts w:hint="eastAsia"/>
        </w:rPr>
        <w:t xml:space="preserve"> </w:t>
      </w:r>
      <w:r w:rsidRPr="00073D0C">
        <w:rPr>
          <w:rFonts w:hint="eastAsia"/>
        </w:rPr>
        <w:t>in this document.</w:t>
      </w:r>
    </w:p>
    <w:p w14:paraId="4CCDE4A1" w14:textId="77777777" w:rsidR="00452E9E" w:rsidRPr="002F03CE" w:rsidRDefault="00452E9E">
      <w:pPr>
        <w:widowControl/>
        <w:jc w:val="left"/>
      </w:pPr>
    </w:p>
    <w:p w14:paraId="42CB3CB5" w14:textId="41EF214D" w:rsidR="00452E9E" w:rsidRPr="00657EC7" w:rsidRDefault="00452E9E" w:rsidP="00657EC7">
      <w:pPr>
        <w:widowControl/>
        <w:jc w:val="left"/>
        <w:rPr>
          <w:rFonts w:cs="Arial"/>
          <w:color w:val="000000"/>
          <w:kern w:val="0"/>
          <w:sz w:val="24"/>
          <w:szCs w:val="24"/>
        </w:rPr>
      </w:pPr>
      <w:r>
        <w:br w:type="page"/>
      </w:r>
    </w:p>
    <w:p w14:paraId="116C2847" w14:textId="1248A175" w:rsidR="008558DD" w:rsidRPr="00860759" w:rsidRDefault="00860759" w:rsidP="00860759">
      <w:pPr>
        <w:pStyle w:val="0"/>
        <w:rPr>
          <w:rStyle w:val="af4"/>
          <w:color w:val="002B62"/>
          <w:u w:val="none"/>
        </w:rPr>
      </w:pPr>
      <w:bookmarkStart w:id="0" w:name="_Toc105604708"/>
      <w:r>
        <w:rPr>
          <w:rStyle w:val="af4"/>
          <w:rFonts w:hint="eastAsia"/>
          <w:color w:val="002B62"/>
          <w:u w:val="none"/>
        </w:rPr>
        <w:lastRenderedPageBreak/>
        <w:t>Table of content</w:t>
      </w:r>
      <w:r w:rsidR="002833A8">
        <w:rPr>
          <w:rStyle w:val="af4"/>
          <w:color w:val="002B62"/>
          <w:u w:val="none"/>
        </w:rPr>
        <w:t>s</w:t>
      </w:r>
      <w:bookmarkEnd w:id="0"/>
    </w:p>
    <w:p w14:paraId="5C3B0AA3" w14:textId="435F7A71" w:rsidR="00271B4C" w:rsidRDefault="00352205">
      <w:pPr>
        <w:pStyle w:val="17"/>
        <w:rPr>
          <w:rFonts w:asciiTheme="minorHAnsi" w:hAnsiTheme="minorHAnsi"/>
          <w:noProof/>
        </w:rPr>
      </w:pPr>
      <w:r w:rsidRPr="00CE0420">
        <w:rPr>
          <w:rStyle w:val="af4"/>
          <w:rFonts w:eastAsia="ＭＳ Ｐゴシック"/>
          <w:b/>
          <w:noProof/>
          <w:szCs w:val="21"/>
        </w:rPr>
        <w:fldChar w:fldCharType="begin"/>
      </w:r>
      <w:r w:rsidRPr="00CE0420">
        <w:rPr>
          <w:rStyle w:val="af4"/>
          <w:rFonts w:eastAsia="ＭＳ Ｐゴシック"/>
          <w:b/>
          <w:noProof/>
          <w:szCs w:val="21"/>
        </w:rPr>
        <w:instrText xml:space="preserve"> </w:instrText>
      </w:r>
      <w:r w:rsidRPr="00CE0420">
        <w:rPr>
          <w:rStyle w:val="af4"/>
          <w:rFonts w:eastAsia="ＭＳ Ｐゴシック" w:hint="eastAsia"/>
          <w:b/>
          <w:noProof/>
          <w:szCs w:val="21"/>
        </w:rPr>
        <w:instrText>TOC \o "1-4" \h \z \u</w:instrText>
      </w:r>
      <w:r w:rsidRPr="00CE0420">
        <w:rPr>
          <w:rStyle w:val="af4"/>
          <w:rFonts w:eastAsia="ＭＳ Ｐゴシック"/>
          <w:b/>
          <w:noProof/>
          <w:szCs w:val="21"/>
        </w:rPr>
        <w:instrText xml:space="preserve"> </w:instrText>
      </w:r>
      <w:r w:rsidRPr="00CE0420">
        <w:rPr>
          <w:rStyle w:val="af4"/>
          <w:rFonts w:eastAsia="ＭＳ Ｐゴシック"/>
          <w:b/>
          <w:noProof/>
          <w:szCs w:val="21"/>
        </w:rPr>
        <w:fldChar w:fldCharType="separate"/>
      </w:r>
      <w:hyperlink w:anchor="_Toc105604708" w:history="1">
        <w:r w:rsidR="00271B4C" w:rsidRPr="00B16840">
          <w:rPr>
            <w:rStyle w:val="af4"/>
            <w:noProof/>
          </w:rPr>
          <w:t>Table of contents</w:t>
        </w:r>
        <w:r w:rsidR="00271B4C">
          <w:rPr>
            <w:noProof/>
            <w:webHidden/>
          </w:rPr>
          <w:tab/>
        </w:r>
        <w:r w:rsidR="00271B4C">
          <w:rPr>
            <w:noProof/>
            <w:webHidden/>
          </w:rPr>
          <w:fldChar w:fldCharType="begin"/>
        </w:r>
        <w:r w:rsidR="00271B4C">
          <w:rPr>
            <w:noProof/>
            <w:webHidden/>
          </w:rPr>
          <w:instrText xml:space="preserve"> PAGEREF _Toc105604708 \h </w:instrText>
        </w:r>
        <w:r w:rsidR="00271B4C">
          <w:rPr>
            <w:noProof/>
            <w:webHidden/>
          </w:rPr>
        </w:r>
        <w:r w:rsidR="00271B4C">
          <w:rPr>
            <w:noProof/>
            <w:webHidden/>
          </w:rPr>
          <w:fldChar w:fldCharType="separate"/>
        </w:r>
        <w:r w:rsidR="00F6708B">
          <w:rPr>
            <w:noProof/>
            <w:webHidden/>
          </w:rPr>
          <w:t>3</w:t>
        </w:r>
        <w:r w:rsidR="00271B4C">
          <w:rPr>
            <w:noProof/>
            <w:webHidden/>
          </w:rPr>
          <w:fldChar w:fldCharType="end"/>
        </w:r>
      </w:hyperlink>
    </w:p>
    <w:p w14:paraId="6013E528" w14:textId="50290C68" w:rsidR="00271B4C" w:rsidRDefault="00271B4C">
      <w:pPr>
        <w:pStyle w:val="17"/>
        <w:rPr>
          <w:rFonts w:asciiTheme="minorHAnsi" w:hAnsiTheme="minorHAnsi"/>
          <w:noProof/>
        </w:rPr>
      </w:pPr>
      <w:hyperlink w:anchor="_Toc105604709" w:history="1">
        <w:r w:rsidRPr="00B16840">
          <w:rPr>
            <w:rStyle w:val="af4"/>
            <w:noProof/>
          </w:rPr>
          <w:t>Introduction</w:t>
        </w:r>
        <w:r>
          <w:rPr>
            <w:noProof/>
            <w:webHidden/>
          </w:rPr>
          <w:tab/>
        </w:r>
        <w:r>
          <w:rPr>
            <w:noProof/>
            <w:webHidden/>
          </w:rPr>
          <w:fldChar w:fldCharType="begin"/>
        </w:r>
        <w:r>
          <w:rPr>
            <w:noProof/>
            <w:webHidden/>
          </w:rPr>
          <w:instrText xml:space="preserve"> PAGEREF _Toc105604709 \h </w:instrText>
        </w:r>
        <w:r>
          <w:rPr>
            <w:noProof/>
            <w:webHidden/>
          </w:rPr>
        </w:r>
        <w:r>
          <w:rPr>
            <w:noProof/>
            <w:webHidden/>
          </w:rPr>
          <w:fldChar w:fldCharType="separate"/>
        </w:r>
        <w:r w:rsidR="00F6708B">
          <w:rPr>
            <w:noProof/>
            <w:webHidden/>
          </w:rPr>
          <w:t>5</w:t>
        </w:r>
        <w:r>
          <w:rPr>
            <w:noProof/>
            <w:webHidden/>
          </w:rPr>
          <w:fldChar w:fldCharType="end"/>
        </w:r>
      </w:hyperlink>
    </w:p>
    <w:p w14:paraId="764B167B" w14:textId="5EE4061D" w:rsidR="00271B4C" w:rsidRDefault="00271B4C">
      <w:pPr>
        <w:pStyle w:val="17"/>
        <w:rPr>
          <w:rFonts w:asciiTheme="minorHAnsi" w:hAnsiTheme="minorHAnsi"/>
          <w:noProof/>
        </w:rPr>
      </w:pPr>
      <w:hyperlink w:anchor="_Toc105604710" w:history="1">
        <w:r w:rsidRPr="00B16840">
          <w:rPr>
            <w:rStyle w:val="af4"/>
            <w:noProof/>
          </w:rPr>
          <w:t>1</w:t>
        </w:r>
        <w:r>
          <w:rPr>
            <w:rFonts w:asciiTheme="minorHAnsi" w:hAnsiTheme="minorHAnsi"/>
            <w:noProof/>
          </w:rPr>
          <w:tab/>
        </w:r>
        <w:r w:rsidRPr="00B16840">
          <w:rPr>
            <w:rStyle w:val="af4"/>
            <w:noProof/>
          </w:rPr>
          <w:t>Terraform driver overview</w:t>
        </w:r>
        <w:r>
          <w:rPr>
            <w:noProof/>
            <w:webHidden/>
          </w:rPr>
          <w:tab/>
        </w:r>
        <w:r>
          <w:rPr>
            <w:noProof/>
            <w:webHidden/>
          </w:rPr>
          <w:fldChar w:fldCharType="begin"/>
        </w:r>
        <w:r>
          <w:rPr>
            <w:noProof/>
            <w:webHidden/>
          </w:rPr>
          <w:instrText xml:space="preserve"> PAGEREF _Toc105604710 \h </w:instrText>
        </w:r>
        <w:r>
          <w:rPr>
            <w:noProof/>
            <w:webHidden/>
          </w:rPr>
        </w:r>
        <w:r>
          <w:rPr>
            <w:noProof/>
            <w:webHidden/>
          </w:rPr>
          <w:fldChar w:fldCharType="separate"/>
        </w:r>
        <w:r w:rsidR="00F6708B">
          <w:rPr>
            <w:noProof/>
            <w:webHidden/>
          </w:rPr>
          <w:t>6</w:t>
        </w:r>
        <w:r>
          <w:rPr>
            <w:noProof/>
            <w:webHidden/>
          </w:rPr>
          <w:fldChar w:fldCharType="end"/>
        </w:r>
      </w:hyperlink>
    </w:p>
    <w:p w14:paraId="39AA5C8D" w14:textId="53735B12" w:rsidR="00271B4C" w:rsidRDefault="00271B4C">
      <w:pPr>
        <w:pStyle w:val="22"/>
        <w:tabs>
          <w:tab w:val="left" w:pos="840"/>
          <w:tab w:val="right" w:leader="dot" w:pos="9627"/>
        </w:tabs>
        <w:rPr>
          <w:rFonts w:asciiTheme="minorHAnsi" w:hAnsiTheme="minorHAnsi"/>
          <w:noProof/>
        </w:rPr>
      </w:pPr>
      <w:hyperlink w:anchor="_Toc105604711" w:history="1">
        <w:r w:rsidRPr="00B16840">
          <w:rPr>
            <w:rStyle w:val="af4"/>
            <w:noProof/>
          </w:rPr>
          <w:t>1.1</w:t>
        </w:r>
        <w:r>
          <w:rPr>
            <w:rFonts w:asciiTheme="minorHAnsi" w:hAnsiTheme="minorHAnsi"/>
            <w:noProof/>
          </w:rPr>
          <w:tab/>
        </w:r>
        <w:r w:rsidRPr="00B16840">
          <w:rPr>
            <w:rStyle w:val="af4"/>
            <w:noProof/>
          </w:rPr>
          <w:t>About Terraform</w:t>
        </w:r>
        <w:r>
          <w:rPr>
            <w:noProof/>
            <w:webHidden/>
          </w:rPr>
          <w:tab/>
        </w:r>
        <w:r>
          <w:rPr>
            <w:noProof/>
            <w:webHidden/>
          </w:rPr>
          <w:fldChar w:fldCharType="begin"/>
        </w:r>
        <w:r>
          <w:rPr>
            <w:noProof/>
            <w:webHidden/>
          </w:rPr>
          <w:instrText xml:space="preserve"> PAGEREF _Toc105604711 \h </w:instrText>
        </w:r>
        <w:r>
          <w:rPr>
            <w:noProof/>
            <w:webHidden/>
          </w:rPr>
        </w:r>
        <w:r>
          <w:rPr>
            <w:noProof/>
            <w:webHidden/>
          </w:rPr>
          <w:fldChar w:fldCharType="separate"/>
        </w:r>
        <w:r w:rsidR="00F6708B">
          <w:rPr>
            <w:noProof/>
            <w:webHidden/>
          </w:rPr>
          <w:t>6</w:t>
        </w:r>
        <w:r>
          <w:rPr>
            <w:noProof/>
            <w:webHidden/>
          </w:rPr>
          <w:fldChar w:fldCharType="end"/>
        </w:r>
      </w:hyperlink>
    </w:p>
    <w:p w14:paraId="57AD6E67" w14:textId="524DB54A" w:rsidR="00271B4C" w:rsidRDefault="00271B4C">
      <w:pPr>
        <w:pStyle w:val="22"/>
        <w:tabs>
          <w:tab w:val="left" w:pos="840"/>
          <w:tab w:val="right" w:leader="dot" w:pos="9627"/>
        </w:tabs>
        <w:rPr>
          <w:rFonts w:asciiTheme="minorHAnsi" w:hAnsiTheme="minorHAnsi"/>
          <w:noProof/>
        </w:rPr>
      </w:pPr>
      <w:hyperlink w:anchor="_Toc105604712" w:history="1">
        <w:r w:rsidRPr="00B16840">
          <w:rPr>
            <w:rStyle w:val="af4"/>
            <w:noProof/>
          </w:rPr>
          <w:t>1.2</w:t>
        </w:r>
        <w:r>
          <w:rPr>
            <w:rFonts w:asciiTheme="minorHAnsi" w:hAnsiTheme="minorHAnsi"/>
            <w:noProof/>
          </w:rPr>
          <w:tab/>
        </w:r>
        <w:r w:rsidRPr="00B16840">
          <w:rPr>
            <w:rStyle w:val="af4"/>
            <w:noProof/>
          </w:rPr>
          <w:t>About Terrform driver</w:t>
        </w:r>
        <w:r>
          <w:rPr>
            <w:noProof/>
            <w:webHidden/>
          </w:rPr>
          <w:tab/>
        </w:r>
        <w:r>
          <w:rPr>
            <w:noProof/>
            <w:webHidden/>
          </w:rPr>
          <w:fldChar w:fldCharType="begin"/>
        </w:r>
        <w:r>
          <w:rPr>
            <w:noProof/>
            <w:webHidden/>
          </w:rPr>
          <w:instrText xml:space="preserve"> PAGEREF _Toc105604712 \h </w:instrText>
        </w:r>
        <w:r>
          <w:rPr>
            <w:noProof/>
            <w:webHidden/>
          </w:rPr>
        </w:r>
        <w:r>
          <w:rPr>
            <w:noProof/>
            <w:webHidden/>
          </w:rPr>
          <w:fldChar w:fldCharType="separate"/>
        </w:r>
        <w:r w:rsidR="00F6708B">
          <w:rPr>
            <w:noProof/>
            <w:webHidden/>
          </w:rPr>
          <w:t>6</w:t>
        </w:r>
        <w:r>
          <w:rPr>
            <w:noProof/>
            <w:webHidden/>
          </w:rPr>
          <w:fldChar w:fldCharType="end"/>
        </w:r>
      </w:hyperlink>
    </w:p>
    <w:p w14:paraId="337155D0" w14:textId="0BA87AA8" w:rsidR="00271B4C" w:rsidRDefault="00271B4C">
      <w:pPr>
        <w:pStyle w:val="17"/>
        <w:rPr>
          <w:rFonts w:asciiTheme="minorHAnsi" w:hAnsiTheme="minorHAnsi"/>
          <w:noProof/>
        </w:rPr>
      </w:pPr>
      <w:hyperlink w:anchor="_Toc105604713" w:history="1">
        <w:r w:rsidRPr="00B16840">
          <w:rPr>
            <w:rStyle w:val="af4"/>
            <w:noProof/>
          </w:rPr>
          <w:t>2</w:t>
        </w:r>
        <w:r>
          <w:rPr>
            <w:rFonts w:asciiTheme="minorHAnsi" w:hAnsiTheme="minorHAnsi"/>
            <w:noProof/>
          </w:rPr>
          <w:tab/>
        </w:r>
        <w:r w:rsidRPr="00B16840">
          <w:rPr>
            <w:rStyle w:val="af4"/>
            <w:noProof/>
          </w:rPr>
          <w:t>Variable handling in Terraform driver</w:t>
        </w:r>
        <w:r>
          <w:rPr>
            <w:noProof/>
            <w:webHidden/>
          </w:rPr>
          <w:tab/>
        </w:r>
        <w:r>
          <w:rPr>
            <w:noProof/>
            <w:webHidden/>
          </w:rPr>
          <w:fldChar w:fldCharType="begin"/>
        </w:r>
        <w:r>
          <w:rPr>
            <w:noProof/>
            <w:webHidden/>
          </w:rPr>
          <w:instrText xml:space="preserve"> PAGEREF _Toc105604713 \h </w:instrText>
        </w:r>
        <w:r>
          <w:rPr>
            <w:noProof/>
            <w:webHidden/>
          </w:rPr>
        </w:r>
        <w:r>
          <w:rPr>
            <w:noProof/>
            <w:webHidden/>
          </w:rPr>
          <w:fldChar w:fldCharType="separate"/>
        </w:r>
        <w:r w:rsidR="00F6708B">
          <w:rPr>
            <w:noProof/>
            <w:webHidden/>
          </w:rPr>
          <w:t>7</w:t>
        </w:r>
        <w:r>
          <w:rPr>
            <w:noProof/>
            <w:webHidden/>
          </w:rPr>
          <w:fldChar w:fldCharType="end"/>
        </w:r>
      </w:hyperlink>
    </w:p>
    <w:p w14:paraId="1DF5D1B9" w14:textId="24D30A0A" w:rsidR="00271B4C" w:rsidRDefault="00271B4C">
      <w:pPr>
        <w:pStyle w:val="22"/>
        <w:tabs>
          <w:tab w:val="left" w:pos="840"/>
          <w:tab w:val="right" w:leader="dot" w:pos="9627"/>
        </w:tabs>
        <w:rPr>
          <w:rFonts w:asciiTheme="minorHAnsi" w:hAnsiTheme="minorHAnsi"/>
          <w:noProof/>
        </w:rPr>
      </w:pPr>
      <w:hyperlink w:anchor="_Toc105604714" w:history="1">
        <w:r w:rsidRPr="00B16840">
          <w:rPr>
            <w:rStyle w:val="af4"/>
            <w:noProof/>
          </w:rPr>
          <w:t>2.1</w:t>
        </w:r>
        <w:r>
          <w:rPr>
            <w:rFonts w:asciiTheme="minorHAnsi" w:hAnsiTheme="minorHAnsi"/>
            <w:noProof/>
          </w:rPr>
          <w:tab/>
        </w:r>
        <w:r w:rsidRPr="00B16840">
          <w:rPr>
            <w:rStyle w:val="af4"/>
            <w:noProof/>
          </w:rPr>
          <w:t>Variable type</w:t>
        </w:r>
        <w:r>
          <w:rPr>
            <w:noProof/>
            <w:webHidden/>
          </w:rPr>
          <w:tab/>
        </w:r>
        <w:r>
          <w:rPr>
            <w:noProof/>
            <w:webHidden/>
          </w:rPr>
          <w:fldChar w:fldCharType="begin"/>
        </w:r>
        <w:r>
          <w:rPr>
            <w:noProof/>
            <w:webHidden/>
          </w:rPr>
          <w:instrText xml:space="preserve"> PAGEREF _Toc105604714 \h </w:instrText>
        </w:r>
        <w:r>
          <w:rPr>
            <w:noProof/>
            <w:webHidden/>
          </w:rPr>
        </w:r>
        <w:r>
          <w:rPr>
            <w:noProof/>
            <w:webHidden/>
          </w:rPr>
          <w:fldChar w:fldCharType="separate"/>
        </w:r>
        <w:r w:rsidR="00F6708B">
          <w:rPr>
            <w:noProof/>
            <w:webHidden/>
          </w:rPr>
          <w:t>7</w:t>
        </w:r>
        <w:r>
          <w:rPr>
            <w:noProof/>
            <w:webHidden/>
          </w:rPr>
          <w:fldChar w:fldCharType="end"/>
        </w:r>
      </w:hyperlink>
    </w:p>
    <w:p w14:paraId="7A7B72C8" w14:textId="3DF96A21" w:rsidR="00271B4C" w:rsidRDefault="00271B4C">
      <w:pPr>
        <w:pStyle w:val="22"/>
        <w:tabs>
          <w:tab w:val="left" w:pos="840"/>
          <w:tab w:val="right" w:leader="dot" w:pos="9627"/>
        </w:tabs>
        <w:rPr>
          <w:rFonts w:asciiTheme="minorHAnsi" w:hAnsiTheme="minorHAnsi"/>
          <w:noProof/>
        </w:rPr>
      </w:pPr>
      <w:hyperlink w:anchor="_Toc105604715" w:history="1">
        <w:r w:rsidRPr="00B16840">
          <w:rPr>
            <w:rStyle w:val="af4"/>
            <w:noProof/>
          </w:rPr>
          <w:t>2.2</w:t>
        </w:r>
        <w:r>
          <w:rPr>
            <w:rFonts w:asciiTheme="minorHAnsi" w:hAnsiTheme="minorHAnsi"/>
            <w:noProof/>
          </w:rPr>
          <w:tab/>
        </w:r>
        <w:r w:rsidRPr="00B16840">
          <w:rPr>
            <w:rStyle w:val="af4"/>
            <w:noProof/>
          </w:rPr>
          <w:t>Extraction of variables and registration of specific values</w:t>
        </w:r>
        <w:r>
          <w:rPr>
            <w:noProof/>
            <w:webHidden/>
          </w:rPr>
          <w:tab/>
        </w:r>
        <w:r>
          <w:rPr>
            <w:noProof/>
            <w:webHidden/>
          </w:rPr>
          <w:fldChar w:fldCharType="begin"/>
        </w:r>
        <w:r>
          <w:rPr>
            <w:noProof/>
            <w:webHidden/>
          </w:rPr>
          <w:instrText xml:space="preserve"> PAGEREF _Toc105604715 \h </w:instrText>
        </w:r>
        <w:r>
          <w:rPr>
            <w:noProof/>
            <w:webHidden/>
          </w:rPr>
        </w:r>
        <w:r>
          <w:rPr>
            <w:noProof/>
            <w:webHidden/>
          </w:rPr>
          <w:fldChar w:fldCharType="separate"/>
        </w:r>
        <w:r w:rsidR="00F6708B">
          <w:rPr>
            <w:noProof/>
            <w:webHidden/>
          </w:rPr>
          <w:t>7</w:t>
        </w:r>
        <w:r>
          <w:rPr>
            <w:noProof/>
            <w:webHidden/>
          </w:rPr>
          <w:fldChar w:fldCharType="end"/>
        </w:r>
      </w:hyperlink>
    </w:p>
    <w:p w14:paraId="6CEF54EB" w14:textId="781D8133" w:rsidR="00271B4C" w:rsidRDefault="00271B4C">
      <w:pPr>
        <w:pStyle w:val="22"/>
        <w:tabs>
          <w:tab w:val="left" w:pos="840"/>
          <w:tab w:val="right" w:leader="dot" w:pos="9627"/>
        </w:tabs>
        <w:rPr>
          <w:rFonts w:asciiTheme="minorHAnsi" w:hAnsiTheme="minorHAnsi"/>
          <w:noProof/>
        </w:rPr>
      </w:pPr>
      <w:hyperlink w:anchor="_Toc105604716" w:history="1">
        <w:r w:rsidRPr="00B16840">
          <w:rPr>
            <w:rStyle w:val="af4"/>
            <w:noProof/>
          </w:rPr>
          <w:t>2.1</w:t>
        </w:r>
        <w:r>
          <w:rPr>
            <w:rFonts w:asciiTheme="minorHAnsi" w:hAnsiTheme="minorHAnsi"/>
            <w:noProof/>
          </w:rPr>
          <w:tab/>
        </w:r>
        <w:r w:rsidRPr="00B16840">
          <w:rPr>
            <w:rStyle w:val="af4"/>
            <w:noProof/>
          </w:rPr>
          <w:t>Variable types</w:t>
        </w:r>
        <w:r>
          <w:rPr>
            <w:noProof/>
            <w:webHidden/>
          </w:rPr>
          <w:tab/>
        </w:r>
        <w:r>
          <w:rPr>
            <w:noProof/>
            <w:webHidden/>
          </w:rPr>
          <w:fldChar w:fldCharType="begin"/>
        </w:r>
        <w:r>
          <w:rPr>
            <w:noProof/>
            <w:webHidden/>
          </w:rPr>
          <w:instrText xml:space="preserve"> PAGEREF _Toc105604716 \h </w:instrText>
        </w:r>
        <w:r>
          <w:rPr>
            <w:noProof/>
            <w:webHidden/>
          </w:rPr>
        </w:r>
        <w:r>
          <w:rPr>
            <w:noProof/>
            <w:webHidden/>
          </w:rPr>
          <w:fldChar w:fldCharType="separate"/>
        </w:r>
        <w:r w:rsidR="00F6708B">
          <w:rPr>
            <w:noProof/>
            <w:webHidden/>
          </w:rPr>
          <w:t>8</w:t>
        </w:r>
        <w:r>
          <w:rPr>
            <w:noProof/>
            <w:webHidden/>
          </w:rPr>
          <w:fldChar w:fldCharType="end"/>
        </w:r>
      </w:hyperlink>
    </w:p>
    <w:p w14:paraId="3499BBB9" w14:textId="58287786" w:rsidR="00271B4C" w:rsidRDefault="00271B4C">
      <w:pPr>
        <w:pStyle w:val="17"/>
        <w:rPr>
          <w:rFonts w:asciiTheme="minorHAnsi" w:hAnsiTheme="minorHAnsi"/>
          <w:noProof/>
        </w:rPr>
      </w:pPr>
      <w:hyperlink w:anchor="_Toc105604717" w:history="1">
        <w:r w:rsidRPr="00B16840">
          <w:rPr>
            <w:rStyle w:val="af4"/>
            <w:noProof/>
          </w:rPr>
          <w:t>3</w:t>
        </w:r>
        <w:r>
          <w:rPr>
            <w:rFonts w:asciiTheme="minorHAnsi" w:hAnsiTheme="minorHAnsi"/>
            <w:noProof/>
          </w:rPr>
          <w:tab/>
        </w:r>
        <w:r w:rsidRPr="00B16840">
          <w:rPr>
            <w:rStyle w:val="af4"/>
            <w:noProof/>
          </w:rPr>
          <w:t>Terraform driver console menu structure</w:t>
        </w:r>
        <w:r>
          <w:rPr>
            <w:noProof/>
            <w:webHidden/>
          </w:rPr>
          <w:tab/>
        </w:r>
        <w:r>
          <w:rPr>
            <w:noProof/>
            <w:webHidden/>
          </w:rPr>
          <w:fldChar w:fldCharType="begin"/>
        </w:r>
        <w:r>
          <w:rPr>
            <w:noProof/>
            <w:webHidden/>
          </w:rPr>
          <w:instrText xml:space="preserve"> PAGEREF _Toc105604717 \h </w:instrText>
        </w:r>
        <w:r>
          <w:rPr>
            <w:noProof/>
            <w:webHidden/>
          </w:rPr>
        </w:r>
        <w:r>
          <w:rPr>
            <w:noProof/>
            <w:webHidden/>
          </w:rPr>
          <w:fldChar w:fldCharType="separate"/>
        </w:r>
        <w:r w:rsidR="00F6708B">
          <w:rPr>
            <w:noProof/>
            <w:webHidden/>
          </w:rPr>
          <w:t>13</w:t>
        </w:r>
        <w:r>
          <w:rPr>
            <w:noProof/>
            <w:webHidden/>
          </w:rPr>
          <w:fldChar w:fldCharType="end"/>
        </w:r>
      </w:hyperlink>
    </w:p>
    <w:p w14:paraId="08C387E5" w14:textId="3D1C61AF" w:rsidR="00271B4C" w:rsidRDefault="00271B4C">
      <w:pPr>
        <w:pStyle w:val="22"/>
        <w:tabs>
          <w:tab w:val="left" w:pos="840"/>
          <w:tab w:val="right" w:leader="dot" w:pos="9627"/>
        </w:tabs>
        <w:rPr>
          <w:rFonts w:asciiTheme="minorHAnsi" w:hAnsiTheme="minorHAnsi"/>
          <w:noProof/>
        </w:rPr>
      </w:pPr>
      <w:hyperlink w:anchor="_Toc105604718" w:history="1">
        <w:r w:rsidRPr="00B16840">
          <w:rPr>
            <w:rStyle w:val="af4"/>
            <w:noProof/>
          </w:rPr>
          <w:t>3.1</w:t>
        </w:r>
        <w:r>
          <w:rPr>
            <w:rFonts w:asciiTheme="minorHAnsi" w:hAnsiTheme="minorHAnsi"/>
            <w:noProof/>
          </w:rPr>
          <w:tab/>
        </w:r>
        <w:r w:rsidRPr="00B16840">
          <w:rPr>
            <w:rStyle w:val="af4"/>
            <w:noProof/>
          </w:rPr>
          <w:t>Menu/Screen list</w:t>
        </w:r>
        <w:r>
          <w:rPr>
            <w:noProof/>
            <w:webHidden/>
          </w:rPr>
          <w:tab/>
        </w:r>
        <w:r>
          <w:rPr>
            <w:noProof/>
            <w:webHidden/>
          </w:rPr>
          <w:fldChar w:fldCharType="begin"/>
        </w:r>
        <w:r>
          <w:rPr>
            <w:noProof/>
            <w:webHidden/>
          </w:rPr>
          <w:instrText xml:space="preserve"> PAGEREF _Toc105604718 \h </w:instrText>
        </w:r>
        <w:r>
          <w:rPr>
            <w:noProof/>
            <w:webHidden/>
          </w:rPr>
        </w:r>
        <w:r>
          <w:rPr>
            <w:noProof/>
            <w:webHidden/>
          </w:rPr>
          <w:fldChar w:fldCharType="separate"/>
        </w:r>
        <w:r w:rsidR="00F6708B">
          <w:rPr>
            <w:noProof/>
            <w:webHidden/>
          </w:rPr>
          <w:t>14</w:t>
        </w:r>
        <w:r>
          <w:rPr>
            <w:noProof/>
            <w:webHidden/>
          </w:rPr>
          <w:fldChar w:fldCharType="end"/>
        </w:r>
      </w:hyperlink>
    </w:p>
    <w:p w14:paraId="50410DF1" w14:textId="11147A8E" w:rsidR="00271B4C" w:rsidRDefault="00271B4C">
      <w:pPr>
        <w:pStyle w:val="17"/>
        <w:rPr>
          <w:rFonts w:asciiTheme="minorHAnsi" w:hAnsiTheme="minorHAnsi"/>
          <w:noProof/>
        </w:rPr>
      </w:pPr>
      <w:hyperlink w:anchor="_Toc105604719" w:history="1">
        <w:r w:rsidRPr="00B16840">
          <w:rPr>
            <w:rStyle w:val="af4"/>
            <w:noProof/>
          </w:rPr>
          <w:t>4</w:t>
        </w:r>
        <w:r>
          <w:rPr>
            <w:rFonts w:asciiTheme="minorHAnsi" w:hAnsiTheme="minorHAnsi"/>
            <w:noProof/>
          </w:rPr>
          <w:tab/>
        </w:r>
        <w:r w:rsidRPr="00B16840">
          <w:rPr>
            <w:rStyle w:val="af4"/>
            <w:noProof/>
          </w:rPr>
          <w:t>Terraform driver user instruction</w:t>
        </w:r>
        <w:r>
          <w:rPr>
            <w:noProof/>
            <w:webHidden/>
          </w:rPr>
          <w:tab/>
        </w:r>
        <w:r>
          <w:rPr>
            <w:noProof/>
            <w:webHidden/>
          </w:rPr>
          <w:fldChar w:fldCharType="begin"/>
        </w:r>
        <w:r>
          <w:rPr>
            <w:noProof/>
            <w:webHidden/>
          </w:rPr>
          <w:instrText xml:space="preserve"> PAGEREF _Toc105604719 \h </w:instrText>
        </w:r>
        <w:r>
          <w:rPr>
            <w:noProof/>
            <w:webHidden/>
          </w:rPr>
        </w:r>
        <w:r>
          <w:rPr>
            <w:noProof/>
            <w:webHidden/>
          </w:rPr>
          <w:fldChar w:fldCharType="separate"/>
        </w:r>
        <w:r w:rsidR="00F6708B">
          <w:rPr>
            <w:noProof/>
            <w:webHidden/>
          </w:rPr>
          <w:t>14</w:t>
        </w:r>
        <w:r>
          <w:rPr>
            <w:noProof/>
            <w:webHidden/>
          </w:rPr>
          <w:fldChar w:fldCharType="end"/>
        </w:r>
      </w:hyperlink>
    </w:p>
    <w:p w14:paraId="6AC0C7C4" w14:textId="12196A98" w:rsidR="00271B4C" w:rsidRDefault="00271B4C">
      <w:pPr>
        <w:pStyle w:val="22"/>
        <w:tabs>
          <w:tab w:val="left" w:pos="840"/>
          <w:tab w:val="right" w:leader="dot" w:pos="9627"/>
        </w:tabs>
        <w:rPr>
          <w:rFonts w:asciiTheme="minorHAnsi" w:hAnsiTheme="minorHAnsi"/>
          <w:noProof/>
        </w:rPr>
      </w:pPr>
      <w:hyperlink w:anchor="_Toc105604720" w:history="1">
        <w:r w:rsidRPr="00B16840">
          <w:rPr>
            <w:rStyle w:val="af4"/>
            <w:noProof/>
          </w:rPr>
          <w:t>4.1</w:t>
        </w:r>
        <w:r>
          <w:rPr>
            <w:rFonts w:asciiTheme="minorHAnsi" w:hAnsiTheme="minorHAnsi"/>
            <w:noProof/>
          </w:rPr>
          <w:tab/>
        </w:r>
        <w:r w:rsidRPr="00B16840">
          <w:rPr>
            <w:rStyle w:val="af4"/>
            <w:noProof/>
          </w:rPr>
          <w:t>Terraform workflow</w:t>
        </w:r>
        <w:r>
          <w:rPr>
            <w:noProof/>
            <w:webHidden/>
          </w:rPr>
          <w:tab/>
        </w:r>
        <w:r>
          <w:rPr>
            <w:noProof/>
            <w:webHidden/>
          </w:rPr>
          <w:fldChar w:fldCharType="begin"/>
        </w:r>
        <w:r>
          <w:rPr>
            <w:noProof/>
            <w:webHidden/>
          </w:rPr>
          <w:instrText xml:space="preserve"> PAGEREF _Toc105604720 \h </w:instrText>
        </w:r>
        <w:r>
          <w:rPr>
            <w:noProof/>
            <w:webHidden/>
          </w:rPr>
        </w:r>
        <w:r>
          <w:rPr>
            <w:noProof/>
            <w:webHidden/>
          </w:rPr>
          <w:fldChar w:fldCharType="separate"/>
        </w:r>
        <w:r w:rsidR="00F6708B">
          <w:rPr>
            <w:noProof/>
            <w:webHidden/>
          </w:rPr>
          <w:t>14</w:t>
        </w:r>
        <w:r>
          <w:rPr>
            <w:noProof/>
            <w:webHidden/>
          </w:rPr>
          <w:fldChar w:fldCharType="end"/>
        </w:r>
      </w:hyperlink>
    </w:p>
    <w:p w14:paraId="00BC95A8" w14:textId="4D510853" w:rsidR="00271B4C" w:rsidRDefault="00271B4C">
      <w:pPr>
        <w:pStyle w:val="17"/>
        <w:rPr>
          <w:rFonts w:asciiTheme="minorHAnsi" w:hAnsiTheme="minorHAnsi"/>
          <w:noProof/>
        </w:rPr>
      </w:pPr>
      <w:hyperlink w:anchor="_Toc105604721" w:history="1">
        <w:r w:rsidRPr="00B16840">
          <w:rPr>
            <w:rStyle w:val="af4"/>
            <w:noProof/>
          </w:rPr>
          <w:t>5</w:t>
        </w:r>
        <w:r>
          <w:rPr>
            <w:rFonts w:asciiTheme="minorHAnsi" w:hAnsiTheme="minorHAnsi"/>
            <w:noProof/>
          </w:rPr>
          <w:tab/>
        </w:r>
        <w:r w:rsidRPr="00B16840">
          <w:rPr>
            <w:rStyle w:val="af4"/>
            <w:noProof/>
          </w:rPr>
          <w:t>Policy operation in Terraform Driver</w:t>
        </w:r>
        <w:r>
          <w:rPr>
            <w:noProof/>
            <w:webHidden/>
          </w:rPr>
          <w:tab/>
        </w:r>
        <w:r>
          <w:rPr>
            <w:noProof/>
            <w:webHidden/>
          </w:rPr>
          <w:fldChar w:fldCharType="begin"/>
        </w:r>
        <w:r>
          <w:rPr>
            <w:noProof/>
            <w:webHidden/>
          </w:rPr>
          <w:instrText xml:space="preserve"> PAGEREF _Toc105604721 \h </w:instrText>
        </w:r>
        <w:r>
          <w:rPr>
            <w:noProof/>
            <w:webHidden/>
          </w:rPr>
        </w:r>
        <w:r>
          <w:rPr>
            <w:noProof/>
            <w:webHidden/>
          </w:rPr>
          <w:fldChar w:fldCharType="separate"/>
        </w:r>
        <w:r w:rsidR="00F6708B">
          <w:rPr>
            <w:noProof/>
            <w:webHidden/>
          </w:rPr>
          <w:t>17</w:t>
        </w:r>
        <w:r>
          <w:rPr>
            <w:noProof/>
            <w:webHidden/>
          </w:rPr>
          <w:fldChar w:fldCharType="end"/>
        </w:r>
      </w:hyperlink>
    </w:p>
    <w:p w14:paraId="5DC5ED46" w14:textId="323E8047" w:rsidR="00271B4C" w:rsidRDefault="00271B4C">
      <w:pPr>
        <w:pStyle w:val="22"/>
        <w:tabs>
          <w:tab w:val="left" w:pos="840"/>
          <w:tab w:val="right" w:leader="dot" w:pos="9627"/>
        </w:tabs>
        <w:rPr>
          <w:rFonts w:asciiTheme="minorHAnsi" w:hAnsiTheme="minorHAnsi"/>
          <w:noProof/>
        </w:rPr>
      </w:pPr>
      <w:hyperlink w:anchor="_Toc105604722" w:history="1">
        <w:r w:rsidRPr="00B16840">
          <w:rPr>
            <w:rStyle w:val="af4"/>
            <w:noProof/>
          </w:rPr>
          <w:t>5.1</w:t>
        </w:r>
        <w:r>
          <w:rPr>
            <w:rFonts w:asciiTheme="minorHAnsi" w:hAnsiTheme="minorHAnsi"/>
            <w:noProof/>
          </w:rPr>
          <w:tab/>
        </w:r>
        <w:r w:rsidRPr="00B16840">
          <w:rPr>
            <w:rStyle w:val="af4"/>
            <w:noProof/>
          </w:rPr>
          <w:t>About link Policy/PolicySet/Workspace</w:t>
        </w:r>
        <w:r>
          <w:rPr>
            <w:noProof/>
            <w:webHidden/>
          </w:rPr>
          <w:tab/>
        </w:r>
        <w:r>
          <w:rPr>
            <w:noProof/>
            <w:webHidden/>
          </w:rPr>
          <w:fldChar w:fldCharType="begin"/>
        </w:r>
        <w:r>
          <w:rPr>
            <w:noProof/>
            <w:webHidden/>
          </w:rPr>
          <w:instrText xml:space="preserve"> PAGEREF _Toc105604722 \h </w:instrText>
        </w:r>
        <w:r>
          <w:rPr>
            <w:noProof/>
            <w:webHidden/>
          </w:rPr>
        </w:r>
        <w:r>
          <w:rPr>
            <w:noProof/>
            <w:webHidden/>
          </w:rPr>
          <w:fldChar w:fldCharType="separate"/>
        </w:r>
        <w:r w:rsidR="00F6708B">
          <w:rPr>
            <w:noProof/>
            <w:webHidden/>
          </w:rPr>
          <w:t>17</w:t>
        </w:r>
        <w:r>
          <w:rPr>
            <w:noProof/>
            <w:webHidden/>
          </w:rPr>
          <w:fldChar w:fldCharType="end"/>
        </w:r>
      </w:hyperlink>
    </w:p>
    <w:p w14:paraId="0D2C8CD2" w14:textId="0341AA65" w:rsidR="00271B4C" w:rsidRDefault="00271B4C">
      <w:pPr>
        <w:pStyle w:val="17"/>
        <w:rPr>
          <w:rFonts w:asciiTheme="minorHAnsi" w:hAnsiTheme="minorHAnsi"/>
          <w:noProof/>
        </w:rPr>
      </w:pPr>
      <w:hyperlink w:anchor="_Toc105604723" w:history="1">
        <w:r w:rsidRPr="00B16840">
          <w:rPr>
            <w:rStyle w:val="af4"/>
            <w:noProof/>
          </w:rPr>
          <w:t>6</w:t>
        </w:r>
        <w:r>
          <w:rPr>
            <w:rFonts w:asciiTheme="minorHAnsi" w:hAnsiTheme="minorHAnsi"/>
            <w:noProof/>
          </w:rPr>
          <w:tab/>
        </w:r>
        <w:r w:rsidRPr="00B16840">
          <w:rPr>
            <w:rStyle w:val="af4"/>
            <w:noProof/>
          </w:rPr>
          <w:t>Terraform driver function and operation method explanation</w:t>
        </w:r>
        <w:r>
          <w:rPr>
            <w:noProof/>
            <w:webHidden/>
          </w:rPr>
          <w:tab/>
        </w:r>
        <w:r>
          <w:rPr>
            <w:noProof/>
            <w:webHidden/>
          </w:rPr>
          <w:fldChar w:fldCharType="begin"/>
        </w:r>
        <w:r>
          <w:rPr>
            <w:noProof/>
            <w:webHidden/>
          </w:rPr>
          <w:instrText xml:space="preserve"> PAGEREF _Toc105604723 \h </w:instrText>
        </w:r>
        <w:r>
          <w:rPr>
            <w:noProof/>
            <w:webHidden/>
          </w:rPr>
        </w:r>
        <w:r>
          <w:rPr>
            <w:noProof/>
            <w:webHidden/>
          </w:rPr>
          <w:fldChar w:fldCharType="separate"/>
        </w:r>
        <w:r w:rsidR="00F6708B">
          <w:rPr>
            <w:noProof/>
            <w:webHidden/>
          </w:rPr>
          <w:t>18</w:t>
        </w:r>
        <w:r>
          <w:rPr>
            <w:noProof/>
            <w:webHidden/>
          </w:rPr>
          <w:fldChar w:fldCharType="end"/>
        </w:r>
      </w:hyperlink>
    </w:p>
    <w:p w14:paraId="012312EF" w14:textId="74A2BFB1" w:rsidR="00271B4C" w:rsidRDefault="00271B4C">
      <w:pPr>
        <w:pStyle w:val="22"/>
        <w:tabs>
          <w:tab w:val="left" w:pos="840"/>
          <w:tab w:val="right" w:leader="dot" w:pos="9627"/>
        </w:tabs>
        <w:rPr>
          <w:rFonts w:asciiTheme="minorHAnsi" w:hAnsiTheme="minorHAnsi"/>
          <w:noProof/>
        </w:rPr>
      </w:pPr>
      <w:hyperlink w:anchor="_Toc105604724" w:history="1">
        <w:r w:rsidRPr="00B16840">
          <w:rPr>
            <w:rStyle w:val="af4"/>
            <w:noProof/>
          </w:rPr>
          <w:t>6.1</w:t>
        </w:r>
        <w:r>
          <w:rPr>
            <w:rFonts w:asciiTheme="minorHAnsi" w:hAnsiTheme="minorHAnsi"/>
            <w:noProof/>
          </w:rPr>
          <w:tab/>
        </w:r>
        <w:r w:rsidRPr="00B16840">
          <w:rPr>
            <w:rStyle w:val="af4"/>
            <w:noProof/>
          </w:rPr>
          <w:t>Basic console</w:t>
        </w:r>
        <w:r>
          <w:rPr>
            <w:noProof/>
            <w:webHidden/>
          </w:rPr>
          <w:tab/>
        </w:r>
        <w:r>
          <w:rPr>
            <w:noProof/>
            <w:webHidden/>
          </w:rPr>
          <w:fldChar w:fldCharType="begin"/>
        </w:r>
        <w:r>
          <w:rPr>
            <w:noProof/>
            <w:webHidden/>
          </w:rPr>
          <w:instrText xml:space="preserve"> PAGEREF _Toc105604724 \h </w:instrText>
        </w:r>
        <w:r>
          <w:rPr>
            <w:noProof/>
            <w:webHidden/>
          </w:rPr>
        </w:r>
        <w:r>
          <w:rPr>
            <w:noProof/>
            <w:webHidden/>
          </w:rPr>
          <w:fldChar w:fldCharType="separate"/>
        </w:r>
        <w:r w:rsidR="00F6708B">
          <w:rPr>
            <w:noProof/>
            <w:webHidden/>
          </w:rPr>
          <w:t>18</w:t>
        </w:r>
        <w:r>
          <w:rPr>
            <w:noProof/>
            <w:webHidden/>
          </w:rPr>
          <w:fldChar w:fldCharType="end"/>
        </w:r>
      </w:hyperlink>
    </w:p>
    <w:p w14:paraId="399A089B" w14:textId="0DCC41FC" w:rsidR="00271B4C" w:rsidRDefault="00271B4C">
      <w:pPr>
        <w:pStyle w:val="33"/>
        <w:rPr>
          <w:rFonts w:asciiTheme="minorHAnsi" w:hAnsiTheme="minorHAnsi"/>
          <w:noProof/>
        </w:rPr>
      </w:pPr>
      <w:hyperlink w:anchor="_Toc105604725" w:history="1">
        <w:r w:rsidRPr="00B16840">
          <w:rPr>
            <w:rStyle w:val="af4"/>
            <w:rFonts w:cs="Arial"/>
            <w:noProof/>
            <w14:scene3d>
              <w14:camera w14:prst="orthographicFront"/>
              <w14:lightRig w14:rig="threePt" w14:dir="t">
                <w14:rot w14:lat="0" w14:lon="0" w14:rev="0"/>
              </w14:lightRig>
            </w14:scene3d>
          </w:rPr>
          <w:t>6.1.1</w:t>
        </w:r>
        <w:r>
          <w:rPr>
            <w:rFonts w:asciiTheme="minorHAnsi" w:hAnsiTheme="minorHAnsi"/>
            <w:noProof/>
          </w:rPr>
          <w:tab/>
        </w:r>
        <w:r w:rsidRPr="00B16840">
          <w:rPr>
            <w:rStyle w:val="af4"/>
            <w:noProof/>
          </w:rPr>
          <w:t>Operation list</w:t>
        </w:r>
        <w:r>
          <w:rPr>
            <w:noProof/>
            <w:webHidden/>
          </w:rPr>
          <w:tab/>
        </w:r>
        <w:r>
          <w:rPr>
            <w:noProof/>
            <w:webHidden/>
          </w:rPr>
          <w:fldChar w:fldCharType="begin"/>
        </w:r>
        <w:r>
          <w:rPr>
            <w:noProof/>
            <w:webHidden/>
          </w:rPr>
          <w:instrText xml:space="preserve"> PAGEREF _Toc105604725 \h </w:instrText>
        </w:r>
        <w:r>
          <w:rPr>
            <w:noProof/>
            <w:webHidden/>
          </w:rPr>
        </w:r>
        <w:r>
          <w:rPr>
            <w:noProof/>
            <w:webHidden/>
          </w:rPr>
          <w:fldChar w:fldCharType="separate"/>
        </w:r>
        <w:r w:rsidR="00F6708B">
          <w:rPr>
            <w:noProof/>
            <w:webHidden/>
          </w:rPr>
          <w:t>18</w:t>
        </w:r>
        <w:r>
          <w:rPr>
            <w:noProof/>
            <w:webHidden/>
          </w:rPr>
          <w:fldChar w:fldCharType="end"/>
        </w:r>
      </w:hyperlink>
    </w:p>
    <w:p w14:paraId="6548FB79" w14:textId="1AE4964B" w:rsidR="00271B4C" w:rsidRDefault="00271B4C">
      <w:pPr>
        <w:pStyle w:val="22"/>
        <w:tabs>
          <w:tab w:val="left" w:pos="840"/>
          <w:tab w:val="right" w:leader="dot" w:pos="9627"/>
        </w:tabs>
        <w:rPr>
          <w:rFonts w:asciiTheme="minorHAnsi" w:hAnsiTheme="minorHAnsi"/>
          <w:noProof/>
        </w:rPr>
      </w:pPr>
      <w:hyperlink w:anchor="_Toc105604726" w:history="1">
        <w:r w:rsidRPr="00B16840">
          <w:rPr>
            <w:rStyle w:val="af4"/>
            <w:noProof/>
          </w:rPr>
          <w:t>6.2</w:t>
        </w:r>
        <w:r>
          <w:rPr>
            <w:rFonts w:asciiTheme="minorHAnsi" w:hAnsiTheme="minorHAnsi"/>
            <w:noProof/>
          </w:rPr>
          <w:tab/>
        </w:r>
        <w:r w:rsidRPr="00B16840">
          <w:rPr>
            <w:rStyle w:val="af4"/>
            <w:noProof/>
          </w:rPr>
          <w:t>Terraform driver console</w:t>
        </w:r>
        <w:r>
          <w:rPr>
            <w:noProof/>
            <w:webHidden/>
          </w:rPr>
          <w:tab/>
        </w:r>
        <w:r>
          <w:rPr>
            <w:noProof/>
            <w:webHidden/>
          </w:rPr>
          <w:fldChar w:fldCharType="begin"/>
        </w:r>
        <w:r>
          <w:rPr>
            <w:noProof/>
            <w:webHidden/>
          </w:rPr>
          <w:instrText xml:space="preserve"> PAGEREF _Toc105604726 \h </w:instrText>
        </w:r>
        <w:r>
          <w:rPr>
            <w:noProof/>
            <w:webHidden/>
          </w:rPr>
        </w:r>
        <w:r>
          <w:rPr>
            <w:noProof/>
            <w:webHidden/>
          </w:rPr>
          <w:fldChar w:fldCharType="separate"/>
        </w:r>
        <w:r w:rsidR="00F6708B">
          <w:rPr>
            <w:noProof/>
            <w:webHidden/>
          </w:rPr>
          <w:t>19</w:t>
        </w:r>
        <w:r>
          <w:rPr>
            <w:noProof/>
            <w:webHidden/>
          </w:rPr>
          <w:fldChar w:fldCharType="end"/>
        </w:r>
      </w:hyperlink>
    </w:p>
    <w:p w14:paraId="3BE43C1B" w14:textId="4CD4A84E" w:rsidR="00271B4C" w:rsidRDefault="00271B4C">
      <w:pPr>
        <w:pStyle w:val="33"/>
        <w:rPr>
          <w:rFonts w:asciiTheme="minorHAnsi" w:hAnsiTheme="minorHAnsi"/>
          <w:noProof/>
        </w:rPr>
      </w:pPr>
      <w:hyperlink w:anchor="_Toc105604727" w:history="1">
        <w:r w:rsidRPr="00B16840">
          <w:rPr>
            <w:rStyle w:val="af4"/>
            <w:rFonts w:cs="Arial"/>
            <w:noProof/>
            <w14:scene3d>
              <w14:camera w14:prst="orthographicFront"/>
              <w14:lightRig w14:rig="threePt" w14:dir="t">
                <w14:rot w14:lat="0" w14:lon="0" w14:rev="0"/>
              </w14:lightRig>
            </w14:scene3d>
          </w:rPr>
          <w:t>6.2.1</w:t>
        </w:r>
        <w:r>
          <w:rPr>
            <w:rFonts w:asciiTheme="minorHAnsi" w:hAnsiTheme="minorHAnsi"/>
            <w:noProof/>
          </w:rPr>
          <w:tab/>
        </w:r>
        <w:r w:rsidRPr="00B16840">
          <w:rPr>
            <w:rStyle w:val="af4"/>
            <w:noProof/>
          </w:rPr>
          <w:t>Interface information</w:t>
        </w:r>
        <w:r>
          <w:rPr>
            <w:noProof/>
            <w:webHidden/>
          </w:rPr>
          <w:tab/>
        </w:r>
        <w:r>
          <w:rPr>
            <w:noProof/>
            <w:webHidden/>
          </w:rPr>
          <w:fldChar w:fldCharType="begin"/>
        </w:r>
        <w:r>
          <w:rPr>
            <w:noProof/>
            <w:webHidden/>
          </w:rPr>
          <w:instrText xml:space="preserve"> PAGEREF _Toc105604727 \h </w:instrText>
        </w:r>
        <w:r>
          <w:rPr>
            <w:noProof/>
            <w:webHidden/>
          </w:rPr>
        </w:r>
        <w:r>
          <w:rPr>
            <w:noProof/>
            <w:webHidden/>
          </w:rPr>
          <w:fldChar w:fldCharType="separate"/>
        </w:r>
        <w:r w:rsidR="00F6708B">
          <w:rPr>
            <w:noProof/>
            <w:webHidden/>
          </w:rPr>
          <w:t>19</w:t>
        </w:r>
        <w:r>
          <w:rPr>
            <w:noProof/>
            <w:webHidden/>
          </w:rPr>
          <w:fldChar w:fldCharType="end"/>
        </w:r>
      </w:hyperlink>
    </w:p>
    <w:p w14:paraId="3DE2A7E8" w14:textId="45CC73BD" w:rsidR="00271B4C" w:rsidRDefault="00271B4C">
      <w:pPr>
        <w:pStyle w:val="33"/>
        <w:rPr>
          <w:rFonts w:asciiTheme="minorHAnsi" w:hAnsiTheme="minorHAnsi"/>
          <w:noProof/>
        </w:rPr>
      </w:pPr>
      <w:hyperlink w:anchor="_Toc105604728" w:history="1">
        <w:r w:rsidRPr="00B16840">
          <w:rPr>
            <w:rStyle w:val="af4"/>
            <w:rFonts w:cs="Arial"/>
            <w:noProof/>
            <w14:scene3d>
              <w14:camera w14:prst="orthographicFront"/>
              <w14:lightRig w14:rig="threePt" w14:dir="t">
                <w14:rot w14:lat="0" w14:lon="0" w14:rev="0"/>
              </w14:lightRig>
            </w14:scene3d>
          </w:rPr>
          <w:t>6.2.2</w:t>
        </w:r>
        <w:r>
          <w:rPr>
            <w:rFonts w:asciiTheme="minorHAnsi" w:hAnsiTheme="minorHAnsi"/>
            <w:noProof/>
          </w:rPr>
          <w:tab/>
        </w:r>
        <w:r w:rsidRPr="00B16840">
          <w:rPr>
            <w:rStyle w:val="af4"/>
            <w:noProof/>
          </w:rPr>
          <w:t>Organizations list</w:t>
        </w:r>
        <w:r>
          <w:rPr>
            <w:noProof/>
            <w:webHidden/>
          </w:rPr>
          <w:tab/>
        </w:r>
        <w:r>
          <w:rPr>
            <w:noProof/>
            <w:webHidden/>
          </w:rPr>
          <w:fldChar w:fldCharType="begin"/>
        </w:r>
        <w:r>
          <w:rPr>
            <w:noProof/>
            <w:webHidden/>
          </w:rPr>
          <w:instrText xml:space="preserve"> PAGEREF _Toc105604728 \h </w:instrText>
        </w:r>
        <w:r>
          <w:rPr>
            <w:noProof/>
            <w:webHidden/>
          </w:rPr>
        </w:r>
        <w:r>
          <w:rPr>
            <w:noProof/>
            <w:webHidden/>
          </w:rPr>
          <w:fldChar w:fldCharType="separate"/>
        </w:r>
        <w:r w:rsidR="00F6708B">
          <w:rPr>
            <w:noProof/>
            <w:webHidden/>
          </w:rPr>
          <w:t>21</w:t>
        </w:r>
        <w:r>
          <w:rPr>
            <w:noProof/>
            <w:webHidden/>
          </w:rPr>
          <w:fldChar w:fldCharType="end"/>
        </w:r>
      </w:hyperlink>
    </w:p>
    <w:p w14:paraId="3B504FCA" w14:textId="2223FA80" w:rsidR="00271B4C" w:rsidRDefault="00271B4C">
      <w:pPr>
        <w:pStyle w:val="33"/>
        <w:rPr>
          <w:rFonts w:asciiTheme="minorHAnsi" w:hAnsiTheme="minorHAnsi"/>
          <w:noProof/>
        </w:rPr>
      </w:pPr>
      <w:hyperlink w:anchor="_Toc105604729" w:history="1">
        <w:r w:rsidRPr="00B16840">
          <w:rPr>
            <w:rStyle w:val="af4"/>
            <w:rFonts w:cs="Arial"/>
            <w:noProof/>
            <w14:scene3d>
              <w14:camera w14:prst="orthographicFront"/>
              <w14:lightRig w14:rig="threePt" w14:dir="t">
                <w14:rot w14:lat="0" w14:lon="0" w14:rev="0"/>
              </w14:lightRig>
            </w14:scene3d>
          </w:rPr>
          <w:t>6.2.3</w:t>
        </w:r>
        <w:r>
          <w:rPr>
            <w:rFonts w:asciiTheme="minorHAnsi" w:hAnsiTheme="minorHAnsi"/>
            <w:noProof/>
          </w:rPr>
          <w:tab/>
        </w:r>
        <w:r w:rsidRPr="00B16840">
          <w:rPr>
            <w:rStyle w:val="af4"/>
            <w:noProof/>
          </w:rPr>
          <w:t>Workspaces list</w:t>
        </w:r>
        <w:r>
          <w:rPr>
            <w:noProof/>
            <w:webHidden/>
          </w:rPr>
          <w:tab/>
        </w:r>
        <w:r>
          <w:rPr>
            <w:noProof/>
            <w:webHidden/>
          </w:rPr>
          <w:fldChar w:fldCharType="begin"/>
        </w:r>
        <w:r>
          <w:rPr>
            <w:noProof/>
            <w:webHidden/>
          </w:rPr>
          <w:instrText xml:space="preserve"> PAGEREF _Toc105604729 \h </w:instrText>
        </w:r>
        <w:r>
          <w:rPr>
            <w:noProof/>
            <w:webHidden/>
          </w:rPr>
        </w:r>
        <w:r>
          <w:rPr>
            <w:noProof/>
            <w:webHidden/>
          </w:rPr>
          <w:fldChar w:fldCharType="separate"/>
        </w:r>
        <w:r w:rsidR="00F6708B">
          <w:rPr>
            <w:noProof/>
            <w:webHidden/>
          </w:rPr>
          <w:t>23</w:t>
        </w:r>
        <w:r>
          <w:rPr>
            <w:noProof/>
            <w:webHidden/>
          </w:rPr>
          <w:fldChar w:fldCharType="end"/>
        </w:r>
      </w:hyperlink>
    </w:p>
    <w:p w14:paraId="1311D06D" w14:textId="17A4B0F9" w:rsidR="00271B4C" w:rsidRDefault="00271B4C">
      <w:pPr>
        <w:pStyle w:val="33"/>
        <w:rPr>
          <w:rFonts w:asciiTheme="minorHAnsi" w:hAnsiTheme="minorHAnsi"/>
          <w:noProof/>
        </w:rPr>
      </w:pPr>
      <w:hyperlink w:anchor="_Toc105604730" w:history="1">
        <w:r w:rsidRPr="00B16840">
          <w:rPr>
            <w:rStyle w:val="af4"/>
            <w:rFonts w:cs="Arial"/>
            <w:noProof/>
            <w14:scene3d>
              <w14:camera w14:prst="orthographicFront"/>
              <w14:lightRig w14:rig="threePt" w14:dir="t">
                <w14:rot w14:lat="0" w14:lon="0" w14:rev="0"/>
              </w14:lightRig>
            </w14:scene3d>
          </w:rPr>
          <w:t>6.2.4</w:t>
        </w:r>
        <w:r>
          <w:rPr>
            <w:rFonts w:asciiTheme="minorHAnsi" w:hAnsiTheme="minorHAnsi"/>
            <w:noProof/>
          </w:rPr>
          <w:tab/>
        </w:r>
        <w:r w:rsidRPr="00B16840">
          <w:rPr>
            <w:rStyle w:val="af4"/>
            <w:noProof/>
          </w:rPr>
          <w:t>Movement list</w:t>
        </w:r>
        <w:r>
          <w:rPr>
            <w:noProof/>
            <w:webHidden/>
          </w:rPr>
          <w:tab/>
        </w:r>
        <w:r>
          <w:rPr>
            <w:noProof/>
            <w:webHidden/>
          </w:rPr>
          <w:fldChar w:fldCharType="begin"/>
        </w:r>
        <w:r>
          <w:rPr>
            <w:noProof/>
            <w:webHidden/>
          </w:rPr>
          <w:instrText xml:space="preserve"> PAGEREF _Toc105604730 \h </w:instrText>
        </w:r>
        <w:r>
          <w:rPr>
            <w:noProof/>
            <w:webHidden/>
          </w:rPr>
        </w:r>
        <w:r>
          <w:rPr>
            <w:noProof/>
            <w:webHidden/>
          </w:rPr>
          <w:fldChar w:fldCharType="separate"/>
        </w:r>
        <w:r w:rsidR="00F6708B">
          <w:rPr>
            <w:noProof/>
            <w:webHidden/>
          </w:rPr>
          <w:t>26</w:t>
        </w:r>
        <w:r>
          <w:rPr>
            <w:noProof/>
            <w:webHidden/>
          </w:rPr>
          <w:fldChar w:fldCharType="end"/>
        </w:r>
      </w:hyperlink>
    </w:p>
    <w:p w14:paraId="2D75A97C" w14:textId="62B4FF56" w:rsidR="00271B4C" w:rsidRDefault="00271B4C">
      <w:pPr>
        <w:pStyle w:val="33"/>
        <w:rPr>
          <w:rFonts w:asciiTheme="minorHAnsi" w:hAnsiTheme="minorHAnsi"/>
          <w:noProof/>
        </w:rPr>
      </w:pPr>
      <w:hyperlink w:anchor="_Toc105604731" w:history="1">
        <w:r w:rsidRPr="00B16840">
          <w:rPr>
            <w:rStyle w:val="af4"/>
            <w:rFonts w:cs="Arial"/>
            <w:noProof/>
            <w14:scene3d>
              <w14:camera w14:prst="orthographicFront"/>
              <w14:lightRig w14:rig="threePt" w14:dir="t">
                <w14:rot w14:lat="0" w14:lon="0" w14:rev="0"/>
              </w14:lightRig>
            </w14:scene3d>
          </w:rPr>
          <w:t>6.2.5</w:t>
        </w:r>
        <w:r>
          <w:rPr>
            <w:rFonts w:asciiTheme="minorHAnsi" w:hAnsiTheme="minorHAnsi"/>
            <w:noProof/>
          </w:rPr>
          <w:tab/>
        </w:r>
        <w:r w:rsidRPr="00B16840">
          <w:rPr>
            <w:rStyle w:val="af4"/>
            <w:noProof/>
          </w:rPr>
          <w:t>Module files</w:t>
        </w:r>
        <w:r>
          <w:rPr>
            <w:noProof/>
            <w:webHidden/>
          </w:rPr>
          <w:tab/>
        </w:r>
        <w:r>
          <w:rPr>
            <w:noProof/>
            <w:webHidden/>
          </w:rPr>
          <w:fldChar w:fldCharType="begin"/>
        </w:r>
        <w:r>
          <w:rPr>
            <w:noProof/>
            <w:webHidden/>
          </w:rPr>
          <w:instrText xml:space="preserve"> PAGEREF _Toc105604731 \h </w:instrText>
        </w:r>
        <w:r>
          <w:rPr>
            <w:noProof/>
            <w:webHidden/>
          </w:rPr>
        </w:r>
        <w:r>
          <w:rPr>
            <w:noProof/>
            <w:webHidden/>
          </w:rPr>
          <w:fldChar w:fldCharType="separate"/>
        </w:r>
        <w:r w:rsidR="00F6708B">
          <w:rPr>
            <w:noProof/>
            <w:webHidden/>
          </w:rPr>
          <w:t>27</w:t>
        </w:r>
        <w:r>
          <w:rPr>
            <w:noProof/>
            <w:webHidden/>
          </w:rPr>
          <w:fldChar w:fldCharType="end"/>
        </w:r>
      </w:hyperlink>
    </w:p>
    <w:p w14:paraId="15F3C341" w14:textId="26A8D95F" w:rsidR="00271B4C" w:rsidRDefault="00271B4C">
      <w:pPr>
        <w:pStyle w:val="33"/>
        <w:rPr>
          <w:rFonts w:asciiTheme="minorHAnsi" w:hAnsiTheme="minorHAnsi"/>
          <w:noProof/>
        </w:rPr>
      </w:pPr>
      <w:hyperlink w:anchor="_Toc105604732" w:history="1">
        <w:r w:rsidRPr="00B16840">
          <w:rPr>
            <w:rStyle w:val="af4"/>
            <w:rFonts w:cs="Arial"/>
            <w:noProof/>
            <w14:scene3d>
              <w14:camera w14:prst="orthographicFront"/>
              <w14:lightRig w14:rig="threePt" w14:dir="t">
                <w14:rot w14:lat="0" w14:lon="0" w14:rev="0"/>
              </w14:lightRig>
            </w14:scene3d>
          </w:rPr>
          <w:t>6.2.6</w:t>
        </w:r>
        <w:r>
          <w:rPr>
            <w:rFonts w:asciiTheme="minorHAnsi" w:hAnsiTheme="minorHAnsi"/>
            <w:noProof/>
          </w:rPr>
          <w:tab/>
        </w:r>
        <w:r w:rsidRPr="00B16840">
          <w:rPr>
            <w:rStyle w:val="af4"/>
            <w:noProof/>
          </w:rPr>
          <w:t>Policies list</w:t>
        </w:r>
        <w:r>
          <w:rPr>
            <w:noProof/>
            <w:webHidden/>
          </w:rPr>
          <w:tab/>
        </w:r>
        <w:r>
          <w:rPr>
            <w:noProof/>
            <w:webHidden/>
          </w:rPr>
          <w:fldChar w:fldCharType="begin"/>
        </w:r>
        <w:r>
          <w:rPr>
            <w:noProof/>
            <w:webHidden/>
          </w:rPr>
          <w:instrText xml:space="preserve"> PAGEREF _Toc105604732 \h </w:instrText>
        </w:r>
        <w:r>
          <w:rPr>
            <w:noProof/>
            <w:webHidden/>
          </w:rPr>
        </w:r>
        <w:r>
          <w:rPr>
            <w:noProof/>
            <w:webHidden/>
          </w:rPr>
          <w:fldChar w:fldCharType="separate"/>
        </w:r>
        <w:r w:rsidR="00F6708B">
          <w:rPr>
            <w:noProof/>
            <w:webHidden/>
          </w:rPr>
          <w:t>30</w:t>
        </w:r>
        <w:r>
          <w:rPr>
            <w:noProof/>
            <w:webHidden/>
          </w:rPr>
          <w:fldChar w:fldCharType="end"/>
        </w:r>
      </w:hyperlink>
    </w:p>
    <w:p w14:paraId="439659D9" w14:textId="614D80C4" w:rsidR="00271B4C" w:rsidRDefault="00271B4C">
      <w:pPr>
        <w:pStyle w:val="33"/>
        <w:rPr>
          <w:rFonts w:asciiTheme="minorHAnsi" w:hAnsiTheme="minorHAnsi"/>
          <w:noProof/>
        </w:rPr>
      </w:pPr>
      <w:hyperlink w:anchor="_Toc105604733" w:history="1">
        <w:r w:rsidRPr="00B16840">
          <w:rPr>
            <w:rStyle w:val="af4"/>
            <w:rFonts w:cs="Arial"/>
            <w:noProof/>
            <w14:scene3d>
              <w14:camera w14:prst="orthographicFront"/>
              <w14:lightRig w14:rig="threePt" w14:dir="t">
                <w14:rot w14:lat="0" w14:lon="0" w14:rev="0"/>
              </w14:lightRig>
            </w14:scene3d>
          </w:rPr>
          <w:t>6.2.7</w:t>
        </w:r>
        <w:r>
          <w:rPr>
            <w:rFonts w:asciiTheme="minorHAnsi" w:hAnsiTheme="minorHAnsi"/>
            <w:noProof/>
          </w:rPr>
          <w:tab/>
        </w:r>
        <w:r w:rsidRPr="00B16840">
          <w:rPr>
            <w:rStyle w:val="af4"/>
            <w:noProof/>
          </w:rPr>
          <w:t>Policy Sets list</w:t>
        </w:r>
        <w:r>
          <w:rPr>
            <w:noProof/>
            <w:webHidden/>
          </w:rPr>
          <w:tab/>
        </w:r>
        <w:r>
          <w:rPr>
            <w:noProof/>
            <w:webHidden/>
          </w:rPr>
          <w:fldChar w:fldCharType="begin"/>
        </w:r>
        <w:r>
          <w:rPr>
            <w:noProof/>
            <w:webHidden/>
          </w:rPr>
          <w:instrText xml:space="preserve"> PAGEREF _Toc105604733 \h </w:instrText>
        </w:r>
        <w:r>
          <w:rPr>
            <w:noProof/>
            <w:webHidden/>
          </w:rPr>
        </w:r>
        <w:r>
          <w:rPr>
            <w:noProof/>
            <w:webHidden/>
          </w:rPr>
          <w:fldChar w:fldCharType="separate"/>
        </w:r>
        <w:r w:rsidR="00F6708B">
          <w:rPr>
            <w:noProof/>
            <w:webHidden/>
          </w:rPr>
          <w:t>32</w:t>
        </w:r>
        <w:r>
          <w:rPr>
            <w:noProof/>
            <w:webHidden/>
          </w:rPr>
          <w:fldChar w:fldCharType="end"/>
        </w:r>
      </w:hyperlink>
      <w:bookmarkStart w:id="1" w:name="_GoBack"/>
      <w:bookmarkEnd w:id="1"/>
    </w:p>
    <w:p w14:paraId="7A01AD60" w14:textId="5BCA25F1" w:rsidR="00271B4C" w:rsidRDefault="00271B4C">
      <w:pPr>
        <w:pStyle w:val="33"/>
        <w:rPr>
          <w:rFonts w:asciiTheme="minorHAnsi" w:hAnsiTheme="minorHAnsi"/>
          <w:noProof/>
        </w:rPr>
      </w:pPr>
      <w:hyperlink w:anchor="_Toc105604734" w:history="1">
        <w:r w:rsidRPr="00B16840">
          <w:rPr>
            <w:rStyle w:val="af4"/>
            <w:rFonts w:cs="Arial"/>
            <w:noProof/>
            <w14:scene3d>
              <w14:camera w14:prst="orthographicFront"/>
              <w14:lightRig w14:rig="threePt" w14:dir="t">
                <w14:rot w14:lat="0" w14:lon="0" w14:rev="0"/>
              </w14:lightRig>
            </w14:scene3d>
          </w:rPr>
          <w:t>6.2.8</w:t>
        </w:r>
        <w:r>
          <w:rPr>
            <w:rFonts w:asciiTheme="minorHAnsi" w:hAnsiTheme="minorHAnsi"/>
            <w:noProof/>
          </w:rPr>
          <w:tab/>
        </w:r>
        <w:r w:rsidRPr="00B16840">
          <w:rPr>
            <w:rStyle w:val="af4"/>
            <w:noProof/>
          </w:rPr>
          <w:t>PolicySet-Policy link list</w:t>
        </w:r>
        <w:r>
          <w:rPr>
            <w:noProof/>
            <w:webHidden/>
          </w:rPr>
          <w:tab/>
        </w:r>
        <w:r>
          <w:rPr>
            <w:noProof/>
            <w:webHidden/>
          </w:rPr>
          <w:fldChar w:fldCharType="begin"/>
        </w:r>
        <w:r>
          <w:rPr>
            <w:noProof/>
            <w:webHidden/>
          </w:rPr>
          <w:instrText xml:space="preserve"> PAGEREF _Toc105604734 \h </w:instrText>
        </w:r>
        <w:r>
          <w:rPr>
            <w:noProof/>
            <w:webHidden/>
          </w:rPr>
        </w:r>
        <w:r>
          <w:rPr>
            <w:noProof/>
            <w:webHidden/>
          </w:rPr>
          <w:fldChar w:fldCharType="separate"/>
        </w:r>
        <w:r w:rsidR="00F6708B">
          <w:rPr>
            <w:noProof/>
            <w:webHidden/>
          </w:rPr>
          <w:t>34</w:t>
        </w:r>
        <w:r>
          <w:rPr>
            <w:noProof/>
            <w:webHidden/>
          </w:rPr>
          <w:fldChar w:fldCharType="end"/>
        </w:r>
      </w:hyperlink>
    </w:p>
    <w:p w14:paraId="2D652A05" w14:textId="2CED7B1A" w:rsidR="00271B4C" w:rsidRDefault="00271B4C">
      <w:pPr>
        <w:pStyle w:val="33"/>
        <w:rPr>
          <w:rFonts w:asciiTheme="minorHAnsi" w:hAnsiTheme="minorHAnsi"/>
          <w:noProof/>
        </w:rPr>
      </w:pPr>
      <w:hyperlink w:anchor="_Toc105604735" w:history="1">
        <w:r w:rsidRPr="00B16840">
          <w:rPr>
            <w:rStyle w:val="af4"/>
            <w:rFonts w:cs="Arial"/>
            <w:noProof/>
            <w14:scene3d>
              <w14:camera w14:prst="orthographicFront"/>
              <w14:lightRig w14:rig="threePt" w14:dir="t">
                <w14:rot w14:lat="0" w14:lon="0" w14:rev="0"/>
              </w14:lightRig>
            </w14:scene3d>
          </w:rPr>
          <w:t>6.2.9</w:t>
        </w:r>
        <w:r>
          <w:rPr>
            <w:rFonts w:asciiTheme="minorHAnsi" w:hAnsiTheme="minorHAnsi"/>
            <w:noProof/>
          </w:rPr>
          <w:tab/>
        </w:r>
        <w:r w:rsidRPr="00B16840">
          <w:rPr>
            <w:rStyle w:val="af4"/>
            <w:noProof/>
          </w:rPr>
          <w:t>PolicySet-Workspace link list</w:t>
        </w:r>
        <w:r>
          <w:rPr>
            <w:noProof/>
            <w:webHidden/>
          </w:rPr>
          <w:tab/>
        </w:r>
        <w:r>
          <w:rPr>
            <w:noProof/>
            <w:webHidden/>
          </w:rPr>
          <w:fldChar w:fldCharType="begin"/>
        </w:r>
        <w:r>
          <w:rPr>
            <w:noProof/>
            <w:webHidden/>
          </w:rPr>
          <w:instrText xml:space="preserve"> PAGEREF _Toc105604735 \h </w:instrText>
        </w:r>
        <w:r>
          <w:rPr>
            <w:noProof/>
            <w:webHidden/>
          </w:rPr>
        </w:r>
        <w:r>
          <w:rPr>
            <w:noProof/>
            <w:webHidden/>
          </w:rPr>
          <w:fldChar w:fldCharType="separate"/>
        </w:r>
        <w:r w:rsidR="00F6708B">
          <w:rPr>
            <w:noProof/>
            <w:webHidden/>
          </w:rPr>
          <w:t>35</w:t>
        </w:r>
        <w:r>
          <w:rPr>
            <w:noProof/>
            <w:webHidden/>
          </w:rPr>
          <w:fldChar w:fldCharType="end"/>
        </w:r>
      </w:hyperlink>
    </w:p>
    <w:p w14:paraId="1D09DC42" w14:textId="49C64F78" w:rsidR="00271B4C" w:rsidRDefault="00271B4C">
      <w:pPr>
        <w:pStyle w:val="33"/>
        <w:rPr>
          <w:rFonts w:asciiTheme="minorHAnsi" w:hAnsiTheme="minorHAnsi"/>
          <w:noProof/>
        </w:rPr>
      </w:pPr>
      <w:hyperlink w:anchor="_Toc105604736" w:history="1">
        <w:r w:rsidRPr="00B16840">
          <w:rPr>
            <w:rStyle w:val="af4"/>
            <w:rFonts w:cs="Arial"/>
            <w:noProof/>
            <w14:scene3d>
              <w14:camera w14:prst="orthographicFront"/>
              <w14:lightRig w14:rig="threePt" w14:dir="t">
                <w14:rot w14:lat="0" w14:lon="0" w14:rev="0"/>
              </w14:lightRig>
            </w14:scene3d>
          </w:rPr>
          <w:t>6.2.10</w:t>
        </w:r>
        <w:r>
          <w:rPr>
            <w:rFonts w:asciiTheme="minorHAnsi" w:hAnsiTheme="minorHAnsi"/>
            <w:noProof/>
          </w:rPr>
          <w:tab/>
        </w:r>
        <w:r w:rsidRPr="00B16840">
          <w:rPr>
            <w:rStyle w:val="af4"/>
            <w:noProof/>
          </w:rPr>
          <w:t>Movement module link</w:t>
        </w:r>
        <w:r>
          <w:rPr>
            <w:noProof/>
            <w:webHidden/>
          </w:rPr>
          <w:tab/>
        </w:r>
        <w:r>
          <w:rPr>
            <w:noProof/>
            <w:webHidden/>
          </w:rPr>
          <w:fldChar w:fldCharType="begin"/>
        </w:r>
        <w:r>
          <w:rPr>
            <w:noProof/>
            <w:webHidden/>
          </w:rPr>
          <w:instrText xml:space="preserve"> PAGEREF _Toc105604736 \h </w:instrText>
        </w:r>
        <w:r>
          <w:rPr>
            <w:noProof/>
            <w:webHidden/>
          </w:rPr>
        </w:r>
        <w:r>
          <w:rPr>
            <w:noProof/>
            <w:webHidden/>
          </w:rPr>
          <w:fldChar w:fldCharType="separate"/>
        </w:r>
        <w:r w:rsidR="00F6708B">
          <w:rPr>
            <w:noProof/>
            <w:webHidden/>
          </w:rPr>
          <w:t>37</w:t>
        </w:r>
        <w:r>
          <w:rPr>
            <w:noProof/>
            <w:webHidden/>
          </w:rPr>
          <w:fldChar w:fldCharType="end"/>
        </w:r>
      </w:hyperlink>
    </w:p>
    <w:p w14:paraId="1E538CAC" w14:textId="50D30687" w:rsidR="00271B4C" w:rsidRDefault="00271B4C">
      <w:pPr>
        <w:pStyle w:val="33"/>
        <w:rPr>
          <w:rFonts w:asciiTheme="minorHAnsi" w:hAnsiTheme="minorHAnsi"/>
          <w:noProof/>
        </w:rPr>
      </w:pPr>
      <w:hyperlink w:anchor="_Toc105604737" w:history="1">
        <w:r w:rsidRPr="00B16840">
          <w:rPr>
            <w:rStyle w:val="af4"/>
            <w:rFonts w:cs="Arial"/>
            <w:noProof/>
            <w14:scene3d>
              <w14:camera w14:prst="orthographicFront"/>
              <w14:lightRig w14:rig="threePt" w14:dir="t">
                <w14:rot w14:lat="0" w14:lon="0" w14:rev="0"/>
              </w14:lightRig>
            </w14:scene3d>
          </w:rPr>
          <w:t>6.2.11</w:t>
        </w:r>
        <w:r>
          <w:rPr>
            <w:rFonts w:asciiTheme="minorHAnsi" w:hAnsiTheme="minorHAnsi"/>
            <w:noProof/>
          </w:rPr>
          <w:tab/>
        </w:r>
        <w:r w:rsidRPr="00B16840">
          <w:rPr>
            <w:rStyle w:val="af4"/>
            <w:noProof/>
          </w:rPr>
          <w:t>Variable Nest list</w:t>
        </w:r>
        <w:r>
          <w:rPr>
            <w:noProof/>
            <w:webHidden/>
          </w:rPr>
          <w:tab/>
        </w:r>
        <w:r>
          <w:rPr>
            <w:noProof/>
            <w:webHidden/>
          </w:rPr>
          <w:fldChar w:fldCharType="begin"/>
        </w:r>
        <w:r>
          <w:rPr>
            <w:noProof/>
            <w:webHidden/>
          </w:rPr>
          <w:instrText xml:space="preserve"> PAGEREF _Toc105604737 \h </w:instrText>
        </w:r>
        <w:r>
          <w:rPr>
            <w:noProof/>
            <w:webHidden/>
          </w:rPr>
        </w:r>
        <w:r>
          <w:rPr>
            <w:noProof/>
            <w:webHidden/>
          </w:rPr>
          <w:fldChar w:fldCharType="separate"/>
        </w:r>
        <w:r w:rsidR="00F6708B">
          <w:rPr>
            <w:noProof/>
            <w:webHidden/>
          </w:rPr>
          <w:t>38</w:t>
        </w:r>
        <w:r>
          <w:rPr>
            <w:noProof/>
            <w:webHidden/>
          </w:rPr>
          <w:fldChar w:fldCharType="end"/>
        </w:r>
      </w:hyperlink>
    </w:p>
    <w:p w14:paraId="06485AE9" w14:textId="1B2E9F6E" w:rsidR="00271B4C" w:rsidRDefault="00271B4C">
      <w:pPr>
        <w:pStyle w:val="33"/>
        <w:rPr>
          <w:rFonts w:asciiTheme="minorHAnsi" w:hAnsiTheme="minorHAnsi"/>
          <w:noProof/>
        </w:rPr>
      </w:pPr>
      <w:hyperlink w:anchor="_Toc105604738" w:history="1">
        <w:r w:rsidRPr="00B16840">
          <w:rPr>
            <w:rStyle w:val="af4"/>
            <w:rFonts w:cs="Arial"/>
            <w:noProof/>
            <w14:scene3d>
              <w14:camera w14:prst="orthographicFront"/>
              <w14:lightRig w14:rig="threePt" w14:dir="t">
                <w14:rot w14:lat="0" w14:lon="0" w14:rev="0"/>
              </w14:lightRig>
            </w14:scene3d>
          </w:rPr>
          <w:t>6.2.12</w:t>
        </w:r>
        <w:r>
          <w:rPr>
            <w:rFonts w:asciiTheme="minorHAnsi" w:hAnsiTheme="minorHAnsi"/>
            <w:noProof/>
          </w:rPr>
          <w:tab/>
        </w:r>
        <w:r w:rsidRPr="00B16840">
          <w:rPr>
            <w:rStyle w:val="af4"/>
            <w:noProof/>
          </w:rPr>
          <w:t>Substitution value automatic registration</w:t>
        </w:r>
        <w:r>
          <w:rPr>
            <w:noProof/>
            <w:webHidden/>
          </w:rPr>
          <w:tab/>
        </w:r>
        <w:r>
          <w:rPr>
            <w:noProof/>
            <w:webHidden/>
          </w:rPr>
          <w:fldChar w:fldCharType="begin"/>
        </w:r>
        <w:r>
          <w:rPr>
            <w:noProof/>
            <w:webHidden/>
          </w:rPr>
          <w:instrText xml:space="preserve"> PAGEREF _Toc105604738 \h </w:instrText>
        </w:r>
        <w:r>
          <w:rPr>
            <w:noProof/>
            <w:webHidden/>
          </w:rPr>
        </w:r>
        <w:r>
          <w:rPr>
            <w:noProof/>
            <w:webHidden/>
          </w:rPr>
          <w:fldChar w:fldCharType="separate"/>
        </w:r>
        <w:r w:rsidR="00F6708B">
          <w:rPr>
            <w:noProof/>
            <w:webHidden/>
          </w:rPr>
          <w:t>40</w:t>
        </w:r>
        <w:r>
          <w:rPr>
            <w:noProof/>
            <w:webHidden/>
          </w:rPr>
          <w:fldChar w:fldCharType="end"/>
        </w:r>
      </w:hyperlink>
    </w:p>
    <w:p w14:paraId="20D44781" w14:textId="2FF42A3D" w:rsidR="00271B4C" w:rsidRDefault="00271B4C">
      <w:pPr>
        <w:pStyle w:val="33"/>
        <w:rPr>
          <w:rFonts w:asciiTheme="minorHAnsi" w:hAnsiTheme="minorHAnsi"/>
          <w:noProof/>
        </w:rPr>
      </w:pPr>
      <w:hyperlink w:anchor="_Toc105604739" w:history="1">
        <w:r w:rsidRPr="00B16840">
          <w:rPr>
            <w:rStyle w:val="af4"/>
            <w:rFonts w:cs="Arial"/>
            <w:noProof/>
            <w14:scene3d>
              <w14:camera w14:prst="orthographicFront"/>
              <w14:lightRig w14:rig="threePt" w14:dir="t">
                <w14:rot w14:lat="0" w14:lon="0" w14:rev="0"/>
              </w14:lightRig>
            </w14:scene3d>
          </w:rPr>
          <w:t>6.2.13</w:t>
        </w:r>
        <w:r>
          <w:rPr>
            <w:rFonts w:asciiTheme="minorHAnsi" w:hAnsiTheme="minorHAnsi"/>
            <w:noProof/>
          </w:rPr>
          <w:tab/>
        </w:r>
        <w:r w:rsidRPr="00B16840">
          <w:rPr>
            <w:rStyle w:val="af4"/>
            <w:noProof/>
          </w:rPr>
          <w:t>Substitution value list</w:t>
        </w:r>
        <w:r>
          <w:rPr>
            <w:noProof/>
            <w:webHidden/>
          </w:rPr>
          <w:tab/>
        </w:r>
        <w:r>
          <w:rPr>
            <w:noProof/>
            <w:webHidden/>
          </w:rPr>
          <w:fldChar w:fldCharType="begin"/>
        </w:r>
        <w:r>
          <w:rPr>
            <w:noProof/>
            <w:webHidden/>
          </w:rPr>
          <w:instrText xml:space="preserve"> PAGEREF _Toc105604739 \h </w:instrText>
        </w:r>
        <w:r>
          <w:rPr>
            <w:noProof/>
            <w:webHidden/>
          </w:rPr>
        </w:r>
        <w:r>
          <w:rPr>
            <w:noProof/>
            <w:webHidden/>
          </w:rPr>
          <w:fldChar w:fldCharType="separate"/>
        </w:r>
        <w:r w:rsidR="00F6708B">
          <w:rPr>
            <w:noProof/>
            <w:webHidden/>
          </w:rPr>
          <w:t>45</w:t>
        </w:r>
        <w:r>
          <w:rPr>
            <w:noProof/>
            <w:webHidden/>
          </w:rPr>
          <w:fldChar w:fldCharType="end"/>
        </w:r>
      </w:hyperlink>
    </w:p>
    <w:p w14:paraId="0AC7F5CF" w14:textId="715EC0BE" w:rsidR="00271B4C" w:rsidRDefault="00271B4C">
      <w:pPr>
        <w:pStyle w:val="33"/>
        <w:rPr>
          <w:rFonts w:asciiTheme="minorHAnsi" w:hAnsiTheme="minorHAnsi"/>
          <w:noProof/>
        </w:rPr>
      </w:pPr>
      <w:hyperlink w:anchor="_Toc105604740" w:history="1">
        <w:r w:rsidRPr="00B16840">
          <w:rPr>
            <w:rStyle w:val="af4"/>
            <w:rFonts w:cs="Arial"/>
            <w:noProof/>
            <w14:scene3d>
              <w14:camera w14:prst="orthographicFront"/>
              <w14:lightRig w14:rig="threePt" w14:dir="t">
                <w14:rot w14:lat="0" w14:lon="0" w14:rev="0"/>
              </w14:lightRig>
            </w14:scene3d>
          </w:rPr>
          <w:t>6.2.14</w:t>
        </w:r>
        <w:r>
          <w:rPr>
            <w:rFonts w:asciiTheme="minorHAnsi" w:hAnsiTheme="minorHAnsi"/>
            <w:noProof/>
          </w:rPr>
          <w:tab/>
        </w:r>
        <w:r w:rsidRPr="00B16840">
          <w:rPr>
            <w:rStyle w:val="af4"/>
            <w:noProof/>
          </w:rPr>
          <w:t>Execution</w:t>
        </w:r>
        <w:r>
          <w:rPr>
            <w:noProof/>
            <w:webHidden/>
          </w:rPr>
          <w:tab/>
        </w:r>
        <w:r>
          <w:rPr>
            <w:noProof/>
            <w:webHidden/>
          </w:rPr>
          <w:fldChar w:fldCharType="begin"/>
        </w:r>
        <w:r>
          <w:rPr>
            <w:noProof/>
            <w:webHidden/>
          </w:rPr>
          <w:instrText xml:space="preserve"> PAGEREF _Toc105604740 \h </w:instrText>
        </w:r>
        <w:r>
          <w:rPr>
            <w:noProof/>
            <w:webHidden/>
          </w:rPr>
        </w:r>
        <w:r>
          <w:rPr>
            <w:noProof/>
            <w:webHidden/>
          </w:rPr>
          <w:fldChar w:fldCharType="separate"/>
        </w:r>
        <w:r w:rsidR="00F6708B">
          <w:rPr>
            <w:noProof/>
            <w:webHidden/>
          </w:rPr>
          <w:t>47</w:t>
        </w:r>
        <w:r>
          <w:rPr>
            <w:noProof/>
            <w:webHidden/>
          </w:rPr>
          <w:fldChar w:fldCharType="end"/>
        </w:r>
      </w:hyperlink>
    </w:p>
    <w:p w14:paraId="342DC6CA" w14:textId="58C571DE" w:rsidR="00271B4C" w:rsidRDefault="00271B4C">
      <w:pPr>
        <w:pStyle w:val="33"/>
        <w:rPr>
          <w:rFonts w:asciiTheme="minorHAnsi" w:hAnsiTheme="minorHAnsi"/>
          <w:noProof/>
        </w:rPr>
      </w:pPr>
      <w:hyperlink w:anchor="_Toc105604741" w:history="1">
        <w:r w:rsidRPr="00B16840">
          <w:rPr>
            <w:rStyle w:val="af4"/>
            <w:rFonts w:cs="Arial"/>
            <w:noProof/>
            <w14:scene3d>
              <w14:camera w14:prst="orthographicFront"/>
              <w14:lightRig w14:rig="threePt" w14:dir="t">
                <w14:rot w14:lat="0" w14:lon="0" w14:rev="0"/>
              </w14:lightRig>
            </w14:scene3d>
          </w:rPr>
          <w:t>6.2.15</w:t>
        </w:r>
        <w:r>
          <w:rPr>
            <w:rFonts w:asciiTheme="minorHAnsi" w:hAnsiTheme="minorHAnsi"/>
            <w:noProof/>
          </w:rPr>
          <w:tab/>
        </w:r>
        <w:r w:rsidRPr="00B16840">
          <w:rPr>
            <w:rStyle w:val="af4"/>
            <w:noProof/>
          </w:rPr>
          <w:t>Check operation status</w:t>
        </w:r>
        <w:r>
          <w:rPr>
            <w:noProof/>
            <w:webHidden/>
          </w:rPr>
          <w:tab/>
        </w:r>
        <w:r>
          <w:rPr>
            <w:noProof/>
            <w:webHidden/>
          </w:rPr>
          <w:fldChar w:fldCharType="begin"/>
        </w:r>
        <w:r>
          <w:rPr>
            <w:noProof/>
            <w:webHidden/>
          </w:rPr>
          <w:instrText xml:space="preserve"> PAGEREF _Toc105604741 \h </w:instrText>
        </w:r>
        <w:r>
          <w:rPr>
            <w:noProof/>
            <w:webHidden/>
          </w:rPr>
        </w:r>
        <w:r>
          <w:rPr>
            <w:noProof/>
            <w:webHidden/>
          </w:rPr>
          <w:fldChar w:fldCharType="separate"/>
        </w:r>
        <w:r w:rsidR="00F6708B">
          <w:rPr>
            <w:noProof/>
            <w:webHidden/>
          </w:rPr>
          <w:t>49</w:t>
        </w:r>
        <w:r>
          <w:rPr>
            <w:noProof/>
            <w:webHidden/>
          </w:rPr>
          <w:fldChar w:fldCharType="end"/>
        </w:r>
      </w:hyperlink>
    </w:p>
    <w:p w14:paraId="5B2FFCE3" w14:textId="1B177CF4" w:rsidR="00271B4C" w:rsidRDefault="00271B4C">
      <w:pPr>
        <w:pStyle w:val="33"/>
        <w:rPr>
          <w:rFonts w:asciiTheme="minorHAnsi" w:hAnsiTheme="minorHAnsi"/>
          <w:noProof/>
        </w:rPr>
      </w:pPr>
      <w:hyperlink w:anchor="_Toc105604742" w:history="1">
        <w:r w:rsidRPr="00B16840">
          <w:rPr>
            <w:rStyle w:val="af4"/>
            <w:rFonts w:cs="Arial"/>
            <w:noProof/>
            <w14:scene3d>
              <w14:camera w14:prst="orthographicFront"/>
              <w14:lightRig w14:rig="threePt" w14:dir="t">
                <w14:rot w14:lat="0" w14:lon="0" w14:rev="0"/>
              </w14:lightRig>
            </w14:scene3d>
          </w:rPr>
          <w:t>6.2.16</w:t>
        </w:r>
        <w:r>
          <w:rPr>
            <w:rFonts w:asciiTheme="minorHAnsi" w:hAnsiTheme="minorHAnsi"/>
            <w:noProof/>
          </w:rPr>
          <w:tab/>
        </w:r>
        <w:r w:rsidRPr="00B16840">
          <w:rPr>
            <w:rStyle w:val="af4"/>
            <w:noProof/>
          </w:rPr>
          <w:t>Execution list</w:t>
        </w:r>
        <w:r>
          <w:rPr>
            <w:noProof/>
            <w:webHidden/>
          </w:rPr>
          <w:tab/>
        </w:r>
        <w:r>
          <w:rPr>
            <w:noProof/>
            <w:webHidden/>
          </w:rPr>
          <w:fldChar w:fldCharType="begin"/>
        </w:r>
        <w:r>
          <w:rPr>
            <w:noProof/>
            <w:webHidden/>
          </w:rPr>
          <w:instrText xml:space="preserve"> PAGEREF _Toc105604742 \h </w:instrText>
        </w:r>
        <w:r>
          <w:rPr>
            <w:noProof/>
            <w:webHidden/>
          </w:rPr>
        </w:r>
        <w:r>
          <w:rPr>
            <w:noProof/>
            <w:webHidden/>
          </w:rPr>
          <w:fldChar w:fldCharType="separate"/>
        </w:r>
        <w:r w:rsidR="00F6708B">
          <w:rPr>
            <w:noProof/>
            <w:webHidden/>
          </w:rPr>
          <w:t>52</w:t>
        </w:r>
        <w:r>
          <w:rPr>
            <w:noProof/>
            <w:webHidden/>
          </w:rPr>
          <w:fldChar w:fldCharType="end"/>
        </w:r>
      </w:hyperlink>
    </w:p>
    <w:p w14:paraId="5B057192" w14:textId="6E7564C3" w:rsidR="00271B4C" w:rsidRDefault="00271B4C">
      <w:pPr>
        <w:pStyle w:val="33"/>
        <w:rPr>
          <w:rFonts w:asciiTheme="minorHAnsi" w:hAnsiTheme="minorHAnsi"/>
          <w:noProof/>
        </w:rPr>
      </w:pPr>
      <w:hyperlink w:anchor="_Toc105604743" w:history="1">
        <w:r w:rsidRPr="00B16840">
          <w:rPr>
            <w:rStyle w:val="af4"/>
            <w:rFonts w:cs="Arial"/>
            <w:noProof/>
            <w14:scene3d>
              <w14:camera w14:prst="orthographicFront"/>
              <w14:lightRig w14:rig="threePt" w14:dir="t">
                <w14:rot w14:lat="0" w14:lon="0" w14:rev="0"/>
              </w14:lightRig>
            </w14:scene3d>
          </w:rPr>
          <w:t>6.2.17</w:t>
        </w:r>
        <w:r>
          <w:rPr>
            <w:rFonts w:asciiTheme="minorHAnsi" w:hAnsiTheme="minorHAnsi"/>
            <w:noProof/>
          </w:rPr>
          <w:tab/>
        </w:r>
        <w:r w:rsidRPr="00B16840">
          <w:rPr>
            <w:rStyle w:val="af4"/>
            <w:noProof/>
          </w:rPr>
          <w:t>Terraform registration list</w:t>
        </w:r>
        <w:r>
          <w:rPr>
            <w:noProof/>
            <w:webHidden/>
          </w:rPr>
          <w:tab/>
        </w:r>
        <w:r>
          <w:rPr>
            <w:noProof/>
            <w:webHidden/>
          </w:rPr>
          <w:fldChar w:fldCharType="begin"/>
        </w:r>
        <w:r>
          <w:rPr>
            <w:noProof/>
            <w:webHidden/>
          </w:rPr>
          <w:instrText xml:space="preserve"> PAGEREF _Toc105604743 \h </w:instrText>
        </w:r>
        <w:r>
          <w:rPr>
            <w:noProof/>
            <w:webHidden/>
          </w:rPr>
        </w:r>
        <w:r>
          <w:rPr>
            <w:noProof/>
            <w:webHidden/>
          </w:rPr>
          <w:fldChar w:fldCharType="separate"/>
        </w:r>
        <w:r w:rsidR="00F6708B">
          <w:rPr>
            <w:noProof/>
            <w:webHidden/>
          </w:rPr>
          <w:t>53</w:t>
        </w:r>
        <w:r>
          <w:rPr>
            <w:noProof/>
            <w:webHidden/>
          </w:rPr>
          <w:fldChar w:fldCharType="end"/>
        </w:r>
      </w:hyperlink>
    </w:p>
    <w:p w14:paraId="7AE2D776" w14:textId="3E3F77BA" w:rsidR="00271B4C" w:rsidRDefault="00271B4C">
      <w:pPr>
        <w:pStyle w:val="17"/>
        <w:rPr>
          <w:rFonts w:asciiTheme="minorHAnsi" w:hAnsiTheme="minorHAnsi"/>
          <w:noProof/>
        </w:rPr>
      </w:pPr>
      <w:hyperlink w:anchor="_Toc105604744" w:history="1">
        <w:r w:rsidRPr="00B16840">
          <w:rPr>
            <w:rStyle w:val="af4"/>
            <w:noProof/>
          </w:rPr>
          <w:t>7</w:t>
        </w:r>
        <w:r>
          <w:rPr>
            <w:rFonts w:asciiTheme="minorHAnsi" w:hAnsiTheme="minorHAnsi"/>
            <w:noProof/>
          </w:rPr>
          <w:tab/>
        </w:r>
        <w:r w:rsidRPr="00B16840">
          <w:rPr>
            <w:rStyle w:val="af4"/>
            <w:noProof/>
          </w:rPr>
          <w:t>How to write construction code</w:t>
        </w:r>
        <w:r>
          <w:rPr>
            <w:noProof/>
            <w:webHidden/>
          </w:rPr>
          <w:tab/>
        </w:r>
        <w:r>
          <w:rPr>
            <w:noProof/>
            <w:webHidden/>
          </w:rPr>
          <w:fldChar w:fldCharType="begin"/>
        </w:r>
        <w:r>
          <w:rPr>
            <w:noProof/>
            <w:webHidden/>
          </w:rPr>
          <w:instrText xml:space="preserve"> PAGEREF _Toc105604744 \h </w:instrText>
        </w:r>
        <w:r>
          <w:rPr>
            <w:noProof/>
            <w:webHidden/>
          </w:rPr>
        </w:r>
        <w:r>
          <w:rPr>
            <w:noProof/>
            <w:webHidden/>
          </w:rPr>
          <w:fldChar w:fldCharType="separate"/>
        </w:r>
        <w:r w:rsidR="00F6708B">
          <w:rPr>
            <w:noProof/>
            <w:webHidden/>
          </w:rPr>
          <w:t>55</w:t>
        </w:r>
        <w:r>
          <w:rPr>
            <w:noProof/>
            <w:webHidden/>
          </w:rPr>
          <w:fldChar w:fldCharType="end"/>
        </w:r>
      </w:hyperlink>
    </w:p>
    <w:p w14:paraId="6B70B982" w14:textId="07E213C3" w:rsidR="00271B4C" w:rsidRDefault="00271B4C">
      <w:pPr>
        <w:pStyle w:val="22"/>
        <w:tabs>
          <w:tab w:val="left" w:pos="840"/>
          <w:tab w:val="right" w:leader="dot" w:pos="9627"/>
        </w:tabs>
        <w:rPr>
          <w:rFonts w:asciiTheme="minorHAnsi" w:hAnsiTheme="minorHAnsi"/>
          <w:noProof/>
        </w:rPr>
      </w:pPr>
      <w:hyperlink w:anchor="_Toc105604745" w:history="1">
        <w:r w:rsidRPr="00B16840">
          <w:rPr>
            <w:rStyle w:val="af4"/>
            <w:noProof/>
          </w:rPr>
          <w:t>7.1</w:t>
        </w:r>
        <w:r>
          <w:rPr>
            <w:rFonts w:asciiTheme="minorHAnsi" w:hAnsiTheme="minorHAnsi"/>
            <w:noProof/>
          </w:rPr>
          <w:tab/>
        </w:r>
        <w:r w:rsidRPr="00B16840">
          <w:rPr>
            <w:rStyle w:val="af4"/>
            <w:noProof/>
          </w:rPr>
          <w:t>Module description</w:t>
        </w:r>
        <w:r>
          <w:rPr>
            <w:noProof/>
            <w:webHidden/>
          </w:rPr>
          <w:tab/>
        </w:r>
        <w:r>
          <w:rPr>
            <w:noProof/>
            <w:webHidden/>
          </w:rPr>
          <w:fldChar w:fldCharType="begin"/>
        </w:r>
        <w:r>
          <w:rPr>
            <w:noProof/>
            <w:webHidden/>
          </w:rPr>
          <w:instrText xml:space="preserve"> PAGEREF _Toc105604745 \h </w:instrText>
        </w:r>
        <w:r>
          <w:rPr>
            <w:noProof/>
            <w:webHidden/>
          </w:rPr>
        </w:r>
        <w:r>
          <w:rPr>
            <w:noProof/>
            <w:webHidden/>
          </w:rPr>
          <w:fldChar w:fldCharType="separate"/>
        </w:r>
        <w:r w:rsidR="00F6708B">
          <w:rPr>
            <w:noProof/>
            <w:webHidden/>
          </w:rPr>
          <w:t>55</w:t>
        </w:r>
        <w:r>
          <w:rPr>
            <w:noProof/>
            <w:webHidden/>
          </w:rPr>
          <w:fldChar w:fldCharType="end"/>
        </w:r>
      </w:hyperlink>
    </w:p>
    <w:p w14:paraId="5E89A2F1" w14:textId="7596569B" w:rsidR="00271B4C" w:rsidRDefault="00271B4C">
      <w:pPr>
        <w:pStyle w:val="22"/>
        <w:tabs>
          <w:tab w:val="left" w:pos="840"/>
          <w:tab w:val="right" w:leader="dot" w:pos="9627"/>
        </w:tabs>
        <w:rPr>
          <w:rFonts w:asciiTheme="minorHAnsi" w:hAnsiTheme="minorHAnsi"/>
          <w:noProof/>
        </w:rPr>
      </w:pPr>
      <w:hyperlink w:anchor="_Toc105604746" w:history="1">
        <w:r w:rsidRPr="00B16840">
          <w:rPr>
            <w:rStyle w:val="af4"/>
            <w:noProof/>
          </w:rPr>
          <w:t>7.2</w:t>
        </w:r>
        <w:r>
          <w:rPr>
            <w:rFonts w:asciiTheme="minorHAnsi" w:hAnsiTheme="minorHAnsi"/>
            <w:noProof/>
          </w:rPr>
          <w:tab/>
        </w:r>
        <w:r w:rsidRPr="00B16840">
          <w:rPr>
            <w:rStyle w:val="af4"/>
            <w:noProof/>
          </w:rPr>
          <w:t>Policy description</w:t>
        </w:r>
        <w:r>
          <w:rPr>
            <w:noProof/>
            <w:webHidden/>
          </w:rPr>
          <w:tab/>
        </w:r>
        <w:r>
          <w:rPr>
            <w:noProof/>
            <w:webHidden/>
          </w:rPr>
          <w:fldChar w:fldCharType="begin"/>
        </w:r>
        <w:r>
          <w:rPr>
            <w:noProof/>
            <w:webHidden/>
          </w:rPr>
          <w:instrText xml:space="preserve"> PAGEREF _Toc105604746 \h </w:instrText>
        </w:r>
        <w:r>
          <w:rPr>
            <w:noProof/>
            <w:webHidden/>
          </w:rPr>
        </w:r>
        <w:r>
          <w:rPr>
            <w:noProof/>
            <w:webHidden/>
          </w:rPr>
          <w:fldChar w:fldCharType="separate"/>
        </w:r>
        <w:r w:rsidR="00F6708B">
          <w:rPr>
            <w:noProof/>
            <w:webHidden/>
          </w:rPr>
          <w:t>55</w:t>
        </w:r>
        <w:r>
          <w:rPr>
            <w:noProof/>
            <w:webHidden/>
          </w:rPr>
          <w:fldChar w:fldCharType="end"/>
        </w:r>
      </w:hyperlink>
    </w:p>
    <w:p w14:paraId="613CD4FC" w14:textId="527B6A9D" w:rsidR="00271B4C" w:rsidRDefault="00271B4C">
      <w:pPr>
        <w:pStyle w:val="22"/>
        <w:tabs>
          <w:tab w:val="left" w:pos="840"/>
          <w:tab w:val="right" w:leader="dot" w:pos="9627"/>
        </w:tabs>
        <w:rPr>
          <w:rFonts w:asciiTheme="minorHAnsi" w:hAnsiTheme="minorHAnsi"/>
          <w:noProof/>
        </w:rPr>
      </w:pPr>
      <w:hyperlink w:anchor="_Toc105604747" w:history="1">
        <w:r w:rsidRPr="00B16840">
          <w:rPr>
            <w:rStyle w:val="af4"/>
            <w:noProof/>
          </w:rPr>
          <w:t>7.3</w:t>
        </w:r>
        <w:r>
          <w:rPr>
            <w:rFonts w:asciiTheme="minorHAnsi" w:hAnsiTheme="minorHAnsi"/>
            <w:noProof/>
          </w:rPr>
          <w:tab/>
        </w:r>
        <w:r w:rsidRPr="00B16840">
          <w:rPr>
            <w:rStyle w:val="af4"/>
            <w:noProof/>
          </w:rPr>
          <w:t>BackYard Content</w:t>
        </w:r>
        <w:r>
          <w:rPr>
            <w:noProof/>
            <w:webHidden/>
          </w:rPr>
          <w:tab/>
        </w:r>
        <w:r>
          <w:rPr>
            <w:noProof/>
            <w:webHidden/>
          </w:rPr>
          <w:fldChar w:fldCharType="begin"/>
        </w:r>
        <w:r>
          <w:rPr>
            <w:noProof/>
            <w:webHidden/>
          </w:rPr>
          <w:instrText xml:space="preserve"> PAGEREF _Toc105604747 \h </w:instrText>
        </w:r>
        <w:r>
          <w:rPr>
            <w:noProof/>
            <w:webHidden/>
          </w:rPr>
        </w:r>
        <w:r>
          <w:rPr>
            <w:noProof/>
            <w:webHidden/>
          </w:rPr>
          <w:fldChar w:fldCharType="separate"/>
        </w:r>
        <w:r w:rsidR="00F6708B">
          <w:rPr>
            <w:noProof/>
            <w:webHidden/>
          </w:rPr>
          <w:t>55</w:t>
        </w:r>
        <w:r>
          <w:rPr>
            <w:noProof/>
            <w:webHidden/>
          </w:rPr>
          <w:fldChar w:fldCharType="end"/>
        </w:r>
      </w:hyperlink>
    </w:p>
    <w:p w14:paraId="75C3B4CA" w14:textId="56657F2C" w:rsidR="00271B4C" w:rsidRDefault="00271B4C">
      <w:pPr>
        <w:pStyle w:val="17"/>
        <w:rPr>
          <w:rFonts w:asciiTheme="minorHAnsi" w:hAnsiTheme="minorHAnsi"/>
          <w:noProof/>
        </w:rPr>
      </w:pPr>
      <w:hyperlink w:anchor="_Toc105604748" w:history="1">
        <w:r w:rsidRPr="00B16840">
          <w:rPr>
            <w:rStyle w:val="af4"/>
            <w:noProof/>
          </w:rPr>
          <w:t>8</w:t>
        </w:r>
        <w:r>
          <w:rPr>
            <w:rFonts w:asciiTheme="minorHAnsi" w:hAnsiTheme="minorHAnsi"/>
            <w:noProof/>
          </w:rPr>
          <w:tab/>
        </w:r>
        <w:r w:rsidRPr="00B16840">
          <w:rPr>
            <w:rStyle w:val="af4"/>
            <w:noProof/>
          </w:rPr>
          <w:t>Application operation</w:t>
        </w:r>
        <w:r>
          <w:rPr>
            <w:noProof/>
            <w:webHidden/>
          </w:rPr>
          <w:tab/>
        </w:r>
        <w:r>
          <w:rPr>
            <w:noProof/>
            <w:webHidden/>
          </w:rPr>
          <w:fldChar w:fldCharType="begin"/>
        </w:r>
        <w:r>
          <w:rPr>
            <w:noProof/>
            <w:webHidden/>
          </w:rPr>
          <w:instrText xml:space="preserve"> PAGEREF _Toc105604748 \h </w:instrText>
        </w:r>
        <w:r>
          <w:rPr>
            <w:noProof/>
            <w:webHidden/>
          </w:rPr>
        </w:r>
        <w:r>
          <w:rPr>
            <w:noProof/>
            <w:webHidden/>
          </w:rPr>
          <w:fldChar w:fldCharType="separate"/>
        </w:r>
        <w:r w:rsidR="00F6708B">
          <w:rPr>
            <w:noProof/>
            <w:webHidden/>
          </w:rPr>
          <w:t>57</w:t>
        </w:r>
        <w:r>
          <w:rPr>
            <w:noProof/>
            <w:webHidden/>
          </w:rPr>
          <w:fldChar w:fldCharType="end"/>
        </w:r>
      </w:hyperlink>
    </w:p>
    <w:p w14:paraId="6FFBA324" w14:textId="5A7608D0" w:rsidR="00271B4C" w:rsidRDefault="00271B4C">
      <w:pPr>
        <w:pStyle w:val="22"/>
        <w:tabs>
          <w:tab w:val="left" w:pos="840"/>
          <w:tab w:val="right" w:leader="dot" w:pos="9627"/>
        </w:tabs>
        <w:rPr>
          <w:rFonts w:asciiTheme="minorHAnsi" w:hAnsiTheme="minorHAnsi"/>
          <w:noProof/>
        </w:rPr>
      </w:pPr>
      <w:hyperlink w:anchor="_Toc105604749" w:history="1">
        <w:r w:rsidRPr="00B16840">
          <w:rPr>
            <w:rStyle w:val="af4"/>
            <w:noProof/>
          </w:rPr>
          <w:t>8.1</w:t>
        </w:r>
        <w:r>
          <w:rPr>
            <w:rFonts w:asciiTheme="minorHAnsi" w:hAnsiTheme="minorHAnsi"/>
            <w:noProof/>
          </w:rPr>
          <w:tab/>
        </w:r>
        <w:r w:rsidRPr="00B16840">
          <w:rPr>
            <w:rStyle w:val="af4"/>
            <w:noProof/>
          </w:rPr>
          <w:t>Maintenance</w:t>
        </w:r>
        <w:r>
          <w:rPr>
            <w:noProof/>
            <w:webHidden/>
          </w:rPr>
          <w:tab/>
        </w:r>
        <w:r>
          <w:rPr>
            <w:noProof/>
            <w:webHidden/>
          </w:rPr>
          <w:fldChar w:fldCharType="begin"/>
        </w:r>
        <w:r>
          <w:rPr>
            <w:noProof/>
            <w:webHidden/>
          </w:rPr>
          <w:instrText xml:space="preserve"> PAGEREF _Toc105604749 \h </w:instrText>
        </w:r>
        <w:r>
          <w:rPr>
            <w:noProof/>
            <w:webHidden/>
          </w:rPr>
        </w:r>
        <w:r>
          <w:rPr>
            <w:noProof/>
            <w:webHidden/>
          </w:rPr>
          <w:fldChar w:fldCharType="separate"/>
        </w:r>
        <w:r w:rsidR="00F6708B">
          <w:rPr>
            <w:noProof/>
            <w:webHidden/>
          </w:rPr>
          <w:t>57</w:t>
        </w:r>
        <w:r>
          <w:rPr>
            <w:noProof/>
            <w:webHidden/>
          </w:rPr>
          <w:fldChar w:fldCharType="end"/>
        </w:r>
      </w:hyperlink>
    </w:p>
    <w:p w14:paraId="23AE7C5D" w14:textId="27E1DDC5" w:rsidR="00271B4C" w:rsidRDefault="00271B4C">
      <w:pPr>
        <w:pStyle w:val="22"/>
        <w:tabs>
          <w:tab w:val="left" w:pos="840"/>
          <w:tab w:val="right" w:leader="dot" w:pos="9627"/>
        </w:tabs>
        <w:rPr>
          <w:rFonts w:asciiTheme="minorHAnsi" w:hAnsiTheme="minorHAnsi"/>
          <w:noProof/>
        </w:rPr>
      </w:pPr>
      <w:hyperlink w:anchor="_Toc105604750" w:history="1">
        <w:r w:rsidRPr="00B16840">
          <w:rPr>
            <w:rStyle w:val="af4"/>
            <w:noProof/>
          </w:rPr>
          <w:t>8.2</w:t>
        </w:r>
        <w:r>
          <w:rPr>
            <w:rFonts w:asciiTheme="minorHAnsi" w:hAnsiTheme="minorHAnsi"/>
            <w:noProof/>
          </w:rPr>
          <w:tab/>
        </w:r>
        <w:r w:rsidRPr="00B16840">
          <w:rPr>
            <w:rStyle w:val="af4"/>
            <w:noProof/>
          </w:rPr>
          <w:t>Maintenance and Maintaining</w:t>
        </w:r>
        <w:r>
          <w:rPr>
            <w:noProof/>
            <w:webHidden/>
          </w:rPr>
          <w:tab/>
        </w:r>
        <w:r>
          <w:rPr>
            <w:noProof/>
            <w:webHidden/>
          </w:rPr>
          <w:fldChar w:fldCharType="begin"/>
        </w:r>
        <w:r>
          <w:rPr>
            <w:noProof/>
            <w:webHidden/>
          </w:rPr>
          <w:instrText xml:space="preserve"> PAGEREF _Toc105604750 \h </w:instrText>
        </w:r>
        <w:r>
          <w:rPr>
            <w:noProof/>
            <w:webHidden/>
          </w:rPr>
        </w:r>
        <w:r>
          <w:rPr>
            <w:noProof/>
            <w:webHidden/>
          </w:rPr>
          <w:fldChar w:fldCharType="separate"/>
        </w:r>
        <w:r w:rsidR="00F6708B">
          <w:rPr>
            <w:noProof/>
            <w:webHidden/>
          </w:rPr>
          <w:t>58</w:t>
        </w:r>
        <w:r>
          <w:rPr>
            <w:noProof/>
            <w:webHidden/>
          </w:rPr>
          <w:fldChar w:fldCharType="end"/>
        </w:r>
      </w:hyperlink>
    </w:p>
    <w:p w14:paraId="77E5BEFE" w14:textId="3406D2E4" w:rsidR="00271B4C" w:rsidRDefault="00271B4C">
      <w:pPr>
        <w:pStyle w:val="17"/>
        <w:rPr>
          <w:rFonts w:asciiTheme="minorHAnsi" w:hAnsiTheme="minorHAnsi"/>
          <w:noProof/>
        </w:rPr>
      </w:pPr>
      <w:hyperlink w:anchor="_Toc105604751" w:history="1">
        <w:r w:rsidRPr="00B16840">
          <w:rPr>
            <w:rStyle w:val="af4"/>
            <w:noProof/>
          </w:rPr>
          <w:t>9</w:t>
        </w:r>
        <w:r>
          <w:rPr>
            <w:rFonts w:asciiTheme="minorHAnsi" w:hAnsiTheme="minorHAnsi"/>
            <w:noProof/>
          </w:rPr>
          <w:tab/>
        </w:r>
        <w:r w:rsidRPr="00B16840">
          <w:rPr>
            <w:rStyle w:val="af4"/>
            <w:noProof/>
          </w:rPr>
          <w:t>Appendix</w:t>
        </w:r>
        <w:r>
          <w:rPr>
            <w:noProof/>
            <w:webHidden/>
          </w:rPr>
          <w:tab/>
        </w:r>
        <w:r>
          <w:rPr>
            <w:noProof/>
            <w:webHidden/>
          </w:rPr>
          <w:fldChar w:fldCharType="begin"/>
        </w:r>
        <w:r>
          <w:rPr>
            <w:noProof/>
            <w:webHidden/>
          </w:rPr>
          <w:instrText xml:space="preserve"> PAGEREF _Toc105604751 \h </w:instrText>
        </w:r>
        <w:r>
          <w:rPr>
            <w:noProof/>
            <w:webHidden/>
          </w:rPr>
        </w:r>
        <w:r>
          <w:rPr>
            <w:noProof/>
            <w:webHidden/>
          </w:rPr>
          <w:fldChar w:fldCharType="separate"/>
        </w:r>
        <w:r w:rsidR="00F6708B">
          <w:rPr>
            <w:noProof/>
            <w:webHidden/>
          </w:rPr>
          <w:t>59</w:t>
        </w:r>
        <w:r>
          <w:rPr>
            <w:noProof/>
            <w:webHidden/>
          </w:rPr>
          <w:fldChar w:fldCharType="end"/>
        </w:r>
      </w:hyperlink>
    </w:p>
    <w:p w14:paraId="43DD13DA" w14:textId="02E4EE14" w:rsidR="00271B4C" w:rsidRDefault="00271B4C">
      <w:pPr>
        <w:pStyle w:val="22"/>
        <w:tabs>
          <w:tab w:val="left" w:pos="840"/>
          <w:tab w:val="right" w:leader="dot" w:pos="9627"/>
        </w:tabs>
        <w:rPr>
          <w:rFonts w:asciiTheme="minorHAnsi" w:hAnsiTheme="minorHAnsi"/>
          <w:noProof/>
        </w:rPr>
      </w:pPr>
      <w:hyperlink w:anchor="_Toc105604752" w:history="1">
        <w:r w:rsidRPr="00B16840">
          <w:rPr>
            <w:rStyle w:val="af4"/>
            <w:noProof/>
          </w:rPr>
          <w:t>9.1</w:t>
        </w:r>
        <w:r>
          <w:rPr>
            <w:rFonts w:asciiTheme="minorHAnsi" w:hAnsiTheme="minorHAnsi"/>
            <w:noProof/>
          </w:rPr>
          <w:tab/>
        </w:r>
        <w:r w:rsidRPr="00B16840">
          <w:rPr>
            <w:rStyle w:val="af4"/>
            <w:noProof/>
          </w:rPr>
          <w:t>Module file input example/ register example</w:t>
        </w:r>
        <w:r>
          <w:rPr>
            <w:noProof/>
            <w:webHidden/>
          </w:rPr>
          <w:tab/>
        </w:r>
        <w:r>
          <w:rPr>
            <w:noProof/>
            <w:webHidden/>
          </w:rPr>
          <w:fldChar w:fldCharType="begin"/>
        </w:r>
        <w:r>
          <w:rPr>
            <w:noProof/>
            <w:webHidden/>
          </w:rPr>
          <w:instrText xml:space="preserve"> PAGEREF _Toc105604752 \h </w:instrText>
        </w:r>
        <w:r>
          <w:rPr>
            <w:noProof/>
            <w:webHidden/>
          </w:rPr>
        </w:r>
        <w:r>
          <w:rPr>
            <w:noProof/>
            <w:webHidden/>
          </w:rPr>
          <w:fldChar w:fldCharType="separate"/>
        </w:r>
        <w:r w:rsidR="00F6708B">
          <w:rPr>
            <w:noProof/>
            <w:webHidden/>
          </w:rPr>
          <w:t>59</w:t>
        </w:r>
        <w:r>
          <w:rPr>
            <w:noProof/>
            <w:webHidden/>
          </w:rPr>
          <w:fldChar w:fldCharType="end"/>
        </w:r>
      </w:hyperlink>
    </w:p>
    <w:p w14:paraId="134F7C86" w14:textId="1E81A0ED" w:rsidR="00271B4C" w:rsidRDefault="00271B4C">
      <w:pPr>
        <w:pStyle w:val="22"/>
        <w:tabs>
          <w:tab w:val="left" w:pos="840"/>
          <w:tab w:val="right" w:leader="dot" w:pos="9627"/>
        </w:tabs>
        <w:rPr>
          <w:rFonts w:asciiTheme="minorHAnsi" w:hAnsiTheme="minorHAnsi"/>
          <w:noProof/>
        </w:rPr>
      </w:pPr>
      <w:hyperlink w:anchor="_Toc105604753" w:history="1">
        <w:r w:rsidRPr="00B16840">
          <w:rPr>
            <w:rStyle w:val="af4"/>
            <w:noProof/>
          </w:rPr>
          <w:t>9.2</w:t>
        </w:r>
        <w:r>
          <w:rPr>
            <w:rFonts w:asciiTheme="minorHAnsi" w:hAnsiTheme="minorHAnsi"/>
            <w:noProof/>
          </w:rPr>
          <w:tab/>
        </w:r>
        <w:r w:rsidRPr="00B16840">
          <w:rPr>
            <w:rStyle w:val="af4"/>
            <w:noProof/>
          </w:rPr>
          <w:t>Variable nest list flow example</w:t>
        </w:r>
        <w:r>
          <w:rPr>
            <w:noProof/>
            <w:webHidden/>
          </w:rPr>
          <w:tab/>
        </w:r>
        <w:r>
          <w:rPr>
            <w:noProof/>
            <w:webHidden/>
          </w:rPr>
          <w:fldChar w:fldCharType="begin"/>
        </w:r>
        <w:r>
          <w:rPr>
            <w:noProof/>
            <w:webHidden/>
          </w:rPr>
          <w:instrText xml:space="preserve"> PAGEREF _Toc105604753 \h </w:instrText>
        </w:r>
        <w:r>
          <w:rPr>
            <w:noProof/>
            <w:webHidden/>
          </w:rPr>
        </w:r>
        <w:r>
          <w:rPr>
            <w:noProof/>
            <w:webHidden/>
          </w:rPr>
          <w:fldChar w:fldCharType="separate"/>
        </w:r>
        <w:r w:rsidR="00F6708B">
          <w:rPr>
            <w:noProof/>
            <w:webHidden/>
          </w:rPr>
          <w:t>72</w:t>
        </w:r>
        <w:r>
          <w:rPr>
            <w:noProof/>
            <w:webHidden/>
          </w:rPr>
          <w:fldChar w:fldCharType="end"/>
        </w:r>
      </w:hyperlink>
    </w:p>
    <w:p w14:paraId="206B89AA" w14:textId="1CF77472" w:rsidR="00D37A65" w:rsidRPr="00CE0420" w:rsidRDefault="00352205" w:rsidP="00D90FE5">
      <w:pPr>
        <w:pStyle w:val="17"/>
        <w:ind w:left="420"/>
        <w:sectPr w:rsidR="00D37A65" w:rsidRPr="00CE0420" w:rsidSect="004F5EC5">
          <w:headerReference w:type="even" r:id="rId9"/>
          <w:headerReference w:type="default" r:id="rId10"/>
          <w:footerReference w:type="even" r:id="rId11"/>
          <w:footerReference w:type="default" r:id="rId12"/>
          <w:headerReference w:type="first" r:id="rId13"/>
          <w:footerReference w:type="first" r:id="rId14"/>
          <w:pgSz w:w="11906" w:h="16838" w:code="9"/>
          <w:pgMar w:top="1361" w:right="851" w:bottom="1134" w:left="1418" w:header="851" w:footer="992" w:gutter="0"/>
          <w:pgNumType w:start="1"/>
          <w:cols w:space="425"/>
          <w:titlePg/>
          <w:docGrid w:type="lines" w:linePitch="286"/>
        </w:sectPr>
      </w:pPr>
      <w:r w:rsidRPr="00CE0420">
        <w:rPr>
          <w:rStyle w:val="af4"/>
          <w:rFonts w:eastAsia="ＭＳ Ｐゴシック"/>
          <w:b/>
          <w:noProof/>
          <w:szCs w:val="21"/>
        </w:rPr>
        <w:fldChar w:fldCharType="end"/>
      </w:r>
      <w:bookmarkStart w:id="2" w:name="_Toc435436106"/>
    </w:p>
    <w:p w14:paraId="6E531BA3" w14:textId="0BDEB92E" w:rsidR="009A7719" w:rsidRPr="00EC4529" w:rsidRDefault="00E941B6">
      <w:pPr>
        <w:widowControl/>
        <w:jc w:val="left"/>
      </w:pPr>
      <w:r>
        <w:lastRenderedPageBreak/>
        <w:br w:type="page"/>
      </w:r>
    </w:p>
    <w:p w14:paraId="167CECD3" w14:textId="374F9036" w:rsidR="002D068D" w:rsidRPr="00CE0420" w:rsidRDefault="00893776" w:rsidP="00E941B6">
      <w:pPr>
        <w:pStyle w:val="0"/>
      </w:pPr>
      <w:bookmarkStart w:id="3" w:name="_Toc105604709"/>
      <w:r w:rsidRPr="00893776">
        <w:lastRenderedPageBreak/>
        <w:t>Introduction</w:t>
      </w:r>
      <w:bookmarkEnd w:id="3"/>
    </w:p>
    <w:p w14:paraId="424F9823" w14:textId="52C59CAB" w:rsidR="002D068D" w:rsidRPr="00CE0420" w:rsidRDefault="00893776" w:rsidP="00E941B6">
      <w:pPr>
        <w:widowControl/>
        <w:jc w:val="left"/>
      </w:pPr>
      <w:r>
        <w:t>This document explains the function and the operation method of ITA.</w:t>
      </w:r>
      <w:r w:rsidR="00E941B6">
        <w:br w:type="page"/>
      </w:r>
    </w:p>
    <w:p w14:paraId="18436794" w14:textId="373C888D" w:rsidR="00D37A65" w:rsidRPr="00CE0420" w:rsidRDefault="002D1CF2" w:rsidP="002D1CF2">
      <w:pPr>
        <w:pStyle w:val="1"/>
      </w:pPr>
      <w:bookmarkStart w:id="4" w:name="_Ref14440362"/>
      <w:bookmarkStart w:id="5" w:name="_Toc105604710"/>
      <w:bookmarkEnd w:id="2"/>
      <w:r w:rsidRPr="002D1CF2">
        <w:lastRenderedPageBreak/>
        <w:t>Terraform driver overview</w:t>
      </w:r>
      <w:bookmarkEnd w:id="4"/>
      <w:bookmarkEnd w:id="5"/>
    </w:p>
    <w:p w14:paraId="4FB99A31" w14:textId="13B8FBBC" w:rsidR="00923380" w:rsidRPr="002D1CF2" w:rsidRDefault="002D1CF2" w:rsidP="002D068D">
      <w:r w:rsidRPr="002D1CF2">
        <w:t>This chapter describes Terraform and Terraform driver.</w:t>
      </w:r>
    </w:p>
    <w:p w14:paraId="7DB62DB0" w14:textId="3B04C622" w:rsidR="00964668" w:rsidRPr="00CE0420" w:rsidRDefault="0081314B" w:rsidP="007A1101">
      <w:pPr>
        <w:pStyle w:val="20"/>
      </w:pPr>
      <w:bookmarkStart w:id="6" w:name="_Toc6477475"/>
      <w:bookmarkStart w:id="7" w:name="_Toc105604711"/>
      <w:r>
        <w:t xml:space="preserve">About </w:t>
      </w:r>
      <w:r w:rsidR="00F01DE5">
        <w:rPr>
          <w:rFonts w:hint="eastAsia"/>
        </w:rPr>
        <w:t>Terraform</w:t>
      </w:r>
      <w:bookmarkEnd w:id="7"/>
    </w:p>
    <w:p w14:paraId="1874D9B9" w14:textId="05399CE9" w:rsidR="00964668" w:rsidRDefault="0069270F" w:rsidP="00964668">
      <w:pPr>
        <w:ind w:leftChars="135" w:left="283"/>
      </w:pPr>
      <w:r>
        <w:t xml:space="preserve">Terraform is an </w:t>
      </w:r>
      <w:r>
        <w:rPr>
          <w:rFonts w:hint="eastAsia"/>
        </w:rPr>
        <w:t>O</w:t>
      </w:r>
      <w:r w:rsidR="00F21BB5" w:rsidRPr="00F21BB5">
        <w:t>rchestration tool that streamlines the infra</w:t>
      </w:r>
      <w:r w:rsidR="00F21BB5">
        <w:t xml:space="preserve">structure provided by </w:t>
      </w:r>
      <w:proofErr w:type="spellStart"/>
      <w:r w:rsidR="00F21BB5">
        <w:t>HashiCorp</w:t>
      </w:r>
      <w:proofErr w:type="spellEnd"/>
      <w:r w:rsidR="003E24BF" w:rsidRPr="003E24BF">
        <w:t>.</w:t>
      </w:r>
    </w:p>
    <w:p w14:paraId="3ED308FF" w14:textId="77777777" w:rsidR="002A1B70" w:rsidRPr="00CE0420" w:rsidRDefault="002A1B70" w:rsidP="00964668">
      <w:pPr>
        <w:ind w:leftChars="135" w:left="283"/>
      </w:pPr>
    </w:p>
    <w:p w14:paraId="4FE5BBAF" w14:textId="53410DC5" w:rsidR="002A1B70" w:rsidRDefault="003E24BF" w:rsidP="00580C45">
      <w:pPr>
        <w:ind w:leftChars="135" w:left="283"/>
        <w:jc w:val="left"/>
      </w:pPr>
      <w:r w:rsidRPr="003E24BF">
        <w:t>For the infrastructure configuration coded in the language called HCL (</w:t>
      </w:r>
      <w:proofErr w:type="spellStart"/>
      <w:r w:rsidRPr="003E24BF">
        <w:t>HashiCorp</w:t>
      </w:r>
      <w:proofErr w:type="spellEnd"/>
      <w:r w:rsidRPr="003E24BF">
        <w:t xml:space="preserve"> C</w:t>
      </w:r>
      <w:r w:rsidR="00580C45">
        <w:t xml:space="preserve">onfiguration Language), </w:t>
      </w:r>
      <w:r w:rsidR="00580C45" w:rsidRPr="00580C45">
        <w:t>generat</w:t>
      </w:r>
      <w:r w:rsidR="00580C45">
        <w:t>e an execution plan and then execute the construction</w:t>
      </w:r>
      <w:r w:rsidRPr="003E24BF">
        <w:t>.</w:t>
      </w:r>
    </w:p>
    <w:p w14:paraId="58923F94" w14:textId="751DBEF3" w:rsidR="00964668" w:rsidRDefault="00025323" w:rsidP="002A1B70">
      <w:pPr>
        <w:ind w:leftChars="135" w:left="283"/>
      </w:pPr>
      <w:r>
        <w:t>Additionally, y</w:t>
      </w:r>
      <w:r w:rsidRPr="00025323">
        <w:t>ou can code and manage acce</w:t>
      </w:r>
      <w:r>
        <w:t>ss policies with Policy as Code</w:t>
      </w:r>
      <w:r w:rsidR="003E24BF" w:rsidRPr="003E24BF">
        <w:t>.</w:t>
      </w:r>
    </w:p>
    <w:p w14:paraId="7D9E08F2" w14:textId="77777777" w:rsidR="00964668" w:rsidRPr="00CE0420" w:rsidRDefault="00964668" w:rsidP="00964668">
      <w:pPr>
        <w:ind w:leftChars="135" w:left="283"/>
      </w:pPr>
    </w:p>
    <w:p w14:paraId="08F3806B" w14:textId="74B9EF8A" w:rsidR="00AB31F4" w:rsidRPr="003E24BF" w:rsidRDefault="00CF3110" w:rsidP="00CF3110">
      <w:pPr>
        <w:ind w:leftChars="135" w:left="283"/>
      </w:pPr>
      <w:r>
        <w:t xml:space="preserve">For more information about </w:t>
      </w:r>
      <w:r w:rsidR="003E24BF" w:rsidRPr="003E24BF">
        <w:t xml:space="preserve">Terraform, please refer to the Terraform product </w:t>
      </w:r>
      <w:proofErr w:type="spellStart"/>
      <w:r w:rsidR="000C5D1B">
        <w:t>Menu</w:t>
      </w:r>
      <w:r w:rsidR="003E24BF" w:rsidRPr="003E24BF">
        <w:t>al</w:t>
      </w:r>
      <w:proofErr w:type="spellEnd"/>
      <w:r w:rsidR="003E24BF" w:rsidRPr="003E24BF">
        <w:t>.</w:t>
      </w:r>
    </w:p>
    <w:p w14:paraId="030AAA9F" w14:textId="352A6521" w:rsidR="00964668" w:rsidRDefault="00964668" w:rsidP="00536BB0"/>
    <w:p w14:paraId="2861C130" w14:textId="2FA6D075" w:rsidR="00923380" w:rsidRPr="00CE0420" w:rsidRDefault="00A61DB8" w:rsidP="007A1101">
      <w:pPr>
        <w:pStyle w:val="20"/>
      </w:pPr>
      <w:bookmarkStart w:id="8" w:name="_Ref48136812"/>
      <w:bookmarkStart w:id="9" w:name="_Toc105604712"/>
      <w:bookmarkEnd w:id="6"/>
      <w:r>
        <w:t xml:space="preserve">About </w:t>
      </w:r>
      <w:proofErr w:type="spellStart"/>
      <w:r w:rsidR="00F01DE5">
        <w:t>Terrform</w:t>
      </w:r>
      <w:proofErr w:type="spellEnd"/>
      <w:r w:rsidR="00923380" w:rsidRPr="00CE0420">
        <w:rPr>
          <w:rFonts w:hint="eastAsia"/>
        </w:rPr>
        <w:t xml:space="preserve"> d</w:t>
      </w:r>
      <w:r w:rsidR="00923380" w:rsidRPr="00CE0420">
        <w:t>river</w:t>
      </w:r>
      <w:bookmarkEnd w:id="8"/>
      <w:bookmarkEnd w:id="9"/>
    </w:p>
    <w:p w14:paraId="19D2987C" w14:textId="01B935C5" w:rsidR="00FE5FB9" w:rsidRDefault="00A67A97" w:rsidP="009A468F">
      <w:pPr>
        <w:pStyle w:val="26"/>
        <w:jc w:val="left"/>
      </w:pPr>
      <w:r>
        <w:t>Terraform driver function</w:t>
      </w:r>
      <w:r w:rsidR="009A468F" w:rsidRPr="009A468F">
        <w:t xml:space="preserve">s as an option for ITA systems, allowing </w:t>
      </w:r>
      <w:r w:rsidR="003C684B">
        <w:t>Terraform</w:t>
      </w:r>
      <w:r w:rsidR="009A468F">
        <w:t xml:space="preserve"> registered with ITA</w:t>
      </w:r>
      <w:r w:rsidR="009A468F" w:rsidRPr="009A468F">
        <w:t xml:space="preserve"> systems </w:t>
      </w:r>
      <w:r w:rsidR="009A468F">
        <w:t>to create organizations, Workspaces and execute operation</w:t>
      </w:r>
      <w:r w:rsidR="00DB5154">
        <w:t>s</w:t>
      </w:r>
      <w:r w:rsidR="009A468F" w:rsidRPr="009A468F">
        <w:t xml:space="preserve"> (Plan</w:t>
      </w:r>
      <w:r w:rsidR="00414859">
        <w:t>/</w:t>
      </w:r>
      <w:proofErr w:type="spellStart"/>
      <w:r w:rsidR="00414859">
        <w:t>PolicyCheck</w:t>
      </w:r>
      <w:proofErr w:type="spellEnd"/>
      <w:r w:rsidR="00414859">
        <w:t>/Apply) and acq</w:t>
      </w:r>
      <w:r w:rsidR="0018033D">
        <w:t>u</w:t>
      </w:r>
      <w:r w:rsidR="00414859">
        <w:t>ire operation</w:t>
      </w:r>
      <w:r w:rsidR="009A468F" w:rsidRPr="009A468F">
        <w:t xml:space="preserve"> </w:t>
      </w:r>
      <w:r w:rsidR="009A468F">
        <w:t>logs</w:t>
      </w:r>
      <w:r w:rsidR="00A61DB8">
        <w:t>.</w:t>
      </w:r>
    </w:p>
    <w:p w14:paraId="30658A2E" w14:textId="0D1C5EFB" w:rsidR="00536BB0" w:rsidRPr="00FE5FB9" w:rsidRDefault="00FD3A22" w:rsidP="00FD3A22">
      <w:pPr>
        <w:pStyle w:val="26"/>
        <w:jc w:val="left"/>
      </w:pPr>
      <w:r w:rsidRPr="00FD3A22">
        <w:t>M</w:t>
      </w:r>
      <w:r>
        <w:t>odule files used to perform operation</w:t>
      </w:r>
      <w:r w:rsidRPr="00FD3A22">
        <w:t xml:space="preserve">s (Plan/Apply) and </w:t>
      </w:r>
      <w:proofErr w:type="spellStart"/>
      <w:r w:rsidRPr="00FD3A22">
        <w:t>Polycy</w:t>
      </w:r>
      <w:proofErr w:type="spellEnd"/>
      <w:r w:rsidRPr="00FD3A22">
        <w:t xml:space="preserve"> files for </w:t>
      </w:r>
      <w:proofErr w:type="spellStart"/>
      <w:r w:rsidRPr="00FD3A22">
        <w:t>PolicyCheck</w:t>
      </w:r>
      <w:proofErr w:type="spellEnd"/>
      <w:r w:rsidRPr="00FD3A22">
        <w:t xml:space="preserve"> can be managed so that they can be </w:t>
      </w:r>
      <w:r w:rsidR="00580A21">
        <w:t>made in to components</w:t>
      </w:r>
      <w:r>
        <w:t xml:space="preserve"> and reused on the ITA system</w:t>
      </w:r>
      <w:r w:rsidR="00A61DB8" w:rsidRPr="00A61DB8">
        <w:t>.</w:t>
      </w:r>
    </w:p>
    <w:p w14:paraId="5A527B1D" w14:textId="14F308B1" w:rsidR="00536BB0" w:rsidRDefault="00AB33EC" w:rsidP="003C17BD">
      <w:pPr>
        <w:pStyle w:val="26"/>
      </w:pPr>
      <w:r>
        <w:rPr>
          <w:noProof/>
        </w:rPr>
        <mc:AlternateContent>
          <mc:Choice Requires="wps">
            <w:drawing>
              <wp:anchor distT="0" distB="0" distL="114300" distR="114300" simplePos="0" relativeHeight="251704320" behindDoc="0" locked="0" layoutInCell="1" allowOverlap="1" wp14:anchorId="7832789B" wp14:editId="7A1D1F62">
                <wp:simplePos x="0" y="0"/>
                <wp:positionH relativeFrom="column">
                  <wp:posOffset>3648214</wp:posOffset>
                </wp:positionH>
                <wp:positionV relativeFrom="paragraph">
                  <wp:posOffset>1014703</wp:posOffset>
                </wp:positionV>
                <wp:extent cx="723331" cy="354842"/>
                <wp:effectExtent l="19050" t="19050" r="19685" b="26670"/>
                <wp:wrapNone/>
                <wp:docPr id="8" name="正方形/長方形 8"/>
                <wp:cNvGraphicFramePr/>
                <a:graphic xmlns:a="http://schemas.openxmlformats.org/drawingml/2006/main">
                  <a:graphicData uri="http://schemas.microsoft.com/office/word/2010/wordprocessingShape">
                    <wps:wsp>
                      <wps:cNvSpPr/>
                      <wps:spPr>
                        <a:xfrm>
                          <a:off x="0" y="0"/>
                          <a:ext cx="723331" cy="354842"/>
                        </a:xfrm>
                        <a:prstGeom prst="rect">
                          <a:avLst/>
                        </a:prstGeom>
                        <a:noFill/>
                        <a:ln w="317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D9274E" id="正方形/長方形 8" o:spid="_x0000_s1026" style="position:absolute;left:0;text-align:left;margin-left:287.25pt;margin-top:79.9pt;width:56.95pt;height:27.9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" filled="f" strokecolor="red" strokeweight="2.5pt"/>
            </w:pict>
          </mc:Fallback>
        </mc:AlternateContent>
      </w:r>
      <w:r w:rsidR="00F9522B" w:rsidRPr="00F9522B">
        <w:rPr>
          <w:noProof/>
        </w:rPr>
        <w:t xml:space="preserve"> </w:t>
      </w:r>
      <w:r w:rsidR="00B923C2">
        <w:rPr>
          <w:noProof/>
        </w:rPr>
        <w:drawing>
          <wp:inline distT="0" distB="0" distL="0" distR="0" wp14:anchorId="4AA12765" wp14:editId="23713744">
            <wp:extent cx="5838825" cy="2905125"/>
            <wp:effectExtent l="0" t="0" r="9525" b="9525"/>
            <wp:docPr id="9" name="図 133" descr="Overview">
              <a:extLst xmlns:a="http://schemas.openxmlformats.org/drawingml/2006/main">
                <a:ext uri="{FF2B5EF4-FFF2-40B4-BE49-F238E27FC236}">
                  <a16:creationId xmlns:a16="http://schemas.microsoft.com/office/drawing/2014/main" id="{00000000-0008-0000-0100-000002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図 133" descr="Overview">
                      <a:extLst>
                        <a:ext uri="{FF2B5EF4-FFF2-40B4-BE49-F238E27FC236}">
                          <a16:creationId xmlns:a16="http://schemas.microsoft.com/office/drawing/2014/main" id="{00000000-0008-0000-0100-000002000000}"/>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38825" cy="290512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53B278FC" w14:textId="4326C062" w:rsidR="00817E19" w:rsidRDefault="00461659" w:rsidP="00817E19">
      <w:pPr>
        <w:pStyle w:val="26"/>
        <w:jc w:val="center"/>
      </w:pPr>
      <w:r>
        <w:rPr>
          <w:rFonts w:hint="eastAsia"/>
          <w:b/>
        </w:rPr>
        <w:t>Figure</w:t>
      </w:r>
      <w:r w:rsidR="00817E19">
        <w:rPr>
          <w:b/>
        </w:rPr>
        <w:fldChar w:fldCharType="begin"/>
      </w:r>
      <w:r w:rsidR="00817E19">
        <w:rPr>
          <w:b/>
        </w:rPr>
        <w:instrText xml:space="preserve"> REF _Ref48136812 \r \h </w:instrText>
      </w:r>
      <w:r w:rsidR="00817E19">
        <w:rPr>
          <w:b/>
        </w:rPr>
      </w:r>
      <w:r w:rsidR="00817E19">
        <w:rPr>
          <w:b/>
        </w:rPr>
        <w:fldChar w:fldCharType="separate"/>
      </w:r>
      <w:r w:rsidR="00F6708B">
        <w:rPr>
          <w:b/>
        </w:rPr>
        <w:t xml:space="preserve"> 1.2</w:t>
      </w:r>
      <w:r w:rsidR="00817E19">
        <w:rPr>
          <w:b/>
        </w:rPr>
        <w:fldChar w:fldCharType="end"/>
      </w:r>
      <w:r w:rsidR="00817E19">
        <w:rPr>
          <w:b/>
        </w:rPr>
        <w:t>-1 ITA</w:t>
      </w:r>
      <w:r w:rsidR="0011610F">
        <w:rPr>
          <w:b/>
        </w:rPr>
        <w:t xml:space="preserve"> </w:t>
      </w:r>
      <w:r>
        <w:rPr>
          <w:b/>
        </w:rPr>
        <w:t>System Overview</w:t>
      </w:r>
    </w:p>
    <w:p w14:paraId="45E43C34" w14:textId="532F8A42" w:rsidR="00CB4366" w:rsidRDefault="00CB4366" w:rsidP="00536BB0"/>
    <w:p w14:paraId="17EF0A12" w14:textId="1AA1FCE3" w:rsidR="008D4D1B" w:rsidRPr="00CE0420" w:rsidRDefault="00BD2B08" w:rsidP="00D957A2">
      <w:pPr>
        <w:ind w:leftChars="135" w:left="283"/>
        <w:jc w:val="left"/>
      </w:pPr>
      <w:r>
        <w:t>In addition</w:t>
      </w:r>
      <w:r w:rsidR="0048609A">
        <w:t>,</w:t>
      </w:r>
      <w:r>
        <w:t xml:space="preserve"> </w:t>
      </w:r>
      <w:r w:rsidR="00461659" w:rsidRPr="00461659">
        <w:t>Terraform driver can set varia</w:t>
      </w:r>
      <w:r w:rsidR="005D1441">
        <w:t xml:space="preserve">bles in Module from the </w:t>
      </w:r>
      <w:proofErr w:type="spellStart"/>
      <w:r w:rsidR="005D1441">
        <w:t>screen.</w:t>
      </w:r>
      <w:r w:rsidR="004C41D8">
        <w:t>For</w:t>
      </w:r>
      <w:proofErr w:type="spellEnd"/>
      <w:r w:rsidR="004C41D8">
        <w:t xml:space="preserve"> details,</w:t>
      </w:r>
      <w:r w:rsidR="00D957A2">
        <w:t xml:space="preserve"> </w:t>
      </w:r>
      <w:r w:rsidR="0048609A">
        <w:t>please</w:t>
      </w:r>
      <w:r w:rsidR="004C41D8">
        <w:t xml:space="preserve"> refer to "</w:t>
      </w:r>
      <w:r w:rsidR="00D957A2" w:rsidRPr="00D957A2">
        <w:t>Variable handling in Terraform driver</w:t>
      </w:r>
      <w:r w:rsidR="00A65146">
        <w:t>" in this document</w:t>
      </w:r>
      <w:r w:rsidR="00461659" w:rsidRPr="00461659">
        <w:t>.</w:t>
      </w:r>
    </w:p>
    <w:p w14:paraId="1C67DF2F" w14:textId="7F444604" w:rsidR="00321B0B" w:rsidRPr="00CE0420" w:rsidRDefault="00555FBB" w:rsidP="00555FBB">
      <w:pPr>
        <w:pStyle w:val="1"/>
      </w:pPr>
      <w:bookmarkStart w:id="10" w:name="_Toc105604713"/>
      <w:r w:rsidRPr="00555FBB">
        <w:lastRenderedPageBreak/>
        <w:t>Variable handling in Terraform driver</w:t>
      </w:r>
      <w:bookmarkEnd w:id="10"/>
    </w:p>
    <w:p w14:paraId="0F4BE71C" w14:textId="41888CCC" w:rsidR="00CD0C3F" w:rsidRDefault="00555FBB" w:rsidP="007A1101">
      <w:pPr>
        <w:pStyle w:val="20"/>
      </w:pPr>
      <w:bookmarkStart w:id="11" w:name="_Toc105604714"/>
      <w:r>
        <w:rPr>
          <w:rFonts w:hint="eastAsia"/>
        </w:rPr>
        <w:t>Variable type</w:t>
      </w:r>
      <w:bookmarkEnd w:id="11"/>
    </w:p>
    <w:p w14:paraId="08F7D955" w14:textId="473478B5" w:rsidR="00CD0C3F" w:rsidRPr="00CE0420" w:rsidRDefault="009750F8" w:rsidP="00CD0C3F">
      <w:pPr>
        <w:pStyle w:val="26"/>
      </w:pPr>
      <w:r>
        <w:t xml:space="preserve">In </w:t>
      </w:r>
      <w:r w:rsidR="009E5222">
        <w:t>Terraform driver,</w:t>
      </w:r>
      <w:r>
        <w:t xml:space="preserve"> user</w:t>
      </w:r>
      <w:r w:rsidRPr="009750F8">
        <w:t xml:space="preserve"> can set the specific value of the variable in mod</w:t>
      </w:r>
      <w:r>
        <w:t xml:space="preserve">ule from the ITA </w:t>
      </w:r>
      <w:r w:rsidRPr="009750F8">
        <w:t>configuring</w:t>
      </w:r>
      <w:r>
        <w:t xml:space="preserve"> screen</w:t>
      </w:r>
      <w:r w:rsidR="00555FBB" w:rsidRPr="00555FBB">
        <w:t>.</w:t>
      </w:r>
    </w:p>
    <w:p w14:paraId="27593FF6" w14:textId="77777777" w:rsidR="00CD0C3F" w:rsidRPr="004C1E8D" w:rsidRDefault="00CD0C3F" w:rsidP="00CD0C3F">
      <w:pPr>
        <w:ind w:leftChars="135" w:left="283"/>
      </w:pPr>
    </w:p>
    <w:p w14:paraId="25F78F0B" w14:textId="6669D71E" w:rsidR="00CD0C3F" w:rsidRPr="008B6768" w:rsidRDefault="00CD0C3F" w:rsidP="00CD0C3F">
      <w:pPr>
        <w:ind w:leftChars="135" w:left="283"/>
        <w:rPr>
          <w:b/>
          <w:color w:val="FF0000"/>
        </w:rPr>
      </w:pPr>
      <w:r w:rsidRPr="008B6768">
        <w:rPr>
          <w:rFonts w:hint="eastAsia"/>
          <w:b/>
          <w:color w:val="FF0000"/>
        </w:rPr>
        <w:t>※</w:t>
      </w:r>
      <w:r w:rsidR="00E7757F">
        <w:rPr>
          <w:b/>
          <w:color w:val="FF0000"/>
        </w:rPr>
        <w:t xml:space="preserve">For more information on the configuring </w:t>
      </w:r>
      <w:r w:rsidR="00555FBB" w:rsidRPr="00555FBB">
        <w:rPr>
          <w:b/>
          <w:color w:val="FF0000"/>
        </w:rPr>
        <w:t xml:space="preserve">method, </w:t>
      </w:r>
      <w:r w:rsidR="00E7757F">
        <w:rPr>
          <w:b/>
          <w:color w:val="FF0000"/>
        </w:rPr>
        <w:t xml:space="preserve">please </w:t>
      </w:r>
      <w:r w:rsidR="00555FBB" w:rsidRPr="00555FBB">
        <w:rPr>
          <w:b/>
          <w:color w:val="FF0000"/>
        </w:rPr>
        <w:t>refer to "</w:t>
      </w:r>
      <w:r w:rsidR="00E5310D">
        <w:rPr>
          <w:b/>
          <w:color w:val="FF0000"/>
          <w:u w:val="single"/>
        </w:rPr>
        <w:t>6.2.12</w:t>
      </w:r>
      <w:r w:rsidR="00555FBB" w:rsidRPr="00A73301">
        <w:rPr>
          <w:b/>
          <w:color w:val="FF0000"/>
          <w:u w:val="single"/>
        </w:rPr>
        <w:t xml:space="preserve"> Substitution value </w:t>
      </w:r>
      <w:r w:rsidR="007A1772" w:rsidRPr="00A73301">
        <w:rPr>
          <w:b/>
          <w:color w:val="FF0000"/>
          <w:u w:val="single"/>
        </w:rPr>
        <w:t>list</w:t>
      </w:r>
      <w:r w:rsidR="00E7757F">
        <w:rPr>
          <w:b/>
          <w:color w:val="FF0000"/>
        </w:rPr>
        <w:t>" in this document</w:t>
      </w:r>
      <w:r w:rsidR="00555FBB" w:rsidRPr="00555FBB">
        <w:rPr>
          <w:b/>
          <w:color w:val="FF0000"/>
        </w:rPr>
        <w:t>.</w:t>
      </w:r>
    </w:p>
    <w:p w14:paraId="25376832" w14:textId="77777777" w:rsidR="00CD0C3F" w:rsidRPr="008B6768" w:rsidRDefault="00CD0C3F" w:rsidP="00CD0C3F">
      <w:pPr>
        <w:ind w:leftChars="135" w:left="283"/>
        <w:rPr>
          <w:b/>
          <w:color w:val="FF0000"/>
        </w:rPr>
      </w:pPr>
    </w:p>
    <w:p w14:paraId="59A51FC7" w14:textId="4574222A" w:rsidR="00CD0C3F" w:rsidRPr="00860732" w:rsidRDefault="00F33AFC" w:rsidP="00CD0C3F">
      <w:pPr>
        <w:ind w:leftChars="135" w:left="283"/>
      </w:pPr>
      <w:r w:rsidRPr="00F33AFC">
        <w:t>There is one type of variab</w:t>
      </w:r>
      <w:r>
        <w:t>le in module that can be handled</w:t>
      </w:r>
      <w:r w:rsidRPr="00F33AFC">
        <w:t xml:space="preserve"> as an ITA variable:</w:t>
      </w:r>
    </w:p>
    <w:tbl>
      <w:tblPr>
        <w:tblpPr w:leftFromText="142" w:rightFromText="142" w:vertAnchor="text" w:horzAnchor="margin" w:tblpXSpec="center" w:tblpY="58"/>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515"/>
        <w:gridCol w:w="6985"/>
      </w:tblGrid>
      <w:tr w:rsidR="00CD0C3F" w:rsidRPr="00860732" w14:paraId="7A55B302" w14:textId="77777777" w:rsidTr="00536BB0">
        <w:trPr>
          <w:trHeight w:val="547"/>
        </w:trPr>
        <w:tc>
          <w:tcPr>
            <w:tcW w:w="1515" w:type="dxa"/>
            <w:shd w:val="clear" w:color="auto" w:fill="002B62"/>
            <w:noWrap/>
            <w:vAlign w:val="center"/>
          </w:tcPr>
          <w:p w14:paraId="2EC0F86D" w14:textId="5C726707" w:rsidR="00CD0C3F" w:rsidRPr="00860732" w:rsidRDefault="00555FBB" w:rsidP="00536BB0">
            <w:pPr>
              <w:pStyle w:val="afe"/>
              <w:jc w:val="center"/>
            </w:pPr>
            <w:r>
              <w:rPr>
                <w:rFonts w:hint="eastAsia"/>
              </w:rPr>
              <w:t>Type</w:t>
            </w:r>
          </w:p>
        </w:tc>
        <w:tc>
          <w:tcPr>
            <w:tcW w:w="6985" w:type="dxa"/>
            <w:shd w:val="clear" w:color="auto" w:fill="002B62"/>
            <w:noWrap/>
            <w:vAlign w:val="center"/>
          </w:tcPr>
          <w:p w14:paraId="3C072CFD" w14:textId="49CCFBB8" w:rsidR="00CD0C3F" w:rsidRPr="00860732" w:rsidRDefault="00555FBB" w:rsidP="00536BB0">
            <w:pPr>
              <w:pStyle w:val="afe"/>
              <w:jc w:val="center"/>
            </w:pPr>
            <w:r>
              <w:rPr>
                <w:rFonts w:hint="eastAsia"/>
              </w:rPr>
              <w:t>Con</w:t>
            </w:r>
            <w:r w:rsidR="00E261B4">
              <w:t>tent</w:t>
            </w:r>
          </w:p>
        </w:tc>
      </w:tr>
      <w:tr w:rsidR="00CD0C3F" w:rsidRPr="00860732" w14:paraId="51212C9B" w14:textId="77777777" w:rsidTr="00536BB0">
        <w:trPr>
          <w:trHeight w:val="270"/>
        </w:trPr>
        <w:tc>
          <w:tcPr>
            <w:tcW w:w="1515" w:type="dxa"/>
            <w:shd w:val="clear" w:color="auto" w:fill="E5EAEF"/>
            <w:noWrap/>
            <w:vAlign w:val="center"/>
            <w:hideMark/>
          </w:tcPr>
          <w:p w14:paraId="44C15068" w14:textId="763D5896" w:rsidR="00CD0C3F" w:rsidRPr="00D30BBC" w:rsidRDefault="00555FBB" w:rsidP="00536BB0">
            <w:pPr>
              <w:pStyle w:val="aff"/>
            </w:pPr>
            <w:r>
              <w:rPr>
                <w:rFonts w:hint="eastAsia"/>
              </w:rPr>
              <w:t>Normal variable</w:t>
            </w:r>
            <w:r w:rsidR="00CD0C3F" w:rsidRPr="00D30BBC">
              <w:rPr>
                <w:rFonts w:hint="eastAsia"/>
              </w:rPr>
              <w:t xml:space="preserve">         </w:t>
            </w:r>
          </w:p>
        </w:tc>
        <w:tc>
          <w:tcPr>
            <w:tcW w:w="6985" w:type="dxa"/>
            <w:shd w:val="clear" w:color="auto" w:fill="auto"/>
            <w:noWrap/>
            <w:vAlign w:val="center"/>
            <w:hideMark/>
          </w:tcPr>
          <w:p w14:paraId="47368936" w14:textId="377D662F" w:rsidR="00CD0C3F" w:rsidRPr="00860732" w:rsidRDefault="002C0751" w:rsidP="00536BB0">
            <w:pPr>
              <w:pStyle w:val="aff"/>
            </w:pPr>
            <w:r w:rsidRPr="002C0751">
              <w:t>A variable that allows you to define one specific value for the variable name.</w:t>
            </w:r>
          </w:p>
          <w:p w14:paraId="123AB7E2" w14:textId="62F01334" w:rsidR="00CD0C3F" w:rsidRPr="00860732" w:rsidRDefault="00FB2206" w:rsidP="00536BB0">
            <w:pPr>
              <w:pStyle w:val="aff"/>
            </w:pPr>
            <w:r w:rsidRPr="00FB2206">
              <w:t>The variables i</w:t>
            </w:r>
            <w:r w:rsidR="001A7FF3">
              <w:t>n the Module should be written</w:t>
            </w:r>
            <w:r w:rsidRPr="00FB2206">
              <w:t xml:space="preserve"> in the following format according to the variable rules of the HCL (</w:t>
            </w:r>
            <w:proofErr w:type="spellStart"/>
            <w:r w:rsidRPr="00FB2206">
              <w:t>Ha</w:t>
            </w:r>
            <w:r>
              <w:t>shiCorp</w:t>
            </w:r>
            <w:proofErr w:type="spellEnd"/>
            <w:r>
              <w:t xml:space="preserve"> Configuration Language)</w:t>
            </w:r>
            <w:r w:rsidR="00F35597">
              <w:t xml:space="preserve">. </w:t>
            </w:r>
            <w:r w:rsidR="00F35597" w:rsidRPr="00F35597">
              <w:t>In this case, "xxx" is extracted from Modul</w:t>
            </w:r>
            <w:r w:rsidR="00F35597">
              <w:t>e as a variable</w:t>
            </w:r>
            <w:r w:rsidR="00E5310D" w:rsidRPr="00E5310D">
              <w:t>.</w:t>
            </w:r>
          </w:p>
          <w:tbl>
            <w:tblPr>
              <w:tblpPr w:leftFromText="142" w:rightFromText="142" w:vertAnchor="text" w:horzAnchor="margin" w:tblpY="4"/>
              <w:tblOverlap w:val="never"/>
              <w:tblW w:w="2855" w:type="dxa"/>
              <w:tblLayout w:type="fixed"/>
              <w:tblCellMar>
                <w:left w:w="99" w:type="dxa"/>
                <w:right w:w="99" w:type="dxa"/>
              </w:tblCellMar>
              <w:tblLook w:val="04A0" w:firstRow="1" w:lastRow="0" w:firstColumn="1" w:lastColumn="0" w:noHBand="0" w:noVBand="1"/>
            </w:tblPr>
            <w:tblGrid>
              <w:gridCol w:w="2855"/>
            </w:tblGrid>
            <w:tr w:rsidR="00CD0C3F" w:rsidRPr="00860732" w14:paraId="2CF727BD" w14:textId="77777777" w:rsidTr="00536BB0">
              <w:trPr>
                <w:trHeight w:val="566"/>
              </w:trPr>
              <w:tc>
                <w:tcPr>
                  <w:tcW w:w="2855" w:type="dxa"/>
                  <w:shd w:val="clear" w:color="auto" w:fill="auto"/>
                  <w:noWrap/>
                  <w:vAlign w:val="center"/>
                  <w:hideMark/>
                </w:tcPr>
                <w:p w14:paraId="1F3328FB" w14:textId="77777777" w:rsidR="00FD6812" w:rsidRDefault="00FD6812" w:rsidP="00FD6812">
                  <w:pPr>
                    <w:pStyle w:val="aff"/>
                  </w:pPr>
                  <w:r>
                    <w:t>variable “xxx” {</w:t>
                  </w:r>
                </w:p>
                <w:p w14:paraId="08B7F4FC" w14:textId="5BC2D25D" w:rsidR="00FD6812" w:rsidRDefault="001D223C" w:rsidP="00FD6812">
                  <w:pPr>
                    <w:pStyle w:val="aff"/>
                    <w:ind w:firstLineChars="200" w:firstLine="360"/>
                  </w:pPr>
                  <w:r>
                    <w:rPr>
                      <w:rFonts w:hint="eastAsia"/>
                    </w:rPr>
                    <w:t>~</w:t>
                  </w:r>
                  <w:r w:rsidR="0011610F">
                    <w:rPr>
                      <w:rFonts w:hint="eastAsia"/>
                    </w:rPr>
                    <w:t>Shortened</w:t>
                  </w:r>
                  <w:r>
                    <w:rPr>
                      <w:rFonts w:hint="eastAsia"/>
                    </w:rPr>
                    <w:t>~</w:t>
                  </w:r>
                </w:p>
                <w:p w14:paraId="18270BAA" w14:textId="143E2C2F" w:rsidR="00CD0C3F" w:rsidRPr="00860732" w:rsidRDefault="00FD6812" w:rsidP="00FD6812">
                  <w:pPr>
                    <w:pStyle w:val="aff"/>
                    <w:rPr>
                      <w:lang w:val="en"/>
                    </w:rPr>
                  </w:pPr>
                  <w:r>
                    <w:t>}</w:t>
                  </w:r>
                </w:p>
              </w:tc>
            </w:tr>
          </w:tbl>
          <w:p w14:paraId="20BC533B" w14:textId="77777777" w:rsidR="00CD0C3F" w:rsidRPr="00860732" w:rsidRDefault="00CD0C3F" w:rsidP="00536BB0">
            <w:pPr>
              <w:pStyle w:val="aff"/>
            </w:pPr>
          </w:p>
          <w:p w14:paraId="4ABD35F8" w14:textId="77777777" w:rsidR="00CD0C3F" w:rsidRDefault="00CD0C3F" w:rsidP="00536BB0">
            <w:pPr>
              <w:pStyle w:val="aff"/>
            </w:pPr>
          </w:p>
          <w:p w14:paraId="73D1C28A" w14:textId="41934B51" w:rsidR="00210CB9" w:rsidRPr="00860732" w:rsidRDefault="00210CB9" w:rsidP="00536BB0">
            <w:pPr>
              <w:pStyle w:val="aff"/>
            </w:pPr>
          </w:p>
        </w:tc>
      </w:tr>
    </w:tbl>
    <w:p w14:paraId="6DEDDDAF" w14:textId="77777777" w:rsidR="00CD0C3F" w:rsidRPr="00CD0C3F" w:rsidRDefault="00CD0C3F" w:rsidP="00CD0C3F"/>
    <w:p w14:paraId="595E6B79" w14:textId="7D79D89D" w:rsidR="00CD0C3F" w:rsidRDefault="00CD0C3F" w:rsidP="00CD0C3F"/>
    <w:p w14:paraId="4677FD84" w14:textId="35AE74BF" w:rsidR="00CD0C3F" w:rsidRDefault="00CD0C3F" w:rsidP="00CD0C3F"/>
    <w:p w14:paraId="00C1A060" w14:textId="4F2901D6" w:rsidR="00CD0C3F" w:rsidRDefault="00CD0C3F" w:rsidP="00CD0C3F"/>
    <w:p w14:paraId="73385910" w14:textId="007CD0CC" w:rsidR="00CD0C3F" w:rsidRDefault="00CD0C3F" w:rsidP="00CD0C3F"/>
    <w:p w14:paraId="4F62C207" w14:textId="4B5D2E55" w:rsidR="00CD0C3F" w:rsidRDefault="00CD0C3F" w:rsidP="00CD0C3F"/>
    <w:p w14:paraId="50C749A5" w14:textId="28863049" w:rsidR="00CD0C3F" w:rsidRDefault="00CD0C3F" w:rsidP="00CD0C3F"/>
    <w:p w14:paraId="3EF71D83" w14:textId="77777777" w:rsidR="00CD0C3F" w:rsidRPr="00CD0C3F" w:rsidRDefault="00CD0C3F" w:rsidP="00CD0C3F"/>
    <w:p w14:paraId="57E9CB5D" w14:textId="2E7A45B3" w:rsidR="00DB4D24" w:rsidRDefault="001A29C8" w:rsidP="007A1101">
      <w:pPr>
        <w:pStyle w:val="20"/>
      </w:pPr>
      <w:bookmarkStart w:id="12" w:name="_Toc105604715"/>
      <w:r w:rsidRPr="001A29C8">
        <w:t xml:space="preserve">Extraction of variables and registration of </w:t>
      </w:r>
      <w:r w:rsidR="000C5D1B">
        <w:t>specific</w:t>
      </w:r>
      <w:r w:rsidRPr="001A29C8">
        <w:t xml:space="preserve"> values</w:t>
      </w:r>
      <w:bookmarkEnd w:id="12"/>
    </w:p>
    <w:p w14:paraId="48BF98B3" w14:textId="34DC0DF0" w:rsidR="00CD0C3F" w:rsidRDefault="0012278B" w:rsidP="00CD0C3F">
      <w:pPr>
        <w:pStyle w:val="26"/>
      </w:pPr>
      <w:r w:rsidRPr="0012278B">
        <w:t xml:space="preserve">User can register specific values by </w:t>
      </w:r>
      <w:proofErr w:type="spellStart"/>
      <w:r w:rsidRPr="0012278B">
        <w:t>extrating</w:t>
      </w:r>
      <w:proofErr w:type="spellEnd"/>
      <w:r w:rsidRPr="0012278B">
        <w:t xml:space="preserve"> variables out </w:t>
      </w:r>
      <w:r w:rsidR="000C5D1B">
        <w:t>from</w:t>
      </w:r>
      <w:r>
        <w:t xml:space="preserve"> module files uploaded to ITA</w:t>
      </w:r>
      <w:r w:rsidR="001A29C8" w:rsidRPr="001A29C8">
        <w:t>.</w:t>
      </w:r>
    </w:p>
    <w:p w14:paraId="70DEB471" w14:textId="77777777" w:rsidR="003B7738" w:rsidRPr="003B7738" w:rsidRDefault="003B7738" w:rsidP="00CD0C3F">
      <w:pPr>
        <w:pStyle w:val="26"/>
      </w:pPr>
    </w:p>
    <w:p w14:paraId="7951D940" w14:textId="65041002" w:rsidR="00CD0C3F" w:rsidRPr="00860732" w:rsidRDefault="001A29C8" w:rsidP="00CD0C3F">
      <w:pPr>
        <w:pStyle w:val="26"/>
      </w:pPr>
      <w:r w:rsidRPr="001A29C8">
        <w:t>For the specific value of the extracted variable, register t</w:t>
      </w:r>
      <w:r w:rsidR="00C03BB4">
        <w:t xml:space="preserve">he specific value in </w:t>
      </w:r>
      <w:r w:rsidR="00C03BB4" w:rsidRPr="00C03BB4">
        <w:rPr>
          <w:u w:val="single"/>
        </w:rPr>
        <w:t>"6.2.11 substitution value automatic registration"</w:t>
      </w:r>
      <w:r w:rsidR="00C03BB4" w:rsidRPr="00C03BB4">
        <w:t xml:space="preserve"> and </w:t>
      </w:r>
      <w:r w:rsidR="00C03BB4" w:rsidRPr="00C03BB4">
        <w:rPr>
          <w:u w:val="single"/>
        </w:rPr>
        <w:t>"6.2.12 Substitution value list"</w:t>
      </w:r>
      <w:r w:rsidR="00C03BB4" w:rsidRPr="00C03BB4">
        <w:t>.</w:t>
      </w:r>
    </w:p>
    <w:p w14:paraId="03DE9E6C" w14:textId="601901A7" w:rsidR="003B7738" w:rsidRPr="00860732" w:rsidRDefault="001A29C8" w:rsidP="00CD0C3F">
      <w:pPr>
        <w:pStyle w:val="26"/>
      </w:pPr>
      <w:r>
        <w:t>T</w:t>
      </w:r>
      <w:r w:rsidRPr="001A29C8">
        <w:t xml:space="preserve">he registered variables and concrete values are registered as "Key" for "Variable name" and "Value" for "Specific value" for Variables managed in Workspace on the </w:t>
      </w:r>
      <w:r w:rsidR="003C684B">
        <w:t>Terraform</w:t>
      </w:r>
      <w:r w:rsidRPr="001A29C8">
        <w:t xml:space="preserve"> side when the work is executed.</w:t>
      </w:r>
    </w:p>
    <w:p w14:paraId="3E5C44C0" w14:textId="46F66861" w:rsidR="0053487B" w:rsidRDefault="0053487B">
      <w:pPr>
        <w:widowControl/>
        <w:jc w:val="left"/>
      </w:pPr>
      <w:bookmarkStart w:id="13" w:name="_Toc435436133"/>
    </w:p>
    <w:p w14:paraId="60909A2E" w14:textId="77777777" w:rsidR="000C5D1B" w:rsidRPr="00EC4529" w:rsidRDefault="000C5D1B" w:rsidP="000C5D1B">
      <w:pPr>
        <w:widowControl/>
        <w:jc w:val="left"/>
      </w:pPr>
      <w:r>
        <w:br w:type="page"/>
      </w:r>
    </w:p>
    <w:p w14:paraId="2677C322" w14:textId="626B656F" w:rsidR="000C5D1B" w:rsidRDefault="00C55145" w:rsidP="007A1101">
      <w:pPr>
        <w:pStyle w:val="20"/>
        <w:numPr>
          <w:ilvl w:val="1"/>
          <w:numId w:val="48"/>
        </w:numPr>
        <w:rPr>
          <w:ins w:id="14" w:author="作成者"/>
        </w:rPr>
      </w:pPr>
      <w:bookmarkStart w:id="15" w:name="_Toc105604716"/>
      <w:r>
        <w:rPr>
          <w:rFonts w:hint="eastAsia"/>
        </w:rPr>
        <w:lastRenderedPageBreak/>
        <w:t>V</w:t>
      </w:r>
      <w:r>
        <w:t>ariable types</w:t>
      </w:r>
      <w:bookmarkEnd w:id="15"/>
    </w:p>
    <w:p w14:paraId="5B85C2D2" w14:textId="7D1CC3B5" w:rsidR="000C5D1B" w:rsidRDefault="009C324E" w:rsidP="000C5D1B">
      <w:pPr>
        <w:widowControl/>
        <w:ind w:firstLineChars="135" w:firstLine="283"/>
        <w:jc w:val="left"/>
        <w:rPr>
          <w:ins w:id="16" w:author="作成者"/>
        </w:rPr>
      </w:pPr>
      <w:r>
        <w:rPr>
          <w:rFonts w:hint="eastAsia"/>
        </w:rPr>
        <w:t>U</w:t>
      </w:r>
      <w:r>
        <w:t xml:space="preserve">sers can configure types within variables. </w:t>
      </w:r>
    </w:p>
    <w:p w14:paraId="358FD977" w14:textId="77777777" w:rsidR="000C5D1B" w:rsidRDefault="000C5D1B" w:rsidP="000C5D1B">
      <w:pPr>
        <w:widowControl/>
        <w:ind w:firstLineChars="135" w:firstLine="283"/>
        <w:jc w:val="left"/>
        <w:rPr>
          <w:ins w:id="17" w:author="作成者"/>
        </w:rPr>
      </w:pPr>
    </w:p>
    <w:p w14:paraId="6A9688A3" w14:textId="01E4D191" w:rsidR="000C5D1B" w:rsidRDefault="009C324E" w:rsidP="000C5D1B">
      <w:pPr>
        <w:widowControl/>
        <w:ind w:firstLineChars="135" w:firstLine="283"/>
        <w:jc w:val="left"/>
        <w:rPr>
          <w:ins w:id="18" w:author="作成者"/>
        </w:rPr>
      </w:pPr>
      <w:r>
        <w:t>When describing variables within Modules, make sure to follow the HCL (</w:t>
      </w:r>
      <w:proofErr w:type="spellStart"/>
      <w:r>
        <w:t>HashiCorp</w:t>
      </w:r>
      <w:proofErr w:type="spellEnd"/>
      <w:r>
        <w:t xml:space="preserve"> Configuration Language) variable </w:t>
      </w:r>
      <w:proofErr w:type="spellStart"/>
      <w:r>
        <w:t>rules.The</w:t>
      </w:r>
      <w:proofErr w:type="spellEnd"/>
      <w:r>
        <w:t xml:space="preserve"> variables handled in ITA are as follows: </w:t>
      </w:r>
    </w:p>
    <w:p w14:paraId="4FB8C456" w14:textId="2C701BAE" w:rsidR="000C5D1B" w:rsidRDefault="009C324E" w:rsidP="000C5D1B">
      <w:pPr>
        <w:widowControl/>
        <w:ind w:firstLineChars="135" w:firstLine="283"/>
        <w:jc w:val="left"/>
        <w:rPr>
          <w:ins w:id="19" w:author="作成者"/>
        </w:rPr>
      </w:pPr>
      <w:r>
        <w:rPr>
          <w:rFonts w:hint="eastAsia"/>
        </w:rPr>
        <w:t>F</w:t>
      </w:r>
      <w:r>
        <w:t>or description examples, please see”</w:t>
      </w:r>
      <w:ins w:id="20" w:author="作成者">
        <w:r w:rsidR="000C5D1B" w:rsidRPr="00284F07">
          <w:rPr>
            <w:u w:val="single"/>
          </w:rPr>
          <w:fldChar w:fldCharType="begin"/>
        </w:r>
        <w:r w:rsidR="000C5D1B" w:rsidRPr="00284F07">
          <w:rPr>
            <w:u w:val="single"/>
          </w:rPr>
          <w:instrText xml:space="preserve"> </w:instrText>
        </w:r>
        <w:r w:rsidR="000C5D1B" w:rsidRPr="00284F07">
          <w:rPr>
            <w:rFonts w:hint="eastAsia"/>
            <w:u w:val="single"/>
          </w:rPr>
          <w:instrText>REF _Ref100321648 \w \h</w:instrText>
        </w:r>
        <w:r w:rsidR="000C5D1B" w:rsidRPr="00284F07">
          <w:rPr>
            <w:u w:val="single"/>
          </w:rPr>
          <w:instrText xml:space="preserve"> </w:instrText>
        </w:r>
      </w:ins>
      <w:r w:rsidR="000C5D1B" w:rsidRPr="00284F07">
        <w:rPr>
          <w:u w:val="single"/>
        </w:rPr>
      </w:r>
      <w:ins w:id="21" w:author="作成者">
        <w:r w:rsidR="000C5D1B" w:rsidRPr="00284F07">
          <w:rPr>
            <w:u w:val="single"/>
          </w:rPr>
          <w:fldChar w:fldCharType="separate"/>
        </w:r>
      </w:ins>
      <w:r w:rsidR="00F6708B">
        <w:rPr>
          <w:u w:val="single"/>
        </w:rPr>
        <w:t xml:space="preserve"> 9.1</w:t>
      </w:r>
      <w:ins w:id="22" w:author="作成者">
        <w:r w:rsidR="000C5D1B" w:rsidRPr="00284F07">
          <w:rPr>
            <w:u w:val="single"/>
          </w:rPr>
          <w:fldChar w:fldCharType="end"/>
        </w:r>
        <w:r w:rsidR="000C5D1B">
          <w:t xml:space="preserve"> </w:t>
        </w:r>
        <w:r w:rsidR="000C5D1B">
          <w:fldChar w:fldCharType="begin"/>
        </w:r>
        <w:r w:rsidR="000C5D1B">
          <w:instrText xml:space="preserve"> REF _Ref100321648 \h </w:instrText>
        </w:r>
      </w:ins>
      <w:ins w:id="23" w:author="作成者">
        <w:r w:rsidR="000C5D1B">
          <w:fldChar w:fldCharType="separate"/>
        </w:r>
        <w:r w:rsidR="00F6708B">
          <w:t>Module</w:t>
        </w:r>
      </w:ins>
      <w:r w:rsidR="00F6708B">
        <w:t xml:space="preserve"> file input example/ register example</w:t>
      </w:r>
      <w:ins w:id="24" w:author="作成者">
        <w:r w:rsidR="000C5D1B">
          <w:fldChar w:fldCharType="end"/>
        </w:r>
      </w:ins>
    </w:p>
    <w:p w14:paraId="7E50FC51" w14:textId="77777777" w:rsidR="000C5D1B" w:rsidRDefault="000C5D1B" w:rsidP="000C5D1B">
      <w:pPr>
        <w:widowControl/>
        <w:ind w:firstLineChars="135" w:firstLine="283"/>
        <w:jc w:val="left"/>
        <w:rPr>
          <w:ins w:id="25" w:author="作成者"/>
        </w:rPr>
      </w:pPr>
    </w:p>
    <w:tbl>
      <w:tblPr>
        <w:tblStyle w:val="ab"/>
        <w:tblW w:w="9938" w:type="dxa"/>
        <w:tblLook w:val="04A0" w:firstRow="1" w:lastRow="0" w:firstColumn="1" w:lastColumn="0" w:noHBand="0" w:noVBand="1"/>
      </w:tblPr>
      <w:tblGrid>
        <w:gridCol w:w="1249"/>
        <w:gridCol w:w="2392"/>
        <w:gridCol w:w="939"/>
        <w:gridCol w:w="1096"/>
        <w:gridCol w:w="2036"/>
        <w:gridCol w:w="2226"/>
      </w:tblGrid>
      <w:tr w:rsidR="000C5D1B" w14:paraId="203B4260" w14:textId="77777777" w:rsidTr="000C5D1B">
        <w:trPr>
          <w:trHeight w:val="854"/>
        </w:trPr>
        <w:tc>
          <w:tcPr>
            <w:tcW w:w="1249" w:type="dxa"/>
            <w:shd w:val="clear" w:color="auto" w:fill="002060"/>
          </w:tcPr>
          <w:p w14:paraId="03ECB0E8" w14:textId="77777777" w:rsidR="000C5D1B" w:rsidRPr="00C7671A" w:rsidRDefault="000C5D1B" w:rsidP="000C5D1B">
            <w:pPr>
              <w:widowControl/>
              <w:jc w:val="left"/>
              <w:rPr>
                <w:b/>
                <w:color w:val="FFFFFF" w:themeColor="background1"/>
              </w:rPr>
            </w:pPr>
            <w:r>
              <w:rPr>
                <w:rFonts w:hint="eastAsia"/>
                <w:b/>
                <w:color w:val="FFFFFF" w:themeColor="background1"/>
              </w:rPr>
              <w:t>t</w:t>
            </w:r>
            <w:r>
              <w:rPr>
                <w:b/>
                <w:color w:val="FFFFFF" w:themeColor="background1"/>
              </w:rPr>
              <w:t>ype</w:t>
            </w:r>
          </w:p>
        </w:tc>
        <w:tc>
          <w:tcPr>
            <w:tcW w:w="2392" w:type="dxa"/>
            <w:shd w:val="clear" w:color="auto" w:fill="002060"/>
          </w:tcPr>
          <w:p w14:paraId="2A4B62F7" w14:textId="6831BF40" w:rsidR="000C5D1B" w:rsidRPr="00C7671A" w:rsidRDefault="00C55145" w:rsidP="00C55145">
            <w:pPr>
              <w:widowControl/>
              <w:jc w:val="left"/>
              <w:rPr>
                <w:b/>
                <w:color w:val="FFFFFF" w:themeColor="background1"/>
              </w:rPr>
            </w:pPr>
            <w:r>
              <w:rPr>
                <w:b/>
                <w:color w:val="FFFFFF" w:themeColor="background1"/>
              </w:rPr>
              <w:t>Detailed d</w:t>
            </w:r>
            <w:r>
              <w:rPr>
                <w:rFonts w:hint="eastAsia"/>
                <w:b/>
                <w:color w:val="FFFFFF" w:themeColor="background1"/>
              </w:rPr>
              <w:t>escription</w:t>
            </w:r>
          </w:p>
        </w:tc>
        <w:tc>
          <w:tcPr>
            <w:tcW w:w="939" w:type="dxa"/>
            <w:shd w:val="clear" w:color="auto" w:fill="002060"/>
          </w:tcPr>
          <w:p w14:paraId="2920576D" w14:textId="1BF86E7D" w:rsidR="000C5D1B" w:rsidRPr="00C7671A" w:rsidRDefault="00C55145" w:rsidP="000C5D1B">
            <w:pPr>
              <w:widowControl/>
              <w:jc w:val="left"/>
              <w:rPr>
                <w:b/>
                <w:color w:val="FFFFFF" w:themeColor="background1"/>
                <w:sz w:val="20"/>
                <w:szCs w:val="20"/>
              </w:rPr>
            </w:pPr>
            <w:r>
              <w:rPr>
                <w:rFonts w:hint="eastAsia"/>
                <w:b/>
                <w:color w:val="FFFFFF" w:themeColor="background1"/>
                <w:sz w:val="20"/>
                <w:szCs w:val="20"/>
              </w:rPr>
              <w:t>I</w:t>
            </w:r>
            <w:r>
              <w:rPr>
                <w:b/>
                <w:color w:val="FFFFFF" w:themeColor="background1"/>
                <w:sz w:val="20"/>
                <w:szCs w:val="20"/>
              </w:rPr>
              <w:t>nput order</w:t>
            </w:r>
          </w:p>
          <w:p w14:paraId="58C6C531" w14:textId="56FF17B7" w:rsidR="000C5D1B" w:rsidRPr="00C7671A" w:rsidRDefault="00C55145" w:rsidP="000C5D1B">
            <w:pPr>
              <w:widowControl/>
              <w:jc w:val="left"/>
              <w:rPr>
                <w:b/>
                <w:color w:val="FFFFFF" w:themeColor="background1"/>
              </w:rPr>
            </w:pPr>
            <w:r>
              <w:rPr>
                <w:rFonts w:hint="eastAsia"/>
                <w:b/>
                <w:color w:val="FFFFFF" w:themeColor="background1"/>
                <w:sz w:val="20"/>
                <w:szCs w:val="20"/>
              </w:rPr>
              <w:t>Target</w:t>
            </w:r>
            <w:r w:rsidR="000C5D1B">
              <w:rPr>
                <w:rFonts w:hint="eastAsia"/>
                <w:b/>
                <w:color w:val="FFFFFF" w:themeColor="background1"/>
                <w:sz w:val="20"/>
                <w:szCs w:val="20"/>
              </w:rPr>
              <w:t>※</w:t>
            </w:r>
            <w:r w:rsidR="000C5D1B">
              <w:rPr>
                <w:rFonts w:hint="eastAsia"/>
                <w:b/>
                <w:color w:val="FFFFFF" w:themeColor="background1"/>
                <w:sz w:val="20"/>
                <w:szCs w:val="20"/>
              </w:rPr>
              <w:t>1</w:t>
            </w:r>
          </w:p>
        </w:tc>
        <w:tc>
          <w:tcPr>
            <w:tcW w:w="1096" w:type="dxa"/>
            <w:shd w:val="clear" w:color="auto" w:fill="002060"/>
          </w:tcPr>
          <w:p w14:paraId="5FAD3A77" w14:textId="3D733902" w:rsidR="000C5D1B" w:rsidRPr="00C55145" w:rsidRDefault="00C55145" w:rsidP="000C5D1B">
            <w:pPr>
              <w:widowControl/>
              <w:jc w:val="left"/>
              <w:rPr>
                <w:b/>
                <w:color w:val="FFFFFF" w:themeColor="background1"/>
                <w:sz w:val="20"/>
                <w:szCs w:val="20"/>
              </w:rPr>
            </w:pPr>
            <w:r>
              <w:rPr>
                <w:rFonts w:hint="eastAsia"/>
                <w:b/>
                <w:color w:val="FFFFFF" w:themeColor="background1"/>
                <w:sz w:val="20"/>
                <w:szCs w:val="20"/>
              </w:rPr>
              <w:t xml:space="preserve">Member variable </w:t>
            </w:r>
            <w:r>
              <w:rPr>
                <w:b/>
                <w:color w:val="FFFFFF" w:themeColor="background1"/>
                <w:sz w:val="20"/>
                <w:szCs w:val="20"/>
              </w:rPr>
              <w:br/>
              <w:t>Target</w:t>
            </w:r>
            <w:r w:rsidR="000C5D1B">
              <w:rPr>
                <w:rFonts w:hint="eastAsia"/>
                <w:b/>
                <w:color w:val="FFFFFF" w:themeColor="background1"/>
                <w:sz w:val="20"/>
                <w:szCs w:val="20"/>
              </w:rPr>
              <w:t>※</w:t>
            </w:r>
            <w:r w:rsidR="000C5D1B">
              <w:rPr>
                <w:rFonts w:hint="eastAsia"/>
                <w:b/>
                <w:color w:val="FFFFFF" w:themeColor="background1"/>
                <w:sz w:val="20"/>
                <w:szCs w:val="20"/>
              </w:rPr>
              <w:t>2</w:t>
            </w:r>
          </w:p>
        </w:tc>
        <w:tc>
          <w:tcPr>
            <w:tcW w:w="2036" w:type="dxa"/>
            <w:shd w:val="clear" w:color="auto" w:fill="002060"/>
          </w:tcPr>
          <w:p w14:paraId="4C17C04E" w14:textId="77A26FCB" w:rsidR="000C5D1B" w:rsidRPr="00C7671A" w:rsidRDefault="00C55145" w:rsidP="00C55145">
            <w:pPr>
              <w:widowControl/>
              <w:jc w:val="left"/>
              <w:rPr>
                <w:b/>
                <w:color w:val="FFFFFF" w:themeColor="background1"/>
              </w:rPr>
            </w:pPr>
            <w:r>
              <w:rPr>
                <w:b/>
                <w:color w:val="FFFFFF" w:themeColor="background1"/>
              </w:rPr>
              <w:t>T</w:t>
            </w:r>
            <w:r w:rsidR="000C5D1B">
              <w:rPr>
                <w:b/>
                <w:color w:val="FFFFFF" w:themeColor="background1"/>
              </w:rPr>
              <w:t>ype</w:t>
            </w:r>
            <w:r>
              <w:rPr>
                <w:rFonts w:hint="eastAsia"/>
                <w:b/>
                <w:color w:val="FFFFFF" w:themeColor="background1"/>
              </w:rPr>
              <w:t xml:space="preserve"> </w:t>
            </w:r>
            <w:r>
              <w:rPr>
                <w:b/>
                <w:color w:val="FFFFFF" w:themeColor="background1"/>
              </w:rPr>
              <w:t>description</w:t>
            </w:r>
          </w:p>
        </w:tc>
        <w:tc>
          <w:tcPr>
            <w:tcW w:w="2226" w:type="dxa"/>
            <w:shd w:val="clear" w:color="auto" w:fill="002060"/>
          </w:tcPr>
          <w:p w14:paraId="4639533E" w14:textId="22B5C6BD" w:rsidR="000C5D1B" w:rsidRPr="004A7745" w:rsidRDefault="00C55145" w:rsidP="000C5D1B">
            <w:pPr>
              <w:widowControl/>
              <w:jc w:val="left"/>
              <w:rPr>
                <w:b/>
                <w:color w:val="FFFFFF" w:themeColor="background1"/>
              </w:rPr>
            </w:pPr>
            <w:r>
              <w:rPr>
                <w:b/>
                <w:color w:val="FFFFFF" w:themeColor="background1"/>
              </w:rPr>
              <w:t>D</w:t>
            </w:r>
            <w:r w:rsidR="000C5D1B">
              <w:rPr>
                <w:b/>
                <w:color w:val="FFFFFF" w:themeColor="background1"/>
              </w:rPr>
              <w:t>efault</w:t>
            </w:r>
            <w:r>
              <w:rPr>
                <w:rFonts w:hint="eastAsia"/>
                <w:b/>
                <w:color w:val="FFFFFF" w:themeColor="background1"/>
              </w:rPr>
              <w:t xml:space="preserve"> </w:t>
            </w:r>
            <w:r>
              <w:rPr>
                <w:b/>
                <w:color w:val="FFFFFF" w:themeColor="background1"/>
              </w:rPr>
              <w:t>description</w:t>
            </w:r>
          </w:p>
        </w:tc>
      </w:tr>
      <w:tr w:rsidR="000C5D1B" w14:paraId="2F361744" w14:textId="77777777" w:rsidTr="000C5D1B">
        <w:trPr>
          <w:trHeight w:val="284"/>
        </w:trPr>
        <w:tc>
          <w:tcPr>
            <w:tcW w:w="1249" w:type="dxa"/>
          </w:tcPr>
          <w:p w14:paraId="1C6E0FFB" w14:textId="77777777" w:rsidR="000C5D1B" w:rsidRDefault="000C5D1B" w:rsidP="000C5D1B">
            <w:pPr>
              <w:widowControl/>
              <w:jc w:val="left"/>
            </w:pPr>
            <w:r>
              <w:rPr>
                <w:rFonts w:hint="eastAsia"/>
              </w:rPr>
              <w:t>s</w:t>
            </w:r>
            <w:r>
              <w:t>tring</w:t>
            </w:r>
          </w:p>
        </w:tc>
        <w:tc>
          <w:tcPr>
            <w:tcW w:w="2392" w:type="dxa"/>
          </w:tcPr>
          <w:p w14:paraId="4567BF04" w14:textId="609404B0" w:rsidR="000C5D1B" w:rsidRDefault="00C55145" w:rsidP="000C5D1B">
            <w:pPr>
              <w:widowControl/>
              <w:jc w:val="left"/>
            </w:pPr>
            <w:r>
              <w:rPr>
                <w:rFonts w:hint="eastAsia"/>
              </w:rPr>
              <w:t>Character string</w:t>
            </w:r>
            <w:r w:rsidR="000C5D1B">
              <w:rPr>
                <w:rFonts w:hint="eastAsia"/>
              </w:rPr>
              <w:t>。</w:t>
            </w:r>
          </w:p>
        </w:tc>
        <w:tc>
          <w:tcPr>
            <w:tcW w:w="939" w:type="dxa"/>
          </w:tcPr>
          <w:p w14:paraId="3817C416" w14:textId="77777777" w:rsidR="000C5D1B" w:rsidRDefault="000C5D1B" w:rsidP="000C5D1B">
            <w:pPr>
              <w:widowControl/>
              <w:jc w:val="left"/>
            </w:pPr>
            <w:r>
              <w:rPr>
                <w:rFonts w:hint="eastAsia"/>
              </w:rPr>
              <w:t>×</w:t>
            </w:r>
          </w:p>
        </w:tc>
        <w:tc>
          <w:tcPr>
            <w:tcW w:w="1096" w:type="dxa"/>
          </w:tcPr>
          <w:p w14:paraId="02CA4C59" w14:textId="77777777" w:rsidR="000C5D1B" w:rsidRDefault="000C5D1B" w:rsidP="000C5D1B">
            <w:pPr>
              <w:widowControl/>
              <w:jc w:val="left"/>
            </w:pPr>
            <w:r>
              <w:rPr>
                <w:rFonts w:hint="eastAsia"/>
              </w:rPr>
              <w:t>×</w:t>
            </w:r>
          </w:p>
        </w:tc>
        <w:tc>
          <w:tcPr>
            <w:tcW w:w="2036" w:type="dxa"/>
          </w:tcPr>
          <w:p w14:paraId="25DFA955" w14:textId="77777777" w:rsidR="000C5D1B" w:rsidRDefault="000C5D1B" w:rsidP="000C5D1B">
            <w:pPr>
              <w:widowControl/>
              <w:jc w:val="left"/>
            </w:pPr>
            <w:r>
              <w:rPr>
                <w:rFonts w:hint="eastAsia"/>
              </w:rPr>
              <w:t>s</w:t>
            </w:r>
            <w:r>
              <w:t>tring</w:t>
            </w:r>
          </w:p>
        </w:tc>
        <w:tc>
          <w:tcPr>
            <w:tcW w:w="2226" w:type="dxa"/>
          </w:tcPr>
          <w:p w14:paraId="106FE1CC" w14:textId="28C620EA" w:rsidR="000C5D1B" w:rsidRDefault="009C324E" w:rsidP="000C5D1B">
            <w:pPr>
              <w:widowControl/>
              <w:jc w:val="left"/>
            </w:pPr>
            <w:r>
              <w:rPr>
                <w:rFonts w:hint="eastAsia"/>
              </w:rPr>
              <w:t>A</w:t>
            </w:r>
            <w:r>
              <w:t>BC</w:t>
            </w:r>
          </w:p>
        </w:tc>
      </w:tr>
      <w:tr w:rsidR="000C5D1B" w14:paraId="22111C7D" w14:textId="77777777" w:rsidTr="000C5D1B">
        <w:trPr>
          <w:trHeight w:val="269"/>
        </w:trPr>
        <w:tc>
          <w:tcPr>
            <w:tcW w:w="1249" w:type="dxa"/>
          </w:tcPr>
          <w:p w14:paraId="49276278" w14:textId="77777777" w:rsidR="000C5D1B" w:rsidRDefault="000C5D1B" w:rsidP="000C5D1B">
            <w:pPr>
              <w:widowControl/>
              <w:jc w:val="left"/>
            </w:pPr>
            <w:r>
              <w:rPr>
                <w:rFonts w:hint="eastAsia"/>
              </w:rPr>
              <w:t>n</w:t>
            </w:r>
            <w:r>
              <w:t>umber</w:t>
            </w:r>
          </w:p>
        </w:tc>
        <w:tc>
          <w:tcPr>
            <w:tcW w:w="2392" w:type="dxa"/>
          </w:tcPr>
          <w:p w14:paraId="06F97C79" w14:textId="59ECF040" w:rsidR="000C5D1B" w:rsidRDefault="00C55145" w:rsidP="000C5D1B">
            <w:pPr>
              <w:widowControl/>
              <w:jc w:val="left"/>
            </w:pPr>
            <w:r>
              <w:rPr>
                <w:rFonts w:hint="eastAsia"/>
              </w:rPr>
              <w:t>Numeric value</w:t>
            </w:r>
          </w:p>
        </w:tc>
        <w:tc>
          <w:tcPr>
            <w:tcW w:w="939" w:type="dxa"/>
          </w:tcPr>
          <w:p w14:paraId="2C28F07F" w14:textId="4729438B" w:rsidR="000C5D1B" w:rsidRDefault="000C5D1B" w:rsidP="000C5D1B">
            <w:pPr>
              <w:widowControl/>
              <w:jc w:val="left"/>
            </w:pPr>
            <w:r>
              <w:rPr>
                <w:rFonts w:hint="eastAsia"/>
              </w:rPr>
              <w:t>×</w:t>
            </w:r>
          </w:p>
        </w:tc>
        <w:tc>
          <w:tcPr>
            <w:tcW w:w="1096" w:type="dxa"/>
          </w:tcPr>
          <w:p w14:paraId="399EF701" w14:textId="77777777" w:rsidR="000C5D1B" w:rsidRDefault="000C5D1B" w:rsidP="000C5D1B">
            <w:pPr>
              <w:widowControl/>
              <w:jc w:val="left"/>
            </w:pPr>
            <w:r>
              <w:rPr>
                <w:rFonts w:hint="eastAsia"/>
              </w:rPr>
              <w:t>×</w:t>
            </w:r>
          </w:p>
        </w:tc>
        <w:tc>
          <w:tcPr>
            <w:tcW w:w="2036" w:type="dxa"/>
          </w:tcPr>
          <w:p w14:paraId="2276A40D" w14:textId="77777777" w:rsidR="000C5D1B" w:rsidRDefault="000C5D1B" w:rsidP="000C5D1B">
            <w:pPr>
              <w:widowControl/>
              <w:jc w:val="left"/>
            </w:pPr>
            <w:r>
              <w:rPr>
                <w:rFonts w:hint="eastAsia"/>
              </w:rPr>
              <w:t>n</w:t>
            </w:r>
            <w:r>
              <w:t>umber</w:t>
            </w:r>
          </w:p>
        </w:tc>
        <w:tc>
          <w:tcPr>
            <w:tcW w:w="2226" w:type="dxa"/>
          </w:tcPr>
          <w:p w14:paraId="3C805386" w14:textId="77777777" w:rsidR="000C5D1B" w:rsidRDefault="000C5D1B" w:rsidP="000C5D1B">
            <w:pPr>
              <w:widowControl/>
              <w:jc w:val="left"/>
            </w:pPr>
            <w:r>
              <w:rPr>
                <w:rFonts w:hint="eastAsia"/>
              </w:rPr>
              <w:t>2</w:t>
            </w:r>
            <w:r>
              <w:t>022</w:t>
            </w:r>
          </w:p>
        </w:tc>
      </w:tr>
      <w:tr w:rsidR="000C5D1B" w14:paraId="3F2CCE2A" w14:textId="77777777" w:rsidTr="000C5D1B">
        <w:trPr>
          <w:trHeight w:val="284"/>
        </w:trPr>
        <w:tc>
          <w:tcPr>
            <w:tcW w:w="1249" w:type="dxa"/>
          </w:tcPr>
          <w:p w14:paraId="057EB4F7" w14:textId="77777777" w:rsidR="000C5D1B" w:rsidRDefault="000C5D1B" w:rsidP="000C5D1B">
            <w:pPr>
              <w:widowControl/>
              <w:jc w:val="left"/>
            </w:pPr>
            <w:r>
              <w:rPr>
                <w:rFonts w:hint="eastAsia"/>
              </w:rPr>
              <w:t>b</w:t>
            </w:r>
            <w:r>
              <w:t>ool</w:t>
            </w:r>
          </w:p>
        </w:tc>
        <w:tc>
          <w:tcPr>
            <w:tcW w:w="2392" w:type="dxa"/>
          </w:tcPr>
          <w:p w14:paraId="68F11B21" w14:textId="242AE2B4" w:rsidR="000C5D1B" w:rsidRDefault="00C55145" w:rsidP="000C5D1B">
            <w:pPr>
              <w:widowControl/>
              <w:jc w:val="left"/>
            </w:pPr>
            <w:r>
              <w:t>T</w:t>
            </w:r>
            <w:r w:rsidR="000C5D1B">
              <w:t>rue</w:t>
            </w:r>
            <w:r>
              <w:rPr>
                <w:rFonts w:hint="eastAsia"/>
              </w:rPr>
              <w:t xml:space="preserve"> </w:t>
            </w:r>
            <w:r>
              <w:t xml:space="preserve">or </w:t>
            </w:r>
            <w:r w:rsidR="000C5D1B">
              <w:rPr>
                <w:rFonts w:hint="eastAsia"/>
              </w:rPr>
              <w:t>f</w:t>
            </w:r>
            <w:r w:rsidR="000C5D1B">
              <w:t>alse</w:t>
            </w:r>
          </w:p>
        </w:tc>
        <w:tc>
          <w:tcPr>
            <w:tcW w:w="939" w:type="dxa"/>
          </w:tcPr>
          <w:p w14:paraId="04AAB20F" w14:textId="77777777" w:rsidR="000C5D1B" w:rsidRDefault="000C5D1B" w:rsidP="000C5D1B">
            <w:pPr>
              <w:widowControl/>
              <w:jc w:val="left"/>
            </w:pPr>
            <w:r>
              <w:rPr>
                <w:rFonts w:hint="eastAsia"/>
              </w:rPr>
              <w:t>×</w:t>
            </w:r>
          </w:p>
        </w:tc>
        <w:tc>
          <w:tcPr>
            <w:tcW w:w="1096" w:type="dxa"/>
          </w:tcPr>
          <w:p w14:paraId="237DA099" w14:textId="77777777" w:rsidR="000C5D1B" w:rsidRDefault="000C5D1B" w:rsidP="000C5D1B">
            <w:pPr>
              <w:widowControl/>
              <w:jc w:val="left"/>
            </w:pPr>
            <w:r>
              <w:rPr>
                <w:rFonts w:hint="eastAsia"/>
              </w:rPr>
              <w:t>×</w:t>
            </w:r>
          </w:p>
        </w:tc>
        <w:tc>
          <w:tcPr>
            <w:tcW w:w="2036" w:type="dxa"/>
          </w:tcPr>
          <w:p w14:paraId="2586DB6F" w14:textId="77777777" w:rsidR="000C5D1B" w:rsidRDefault="000C5D1B" w:rsidP="000C5D1B">
            <w:pPr>
              <w:widowControl/>
              <w:jc w:val="left"/>
            </w:pPr>
            <w:r>
              <w:rPr>
                <w:rFonts w:hint="eastAsia"/>
              </w:rPr>
              <w:t>b</w:t>
            </w:r>
            <w:r>
              <w:t>ool</w:t>
            </w:r>
          </w:p>
        </w:tc>
        <w:tc>
          <w:tcPr>
            <w:tcW w:w="2226" w:type="dxa"/>
          </w:tcPr>
          <w:p w14:paraId="419D0099" w14:textId="77777777" w:rsidR="000C5D1B" w:rsidRDefault="000C5D1B" w:rsidP="000C5D1B">
            <w:pPr>
              <w:widowControl/>
              <w:jc w:val="left"/>
            </w:pPr>
            <w:r>
              <w:rPr>
                <w:rFonts w:hint="eastAsia"/>
              </w:rPr>
              <w:t>t</w:t>
            </w:r>
            <w:r>
              <w:t>rue</w:t>
            </w:r>
          </w:p>
        </w:tc>
      </w:tr>
      <w:tr w:rsidR="000C5D1B" w14:paraId="3FA9A858" w14:textId="77777777" w:rsidTr="000C5D1B">
        <w:trPr>
          <w:trHeight w:val="284"/>
        </w:trPr>
        <w:tc>
          <w:tcPr>
            <w:tcW w:w="1249" w:type="dxa"/>
          </w:tcPr>
          <w:p w14:paraId="34EE0045" w14:textId="77777777" w:rsidR="000C5D1B" w:rsidRDefault="000C5D1B" w:rsidP="000C5D1B">
            <w:pPr>
              <w:widowControl/>
              <w:jc w:val="left"/>
            </w:pPr>
            <w:r>
              <w:rPr>
                <w:rFonts w:hint="eastAsia"/>
              </w:rPr>
              <w:t>l</w:t>
            </w:r>
            <w:r>
              <w:t>ist</w:t>
            </w:r>
          </w:p>
        </w:tc>
        <w:tc>
          <w:tcPr>
            <w:tcW w:w="2392" w:type="dxa"/>
          </w:tcPr>
          <w:p w14:paraId="298D16D5" w14:textId="4DB80AFF" w:rsidR="000C5D1B" w:rsidRDefault="00C55145" w:rsidP="000C5D1B">
            <w:pPr>
              <w:widowControl/>
              <w:jc w:val="left"/>
            </w:pPr>
            <w:r>
              <w:rPr>
                <w:rFonts w:hint="eastAsia"/>
              </w:rPr>
              <w:t>Array type</w:t>
            </w:r>
          </w:p>
        </w:tc>
        <w:tc>
          <w:tcPr>
            <w:tcW w:w="939" w:type="dxa"/>
          </w:tcPr>
          <w:p w14:paraId="24B1B2F6" w14:textId="77777777" w:rsidR="000C5D1B" w:rsidRDefault="000C5D1B" w:rsidP="000C5D1B">
            <w:pPr>
              <w:widowControl/>
              <w:jc w:val="left"/>
            </w:pPr>
            <w:r>
              <w:rPr>
                <w:rFonts w:hint="eastAsia"/>
              </w:rPr>
              <w:t>〇</w:t>
            </w:r>
          </w:p>
        </w:tc>
        <w:tc>
          <w:tcPr>
            <w:tcW w:w="1096" w:type="dxa"/>
          </w:tcPr>
          <w:p w14:paraId="502B4914" w14:textId="77777777" w:rsidR="000C5D1B" w:rsidRDefault="000C5D1B" w:rsidP="000C5D1B">
            <w:pPr>
              <w:widowControl/>
              <w:jc w:val="left"/>
            </w:pPr>
            <w:r>
              <w:rPr>
                <w:rFonts w:hint="eastAsia"/>
              </w:rPr>
              <w:t>×</w:t>
            </w:r>
          </w:p>
        </w:tc>
        <w:tc>
          <w:tcPr>
            <w:tcW w:w="2036" w:type="dxa"/>
          </w:tcPr>
          <w:p w14:paraId="279F6992" w14:textId="77777777" w:rsidR="000C5D1B" w:rsidRDefault="000C5D1B" w:rsidP="000C5D1B">
            <w:pPr>
              <w:widowControl/>
              <w:jc w:val="left"/>
            </w:pPr>
            <w:r>
              <w:t>list(string)</w:t>
            </w:r>
          </w:p>
        </w:tc>
        <w:tc>
          <w:tcPr>
            <w:tcW w:w="2226" w:type="dxa"/>
          </w:tcPr>
          <w:p w14:paraId="29A1CFB2" w14:textId="58D22B52" w:rsidR="000C5D1B" w:rsidRDefault="000C5D1B" w:rsidP="000C5D1B">
            <w:pPr>
              <w:widowControl/>
              <w:jc w:val="left"/>
            </w:pPr>
            <w:r>
              <w:rPr>
                <w:rFonts w:hint="eastAsia"/>
              </w:rPr>
              <w:t>[</w:t>
            </w:r>
            <w:r>
              <w:t>“</w:t>
            </w:r>
            <w:r w:rsidR="009C324E">
              <w:rPr>
                <w:rFonts w:hint="eastAsia"/>
              </w:rPr>
              <w:t>A</w:t>
            </w:r>
            <w:r>
              <w:t>”, “</w:t>
            </w:r>
            <w:r w:rsidR="009C324E">
              <w:rPr>
                <w:rFonts w:hint="eastAsia"/>
              </w:rPr>
              <w:t>B</w:t>
            </w:r>
            <w:r>
              <w:t>”, “</w:t>
            </w:r>
            <w:r w:rsidR="009C324E">
              <w:rPr>
                <w:rFonts w:hint="eastAsia"/>
              </w:rPr>
              <w:t>C</w:t>
            </w:r>
            <w:r>
              <w:t>”]</w:t>
            </w:r>
          </w:p>
        </w:tc>
      </w:tr>
      <w:tr w:rsidR="000C5D1B" w14:paraId="6C5320BD" w14:textId="77777777" w:rsidTr="000C5D1B">
        <w:trPr>
          <w:trHeight w:val="569"/>
        </w:trPr>
        <w:tc>
          <w:tcPr>
            <w:tcW w:w="1249" w:type="dxa"/>
          </w:tcPr>
          <w:p w14:paraId="6AAC1926" w14:textId="77777777" w:rsidR="000C5D1B" w:rsidRDefault="000C5D1B" w:rsidP="000C5D1B">
            <w:pPr>
              <w:widowControl/>
              <w:jc w:val="left"/>
            </w:pPr>
            <w:r>
              <w:rPr>
                <w:rFonts w:hint="eastAsia"/>
              </w:rPr>
              <w:t>s</w:t>
            </w:r>
            <w:r>
              <w:t>et</w:t>
            </w:r>
          </w:p>
        </w:tc>
        <w:tc>
          <w:tcPr>
            <w:tcW w:w="2392" w:type="dxa"/>
          </w:tcPr>
          <w:p w14:paraId="2B79E4B0" w14:textId="5B2E0262" w:rsidR="000C5D1B" w:rsidRDefault="00C55145" w:rsidP="000C5D1B">
            <w:pPr>
              <w:widowControl/>
              <w:jc w:val="left"/>
            </w:pPr>
            <w:r>
              <w:rPr>
                <w:rFonts w:hint="eastAsia"/>
              </w:rPr>
              <w:t>A</w:t>
            </w:r>
            <w:r>
              <w:t>rray type.</w:t>
            </w:r>
            <w:r w:rsidR="006C6A37">
              <w:t xml:space="preserve"> </w:t>
            </w:r>
            <w:r w:rsidR="006C6A37" w:rsidRPr="006C6A37">
              <w:t xml:space="preserve">A unique value configuration is </w:t>
            </w:r>
            <w:proofErr w:type="spellStart"/>
            <w:r w:rsidR="006C6A37" w:rsidRPr="006C6A37">
              <w:t>required.The</w:t>
            </w:r>
            <w:proofErr w:type="spellEnd"/>
            <w:r w:rsidR="006C6A37" w:rsidRPr="006C6A37">
              <w:t xml:space="preserve"> specific value will not be checked if it is unique or not by ITA.</w:t>
            </w:r>
          </w:p>
        </w:tc>
        <w:tc>
          <w:tcPr>
            <w:tcW w:w="939" w:type="dxa"/>
          </w:tcPr>
          <w:p w14:paraId="7E470083" w14:textId="77777777" w:rsidR="000C5D1B" w:rsidRDefault="000C5D1B" w:rsidP="000C5D1B">
            <w:pPr>
              <w:widowControl/>
              <w:jc w:val="left"/>
            </w:pPr>
            <w:r>
              <w:rPr>
                <w:rFonts w:hint="eastAsia"/>
              </w:rPr>
              <w:t>〇</w:t>
            </w:r>
          </w:p>
        </w:tc>
        <w:tc>
          <w:tcPr>
            <w:tcW w:w="1096" w:type="dxa"/>
          </w:tcPr>
          <w:p w14:paraId="04EB93DC" w14:textId="77777777" w:rsidR="000C5D1B" w:rsidRDefault="000C5D1B" w:rsidP="000C5D1B">
            <w:pPr>
              <w:widowControl/>
              <w:jc w:val="left"/>
            </w:pPr>
            <w:r>
              <w:rPr>
                <w:rFonts w:hint="eastAsia"/>
              </w:rPr>
              <w:t>×</w:t>
            </w:r>
          </w:p>
        </w:tc>
        <w:tc>
          <w:tcPr>
            <w:tcW w:w="2036" w:type="dxa"/>
          </w:tcPr>
          <w:p w14:paraId="5C94128C" w14:textId="77777777" w:rsidR="000C5D1B" w:rsidRDefault="000C5D1B" w:rsidP="000C5D1B">
            <w:pPr>
              <w:widowControl/>
              <w:jc w:val="left"/>
            </w:pPr>
            <w:r>
              <w:t>set(number)</w:t>
            </w:r>
          </w:p>
        </w:tc>
        <w:tc>
          <w:tcPr>
            <w:tcW w:w="2226" w:type="dxa"/>
          </w:tcPr>
          <w:p w14:paraId="37986478" w14:textId="77777777" w:rsidR="000C5D1B" w:rsidRDefault="000C5D1B" w:rsidP="000C5D1B">
            <w:pPr>
              <w:widowControl/>
              <w:jc w:val="left"/>
            </w:pPr>
            <w:r>
              <w:rPr>
                <w:rFonts w:hint="eastAsia"/>
              </w:rPr>
              <w:t>[</w:t>
            </w:r>
            <w:r>
              <w:t>1, 2, 3]</w:t>
            </w:r>
          </w:p>
        </w:tc>
      </w:tr>
      <w:tr w:rsidR="000C5D1B" w14:paraId="7DF5DAFD" w14:textId="77777777" w:rsidTr="000C5D1B">
        <w:trPr>
          <w:trHeight w:val="1139"/>
        </w:trPr>
        <w:tc>
          <w:tcPr>
            <w:tcW w:w="1249" w:type="dxa"/>
          </w:tcPr>
          <w:p w14:paraId="4C1BE7FF" w14:textId="77777777" w:rsidR="000C5D1B" w:rsidRDefault="000C5D1B" w:rsidP="000C5D1B">
            <w:pPr>
              <w:widowControl/>
              <w:jc w:val="left"/>
            </w:pPr>
            <w:r>
              <w:rPr>
                <w:rFonts w:hint="eastAsia"/>
              </w:rPr>
              <w:t>t</w:t>
            </w:r>
            <w:r>
              <w:t>uple</w:t>
            </w:r>
          </w:p>
        </w:tc>
        <w:tc>
          <w:tcPr>
            <w:tcW w:w="2392" w:type="dxa"/>
          </w:tcPr>
          <w:p w14:paraId="481A2AFD" w14:textId="67B8D0BE" w:rsidR="000C5D1B" w:rsidRDefault="00F22A81" w:rsidP="000C5D1B">
            <w:pPr>
              <w:widowControl/>
              <w:jc w:val="left"/>
            </w:pPr>
            <w:proofErr w:type="spellStart"/>
            <w:r>
              <w:rPr>
                <w:rFonts w:hint="eastAsia"/>
              </w:rPr>
              <w:t>ya</w:t>
            </w:r>
            <w:proofErr w:type="spellEnd"/>
          </w:p>
        </w:tc>
        <w:tc>
          <w:tcPr>
            <w:tcW w:w="939" w:type="dxa"/>
          </w:tcPr>
          <w:p w14:paraId="2EF0084C" w14:textId="77777777" w:rsidR="000C5D1B" w:rsidRDefault="000C5D1B" w:rsidP="000C5D1B">
            <w:pPr>
              <w:widowControl/>
              <w:jc w:val="left"/>
            </w:pPr>
            <w:r>
              <w:rPr>
                <w:rFonts w:hint="eastAsia"/>
              </w:rPr>
              <w:t>×</w:t>
            </w:r>
          </w:p>
        </w:tc>
        <w:tc>
          <w:tcPr>
            <w:tcW w:w="1096" w:type="dxa"/>
          </w:tcPr>
          <w:p w14:paraId="497B2406" w14:textId="77777777" w:rsidR="000C5D1B" w:rsidRDefault="000C5D1B" w:rsidP="000C5D1B">
            <w:pPr>
              <w:widowControl/>
              <w:jc w:val="left"/>
            </w:pPr>
            <w:r>
              <w:rPr>
                <w:rFonts w:hint="eastAsia"/>
              </w:rPr>
              <w:t>〇</w:t>
            </w:r>
          </w:p>
        </w:tc>
        <w:tc>
          <w:tcPr>
            <w:tcW w:w="2036" w:type="dxa"/>
          </w:tcPr>
          <w:p w14:paraId="1421E0E9" w14:textId="77777777" w:rsidR="000C5D1B" w:rsidRDefault="000C5D1B" w:rsidP="000C5D1B">
            <w:pPr>
              <w:widowControl/>
              <w:jc w:val="left"/>
            </w:pPr>
            <w:r>
              <w:t>tuple([string, number])</w:t>
            </w:r>
          </w:p>
        </w:tc>
        <w:tc>
          <w:tcPr>
            <w:tcW w:w="2226" w:type="dxa"/>
          </w:tcPr>
          <w:p w14:paraId="72BDFF3E" w14:textId="02D1169C" w:rsidR="000C5D1B" w:rsidRDefault="000C5D1B" w:rsidP="009C324E">
            <w:pPr>
              <w:widowControl/>
              <w:jc w:val="left"/>
            </w:pPr>
            <w:r>
              <w:rPr>
                <w:rFonts w:hint="eastAsia"/>
              </w:rPr>
              <w:t>[</w:t>
            </w:r>
            <w:r>
              <w:t>“</w:t>
            </w:r>
            <w:r w:rsidR="009C324E">
              <w:rPr>
                <w:rFonts w:hint="eastAsia"/>
              </w:rPr>
              <w:t>A</w:t>
            </w:r>
            <w:r w:rsidR="009C324E">
              <w:t>BC</w:t>
            </w:r>
            <w:r>
              <w:t>”, 2022]</w:t>
            </w:r>
          </w:p>
        </w:tc>
      </w:tr>
      <w:tr w:rsidR="000C5D1B" w14:paraId="4D603A05" w14:textId="77777777" w:rsidTr="000C5D1B">
        <w:trPr>
          <w:trHeight w:val="1124"/>
        </w:trPr>
        <w:tc>
          <w:tcPr>
            <w:tcW w:w="1249" w:type="dxa"/>
          </w:tcPr>
          <w:p w14:paraId="5BDF2AA6" w14:textId="77777777" w:rsidR="000C5D1B" w:rsidRDefault="000C5D1B" w:rsidP="000C5D1B">
            <w:pPr>
              <w:widowControl/>
              <w:jc w:val="left"/>
            </w:pPr>
            <w:r>
              <w:t>map</w:t>
            </w:r>
          </w:p>
        </w:tc>
        <w:tc>
          <w:tcPr>
            <w:tcW w:w="2392" w:type="dxa"/>
          </w:tcPr>
          <w:p w14:paraId="357D87A4" w14:textId="77777777" w:rsidR="00E1130D" w:rsidRDefault="00E1130D" w:rsidP="00E1130D">
            <w:pPr>
              <w:widowControl/>
              <w:jc w:val="left"/>
            </w:pPr>
            <w:r>
              <w:t xml:space="preserve">Key-value type. </w:t>
            </w:r>
          </w:p>
          <w:p w14:paraId="2BC97BA4" w14:textId="77777777" w:rsidR="00E1130D" w:rsidRDefault="00E1130D" w:rsidP="00E1130D">
            <w:pPr>
              <w:widowControl/>
              <w:jc w:val="left"/>
            </w:pPr>
            <w:r>
              <w:t>If there a type that contains more than one map type configured on ITA, the user will not be able to specify KEY value from the type information.</w:t>
            </w:r>
          </w:p>
          <w:p w14:paraId="6B990CFB" w14:textId="77777777" w:rsidR="00E1130D" w:rsidRDefault="00E1130D" w:rsidP="00E1130D">
            <w:pPr>
              <w:widowControl/>
              <w:jc w:val="left"/>
            </w:pPr>
            <w:r>
              <w:t>It is therefore important that you make sure that the HCL SETTINGS are set to ON if the user plans to configure substitute values.</w:t>
            </w:r>
          </w:p>
          <w:p w14:paraId="4BC5274D" w14:textId="6993E12F" w:rsidR="000C5D1B" w:rsidRDefault="00E1130D" w:rsidP="00E1130D">
            <w:pPr>
              <w:widowControl/>
              <w:jc w:val="left"/>
            </w:pPr>
            <w:r>
              <w:t xml:space="preserve">For more information regarding HCL settings, please see Chapter "6.2.13 Substitute value auto </w:t>
            </w:r>
            <w:r>
              <w:lastRenderedPageBreak/>
              <w:t>registration" or "6.2.14 substitute value list".</w:t>
            </w:r>
          </w:p>
        </w:tc>
        <w:tc>
          <w:tcPr>
            <w:tcW w:w="939" w:type="dxa"/>
          </w:tcPr>
          <w:p w14:paraId="6581A164" w14:textId="77777777" w:rsidR="000C5D1B" w:rsidRDefault="000C5D1B" w:rsidP="000C5D1B">
            <w:pPr>
              <w:widowControl/>
              <w:jc w:val="left"/>
            </w:pPr>
            <w:r>
              <w:rPr>
                <w:rFonts w:hint="eastAsia"/>
              </w:rPr>
              <w:lastRenderedPageBreak/>
              <w:t>×</w:t>
            </w:r>
          </w:p>
        </w:tc>
        <w:tc>
          <w:tcPr>
            <w:tcW w:w="1096" w:type="dxa"/>
          </w:tcPr>
          <w:p w14:paraId="3919732A" w14:textId="77777777" w:rsidR="000C5D1B" w:rsidRDefault="000C5D1B" w:rsidP="000C5D1B">
            <w:pPr>
              <w:widowControl/>
              <w:jc w:val="left"/>
            </w:pPr>
            <w:r>
              <w:rPr>
                <w:rFonts w:hint="eastAsia"/>
              </w:rPr>
              <w:t>×</w:t>
            </w:r>
          </w:p>
        </w:tc>
        <w:tc>
          <w:tcPr>
            <w:tcW w:w="2036" w:type="dxa"/>
          </w:tcPr>
          <w:p w14:paraId="2063D313" w14:textId="77777777" w:rsidR="000C5D1B" w:rsidRDefault="000C5D1B" w:rsidP="000C5D1B">
            <w:pPr>
              <w:widowControl/>
              <w:jc w:val="left"/>
            </w:pPr>
            <w:r>
              <w:t>map(string)</w:t>
            </w:r>
          </w:p>
        </w:tc>
        <w:tc>
          <w:tcPr>
            <w:tcW w:w="2226" w:type="dxa"/>
          </w:tcPr>
          <w:p w14:paraId="30A537F3" w14:textId="77777777" w:rsidR="000C5D1B" w:rsidRPr="004A7745" w:rsidRDefault="000C5D1B" w:rsidP="000C5D1B">
            <w:pPr>
              <w:widowControl/>
              <w:jc w:val="left"/>
            </w:pPr>
            <w:r>
              <w:rPr>
                <w:rFonts w:hint="eastAsia"/>
              </w:rPr>
              <w:t>{</w:t>
            </w:r>
            <w:r>
              <w:t xml:space="preserve"> “key” = “value” }</w:t>
            </w:r>
          </w:p>
        </w:tc>
      </w:tr>
      <w:tr w:rsidR="000C5D1B" w14:paraId="27BAD43B" w14:textId="77777777" w:rsidTr="000C5D1B">
        <w:trPr>
          <w:trHeight w:val="1424"/>
        </w:trPr>
        <w:tc>
          <w:tcPr>
            <w:tcW w:w="1249" w:type="dxa"/>
          </w:tcPr>
          <w:p w14:paraId="7F9EBC5C" w14:textId="77777777" w:rsidR="000C5D1B" w:rsidRDefault="000C5D1B" w:rsidP="000C5D1B">
            <w:pPr>
              <w:widowControl/>
              <w:jc w:val="left"/>
            </w:pPr>
            <w:r>
              <w:rPr>
                <w:rFonts w:hint="eastAsia"/>
              </w:rPr>
              <w:t>o</w:t>
            </w:r>
            <w:r>
              <w:t>bject</w:t>
            </w:r>
          </w:p>
        </w:tc>
        <w:tc>
          <w:tcPr>
            <w:tcW w:w="2392" w:type="dxa"/>
          </w:tcPr>
          <w:p w14:paraId="39349F39" w14:textId="77777777" w:rsidR="006F2AE9" w:rsidRDefault="006F2AE9" w:rsidP="006F2AE9">
            <w:pPr>
              <w:widowControl/>
              <w:jc w:val="left"/>
            </w:pPr>
            <w:r>
              <w:rPr>
                <w:rFonts w:hint="eastAsia"/>
              </w:rPr>
              <w:t>key-value type</w:t>
            </w:r>
            <w:r>
              <w:rPr>
                <w:rFonts w:hint="eastAsia"/>
              </w:rPr>
              <w:t>。</w:t>
            </w:r>
          </w:p>
          <w:p w14:paraId="17D2997A" w14:textId="32CD2620" w:rsidR="000C5D1B" w:rsidRDefault="006F2AE9" w:rsidP="006F2AE9">
            <w:pPr>
              <w:widowControl/>
              <w:jc w:val="left"/>
            </w:pPr>
            <w:r>
              <w:t xml:space="preserve">ITA handles keys as Member variables. Do not include </w:t>
            </w:r>
            <w:proofErr w:type="spellStart"/>
            <w:r>
              <w:t>japanese</w:t>
            </w:r>
            <w:proofErr w:type="spellEnd"/>
            <w:r>
              <w:t xml:space="preserve"> characters in the key name.</w:t>
            </w:r>
          </w:p>
        </w:tc>
        <w:tc>
          <w:tcPr>
            <w:tcW w:w="939" w:type="dxa"/>
          </w:tcPr>
          <w:p w14:paraId="055692F9" w14:textId="77777777" w:rsidR="000C5D1B" w:rsidRDefault="000C5D1B" w:rsidP="000C5D1B">
            <w:pPr>
              <w:widowControl/>
              <w:jc w:val="left"/>
            </w:pPr>
            <w:r>
              <w:rPr>
                <w:rFonts w:hint="eastAsia"/>
              </w:rPr>
              <w:t>×</w:t>
            </w:r>
          </w:p>
        </w:tc>
        <w:tc>
          <w:tcPr>
            <w:tcW w:w="1096" w:type="dxa"/>
          </w:tcPr>
          <w:p w14:paraId="65511007" w14:textId="77777777" w:rsidR="000C5D1B" w:rsidRDefault="000C5D1B" w:rsidP="000C5D1B">
            <w:pPr>
              <w:widowControl/>
              <w:jc w:val="left"/>
            </w:pPr>
            <w:r>
              <w:rPr>
                <w:rFonts w:hint="eastAsia"/>
              </w:rPr>
              <w:t>〇</w:t>
            </w:r>
          </w:p>
        </w:tc>
        <w:tc>
          <w:tcPr>
            <w:tcW w:w="2036" w:type="dxa"/>
          </w:tcPr>
          <w:p w14:paraId="71E0D7DF" w14:textId="77777777" w:rsidR="000C5D1B" w:rsidRDefault="000C5D1B" w:rsidP="000C5D1B">
            <w:pPr>
              <w:widowControl/>
              <w:jc w:val="left"/>
            </w:pPr>
            <w:r>
              <w:t>object({</w:t>
            </w:r>
          </w:p>
          <w:p w14:paraId="59C68577" w14:textId="77777777" w:rsidR="000C5D1B" w:rsidRDefault="000C5D1B" w:rsidP="000C5D1B">
            <w:pPr>
              <w:widowControl/>
              <w:jc w:val="left"/>
            </w:pPr>
            <w:r>
              <w:t xml:space="preserve">  key = number</w:t>
            </w:r>
          </w:p>
          <w:p w14:paraId="2FFAFF06" w14:textId="77777777" w:rsidR="000C5D1B" w:rsidRDefault="000C5D1B" w:rsidP="000C5D1B">
            <w:pPr>
              <w:widowControl/>
              <w:jc w:val="left"/>
            </w:pPr>
            <w:r>
              <w:t>})</w:t>
            </w:r>
          </w:p>
        </w:tc>
        <w:tc>
          <w:tcPr>
            <w:tcW w:w="2226" w:type="dxa"/>
          </w:tcPr>
          <w:p w14:paraId="4B164605" w14:textId="77777777" w:rsidR="000C5D1B" w:rsidRDefault="000C5D1B" w:rsidP="000C5D1B">
            <w:pPr>
              <w:widowControl/>
              <w:jc w:val="left"/>
            </w:pPr>
            <w:r>
              <w:rPr>
                <w:rFonts w:hint="eastAsia"/>
              </w:rPr>
              <w:t>{</w:t>
            </w:r>
          </w:p>
          <w:p w14:paraId="30891A8A" w14:textId="77777777" w:rsidR="000C5D1B" w:rsidRDefault="000C5D1B" w:rsidP="000C5D1B">
            <w:pPr>
              <w:widowControl/>
              <w:jc w:val="left"/>
            </w:pPr>
            <w:r>
              <w:t xml:space="preserve">  “key” = 2022</w:t>
            </w:r>
          </w:p>
          <w:p w14:paraId="16CBE91E" w14:textId="77777777" w:rsidR="000C5D1B" w:rsidRDefault="000C5D1B" w:rsidP="000C5D1B">
            <w:pPr>
              <w:widowControl/>
              <w:jc w:val="left"/>
            </w:pPr>
            <w:r>
              <w:t>}</w:t>
            </w:r>
          </w:p>
        </w:tc>
      </w:tr>
      <w:tr w:rsidR="000C5D1B" w14:paraId="1EA93308" w14:textId="77777777" w:rsidTr="000C5D1B">
        <w:trPr>
          <w:trHeight w:val="854"/>
        </w:trPr>
        <w:tc>
          <w:tcPr>
            <w:tcW w:w="1249" w:type="dxa"/>
          </w:tcPr>
          <w:p w14:paraId="456C94FB" w14:textId="77777777" w:rsidR="000C5D1B" w:rsidRDefault="000C5D1B" w:rsidP="000C5D1B">
            <w:pPr>
              <w:widowControl/>
              <w:jc w:val="left"/>
            </w:pPr>
            <w:r>
              <w:rPr>
                <w:rFonts w:hint="eastAsia"/>
              </w:rPr>
              <w:t>a</w:t>
            </w:r>
            <w:r>
              <w:t>ny</w:t>
            </w:r>
          </w:p>
        </w:tc>
        <w:tc>
          <w:tcPr>
            <w:tcW w:w="2392" w:type="dxa"/>
          </w:tcPr>
          <w:p w14:paraId="54582661" w14:textId="77777777" w:rsidR="00784014" w:rsidRDefault="00784014" w:rsidP="00784014">
            <w:pPr>
              <w:widowControl/>
              <w:jc w:val="left"/>
            </w:pPr>
            <w:r>
              <w:t xml:space="preserve">Type that fits all. </w:t>
            </w:r>
          </w:p>
          <w:p w14:paraId="0EB147F6" w14:textId="54C54648" w:rsidR="000C5D1B" w:rsidRDefault="00784014" w:rsidP="00784014">
            <w:pPr>
              <w:widowControl/>
              <w:jc w:val="left"/>
            </w:pPr>
            <w:r>
              <w:t>Handled the same as string type on ITA.</w:t>
            </w:r>
          </w:p>
        </w:tc>
        <w:tc>
          <w:tcPr>
            <w:tcW w:w="939" w:type="dxa"/>
          </w:tcPr>
          <w:p w14:paraId="42226EBA" w14:textId="77777777" w:rsidR="000C5D1B" w:rsidRDefault="000C5D1B" w:rsidP="000C5D1B">
            <w:pPr>
              <w:widowControl/>
              <w:jc w:val="left"/>
            </w:pPr>
            <w:r>
              <w:rPr>
                <w:rFonts w:hint="eastAsia"/>
              </w:rPr>
              <w:t>×</w:t>
            </w:r>
          </w:p>
        </w:tc>
        <w:tc>
          <w:tcPr>
            <w:tcW w:w="1096" w:type="dxa"/>
          </w:tcPr>
          <w:p w14:paraId="3DFE9E8D" w14:textId="77777777" w:rsidR="000C5D1B" w:rsidRDefault="000C5D1B" w:rsidP="000C5D1B">
            <w:pPr>
              <w:widowControl/>
              <w:jc w:val="left"/>
            </w:pPr>
            <w:r>
              <w:rPr>
                <w:rFonts w:hint="eastAsia"/>
              </w:rPr>
              <w:t>×</w:t>
            </w:r>
          </w:p>
        </w:tc>
        <w:tc>
          <w:tcPr>
            <w:tcW w:w="2036" w:type="dxa"/>
          </w:tcPr>
          <w:p w14:paraId="6C155DEA" w14:textId="77777777" w:rsidR="000C5D1B" w:rsidRDefault="000C5D1B" w:rsidP="000C5D1B">
            <w:pPr>
              <w:widowControl/>
              <w:jc w:val="left"/>
            </w:pPr>
            <w:r>
              <w:rPr>
                <w:rFonts w:hint="eastAsia"/>
              </w:rPr>
              <w:t>a</w:t>
            </w:r>
            <w:r>
              <w:t>ny</w:t>
            </w:r>
          </w:p>
        </w:tc>
        <w:tc>
          <w:tcPr>
            <w:tcW w:w="2226" w:type="dxa"/>
          </w:tcPr>
          <w:p w14:paraId="0AC0B9EB" w14:textId="68952CA1" w:rsidR="000C5D1B" w:rsidRDefault="00784014" w:rsidP="00784014">
            <w:pPr>
              <w:widowControl/>
              <w:jc w:val="left"/>
            </w:pPr>
            <w:r>
              <w:rPr>
                <w:rFonts w:hint="eastAsia"/>
              </w:rPr>
              <w:t>A</w:t>
            </w:r>
            <w:r>
              <w:t>BC</w:t>
            </w:r>
          </w:p>
        </w:tc>
      </w:tr>
      <w:tr w:rsidR="000C5D1B" w14:paraId="4BD0AD85" w14:textId="77777777" w:rsidTr="000C5D1B">
        <w:trPr>
          <w:trHeight w:val="854"/>
        </w:trPr>
        <w:tc>
          <w:tcPr>
            <w:tcW w:w="1249" w:type="dxa"/>
          </w:tcPr>
          <w:p w14:paraId="5C177865" w14:textId="1AAFD278" w:rsidR="000C5D1B" w:rsidRDefault="00784014" w:rsidP="000C5D1B">
            <w:pPr>
              <w:widowControl/>
              <w:jc w:val="left"/>
            </w:pPr>
            <w:r>
              <w:rPr>
                <w:rFonts w:hint="eastAsia"/>
              </w:rPr>
              <w:t>N</w:t>
            </w:r>
            <w:r>
              <w:t>o description</w:t>
            </w:r>
          </w:p>
        </w:tc>
        <w:tc>
          <w:tcPr>
            <w:tcW w:w="2392" w:type="dxa"/>
          </w:tcPr>
          <w:p w14:paraId="0B72A744" w14:textId="1B2EE6E3" w:rsidR="000C5D1B" w:rsidRDefault="00784014" w:rsidP="000C5D1B">
            <w:pPr>
              <w:widowControl/>
              <w:jc w:val="left"/>
            </w:pPr>
            <w:r w:rsidRPr="00784014">
              <w:t>If no "type" is described, it will be handled the same as a string type.</w:t>
            </w:r>
          </w:p>
        </w:tc>
        <w:tc>
          <w:tcPr>
            <w:tcW w:w="939" w:type="dxa"/>
          </w:tcPr>
          <w:p w14:paraId="488796BF" w14:textId="77777777" w:rsidR="000C5D1B" w:rsidRDefault="000C5D1B" w:rsidP="000C5D1B">
            <w:pPr>
              <w:widowControl/>
              <w:jc w:val="left"/>
            </w:pPr>
            <w:r>
              <w:rPr>
                <w:rFonts w:hint="eastAsia"/>
              </w:rPr>
              <w:t>×</w:t>
            </w:r>
          </w:p>
        </w:tc>
        <w:tc>
          <w:tcPr>
            <w:tcW w:w="1096" w:type="dxa"/>
          </w:tcPr>
          <w:p w14:paraId="14AEFC53" w14:textId="77777777" w:rsidR="000C5D1B" w:rsidRDefault="000C5D1B" w:rsidP="000C5D1B">
            <w:pPr>
              <w:widowControl/>
              <w:jc w:val="left"/>
            </w:pPr>
            <w:r>
              <w:rPr>
                <w:rFonts w:hint="eastAsia"/>
              </w:rPr>
              <w:t>×</w:t>
            </w:r>
          </w:p>
        </w:tc>
        <w:tc>
          <w:tcPr>
            <w:tcW w:w="2036" w:type="dxa"/>
          </w:tcPr>
          <w:p w14:paraId="1812B4F3" w14:textId="77777777" w:rsidR="000C5D1B" w:rsidRDefault="000C5D1B" w:rsidP="000C5D1B">
            <w:pPr>
              <w:widowControl/>
              <w:jc w:val="left"/>
            </w:pPr>
          </w:p>
        </w:tc>
        <w:tc>
          <w:tcPr>
            <w:tcW w:w="2226" w:type="dxa"/>
          </w:tcPr>
          <w:p w14:paraId="20B49BFB" w14:textId="3A1EF273" w:rsidR="000C5D1B" w:rsidRDefault="00784014" w:rsidP="000C5D1B">
            <w:pPr>
              <w:widowControl/>
              <w:jc w:val="left"/>
            </w:pPr>
            <w:r>
              <w:rPr>
                <w:rFonts w:hint="eastAsia"/>
              </w:rPr>
              <w:t>A</w:t>
            </w:r>
            <w:r>
              <w:t>BC</w:t>
            </w:r>
          </w:p>
        </w:tc>
      </w:tr>
    </w:tbl>
    <w:p w14:paraId="1F9DB025" w14:textId="77777777" w:rsidR="000C5D1B" w:rsidRPr="00702118" w:rsidRDefault="000C5D1B" w:rsidP="000C5D1B">
      <w:pPr>
        <w:widowControl/>
        <w:ind w:firstLineChars="135" w:firstLine="283"/>
        <w:jc w:val="left"/>
        <w:rPr>
          <w:ins w:id="26" w:author="作成者"/>
        </w:rPr>
      </w:pPr>
    </w:p>
    <w:p w14:paraId="7F7B3356" w14:textId="77777777" w:rsidR="000C5D1B" w:rsidRDefault="000C5D1B" w:rsidP="000C5D1B">
      <w:pPr>
        <w:widowControl/>
        <w:jc w:val="left"/>
        <w:rPr>
          <w:ins w:id="27" w:author="作成者"/>
        </w:rPr>
      </w:pPr>
    </w:p>
    <w:p w14:paraId="346D576A" w14:textId="68194447" w:rsidR="000C5D1B" w:rsidRDefault="000C5D1B" w:rsidP="000C5D1B">
      <w:pPr>
        <w:widowControl/>
        <w:ind w:firstLineChars="135" w:firstLine="283"/>
        <w:jc w:val="left"/>
        <w:rPr>
          <w:ins w:id="28" w:author="作成者"/>
        </w:rPr>
      </w:pPr>
      <w:ins w:id="29" w:author="作成者">
        <w:r>
          <w:rPr>
            <w:rFonts w:ascii="ＭＳ 明朝" w:eastAsia="ＭＳ 明朝" w:hAnsi="ＭＳ 明朝" w:cs="ＭＳ 明朝" w:hint="eastAsia"/>
          </w:rPr>
          <w:t>※１</w:t>
        </w:r>
        <w:r>
          <w:rPr>
            <w:rFonts w:ascii="ＭＳ 明朝" w:eastAsia="ＭＳ 明朝" w:hAnsi="ＭＳ 明朝" w:cs="ＭＳ 明朝"/>
          </w:rPr>
          <w:t>…</w:t>
        </w:r>
      </w:ins>
      <w:r w:rsidR="00DD1144">
        <w:rPr>
          <w:rFonts w:hint="eastAsia"/>
        </w:rPr>
        <w:t>Substitute order</w:t>
      </w:r>
    </w:p>
    <w:p w14:paraId="02871A07" w14:textId="2256006C" w:rsidR="000C5D1B" w:rsidRDefault="00214F24" w:rsidP="000C5D1B">
      <w:pPr>
        <w:widowControl/>
        <w:ind w:leftChars="135" w:left="283" w:firstLine="1"/>
        <w:jc w:val="left"/>
        <w:rPr>
          <w:ins w:id="30" w:author="作成者"/>
        </w:rPr>
      </w:pPr>
      <w:ins w:id="31" w:author="作成者">
        <w:r>
          <w:rPr>
            <w:noProof/>
          </w:rPr>
          <mc:AlternateContent>
            <mc:Choice Requires="wps">
              <w:drawing>
                <wp:anchor distT="0" distB="0" distL="114300" distR="114300" simplePos="0" relativeHeight="251793408" behindDoc="0" locked="0" layoutInCell="1" allowOverlap="1" wp14:anchorId="292587CE" wp14:editId="6756274E">
                  <wp:simplePos x="0" y="0"/>
                  <wp:positionH relativeFrom="margin">
                    <wp:align>right</wp:align>
                  </wp:positionH>
                  <wp:positionV relativeFrom="paragraph">
                    <wp:posOffset>610186</wp:posOffset>
                  </wp:positionV>
                  <wp:extent cx="5848350" cy="3952875"/>
                  <wp:effectExtent l="0" t="0" r="19050" b="28575"/>
                  <wp:wrapTopAndBottom/>
                  <wp:docPr id="2" name="フローチャート: 処理 2"/>
                  <wp:cNvGraphicFramePr/>
                  <a:graphic xmlns:a="http://schemas.openxmlformats.org/drawingml/2006/main">
                    <a:graphicData uri="http://schemas.microsoft.com/office/word/2010/wordprocessingShape">
                      <wps:wsp>
                        <wps:cNvSpPr/>
                        <wps:spPr>
                          <a:xfrm>
                            <a:off x="0" y="0"/>
                            <a:ext cx="5848350" cy="3952875"/>
                          </a:xfrm>
                          <a:prstGeom prst="flowChartProcess">
                            <a:avLst/>
                          </a:prstGeom>
                          <a:solidFill>
                            <a:schemeClr val="bg1">
                              <a:lumMod val="95000"/>
                            </a:schemeClr>
                          </a:solidFill>
                          <a:ln>
                            <a:solidFill>
                              <a:schemeClr val="bg1">
                                <a:lumMod val="85000"/>
                              </a:schemeClr>
                            </a:solidFill>
                          </a:ln>
                        </wps:spPr>
                        <wps:style>
                          <a:lnRef idx="2">
                            <a:schemeClr val="dk1"/>
                          </a:lnRef>
                          <a:fillRef idx="1">
                            <a:schemeClr val="lt1"/>
                          </a:fillRef>
                          <a:effectRef idx="0">
                            <a:schemeClr val="dk1"/>
                          </a:effectRef>
                          <a:fontRef idx="minor">
                            <a:schemeClr val="dk1"/>
                          </a:fontRef>
                        </wps:style>
                        <wps:txbx>
                          <w:txbxContent>
                            <w:p w14:paraId="5EF3499B" w14:textId="6F8F981E" w:rsidR="007B5626" w:rsidRPr="003177F7" w:rsidRDefault="007B5626" w:rsidP="000C5D1B">
                              <w:pPr>
                                <w:jc w:val="left"/>
                                <w:rPr>
                                  <w:ins w:id="32" w:author="作成者"/>
                                  <w:sz w:val="20"/>
                                  <w:szCs w:val="20"/>
                                </w:rPr>
                              </w:pPr>
                              <w:r>
                                <w:rPr>
                                  <w:rFonts w:hint="eastAsia"/>
                                  <w:sz w:val="20"/>
                                  <w:szCs w:val="20"/>
                                </w:rPr>
                                <w:t>Example</w:t>
                              </w:r>
                              <w:ins w:id="33" w:author="作成者">
                                <w:r w:rsidRPr="003177F7">
                                  <w:rPr>
                                    <w:rFonts w:hint="eastAsia"/>
                                    <w:sz w:val="20"/>
                                    <w:szCs w:val="20"/>
                                  </w:rPr>
                                  <w:t>：</w:t>
                                </w:r>
                              </w:ins>
                              <w:r>
                                <w:rPr>
                                  <w:rFonts w:hint="eastAsia"/>
                                  <w:sz w:val="20"/>
                                  <w:szCs w:val="20"/>
                                </w:rPr>
                                <w:t xml:space="preserve"> For </w:t>
                              </w:r>
                              <w:r>
                                <w:rPr>
                                  <w:sz w:val="20"/>
                                  <w:szCs w:val="20"/>
                                </w:rPr>
                                <w:t>“list” type variables</w:t>
                              </w:r>
                              <w:r w:rsidRPr="003177F7">
                                <w:rPr>
                                  <w:sz w:val="20"/>
                                  <w:szCs w:val="20"/>
                                </w:rPr>
                                <w:t xml:space="preserve"> </w:t>
                              </w:r>
                            </w:p>
                            <w:p w14:paraId="365BA271" w14:textId="5454F173" w:rsidR="007B5626" w:rsidRPr="003177F7" w:rsidRDefault="007B5626" w:rsidP="000C5D1B">
                              <w:pPr>
                                <w:jc w:val="left"/>
                                <w:rPr>
                                  <w:ins w:id="34" w:author="作成者"/>
                                  <w:sz w:val="20"/>
                                  <w:szCs w:val="20"/>
                                </w:rPr>
                              </w:pPr>
                              <w:ins w:id="35" w:author="作成者">
                                <w:r w:rsidRPr="003177F7">
                                  <w:rPr>
                                    <w:rFonts w:hint="eastAsia"/>
                                    <w:sz w:val="20"/>
                                    <w:szCs w:val="20"/>
                                  </w:rPr>
                                  <w:t>・</w:t>
                                </w:r>
                                <w:proofErr w:type="spellStart"/>
                                <w:r w:rsidRPr="003177F7">
                                  <w:rPr>
                                    <w:sz w:val="20"/>
                                    <w:szCs w:val="20"/>
                                  </w:rPr>
                                  <w:t>t</w:t>
                                </w:r>
                                <w:r w:rsidRPr="003177F7">
                                  <w:rPr>
                                    <w:rFonts w:hint="eastAsia"/>
                                    <w:sz w:val="20"/>
                                    <w:szCs w:val="20"/>
                                  </w:rPr>
                                  <w:t>f</w:t>
                                </w:r>
                              </w:ins>
                              <w:proofErr w:type="spellEnd"/>
                              <w:r>
                                <w:rPr>
                                  <w:sz w:val="20"/>
                                  <w:szCs w:val="20"/>
                                </w:rPr>
                                <w:t xml:space="preserve"> file and registration values</w:t>
                              </w:r>
                            </w:p>
                            <w:tbl>
                              <w:tblPr>
                                <w:tblStyle w:val="ab"/>
                                <w:tblW w:w="7166" w:type="dxa"/>
                                <w:jc w:val="center"/>
                                <w:tblLook w:val="04A0" w:firstRow="1" w:lastRow="0" w:firstColumn="1" w:lastColumn="0" w:noHBand="0" w:noVBand="1"/>
                              </w:tblPr>
                              <w:tblGrid>
                                <w:gridCol w:w="7166"/>
                              </w:tblGrid>
                              <w:tr w:rsidR="007B5626" w:rsidRPr="003177F7" w14:paraId="5965D259" w14:textId="77777777" w:rsidTr="000C5D1B">
                                <w:trPr>
                                  <w:trHeight w:val="1425"/>
                                  <w:jc w:val="center"/>
                                  <w:ins w:id="36" w:author="作成者"/>
                                </w:trPr>
                                <w:tc>
                                  <w:tcPr>
                                    <w:tcW w:w="7166" w:type="dxa"/>
                                  </w:tcPr>
                                  <w:p w14:paraId="74738870" w14:textId="77777777" w:rsidR="007B5626" w:rsidRPr="003177F7" w:rsidRDefault="007B5626" w:rsidP="000C5D1B">
                                    <w:pPr>
                                      <w:rPr>
                                        <w:ins w:id="37" w:author="作成者"/>
                                        <w:sz w:val="20"/>
                                        <w:szCs w:val="20"/>
                                      </w:rPr>
                                    </w:pPr>
                                    <w:ins w:id="38" w:author="作成者">
                                      <w:r w:rsidRPr="003177F7">
                                        <w:rPr>
                                          <w:sz w:val="20"/>
                                          <w:szCs w:val="20"/>
                                        </w:rPr>
                                        <w:t>variable "</w:t>
                                      </w:r>
                                      <w:proofErr w:type="spellStart"/>
                                      <w:r w:rsidRPr="003177F7">
                                        <w:rPr>
                                          <w:sz w:val="20"/>
                                          <w:szCs w:val="20"/>
                                        </w:rPr>
                                        <w:t>VAR_hoge</w:t>
                                      </w:r>
                                      <w:proofErr w:type="spellEnd"/>
                                      <w:r w:rsidRPr="003177F7">
                                        <w:rPr>
                                          <w:sz w:val="20"/>
                                          <w:szCs w:val="20"/>
                                        </w:rPr>
                                        <w:t>" {</w:t>
                                      </w:r>
                                    </w:ins>
                                  </w:p>
                                  <w:p w14:paraId="0F462428" w14:textId="77777777" w:rsidR="007B5626" w:rsidRPr="003177F7" w:rsidRDefault="007B5626" w:rsidP="000C5D1B">
                                    <w:pPr>
                                      <w:ind w:firstLineChars="200" w:firstLine="400"/>
                                      <w:rPr>
                                        <w:ins w:id="39" w:author="作成者"/>
                                        <w:sz w:val="20"/>
                                        <w:szCs w:val="20"/>
                                      </w:rPr>
                                    </w:pPr>
                                    <w:ins w:id="40" w:author="作成者">
                                      <w:r w:rsidRPr="003177F7">
                                        <w:rPr>
                                          <w:sz w:val="20"/>
                                          <w:szCs w:val="20"/>
                                        </w:rPr>
                                        <w:t>type = list(string)</w:t>
                                      </w:r>
                                    </w:ins>
                                  </w:p>
                                  <w:p w14:paraId="10E5C290" w14:textId="77777777" w:rsidR="007B5626" w:rsidRPr="003177F7" w:rsidRDefault="007B5626" w:rsidP="000C5D1B">
                                    <w:pPr>
                                      <w:pStyle w:val="a9"/>
                                      <w:ind w:leftChars="0" w:left="0"/>
                                      <w:rPr>
                                        <w:ins w:id="41" w:author="作成者"/>
                                        <w:sz w:val="20"/>
                                        <w:szCs w:val="20"/>
                                      </w:rPr>
                                    </w:pPr>
                                    <w:ins w:id="42" w:author="作成者">
                                      <w:r w:rsidRPr="003177F7">
                                        <w:rPr>
                                          <w:sz w:val="20"/>
                                          <w:szCs w:val="20"/>
                                        </w:rPr>
                                        <w:t>}</w:t>
                                      </w:r>
                                    </w:ins>
                                  </w:p>
                                </w:tc>
                              </w:tr>
                            </w:tbl>
                            <w:p w14:paraId="3243777A" w14:textId="77777777" w:rsidR="007B5626" w:rsidRPr="003177F7" w:rsidRDefault="007B5626" w:rsidP="000C5D1B">
                              <w:pPr>
                                <w:jc w:val="left"/>
                                <w:rPr>
                                  <w:ins w:id="43" w:author="作成者"/>
                                  <w:sz w:val="20"/>
                                  <w:szCs w:val="20"/>
                                </w:rPr>
                              </w:pPr>
                            </w:p>
                            <w:p w14:paraId="614B404F" w14:textId="17B65BAD" w:rsidR="007B5626" w:rsidRPr="003177F7" w:rsidRDefault="007B5626" w:rsidP="000C5D1B">
                              <w:pPr>
                                <w:pStyle w:val="a9"/>
                                <w:numPr>
                                  <w:ilvl w:val="0"/>
                                  <w:numId w:val="47"/>
                                </w:numPr>
                                <w:ind w:leftChars="0"/>
                                <w:jc w:val="left"/>
                                <w:rPr>
                                  <w:ins w:id="44" w:author="作成者"/>
                                  <w:sz w:val="20"/>
                                  <w:szCs w:val="20"/>
                                </w:rPr>
                              </w:pPr>
                              <w:r>
                                <w:rPr>
                                  <w:sz w:val="20"/>
                                  <w:szCs w:val="20"/>
                                </w:rPr>
                                <w:t>S</w:t>
                              </w:r>
                              <w:r>
                                <w:rPr>
                                  <w:rFonts w:hint="eastAsia"/>
                                  <w:sz w:val="20"/>
                                  <w:szCs w:val="20"/>
                                </w:rPr>
                                <w:t xml:space="preserve">ubstitute </w:t>
                              </w:r>
                              <w:r>
                                <w:rPr>
                                  <w:sz w:val="20"/>
                                  <w:szCs w:val="20"/>
                                </w:rPr>
                                <w:t>value example</w:t>
                              </w:r>
                              <w:ins w:id="45" w:author="作成者">
                                <w:r w:rsidRPr="003177F7">
                                  <w:rPr>
                                    <w:rFonts w:hint="eastAsia"/>
                                    <w:sz w:val="20"/>
                                    <w:szCs w:val="20"/>
                                  </w:rPr>
                                  <w:t>（</w:t>
                                </w:r>
                              </w:ins>
                              <w:r>
                                <w:rPr>
                                  <w:sz w:val="20"/>
                                  <w:szCs w:val="20"/>
                                </w:rPr>
                                <w:t>Substitute value auto registration settings/Substitute value list</w:t>
                              </w:r>
                              <w:ins w:id="46" w:author="作成者">
                                <w:r w:rsidRPr="003177F7">
                                  <w:rPr>
                                    <w:sz w:val="20"/>
                                    <w:szCs w:val="20"/>
                                  </w:rPr>
                                  <w:t>）</w:t>
                                </w:r>
                              </w:ins>
                            </w:p>
                            <w:tbl>
                              <w:tblPr>
                                <w:tblStyle w:val="ab"/>
                                <w:tblW w:w="0" w:type="auto"/>
                                <w:jc w:val="center"/>
                                <w:tblLook w:val="04A0" w:firstRow="1" w:lastRow="0" w:firstColumn="1" w:lastColumn="0" w:noHBand="0" w:noVBand="1"/>
                              </w:tblPr>
                              <w:tblGrid>
                                <w:gridCol w:w="788"/>
                                <w:gridCol w:w="1446"/>
                                <w:gridCol w:w="1403"/>
                                <w:gridCol w:w="1403"/>
                                <w:gridCol w:w="1403"/>
                              </w:tblGrid>
                              <w:tr w:rsidR="007B5626" w:rsidRPr="003177F7" w14:paraId="5FF875DB" w14:textId="77777777" w:rsidTr="000C5D1B">
                                <w:trPr>
                                  <w:trHeight w:val="555"/>
                                  <w:jc w:val="center"/>
                                  <w:ins w:id="47" w:author="作成者"/>
                                </w:trPr>
                                <w:tc>
                                  <w:tcPr>
                                    <w:tcW w:w="788" w:type="dxa"/>
                                    <w:shd w:val="clear" w:color="auto" w:fill="002060"/>
                                  </w:tcPr>
                                  <w:p w14:paraId="1EEF115C" w14:textId="45A6D4DD" w:rsidR="007B5626" w:rsidRPr="003177F7" w:rsidRDefault="007B5626" w:rsidP="000C5D1B">
                                    <w:pPr>
                                      <w:pStyle w:val="a9"/>
                                      <w:ind w:leftChars="0" w:left="0"/>
                                      <w:jc w:val="left"/>
                                      <w:rPr>
                                        <w:ins w:id="48" w:author="作成者"/>
                                        <w:b/>
                                        <w:color w:val="FFFFFF" w:themeColor="background1"/>
                                        <w:sz w:val="20"/>
                                        <w:szCs w:val="20"/>
                                      </w:rPr>
                                    </w:pPr>
                                    <w:r>
                                      <w:rPr>
                                        <w:rFonts w:hint="eastAsia"/>
                                        <w:b/>
                                        <w:color w:val="FFFFFF" w:themeColor="background1"/>
                                        <w:sz w:val="20"/>
                                        <w:szCs w:val="20"/>
                                      </w:rPr>
                                      <w:t>Item No.</w:t>
                                    </w:r>
                                  </w:p>
                                </w:tc>
                                <w:tc>
                                  <w:tcPr>
                                    <w:tcW w:w="1446" w:type="dxa"/>
                                    <w:shd w:val="clear" w:color="auto" w:fill="002060"/>
                                  </w:tcPr>
                                  <w:p w14:paraId="5479B729" w14:textId="5CEF401B" w:rsidR="007B5626" w:rsidRPr="003177F7" w:rsidRDefault="007B5626" w:rsidP="000C5D1B">
                                    <w:pPr>
                                      <w:pStyle w:val="a9"/>
                                      <w:ind w:leftChars="0" w:left="0"/>
                                      <w:jc w:val="left"/>
                                      <w:rPr>
                                        <w:ins w:id="49" w:author="作成者"/>
                                        <w:b/>
                                        <w:color w:val="FFFFFF" w:themeColor="background1"/>
                                        <w:sz w:val="20"/>
                                        <w:szCs w:val="20"/>
                                      </w:rPr>
                                    </w:pPr>
                                    <w:r>
                                      <w:rPr>
                                        <w:rFonts w:hint="eastAsia"/>
                                        <w:b/>
                                        <w:color w:val="FFFFFF" w:themeColor="background1"/>
                                        <w:sz w:val="20"/>
                                        <w:szCs w:val="20"/>
                                      </w:rPr>
                                      <w:t>Variable name</w:t>
                                    </w:r>
                                  </w:p>
                                </w:tc>
                                <w:tc>
                                  <w:tcPr>
                                    <w:tcW w:w="1403" w:type="dxa"/>
                                    <w:shd w:val="clear" w:color="auto" w:fill="002060"/>
                                  </w:tcPr>
                                  <w:p w14:paraId="5C747756" w14:textId="3403A015" w:rsidR="007B5626" w:rsidRPr="003177F7" w:rsidRDefault="007B5626" w:rsidP="000C5D1B">
                                    <w:pPr>
                                      <w:pStyle w:val="a9"/>
                                      <w:ind w:leftChars="0" w:left="0"/>
                                      <w:jc w:val="left"/>
                                      <w:rPr>
                                        <w:ins w:id="50" w:author="作成者"/>
                                        <w:b/>
                                        <w:color w:val="FFFFFF" w:themeColor="background1"/>
                                        <w:sz w:val="20"/>
                                        <w:szCs w:val="20"/>
                                      </w:rPr>
                                    </w:pPr>
                                    <w:r>
                                      <w:rPr>
                                        <w:rFonts w:hint="eastAsia"/>
                                        <w:b/>
                                        <w:color w:val="FFFFFF" w:themeColor="background1"/>
                                        <w:sz w:val="20"/>
                                        <w:szCs w:val="20"/>
                                      </w:rPr>
                                      <w:t>Member variable</w:t>
                                    </w:r>
                                  </w:p>
                                </w:tc>
                                <w:tc>
                                  <w:tcPr>
                                    <w:tcW w:w="1403" w:type="dxa"/>
                                    <w:shd w:val="clear" w:color="auto" w:fill="002060"/>
                                  </w:tcPr>
                                  <w:p w14:paraId="7B12F71B" w14:textId="143F20BA" w:rsidR="007B5626" w:rsidRPr="003177F7" w:rsidRDefault="007B5626" w:rsidP="000C5D1B">
                                    <w:pPr>
                                      <w:pStyle w:val="a9"/>
                                      <w:ind w:leftChars="0" w:left="0"/>
                                      <w:jc w:val="left"/>
                                      <w:rPr>
                                        <w:ins w:id="51" w:author="作成者"/>
                                        <w:b/>
                                        <w:color w:val="FFFFFF" w:themeColor="background1"/>
                                        <w:sz w:val="20"/>
                                        <w:szCs w:val="20"/>
                                      </w:rPr>
                                    </w:pPr>
                                    <w:r>
                                      <w:rPr>
                                        <w:rFonts w:hint="eastAsia"/>
                                        <w:b/>
                                        <w:color w:val="FFFFFF" w:themeColor="background1"/>
                                        <w:sz w:val="20"/>
                                        <w:szCs w:val="20"/>
                                      </w:rPr>
                                      <w:t>Substitute order</w:t>
                                    </w:r>
                                  </w:p>
                                </w:tc>
                                <w:tc>
                                  <w:tcPr>
                                    <w:tcW w:w="1403" w:type="dxa"/>
                                    <w:shd w:val="clear" w:color="auto" w:fill="002060"/>
                                  </w:tcPr>
                                  <w:p w14:paraId="219EB0FC" w14:textId="716FBAF5" w:rsidR="007B5626" w:rsidRPr="003177F7" w:rsidRDefault="007B5626" w:rsidP="000C5D1B">
                                    <w:pPr>
                                      <w:pStyle w:val="a9"/>
                                      <w:ind w:leftChars="0" w:left="0"/>
                                      <w:jc w:val="left"/>
                                      <w:rPr>
                                        <w:ins w:id="52" w:author="作成者"/>
                                        <w:b/>
                                        <w:color w:val="FFFFFF" w:themeColor="background1"/>
                                        <w:sz w:val="20"/>
                                        <w:szCs w:val="20"/>
                                      </w:rPr>
                                    </w:pPr>
                                    <w:r>
                                      <w:rPr>
                                        <w:rFonts w:hint="eastAsia"/>
                                        <w:b/>
                                        <w:color w:val="FFFFFF" w:themeColor="background1"/>
                                        <w:sz w:val="20"/>
                                        <w:szCs w:val="20"/>
                                      </w:rPr>
                                      <w:t>Specific value</w:t>
                                    </w:r>
                                  </w:p>
                                </w:tc>
                              </w:tr>
                              <w:tr w:rsidR="007B5626" w:rsidRPr="003177F7" w14:paraId="5EF4966A" w14:textId="77777777" w:rsidTr="000C5D1B">
                                <w:trPr>
                                  <w:trHeight w:val="285"/>
                                  <w:jc w:val="center"/>
                                  <w:ins w:id="53" w:author="作成者"/>
                                </w:trPr>
                                <w:tc>
                                  <w:tcPr>
                                    <w:tcW w:w="788" w:type="dxa"/>
                                  </w:tcPr>
                                  <w:p w14:paraId="59CE493E" w14:textId="77777777" w:rsidR="007B5626" w:rsidRPr="003177F7" w:rsidRDefault="007B5626" w:rsidP="000C5D1B">
                                    <w:pPr>
                                      <w:pStyle w:val="a9"/>
                                      <w:ind w:leftChars="0" w:left="0"/>
                                      <w:jc w:val="left"/>
                                      <w:rPr>
                                        <w:ins w:id="54" w:author="作成者"/>
                                        <w:sz w:val="20"/>
                                        <w:szCs w:val="20"/>
                                      </w:rPr>
                                    </w:pPr>
                                    <w:ins w:id="55" w:author="作成者">
                                      <w:r w:rsidRPr="003177F7">
                                        <w:rPr>
                                          <w:rFonts w:hint="eastAsia"/>
                                          <w:sz w:val="20"/>
                                          <w:szCs w:val="20"/>
                                        </w:rPr>
                                        <w:t>1</w:t>
                                      </w:r>
                                    </w:ins>
                                  </w:p>
                                </w:tc>
                                <w:tc>
                                  <w:tcPr>
                                    <w:tcW w:w="1446" w:type="dxa"/>
                                  </w:tcPr>
                                  <w:p w14:paraId="59DCC4EF" w14:textId="77777777" w:rsidR="007B5626" w:rsidRPr="003177F7" w:rsidRDefault="007B5626" w:rsidP="000C5D1B">
                                    <w:pPr>
                                      <w:pStyle w:val="a9"/>
                                      <w:ind w:leftChars="0" w:left="0"/>
                                      <w:jc w:val="left"/>
                                      <w:rPr>
                                        <w:ins w:id="56" w:author="作成者"/>
                                        <w:sz w:val="20"/>
                                        <w:szCs w:val="20"/>
                                      </w:rPr>
                                    </w:pPr>
                                    <w:proofErr w:type="spellStart"/>
                                    <w:ins w:id="57" w:author="作成者">
                                      <w:r w:rsidRPr="003177F7">
                                        <w:rPr>
                                          <w:rFonts w:hint="eastAsia"/>
                                          <w:sz w:val="20"/>
                                          <w:szCs w:val="20"/>
                                        </w:rPr>
                                        <w:t>V</w:t>
                                      </w:r>
                                      <w:r w:rsidRPr="003177F7">
                                        <w:rPr>
                                          <w:sz w:val="20"/>
                                          <w:szCs w:val="20"/>
                                        </w:rPr>
                                        <w:t>AR_hoge</w:t>
                                      </w:r>
                                      <w:proofErr w:type="spellEnd"/>
                                    </w:ins>
                                  </w:p>
                                </w:tc>
                                <w:tc>
                                  <w:tcPr>
                                    <w:tcW w:w="1403" w:type="dxa"/>
                                  </w:tcPr>
                                  <w:p w14:paraId="057BF6DE" w14:textId="14E3AE80" w:rsidR="007B5626" w:rsidRPr="003177F7" w:rsidRDefault="007B5626" w:rsidP="000C5D1B">
                                    <w:pPr>
                                      <w:pStyle w:val="a9"/>
                                      <w:ind w:leftChars="0" w:left="0"/>
                                      <w:jc w:val="left"/>
                                      <w:rPr>
                                        <w:ins w:id="58" w:author="作成者"/>
                                        <w:sz w:val="20"/>
                                        <w:szCs w:val="20"/>
                                      </w:rPr>
                                    </w:pPr>
                                    <w:r>
                                      <w:rPr>
                                        <w:rFonts w:hint="eastAsia"/>
                                        <w:sz w:val="20"/>
                                        <w:szCs w:val="20"/>
                                      </w:rPr>
                                      <w:t>N</w:t>
                                    </w:r>
                                    <w:r>
                                      <w:rPr>
                                        <w:sz w:val="20"/>
                                        <w:szCs w:val="20"/>
                                      </w:rPr>
                                      <w:t>o input required</w:t>
                                    </w:r>
                                  </w:p>
                                </w:tc>
                                <w:tc>
                                  <w:tcPr>
                                    <w:tcW w:w="1403" w:type="dxa"/>
                                  </w:tcPr>
                                  <w:p w14:paraId="7FBA67A7" w14:textId="77777777" w:rsidR="007B5626" w:rsidRPr="003177F7" w:rsidRDefault="007B5626" w:rsidP="000C5D1B">
                                    <w:pPr>
                                      <w:pStyle w:val="a9"/>
                                      <w:ind w:leftChars="0" w:left="0"/>
                                      <w:jc w:val="left"/>
                                      <w:rPr>
                                        <w:ins w:id="59" w:author="作成者"/>
                                        <w:sz w:val="20"/>
                                        <w:szCs w:val="20"/>
                                      </w:rPr>
                                    </w:pPr>
                                    <w:ins w:id="60" w:author="作成者">
                                      <w:r w:rsidRPr="003177F7">
                                        <w:rPr>
                                          <w:rFonts w:hint="eastAsia"/>
                                          <w:sz w:val="20"/>
                                          <w:szCs w:val="20"/>
                                        </w:rPr>
                                        <w:t>1</w:t>
                                      </w:r>
                                    </w:ins>
                                  </w:p>
                                </w:tc>
                                <w:tc>
                                  <w:tcPr>
                                    <w:tcW w:w="1403" w:type="dxa"/>
                                  </w:tcPr>
                                  <w:p w14:paraId="2D277D09" w14:textId="7D9D7FA1" w:rsidR="007B5626" w:rsidRPr="003177F7" w:rsidRDefault="007B5626" w:rsidP="000C5D1B">
                                    <w:pPr>
                                      <w:pStyle w:val="a9"/>
                                      <w:ind w:leftChars="0" w:left="0"/>
                                      <w:jc w:val="left"/>
                                      <w:rPr>
                                        <w:ins w:id="61" w:author="作成者"/>
                                        <w:sz w:val="20"/>
                                        <w:szCs w:val="20"/>
                                      </w:rPr>
                                    </w:pPr>
                                    <w:r>
                                      <w:rPr>
                                        <w:rFonts w:hint="eastAsia"/>
                                        <w:sz w:val="20"/>
                                        <w:szCs w:val="20"/>
                                      </w:rPr>
                                      <w:t>ABC</w:t>
                                    </w:r>
                                  </w:p>
                                </w:tc>
                              </w:tr>
                              <w:tr w:rsidR="007B5626" w:rsidRPr="003177F7" w14:paraId="10EFFB3F" w14:textId="77777777" w:rsidTr="000C5D1B">
                                <w:trPr>
                                  <w:trHeight w:val="285"/>
                                  <w:jc w:val="center"/>
                                  <w:ins w:id="62" w:author="作成者"/>
                                </w:trPr>
                                <w:tc>
                                  <w:tcPr>
                                    <w:tcW w:w="788" w:type="dxa"/>
                                  </w:tcPr>
                                  <w:p w14:paraId="683B39AC" w14:textId="77777777" w:rsidR="007B5626" w:rsidRPr="003177F7" w:rsidRDefault="007B5626" w:rsidP="000C5D1B">
                                    <w:pPr>
                                      <w:pStyle w:val="a9"/>
                                      <w:ind w:leftChars="0" w:left="0"/>
                                      <w:jc w:val="left"/>
                                      <w:rPr>
                                        <w:ins w:id="63" w:author="作成者"/>
                                        <w:sz w:val="20"/>
                                        <w:szCs w:val="20"/>
                                      </w:rPr>
                                    </w:pPr>
                                    <w:ins w:id="64" w:author="作成者">
                                      <w:r w:rsidRPr="003177F7">
                                        <w:rPr>
                                          <w:rFonts w:hint="eastAsia"/>
                                          <w:sz w:val="20"/>
                                          <w:szCs w:val="20"/>
                                        </w:rPr>
                                        <w:t>2</w:t>
                                      </w:r>
                                    </w:ins>
                                  </w:p>
                                </w:tc>
                                <w:tc>
                                  <w:tcPr>
                                    <w:tcW w:w="1446" w:type="dxa"/>
                                  </w:tcPr>
                                  <w:p w14:paraId="43205B2B" w14:textId="77777777" w:rsidR="007B5626" w:rsidRPr="003177F7" w:rsidRDefault="007B5626" w:rsidP="000C5D1B">
                                    <w:pPr>
                                      <w:pStyle w:val="a9"/>
                                      <w:ind w:leftChars="0" w:left="0"/>
                                      <w:jc w:val="left"/>
                                      <w:rPr>
                                        <w:ins w:id="65" w:author="作成者"/>
                                        <w:sz w:val="20"/>
                                        <w:szCs w:val="20"/>
                                      </w:rPr>
                                    </w:pPr>
                                    <w:proofErr w:type="spellStart"/>
                                    <w:ins w:id="66" w:author="作成者">
                                      <w:r w:rsidRPr="003177F7">
                                        <w:rPr>
                                          <w:rFonts w:hint="eastAsia"/>
                                          <w:sz w:val="20"/>
                                          <w:szCs w:val="20"/>
                                        </w:rPr>
                                        <w:t>VAR_hoge</w:t>
                                      </w:r>
                                      <w:proofErr w:type="spellEnd"/>
                                    </w:ins>
                                  </w:p>
                                </w:tc>
                                <w:tc>
                                  <w:tcPr>
                                    <w:tcW w:w="1403" w:type="dxa"/>
                                  </w:tcPr>
                                  <w:p w14:paraId="4B5658BD" w14:textId="16A9BA4E" w:rsidR="007B5626" w:rsidRPr="003177F7" w:rsidRDefault="007B5626" w:rsidP="000C5D1B">
                                    <w:pPr>
                                      <w:pStyle w:val="a9"/>
                                      <w:ind w:leftChars="0" w:left="0"/>
                                      <w:jc w:val="left"/>
                                      <w:rPr>
                                        <w:ins w:id="67" w:author="作成者"/>
                                        <w:sz w:val="20"/>
                                        <w:szCs w:val="20"/>
                                      </w:rPr>
                                    </w:pPr>
                                    <w:r>
                                      <w:rPr>
                                        <w:rFonts w:hint="eastAsia"/>
                                        <w:sz w:val="20"/>
                                        <w:szCs w:val="20"/>
                                      </w:rPr>
                                      <w:t>N</w:t>
                                    </w:r>
                                    <w:r>
                                      <w:rPr>
                                        <w:sz w:val="20"/>
                                        <w:szCs w:val="20"/>
                                      </w:rPr>
                                      <w:t>o input required</w:t>
                                    </w:r>
                                  </w:p>
                                </w:tc>
                                <w:tc>
                                  <w:tcPr>
                                    <w:tcW w:w="1403" w:type="dxa"/>
                                  </w:tcPr>
                                  <w:p w14:paraId="4A971583" w14:textId="77777777" w:rsidR="007B5626" w:rsidRPr="003177F7" w:rsidRDefault="007B5626" w:rsidP="000C5D1B">
                                    <w:pPr>
                                      <w:pStyle w:val="a9"/>
                                      <w:ind w:leftChars="0" w:left="0"/>
                                      <w:jc w:val="left"/>
                                      <w:rPr>
                                        <w:ins w:id="68" w:author="作成者"/>
                                        <w:sz w:val="20"/>
                                        <w:szCs w:val="20"/>
                                      </w:rPr>
                                    </w:pPr>
                                    <w:ins w:id="69" w:author="作成者">
                                      <w:r w:rsidRPr="003177F7">
                                        <w:rPr>
                                          <w:rFonts w:hint="eastAsia"/>
                                          <w:sz w:val="20"/>
                                          <w:szCs w:val="20"/>
                                        </w:rPr>
                                        <w:t>2</w:t>
                                      </w:r>
                                    </w:ins>
                                  </w:p>
                                </w:tc>
                                <w:tc>
                                  <w:tcPr>
                                    <w:tcW w:w="1403" w:type="dxa"/>
                                  </w:tcPr>
                                  <w:p w14:paraId="21212E0A" w14:textId="16FC8F9E" w:rsidR="007B5626" w:rsidRPr="003177F7" w:rsidRDefault="007B5626" w:rsidP="000C5D1B">
                                    <w:pPr>
                                      <w:pStyle w:val="a9"/>
                                      <w:ind w:leftChars="0" w:left="0"/>
                                      <w:jc w:val="left"/>
                                      <w:rPr>
                                        <w:ins w:id="70" w:author="作成者"/>
                                        <w:sz w:val="20"/>
                                        <w:szCs w:val="20"/>
                                      </w:rPr>
                                    </w:pPr>
                                    <w:r>
                                      <w:rPr>
                                        <w:rFonts w:hint="eastAsia"/>
                                        <w:sz w:val="20"/>
                                        <w:szCs w:val="20"/>
                                      </w:rPr>
                                      <w:t>DEF</w:t>
                                    </w:r>
                                  </w:p>
                                </w:tc>
                              </w:tr>
                            </w:tbl>
                            <w:p w14:paraId="6186498C" w14:textId="77777777" w:rsidR="007B5626" w:rsidRPr="003177F7" w:rsidRDefault="007B5626" w:rsidP="000C5D1B">
                              <w:pPr>
                                <w:pStyle w:val="a9"/>
                                <w:ind w:leftChars="0" w:left="360"/>
                                <w:jc w:val="left"/>
                                <w:rPr>
                                  <w:ins w:id="71" w:author="作成者"/>
                                  <w:sz w:val="20"/>
                                  <w:szCs w:val="20"/>
                                </w:rPr>
                              </w:pPr>
                            </w:p>
                            <w:p w14:paraId="77C05965" w14:textId="183BDE66" w:rsidR="007B5626" w:rsidRPr="003177F7" w:rsidRDefault="007B5626" w:rsidP="000C5D1B">
                              <w:pPr>
                                <w:jc w:val="left"/>
                                <w:rPr>
                                  <w:ins w:id="72" w:author="作成者"/>
                                  <w:sz w:val="20"/>
                                  <w:szCs w:val="20"/>
                                </w:rPr>
                              </w:pPr>
                              <w:ins w:id="73" w:author="作成者">
                                <w:r w:rsidRPr="003177F7">
                                  <w:rPr>
                                    <w:rFonts w:hint="eastAsia"/>
                                    <w:sz w:val="20"/>
                                    <w:szCs w:val="20"/>
                                  </w:rPr>
                                  <w:t>２．</w:t>
                                </w:r>
                              </w:ins>
                              <w:r>
                                <w:rPr>
                                  <w:rFonts w:hint="eastAsia"/>
                                  <w:sz w:val="20"/>
                                  <w:szCs w:val="20"/>
                                </w:rPr>
                                <w:t xml:space="preserve">Value sent to </w:t>
                              </w:r>
                              <w:ins w:id="74" w:author="作成者">
                                <w:r w:rsidRPr="003177F7">
                                  <w:rPr>
                                    <w:rFonts w:hint="eastAsia"/>
                                    <w:sz w:val="20"/>
                                    <w:szCs w:val="20"/>
                                  </w:rPr>
                                  <w:t>Terraform</w:t>
                                </w:r>
                              </w:ins>
                              <w:r w:rsidRPr="003177F7">
                                <w:rPr>
                                  <w:sz w:val="20"/>
                                  <w:szCs w:val="20"/>
                                </w:rPr>
                                <w:t xml:space="preserve"> </w:t>
                              </w:r>
                            </w:p>
                            <w:tbl>
                              <w:tblPr>
                                <w:tblStyle w:val="ab"/>
                                <w:tblW w:w="6580" w:type="dxa"/>
                                <w:jc w:val="center"/>
                                <w:tblLook w:val="04A0" w:firstRow="1" w:lastRow="0" w:firstColumn="1" w:lastColumn="0" w:noHBand="0" w:noVBand="1"/>
                              </w:tblPr>
                              <w:tblGrid>
                                <w:gridCol w:w="6580"/>
                              </w:tblGrid>
                              <w:tr w:rsidR="007B5626" w:rsidRPr="003177F7" w14:paraId="10877A02" w14:textId="77777777" w:rsidTr="000C5D1B">
                                <w:trPr>
                                  <w:trHeight w:val="945"/>
                                  <w:jc w:val="center"/>
                                  <w:ins w:id="75" w:author="作成者"/>
                                </w:trPr>
                                <w:tc>
                                  <w:tcPr>
                                    <w:tcW w:w="6580" w:type="dxa"/>
                                  </w:tcPr>
                                  <w:p w14:paraId="29327A38" w14:textId="43443CD0" w:rsidR="007B5626" w:rsidRPr="003177F7" w:rsidRDefault="007B5626" w:rsidP="000C5D1B">
                                    <w:pPr>
                                      <w:pStyle w:val="a9"/>
                                      <w:ind w:leftChars="0" w:left="0"/>
                                      <w:rPr>
                                        <w:ins w:id="76" w:author="作成者"/>
                                        <w:sz w:val="20"/>
                                        <w:szCs w:val="20"/>
                                      </w:rPr>
                                    </w:pPr>
                                    <w:ins w:id="77" w:author="作成者">
                                      <w:r w:rsidRPr="003177F7">
                                        <w:rPr>
                                          <w:rFonts w:hint="eastAsia"/>
                                          <w:sz w:val="20"/>
                                          <w:szCs w:val="20"/>
                                        </w:rPr>
                                        <w:t>[</w:t>
                                      </w:r>
                                      <w:r w:rsidRPr="003177F7">
                                        <w:rPr>
                                          <w:sz w:val="20"/>
                                          <w:szCs w:val="20"/>
                                        </w:rPr>
                                        <w:t>“</w:t>
                                      </w:r>
                                    </w:ins>
                                    <w:r>
                                      <w:rPr>
                                        <w:rFonts w:hint="eastAsia"/>
                                        <w:sz w:val="20"/>
                                        <w:szCs w:val="20"/>
                                      </w:rPr>
                                      <w:t>ABC</w:t>
                                    </w:r>
                                    <w:ins w:id="78" w:author="作成者">
                                      <w:r w:rsidRPr="003177F7">
                                        <w:rPr>
                                          <w:sz w:val="20"/>
                                          <w:szCs w:val="20"/>
                                        </w:rPr>
                                        <w:t>”, “</w:t>
                                      </w:r>
                                    </w:ins>
                                    <w:r>
                                      <w:rPr>
                                        <w:rFonts w:hint="eastAsia"/>
                                        <w:sz w:val="20"/>
                                        <w:szCs w:val="20"/>
                                      </w:rPr>
                                      <w:t>DEF</w:t>
                                    </w:r>
                                    <w:ins w:id="79" w:author="作成者">
                                      <w:r w:rsidRPr="003177F7">
                                        <w:rPr>
                                          <w:sz w:val="20"/>
                                          <w:szCs w:val="20"/>
                                        </w:rPr>
                                        <w:t>”]</w:t>
                                      </w:r>
                                    </w:ins>
                                  </w:p>
                                </w:tc>
                              </w:tr>
                            </w:tbl>
                            <w:p w14:paraId="38605307" w14:textId="77777777" w:rsidR="007B5626" w:rsidRPr="003177F7" w:rsidRDefault="007B5626" w:rsidP="000C5D1B">
                              <w:pPr>
                                <w:jc w:val="left"/>
                                <w:rPr>
                                  <w:ins w:id="80" w:author="作成者"/>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2587CE" id="_x0000_t109" coordsize="21600,21600" o:spt="109" path="m,l,21600r21600,l21600,xe">
                  <v:stroke joinstyle="miter"/>
                  <v:path gradientshapeok="t" o:connecttype="rect"/>
                </v:shapetype>
                <v:shape id="フローチャート: 処理 2" o:spid="_x0000_s1026" type="#_x0000_t109" style="position:absolute;left:0;text-align:left;margin-left:409.3pt;margin-top:48.05pt;width:460.5pt;height:311.25pt;z-index:251793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" fillcolor="#f2f2f2 [3052]" strokecolor="#d8d8d8 [2732]" strokeweight="2pt">
                  <v:textbox>
                    <w:txbxContent>
                      <w:p w14:paraId="5EF3499B" w14:textId="6F8F981E" w:rsidR="007B5626" w:rsidRPr="003177F7" w:rsidRDefault="007B5626" w:rsidP="000C5D1B">
                        <w:pPr>
                          <w:jc w:val="left"/>
                          <w:rPr>
                            <w:ins w:id="81" w:author="作成者"/>
                            <w:sz w:val="20"/>
                            <w:szCs w:val="20"/>
                          </w:rPr>
                        </w:pPr>
                        <w:r>
                          <w:rPr>
                            <w:rFonts w:hint="eastAsia"/>
                            <w:sz w:val="20"/>
                            <w:szCs w:val="20"/>
                          </w:rPr>
                          <w:t>Example</w:t>
                        </w:r>
                        <w:ins w:id="82" w:author="作成者">
                          <w:r w:rsidRPr="003177F7">
                            <w:rPr>
                              <w:rFonts w:hint="eastAsia"/>
                              <w:sz w:val="20"/>
                              <w:szCs w:val="20"/>
                            </w:rPr>
                            <w:t>：</w:t>
                          </w:r>
                        </w:ins>
                        <w:r>
                          <w:rPr>
                            <w:rFonts w:hint="eastAsia"/>
                            <w:sz w:val="20"/>
                            <w:szCs w:val="20"/>
                          </w:rPr>
                          <w:t xml:space="preserve"> For </w:t>
                        </w:r>
                        <w:r>
                          <w:rPr>
                            <w:sz w:val="20"/>
                            <w:szCs w:val="20"/>
                          </w:rPr>
                          <w:t>“list” type variables</w:t>
                        </w:r>
                        <w:r w:rsidRPr="003177F7">
                          <w:rPr>
                            <w:sz w:val="20"/>
                            <w:szCs w:val="20"/>
                          </w:rPr>
                          <w:t xml:space="preserve"> </w:t>
                        </w:r>
                      </w:p>
                      <w:p w14:paraId="365BA271" w14:textId="5454F173" w:rsidR="007B5626" w:rsidRPr="003177F7" w:rsidRDefault="007B5626" w:rsidP="000C5D1B">
                        <w:pPr>
                          <w:jc w:val="left"/>
                          <w:rPr>
                            <w:ins w:id="83" w:author="作成者"/>
                            <w:sz w:val="20"/>
                            <w:szCs w:val="20"/>
                          </w:rPr>
                        </w:pPr>
                        <w:ins w:id="84" w:author="作成者">
                          <w:r w:rsidRPr="003177F7">
                            <w:rPr>
                              <w:rFonts w:hint="eastAsia"/>
                              <w:sz w:val="20"/>
                              <w:szCs w:val="20"/>
                            </w:rPr>
                            <w:t>・</w:t>
                          </w:r>
                          <w:proofErr w:type="spellStart"/>
                          <w:r w:rsidRPr="003177F7">
                            <w:rPr>
                              <w:sz w:val="20"/>
                              <w:szCs w:val="20"/>
                            </w:rPr>
                            <w:t>t</w:t>
                          </w:r>
                          <w:r w:rsidRPr="003177F7">
                            <w:rPr>
                              <w:rFonts w:hint="eastAsia"/>
                              <w:sz w:val="20"/>
                              <w:szCs w:val="20"/>
                            </w:rPr>
                            <w:t>f</w:t>
                          </w:r>
                        </w:ins>
                        <w:proofErr w:type="spellEnd"/>
                        <w:r>
                          <w:rPr>
                            <w:sz w:val="20"/>
                            <w:szCs w:val="20"/>
                          </w:rPr>
                          <w:t xml:space="preserve"> file and registration values</w:t>
                        </w:r>
                      </w:p>
                      <w:tbl>
                        <w:tblPr>
                          <w:tblStyle w:val="ab"/>
                          <w:tblW w:w="7166" w:type="dxa"/>
                          <w:jc w:val="center"/>
                          <w:tblLook w:val="04A0" w:firstRow="1" w:lastRow="0" w:firstColumn="1" w:lastColumn="0" w:noHBand="0" w:noVBand="1"/>
                        </w:tblPr>
                        <w:tblGrid>
                          <w:gridCol w:w="7166"/>
                        </w:tblGrid>
                        <w:tr w:rsidR="007B5626" w:rsidRPr="003177F7" w14:paraId="5965D259" w14:textId="77777777" w:rsidTr="000C5D1B">
                          <w:trPr>
                            <w:trHeight w:val="1425"/>
                            <w:jc w:val="center"/>
                            <w:ins w:id="85" w:author="作成者"/>
                          </w:trPr>
                          <w:tc>
                            <w:tcPr>
                              <w:tcW w:w="7166" w:type="dxa"/>
                            </w:tcPr>
                            <w:p w14:paraId="74738870" w14:textId="77777777" w:rsidR="007B5626" w:rsidRPr="003177F7" w:rsidRDefault="007B5626" w:rsidP="000C5D1B">
                              <w:pPr>
                                <w:rPr>
                                  <w:ins w:id="86" w:author="作成者"/>
                                  <w:sz w:val="20"/>
                                  <w:szCs w:val="20"/>
                                </w:rPr>
                              </w:pPr>
                              <w:ins w:id="87" w:author="作成者">
                                <w:r w:rsidRPr="003177F7">
                                  <w:rPr>
                                    <w:sz w:val="20"/>
                                    <w:szCs w:val="20"/>
                                  </w:rPr>
                                  <w:t>variable "</w:t>
                                </w:r>
                                <w:proofErr w:type="spellStart"/>
                                <w:r w:rsidRPr="003177F7">
                                  <w:rPr>
                                    <w:sz w:val="20"/>
                                    <w:szCs w:val="20"/>
                                  </w:rPr>
                                  <w:t>VAR_hoge</w:t>
                                </w:r>
                                <w:proofErr w:type="spellEnd"/>
                                <w:r w:rsidRPr="003177F7">
                                  <w:rPr>
                                    <w:sz w:val="20"/>
                                    <w:szCs w:val="20"/>
                                  </w:rPr>
                                  <w:t>" {</w:t>
                                </w:r>
                              </w:ins>
                            </w:p>
                            <w:p w14:paraId="0F462428" w14:textId="77777777" w:rsidR="007B5626" w:rsidRPr="003177F7" w:rsidRDefault="007B5626" w:rsidP="000C5D1B">
                              <w:pPr>
                                <w:ind w:firstLineChars="200" w:firstLine="400"/>
                                <w:rPr>
                                  <w:ins w:id="88" w:author="作成者"/>
                                  <w:sz w:val="20"/>
                                  <w:szCs w:val="20"/>
                                </w:rPr>
                              </w:pPr>
                              <w:ins w:id="89" w:author="作成者">
                                <w:r w:rsidRPr="003177F7">
                                  <w:rPr>
                                    <w:sz w:val="20"/>
                                    <w:szCs w:val="20"/>
                                  </w:rPr>
                                  <w:t>type = list(string)</w:t>
                                </w:r>
                              </w:ins>
                            </w:p>
                            <w:p w14:paraId="10E5C290" w14:textId="77777777" w:rsidR="007B5626" w:rsidRPr="003177F7" w:rsidRDefault="007B5626" w:rsidP="000C5D1B">
                              <w:pPr>
                                <w:pStyle w:val="a9"/>
                                <w:ind w:leftChars="0" w:left="0"/>
                                <w:rPr>
                                  <w:ins w:id="90" w:author="作成者"/>
                                  <w:sz w:val="20"/>
                                  <w:szCs w:val="20"/>
                                </w:rPr>
                              </w:pPr>
                              <w:ins w:id="91" w:author="作成者">
                                <w:r w:rsidRPr="003177F7">
                                  <w:rPr>
                                    <w:sz w:val="20"/>
                                    <w:szCs w:val="20"/>
                                  </w:rPr>
                                  <w:t>}</w:t>
                                </w:r>
                              </w:ins>
                            </w:p>
                          </w:tc>
                        </w:tr>
                      </w:tbl>
                      <w:p w14:paraId="3243777A" w14:textId="77777777" w:rsidR="007B5626" w:rsidRPr="003177F7" w:rsidRDefault="007B5626" w:rsidP="000C5D1B">
                        <w:pPr>
                          <w:jc w:val="left"/>
                          <w:rPr>
                            <w:ins w:id="92" w:author="作成者"/>
                            <w:sz w:val="20"/>
                            <w:szCs w:val="20"/>
                          </w:rPr>
                        </w:pPr>
                      </w:p>
                      <w:p w14:paraId="614B404F" w14:textId="17B65BAD" w:rsidR="007B5626" w:rsidRPr="003177F7" w:rsidRDefault="007B5626" w:rsidP="000C5D1B">
                        <w:pPr>
                          <w:pStyle w:val="a9"/>
                          <w:numPr>
                            <w:ilvl w:val="0"/>
                            <w:numId w:val="47"/>
                          </w:numPr>
                          <w:ind w:leftChars="0"/>
                          <w:jc w:val="left"/>
                          <w:rPr>
                            <w:ins w:id="93" w:author="作成者"/>
                            <w:sz w:val="20"/>
                            <w:szCs w:val="20"/>
                          </w:rPr>
                        </w:pPr>
                        <w:r>
                          <w:rPr>
                            <w:sz w:val="20"/>
                            <w:szCs w:val="20"/>
                          </w:rPr>
                          <w:t>S</w:t>
                        </w:r>
                        <w:r>
                          <w:rPr>
                            <w:rFonts w:hint="eastAsia"/>
                            <w:sz w:val="20"/>
                            <w:szCs w:val="20"/>
                          </w:rPr>
                          <w:t xml:space="preserve">ubstitute </w:t>
                        </w:r>
                        <w:r>
                          <w:rPr>
                            <w:sz w:val="20"/>
                            <w:szCs w:val="20"/>
                          </w:rPr>
                          <w:t>value example</w:t>
                        </w:r>
                        <w:ins w:id="94" w:author="作成者">
                          <w:r w:rsidRPr="003177F7">
                            <w:rPr>
                              <w:rFonts w:hint="eastAsia"/>
                              <w:sz w:val="20"/>
                              <w:szCs w:val="20"/>
                            </w:rPr>
                            <w:t>（</w:t>
                          </w:r>
                        </w:ins>
                        <w:r>
                          <w:rPr>
                            <w:sz w:val="20"/>
                            <w:szCs w:val="20"/>
                          </w:rPr>
                          <w:t>Substitute value auto registration settings/Substitute value list</w:t>
                        </w:r>
                        <w:ins w:id="95" w:author="作成者">
                          <w:r w:rsidRPr="003177F7">
                            <w:rPr>
                              <w:sz w:val="20"/>
                              <w:szCs w:val="20"/>
                            </w:rPr>
                            <w:t>）</w:t>
                          </w:r>
                        </w:ins>
                      </w:p>
                      <w:tbl>
                        <w:tblPr>
                          <w:tblStyle w:val="ab"/>
                          <w:tblW w:w="0" w:type="auto"/>
                          <w:jc w:val="center"/>
                          <w:tblLook w:val="04A0" w:firstRow="1" w:lastRow="0" w:firstColumn="1" w:lastColumn="0" w:noHBand="0" w:noVBand="1"/>
                        </w:tblPr>
                        <w:tblGrid>
                          <w:gridCol w:w="788"/>
                          <w:gridCol w:w="1446"/>
                          <w:gridCol w:w="1403"/>
                          <w:gridCol w:w="1403"/>
                          <w:gridCol w:w="1403"/>
                        </w:tblGrid>
                        <w:tr w:rsidR="007B5626" w:rsidRPr="003177F7" w14:paraId="5FF875DB" w14:textId="77777777" w:rsidTr="000C5D1B">
                          <w:trPr>
                            <w:trHeight w:val="555"/>
                            <w:jc w:val="center"/>
                            <w:ins w:id="96" w:author="作成者"/>
                          </w:trPr>
                          <w:tc>
                            <w:tcPr>
                              <w:tcW w:w="788" w:type="dxa"/>
                              <w:shd w:val="clear" w:color="auto" w:fill="002060"/>
                            </w:tcPr>
                            <w:p w14:paraId="1EEF115C" w14:textId="45A6D4DD" w:rsidR="007B5626" w:rsidRPr="003177F7" w:rsidRDefault="007B5626" w:rsidP="000C5D1B">
                              <w:pPr>
                                <w:pStyle w:val="a9"/>
                                <w:ind w:leftChars="0" w:left="0"/>
                                <w:jc w:val="left"/>
                                <w:rPr>
                                  <w:ins w:id="97" w:author="作成者"/>
                                  <w:b/>
                                  <w:color w:val="FFFFFF" w:themeColor="background1"/>
                                  <w:sz w:val="20"/>
                                  <w:szCs w:val="20"/>
                                </w:rPr>
                              </w:pPr>
                              <w:r>
                                <w:rPr>
                                  <w:rFonts w:hint="eastAsia"/>
                                  <w:b/>
                                  <w:color w:val="FFFFFF" w:themeColor="background1"/>
                                  <w:sz w:val="20"/>
                                  <w:szCs w:val="20"/>
                                </w:rPr>
                                <w:t>Item No.</w:t>
                              </w:r>
                            </w:p>
                          </w:tc>
                          <w:tc>
                            <w:tcPr>
                              <w:tcW w:w="1446" w:type="dxa"/>
                              <w:shd w:val="clear" w:color="auto" w:fill="002060"/>
                            </w:tcPr>
                            <w:p w14:paraId="5479B729" w14:textId="5CEF401B" w:rsidR="007B5626" w:rsidRPr="003177F7" w:rsidRDefault="007B5626" w:rsidP="000C5D1B">
                              <w:pPr>
                                <w:pStyle w:val="a9"/>
                                <w:ind w:leftChars="0" w:left="0"/>
                                <w:jc w:val="left"/>
                                <w:rPr>
                                  <w:ins w:id="98" w:author="作成者"/>
                                  <w:b/>
                                  <w:color w:val="FFFFFF" w:themeColor="background1"/>
                                  <w:sz w:val="20"/>
                                  <w:szCs w:val="20"/>
                                </w:rPr>
                              </w:pPr>
                              <w:r>
                                <w:rPr>
                                  <w:rFonts w:hint="eastAsia"/>
                                  <w:b/>
                                  <w:color w:val="FFFFFF" w:themeColor="background1"/>
                                  <w:sz w:val="20"/>
                                  <w:szCs w:val="20"/>
                                </w:rPr>
                                <w:t>Variable name</w:t>
                              </w:r>
                            </w:p>
                          </w:tc>
                          <w:tc>
                            <w:tcPr>
                              <w:tcW w:w="1403" w:type="dxa"/>
                              <w:shd w:val="clear" w:color="auto" w:fill="002060"/>
                            </w:tcPr>
                            <w:p w14:paraId="5C747756" w14:textId="3403A015" w:rsidR="007B5626" w:rsidRPr="003177F7" w:rsidRDefault="007B5626" w:rsidP="000C5D1B">
                              <w:pPr>
                                <w:pStyle w:val="a9"/>
                                <w:ind w:leftChars="0" w:left="0"/>
                                <w:jc w:val="left"/>
                                <w:rPr>
                                  <w:ins w:id="99" w:author="作成者"/>
                                  <w:b/>
                                  <w:color w:val="FFFFFF" w:themeColor="background1"/>
                                  <w:sz w:val="20"/>
                                  <w:szCs w:val="20"/>
                                </w:rPr>
                              </w:pPr>
                              <w:r>
                                <w:rPr>
                                  <w:rFonts w:hint="eastAsia"/>
                                  <w:b/>
                                  <w:color w:val="FFFFFF" w:themeColor="background1"/>
                                  <w:sz w:val="20"/>
                                  <w:szCs w:val="20"/>
                                </w:rPr>
                                <w:t>Member variable</w:t>
                              </w:r>
                            </w:p>
                          </w:tc>
                          <w:tc>
                            <w:tcPr>
                              <w:tcW w:w="1403" w:type="dxa"/>
                              <w:shd w:val="clear" w:color="auto" w:fill="002060"/>
                            </w:tcPr>
                            <w:p w14:paraId="7B12F71B" w14:textId="143F20BA" w:rsidR="007B5626" w:rsidRPr="003177F7" w:rsidRDefault="007B5626" w:rsidP="000C5D1B">
                              <w:pPr>
                                <w:pStyle w:val="a9"/>
                                <w:ind w:leftChars="0" w:left="0"/>
                                <w:jc w:val="left"/>
                                <w:rPr>
                                  <w:ins w:id="100" w:author="作成者"/>
                                  <w:b/>
                                  <w:color w:val="FFFFFF" w:themeColor="background1"/>
                                  <w:sz w:val="20"/>
                                  <w:szCs w:val="20"/>
                                </w:rPr>
                              </w:pPr>
                              <w:r>
                                <w:rPr>
                                  <w:rFonts w:hint="eastAsia"/>
                                  <w:b/>
                                  <w:color w:val="FFFFFF" w:themeColor="background1"/>
                                  <w:sz w:val="20"/>
                                  <w:szCs w:val="20"/>
                                </w:rPr>
                                <w:t>Substitute order</w:t>
                              </w:r>
                            </w:p>
                          </w:tc>
                          <w:tc>
                            <w:tcPr>
                              <w:tcW w:w="1403" w:type="dxa"/>
                              <w:shd w:val="clear" w:color="auto" w:fill="002060"/>
                            </w:tcPr>
                            <w:p w14:paraId="219EB0FC" w14:textId="716FBAF5" w:rsidR="007B5626" w:rsidRPr="003177F7" w:rsidRDefault="007B5626" w:rsidP="000C5D1B">
                              <w:pPr>
                                <w:pStyle w:val="a9"/>
                                <w:ind w:leftChars="0" w:left="0"/>
                                <w:jc w:val="left"/>
                                <w:rPr>
                                  <w:ins w:id="101" w:author="作成者"/>
                                  <w:b/>
                                  <w:color w:val="FFFFFF" w:themeColor="background1"/>
                                  <w:sz w:val="20"/>
                                  <w:szCs w:val="20"/>
                                </w:rPr>
                              </w:pPr>
                              <w:r>
                                <w:rPr>
                                  <w:rFonts w:hint="eastAsia"/>
                                  <w:b/>
                                  <w:color w:val="FFFFFF" w:themeColor="background1"/>
                                  <w:sz w:val="20"/>
                                  <w:szCs w:val="20"/>
                                </w:rPr>
                                <w:t>Specific value</w:t>
                              </w:r>
                            </w:p>
                          </w:tc>
                        </w:tr>
                        <w:tr w:rsidR="007B5626" w:rsidRPr="003177F7" w14:paraId="5EF4966A" w14:textId="77777777" w:rsidTr="000C5D1B">
                          <w:trPr>
                            <w:trHeight w:val="285"/>
                            <w:jc w:val="center"/>
                            <w:ins w:id="102" w:author="作成者"/>
                          </w:trPr>
                          <w:tc>
                            <w:tcPr>
                              <w:tcW w:w="788" w:type="dxa"/>
                            </w:tcPr>
                            <w:p w14:paraId="59CE493E" w14:textId="77777777" w:rsidR="007B5626" w:rsidRPr="003177F7" w:rsidRDefault="007B5626" w:rsidP="000C5D1B">
                              <w:pPr>
                                <w:pStyle w:val="a9"/>
                                <w:ind w:leftChars="0" w:left="0"/>
                                <w:jc w:val="left"/>
                                <w:rPr>
                                  <w:ins w:id="103" w:author="作成者"/>
                                  <w:sz w:val="20"/>
                                  <w:szCs w:val="20"/>
                                </w:rPr>
                              </w:pPr>
                              <w:ins w:id="104" w:author="作成者">
                                <w:r w:rsidRPr="003177F7">
                                  <w:rPr>
                                    <w:rFonts w:hint="eastAsia"/>
                                    <w:sz w:val="20"/>
                                    <w:szCs w:val="20"/>
                                  </w:rPr>
                                  <w:t>1</w:t>
                                </w:r>
                              </w:ins>
                            </w:p>
                          </w:tc>
                          <w:tc>
                            <w:tcPr>
                              <w:tcW w:w="1446" w:type="dxa"/>
                            </w:tcPr>
                            <w:p w14:paraId="59DCC4EF" w14:textId="77777777" w:rsidR="007B5626" w:rsidRPr="003177F7" w:rsidRDefault="007B5626" w:rsidP="000C5D1B">
                              <w:pPr>
                                <w:pStyle w:val="a9"/>
                                <w:ind w:leftChars="0" w:left="0"/>
                                <w:jc w:val="left"/>
                                <w:rPr>
                                  <w:ins w:id="105" w:author="作成者"/>
                                  <w:sz w:val="20"/>
                                  <w:szCs w:val="20"/>
                                </w:rPr>
                              </w:pPr>
                              <w:proofErr w:type="spellStart"/>
                              <w:ins w:id="106" w:author="作成者">
                                <w:r w:rsidRPr="003177F7">
                                  <w:rPr>
                                    <w:rFonts w:hint="eastAsia"/>
                                    <w:sz w:val="20"/>
                                    <w:szCs w:val="20"/>
                                  </w:rPr>
                                  <w:t>V</w:t>
                                </w:r>
                                <w:r w:rsidRPr="003177F7">
                                  <w:rPr>
                                    <w:sz w:val="20"/>
                                    <w:szCs w:val="20"/>
                                  </w:rPr>
                                  <w:t>AR_hoge</w:t>
                                </w:r>
                                <w:proofErr w:type="spellEnd"/>
                              </w:ins>
                            </w:p>
                          </w:tc>
                          <w:tc>
                            <w:tcPr>
                              <w:tcW w:w="1403" w:type="dxa"/>
                            </w:tcPr>
                            <w:p w14:paraId="057BF6DE" w14:textId="14E3AE80" w:rsidR="007B5626" w:rsidRPr="003177F7" w:rsidRDefault="007B5626" w:rsidP="000C5D1B">
                              <w:pPr>
                                <w:pStyle w:val="a9"/>
                                <w:ind w:leftChars="0" w:left="0"/>
                                <w:jc w:val="left"/>
                                <w:rPr>
                                  <w:ins w:id="107" w:author="作成者"/>
                                  <w:sz w:val="20"/>
                                  <w:szCs w:val="20"/>
                                </w:rPr>
                              </w:pPr>
                              <w:r>
                                <w:rPr>
                                  <w:rFonts w:hint="eastAsia"/>
                                  <w:sz w:val="20"/>
                                  <w:szCs w:val="20"/>
                                </w:rPr>
                                <w:t>N</w:t>
                              </w:r>
                              <w:r>
                                <w:rPr>
                                  <w:sz w:val="20"/>
                                  <w:szCs w:val="20"/>
                                </w:rPr>
                                <w:t>o input required</w:t>
                              </w:r>
                            </w:p>
                          </w:tc>
                          <w:tc>
                            <w:tcPr>
                              <w:tcW w:w="1403" w:type="dxa"/>
                            </w:tcPr>
                            <w:p w14:paraId="7FBA67A7" w14:textId="77777777" w:rsidR="007B5626" w:rsidRPr="003177F7" w:rsidRDefault="007B5626" w:rsidP="000C5D1B">
                              <w:pPr>
                                <w:pStyle w:val="a9"/>
                                <w:ind w:leftChars="0" w:left="0"/>
                                <w:jc w:val="left"/>
                                <w:rPr>
                                  <w:ins w:id="108" w:author="作成者"/>
                                  <w:sz w:val="20"/>
                                  <w:szCs w:val="20"/>
                                </w:rPr>
                              </w:pPr>
                              <w:ins w:id="109" w:author="作成者">
                                <w:r w:rsidRPr="003177F7">
                                  <w:rPr>
                                    <w:rFonts w:hint="eastAsia"/>
                                    <w:sz w:val="20"/>
                                    <w:szCs w:val="20"/>
                                  </w:rPr>
                                  <w:t>1</w:t>
                                </w:r>
                              </w:ins>
                            </w:p>
                          </w:tc>
                          <w:tc>
                            <w:tcPr>
                              <w:tcW w:w="1403" w:type="dxa"/>
                            </w:tcPr>
                            <w:p w14:paraId="2D277D09" w14:textId="7D9D7FA1" w:rsidR="007B5626" w:rsidRPr="003177F7" w:rsidRDefault="007B5626" w:rsidP="000C5D1B">
                              <w:pPr>
                                <w:pStyle w:val="a9"/>
                                <w:ind w:leftChars="0" w:left="0"/>
                                <w:jc w:val="left"/>
                                <w:rPr>
                                  <w:ins w:id="110" w:author="作成者"/>
                                  <w:sz w:val="20"/>
                                  <w:szCs w:val="20"/>
                                </w:rPr>
                              </w:pPr>
                              <w:r>
                                <w:rPr>
                                  <w:rFonts w:hint="eastAsia"/>
                                  <w:sz w:val="20"/>
                                  <w:szCs w:val="20"/>
                                </w:rPr>
                                <w:t>ABC</w:t>
                              </w:r>
                            </w:p>
                          </w:tc>
                        </w:tr>
                        <w:tr w:rsidR="007B5626" w:rsidRPr="003177F7" w14:paraId="10EFFB3F" w14:textId="77777777" w:rsidTr="000C5D1B">
                          <w:trPr>
                            <w:trHeight w:val="285"/>
                            <w:jc w:val="center"/>
                            <w:ins w:id="111" w:author="作成者"/>
                          </w:trPr>
                          <w:tc>
                            <w:tcPr>
                              <w:tcW w:w="788" w:type="dxa"/>
                            </w:tcPr>
                            <w:p w14:paraId="683B39AC" w14:textId="77777777" w:rsidR="007B5626" w:rsidRPr="003177F7" w:rsidRDefault="007B5626" w:rsidP="000C5D1B">
                              <w:pPr>
                                <w:pStyle w:val="a9"/>
                                <w:ind w:leftChars="0" w:left="0"/>
                                <w:jc w:val="left"/>
                                <w:rPr>
                                  <w:ins w:id="112" w:author="作成者"/>
                                  <w:sz w:val="20"/>
                                  <w:szCs w:val="20"/>
                                </w:rPr>
                              </w:pPr>
                              <w:ins w:id="113" w:author="作成者">
                                <w:r w:rsidRPr="003177F7">
                                  <w:rPr>
                                    <w:rFonts w:hint="eastAsia"/>
                                    <w:sz w:val="20"/>
                                    <w:szCs w:val="20"/>
                                  </w:rPr>
                                  <w:t>2</w:t>
                                </w:r>
                              </w:ins>
                            </w:p>
                          </w:tc>
                          <w:tc>
                            <w:tcPr>
                              <w:tcW w:w="1446" w:type="dxa"/>
                            </w:tcPr>
                            <w:p w14:paraId="43205B2B" w14:textId="77777777" w:rsidR="007B5626" w:rsidRPr="003177F7" w:rsidRDefault="007B5626" w:rsidP="000C5D1B">
                              <w:pPr>
                                <w:pStyle w:val="a9"/>
                                <w:ind w:leftChars="0" w:left="0"/>
                                <w:jc w:val="left"/>
                                <w:rPr>
                                  <w:ins w:id="114" w:author="作成者"/>
                                  <w:sz w:val="20"/>
                                  <w:szCs w:val="20"/>
                                </w:rPr>
                              </w:pPr>
                              <w:proofErr w:type="spellStart"/>
                              <w:ins w:id="115" w:author="作成者">
                                <w:r w:rsidRPr="003177F7">
                                  <w:rPr>
                                    <w:rFonts w:hint="eastAsia"/>
                                    <w:sz w:val="20"/>
                                    <w:szCs w:val="20"/>
                                  </w:rPr>
                                  <w:t>VAR_hoge</w:t>
                                </w:r>
                                <w:proofErr w:type="spellEnd"/>
                              </w:ins>
                            </w:p>
                          </w:tc>
                          <w:tc>
                            <w:tcPr>
                              <w:tcW w:w="1403" w:type="dxa"/>
                            </w:tcPr>
                            <w:p w14:paraId="4B5658BD" w14:textId="16A9BA4E" w:rsidR="007B5626" w:rsidRPr="003177F7" w:rsidRDefault="007B5626" w:rsidP="000C5D1B">
                              <w:pPr>
                                <w:pStyle w:val="a9"/>
                                <w:ind w:leftChars="0" w:left="0"/>
                                <w:jc w:val="left"/>
                                <w:rPr>
                                  <w:ins w:id="116" w:author="作成者"/>
                                  <w:sz w:val="20"/>
                                  <w:szCs w:val="20"/>
                                </w:rPr>
                              </w:pPr>
                              <w:r>
                                <w:rPr>
                                  <w:rFonts w:hint="eastAsia"/>
                                  <w:sz w:val="20"/>
                                  <w:szCs w:val="20"/>
                                </w:rPr>
                                <w:t>N</w:t>
                              </w:r>
                              <w:r>
                                <w:rPr>
                                  <w:sz w:val="20"/>
                                  <w:szCs w:val="20"/>
                                </w:rPr>
                                <w:t>o input required</w:t>
                              </w:r>
                            </w:p>
                          </w:tc>
                          <w:tc>
                            <w:tcPr>
                              <w:tcW w:w="1403" w:type="dxa"/>
                            </w:tcPr>
                            <w:p w14:paraId="4A971583" w14:textId="77777777" w:rsidR="007B5626" w:rsidRPr="003177F7" w:rsidRDefault="007B5626" w:rsidP="000C5D1B">
                              <w:pPr>
                                <w:pStyle w:val="a9"/>
                                <w:ind w:leftChars="0" w:left="0"/>
                                <w:jc w:val="left"/>
                                <w:rPr>
                                  <w:ins w:id="117" w:author="作成者"/>
                                  <w:sz w:val="20"/>
                                  <w:szCs w:val="20"/>
                                </w:rPr>
                              </w:pPr>
                              <w:ins w:id="118" w:author="作成者">
                                <w:r w:rsidRPr="003177F7">
                                  <w:rPr>
                                    <w:rFonts w:hint="eastAsia"/>
                                    <w:sz w:val="20"/>
                                    <w:szCs w:val="20"/>
                                  </w:rPr>
                                  <w:t>2</w:t>
                                </w:r>
                              </w:ins>
                            </w:p>
                          </w:tc>
                          <w:tc>
                            <w:tcPr>
                              <w:tcW w:w="1403" w:type="dxa"/>
                            </w:tcPr>
                            <w:p w14:paraId="21212E0A" w14:textId="16FC8F9E" w:rsidR="007B5626" w:rsidRPr="003177F7" w:rsidRDefault="007B5626" w:rsidP="000C5D1B">
                              <w:pPr>
                                <w:pStyle w:val="a9"/>
                                <w:ind w:leftChars="0" w:left="0"/>
                                <w:jc w:val="left"/>
                                <w:rPr>
                                  <w:ins w:id="119" w:author="作成者"/>
                                  <w:sz w:val="20"/>
                                  <w:szCs w:val="20"/>
                                </w:rPr>
                              </w:pPr>
                              <w:r>
                                <w:rPr>
                                  <w:rFonts w:hint="eastAsia"/>
                                  <w:sz w:val="20"/>
                                  <w:szCs w:val="20"/>
                                </w:rPr>
                                <w:t>DEF</w:t>
                              </w:r>
                            </w:p>
                          </w:tc>
                        </w:tr>
                      </w:tbl>
                      <w:p w14:paraId="6186498C" w14:textId="77777777" w:rsidR="007B5626" w:rsidRPr="003177F7" w:rsidRDefault="007B5626" w:rsidP="000C5D1B">
                        <w:pPr>
                          <w:pStyle w:val="a9"/>
                          <w:ind w:leftChars="0" w:left="360"/>
                          <w:jc w:val="left"/>
                          <w:rPr>
                            <w:ins w:id="120" w:author="作成者"/>
                            <w:sz w:val="20"/>
                            <w:szCs w:val="20"/>
                          </w:rPr>
                        </w:pPr>
                      </w:p>
                      <w:p w14:paraId="77C05965" w14:textId="183BDE66" w:rsidR="007B5626" w:rsidRPr="003177F7" w:rsidRDefault="007B5626" w:rsidP="000C5D1B">
                        <w:pPr>
                          <w:jc w:val="left"/>
                          <w:rPr>
                            <w:ins w:id="121" w:author="作成者"/>
                            <w:sz w:val="20"/>
                            <w:szCs w:val="20"/>
                          </w:rPr>
                        </w:pPr>
                        <w:ins w:id="122" w:author="作成者">
                          <w:r w:rsidRPr="003177F7">
                            <w:rPr>
                              <w:rFonts w:hint="eastAsia"/>
                              <w:sz w:val="20"/>
                              <w:szCs w:val="20"/>
                            </w:rPr>
                            <w:t>２．</w:t>
                          </w:r>
                        </w:ins>
                        <w:r>
                          <w:rPr>
                            <w:rFonts w:hint="eastAsia"/>
                            <w:sz w:val="20"/>
                            <w:szCs w:val="20"/>
                          </w:rPr>
                          <w:t xml:space="preserve">Value sent to </w:t>
                        </w:r>
                        <w:ins w:id="123" w:author="作成者">
                          <w:r w:rsidRPr="003177F7">
                            <w:rPr>
                              <w:rFonts w:hint="eastAsia"/>
                              <w:sz w:val="20"/>
                              <w:szCs w:val="20"/>
                            </w:rPr>
                            <w:t>Terraform</w:t>
                          </w:r>
                        </w:ins>
                        <w:r w:rsidRPr="003177F7">
                          <w:rPr>
                            <w:sz w:val="20"/>
                            <w:szCs w:val="20"/>
                          </w:rPr>
                          <w:t xml:space="preserve"> </w:t>
                        </w:r>
                      </w:p>
                      <w:tbl>
                        <w:tblPr>
                          <w:tblStyle w:val="ab"/>
                          <w:tblW w:w="6580" w:type="dxa"/>
                          <w:jc w:val="center"/>
                          <w:tblLook w:val="04A0" w:firstRow="1" w:lastRow="0" w:firstColumn="1" w:lastColumn="0" w:noHBand="0" w:noVBand="1"/>
                        </w:tblPr>
                        <w:tblGrid>
                          <w:gridCol w:w="6580"/>
                        </w:tblGrid>
                        <w:tr w:rsidR="007B5626" w:rsidRPr="003177F7" w14:paraId="10877A02" w14:textId="77777777" w:rsidTr="000C5D1B">
                          <w:trPr>
                            <w:trHeight w:val="945"/>
                            <w:jc w:val="center"/>
                            <w:ins w:id="124" w:author="作成者"/>
                          </w:trPr>
                          <w:tc>
                            <w:tcPr>
                              <w:tcW w:w="6580" w:type="dxa"/>
                            </w:tcPr>
                            <w:p w14:paraId="29327A38" w14:textId="43443CD0" w:rsidR="007B5626" w:rsidRPr="003177F7" w:rsidRDefault="007B5626" w:rsidP="000C5D1B">
                              <w:pPr>
                                <w:pStyle w:val="a9"/>
                                <w:ind w:leftChars="0" w:left="0"/>
                                <w:rPr>
                                  <w:ins w:id="125" w:author="作成者"/>
                                  <w:sz w:val="20"/>
                                  <w:szCs w:val="20"/>
                                </w:rPr>
                              </w:pPr>
                              <w:ins w:id="126" w:author="作成者">
                                <w:r w:rsidRPr="003177F7">
                                  <w:rPr>
                                    <w:rFonts w:hint="eastAsia"/>
                                    <w:sz w:val="20"/>
                                    <w:szCs w:val="20"/>
                                  </w:rPr>
                                  <w:t>[</w:t>
                                </w:r>
                                <w:r w:rsidRPr="003177F7">
                                  <w:rPr>
                                    <w:sz w:val="20"/>
                                    <w:szCs w:val="20"/>
                                  </w:rPr>
                                  <w:t>“</w:t>
                                </w:r>
                              </w:ins>
                              <w:r>
                                <w:rPr>
                                  <w:rFonts w:hint="eastAsia"/>
                                  <w:sz w:val="20"/>
                                  <w:szCs w:val="20"/>
                                </w:rPr>
                                <w:t>ABC</w:t>
                              </w:r>
                              <w:ins w:id="127" w:author="作成者">
                                <w:r w:rsidRPr="003177F7">
                                  <w:rPr>
                                    <w:sz w:val="20"/>
                                    <w:szCs w:val="20"/>
                                  </w:rPr>
                                  <w:t>”, “</w:t>
                                </w:r>
                              </w:ins>
                              <w:r>
                                <w:rPr>
                                  <w:rFonts w:hint="eastAsia"/>
                                  <w:sz w:val="20"/>
                                  <w:szCs w:val="20"/>
                                </w:rPr>
                                <w:t>DEF</w:t>
                              </w:r>
                              <w:ins w:id="128" w:author="作成者">
                                <w:r w:rsidRPr="003177F7">
                                  <w:rPr>
                                    <w:sz w:val="20"/>
                                    <w:szCs w:val="20"/>
                                  </w:rPr>
                                  <w:t>”]</w:t>
                                </w:r>
                              </w:ins>
                            </w:p>
                          </w:tc>
                        </w:tr>
                      </w:tbl>
                      <w:p w14:paraId="38605307" w14:textId="77777777" w:rsidR="007B5626" w:rsidRPr="003177F7" w:rsidRDefault="007B5626" w:rsidP="000C5D1B">
                        <w:pPr>
                          <w:jc w:val="left"/>
                          <w:rPr>
                            <w:ins w:id="129" w:author="作成者"/>
                            <w:sz w:val="20"/>
                            <w:szCs w:val="20"/>
                          </w:rPr>
                        </w:pPr>
                      </w:p>
                    </w:txbxContent>
                  </v:textbox>
                  <w10:wrap type="topAndBottom" anchorx="margin"/>
                </v:shape>
              </w:pict>
            </mc:Fallback>
          </mc:AlternateContent>
        </w:r>
      </w:ins>
      <w:r w:rsidR="00784014" w:rsidRPr="00784014">
        <w:t>The substitute order is the order of which specific values are set to variables (starting from top).</w:t>
      </w:r>
      <w:r w:rsidR="00784014">
        <w:br/>
      </w:r>
      <w:r w:rsidRPr="00214F24">
        <w:t>If the variable type (or the type for the lowest variable in a hierarchy configuration) is "list" or "set", they can be configured in the Substitute value auto registration settings menu/Substitute value list menu.</w:t>
      </w:r>
    </w:p>
    <w:p w14:paraId="13FE3638" w14:textId="77777777" w:rsidR="000C5D1B" w:rsidRDefault="000C5D1B" w:rsidP="000C5D1B">
      <w:pPr>
        <w:widowControl/>
        <w:jc w:val="left"/>
        <w:rPr>
          <w:ins w:id="130" w:author="作成者"/>
        </w:rPr>
      </w:pPr>
      <w:ins w:id="131" w:author="作成者">
        <w:r>
          <w:br w:type="page"/>
        </w:r>
      </w:ins>
    </w:p>
    <w:p w14:paraId="1A72B440" w14:textId="77777777" w:rsidR="000C5D1B" w:rsidRPr="008313B2" w:rsidRDefault="000C5D1B" w:rsidP="000C5D1B">
      <w:pPr>
        <w:widowControl/>
        <w:ind w:firstLineChars="135" w:firstLine="283"/>
        <w:jc w:val="left"/>
        <w:rPr>
          <w:ins w:id="132" w:author="作成者"/>
        </w:rPr>
      </w:pPr>
      <w:ins w:id="133" w:author="作成者">
        <w:r>
          <w:rPr>
            <w:noProof/>
          </w:rPr>
          <w:lastRenderedPageBreak/>
          <mc:AlternateContent>
            <mc:Choice Requires="wps">
              <w:drawing>
                <wp:anchor distT="0" distB="0" distL="114300" distR="114300" simplePos="0" relativeHeight="251794432" behindDoc="0" locked="0" layoutInCell="1" allowOverlap="1" wp14:anchorId="2E1C9357" wp14:editId="194D30F9">
                  <wp:simplePos x="0" y="0"/>
                  <wp:positionH relativeFrom="column">
                    <wp:posOffset>166370</wp:posOffset>
                  </wp:positionH>
                  <wp:positionV relativeFrom="paragraph">
                    <wp:posOffset>164465</wp:posOffset>
                  </wp:positionV>
                  <wp:extent cx="5848350" cy="3714750"/>
                  <wp:effectExtent l="0" t="0" r="19050" b="19050"/>
                  <wp:wrapTopAndBottom/>
                  <wp:docPr id="3" name="フローチャート: 処理 3"/>
                  <wp:cNvGraphicFramePr/>
                  <a:graphic xmlns:a="http://schemas.openxmlformats.org/drawingml/2006/main">
                    <a:graphicData uri="http://schemas.microsoft.com/office/word/2010/wordprocessingShape">
                      <wps:wsp>
                        <wps:cNvSpPr/>
                        <wps:spPr>
                          <a:xfrm>
                            <a:off x="0" y="0"/>
                            <a:ext cx="5848350" cy="3714750"/>
                          </a:xfrm>
                          <a:prstGeom prst="flowChartProcess">
                            <a:avLst/>
                          </a:prstGeom>
                          <a:solidFill>
                            <a:schemeClr val="bg1">
                              <a:lumMod val="95000"/>
                            </a:schemeClr>
                          </a:solidFill>
                          <a:ln>
                            <a:solidFill>
                              <a:schemeClr val="bg1">
                                <a:lumMod val="85000"/>
                              </a:schemeClr>
                            </a:solidFill>
                          </a:ln>
                        </wps:spPr>
                        <wps:style>
                          <a:lnRef idx="2">
                            <a:schemeClr val="dk1"/>
                          </a:lnRef>
                          <a:fillRef idx="1">
                            <a:schemeClr val="lt1"/>
                          </a:fillRef>
                          <a:effectRef idx="0">
                            <a:schemeClr val="dk1"/>
                          </a:effectRef>
                          <a:fontRef idx="minor">
                            <a:schemeClr val="dk1"/>
                          </a:fontRef>
                        </wps:style>
                        <wps:txbx>
                          <w:txbxContent>
                            <w:p w14:paraId="75B0D119" w14:textId="77777777" w:rsidR="007B5626" w:rsidRPr="006F2AE9" w:rsidRDefault="007B5626" w:rsidP="006F2AE9">
                              <w:pPr>
                                <w:jc w:val="left"/>
                                <w:rPr>
                                  <w:sz w:val="20"/>
                                  <w:szCs w:val="20"/>
                                </w:rPr>
                              </w:pPr>
                              <w:r w:rsidRPr="006F2AE9">
                                <w:rPr>
                                  <w:sz w:val="20"/>
                                  <w:szCs w:val="20"/>
                                </w:rPr>
                                <w:t>Example: If the type of the variable at the lowest level of the variable hierarchy is "set"</w:t>
                              </w:r>
                            </w:p>
                            <w:p w14:paraId="056AE8DA" w14:textId="1B52955C" w:rsidR="007B5626" w:rsidRPr="003177F7" w:rsidRDefault="007B5626" w:rsidP="006F2AE9">
                              <w:pPr>
                                <w:jc w:val="left"/>
                                <w:rPr>
                                  <w:ins w:id="134" w:author="作成者"/>
                                  <w:sz w:val="20"/>
                                  <w:szCs w:val="20"/>
                                </w:rPr>
                              </w:pPr>
                              <w:r w:rsidRPr="006F2AE9">
                                <w:rPr>
                                  <w:rFonts w:hint="eastAsia"/>
                                  <w:sz w:val="20"/>
                                  <w:szCs w:val="20"/>
                                </w:rPr>
                                <w:t>・</w:t>
                              </w:r>
                              <w:proofErr w:type="spellStart"/>
                              <w:r w:rsidRPr="006F2AE9">
                                <w:rPr>
                                  <w:rFonts w:hint="eastAsia"/>
                                  <w:sz w:val="20"/>
                                  <w:szCs w:val="20"/>
                                </w:rPr>
                                <w:t>tf</w:t>
                              </w:r>
                              <w:proofErr w:type="spellEnd"/>
                              <w:r w:rsidRPr="006F2AE9">
                                <w:rPr>
                                  <w:rFonts w:hint="eastAsia"/>
                                  <w:sz w:val="20"/>
                                  <w:szCs w:val="20"/>
                                </w:rPr>
                                <w:t xml:space="preserve"> file and registration value</w:t>
                              </w:r>
                            </w:p>
                            <w:tbl>
                              <w:tblPr>
                                <w:tblStyle w:val="ab"/>
                                <w:tblW w:w="7166" w:type="dxa"/>
                                <w:jc w:val="center"/>
                                <w:tblLook w:val="04A0" w:firstRow="1" w:lastRow="0" w:firstColumn="1" w:lastColumn="0" w:noHBand="0" w:noVBand="1"/>
                              </w:tblPr>
                              <w:tblGrid>
                                <w:gridCol w:w="7166"/>
                              </w:tblGrid>
                              <w:tr w:rsidR="007B5626" w:rsidRPr="003177F7" w14:paraId="2535DB64" w14:textId="77777777" w:rsidTr="000C5D1B">
                                <w:trPr>
                                  <w:trHeight w:val="1425"/>
                                  <w:jc w:val="center"/>
                                  <w:ins w:id="135" w:author="作成者"/>
                                </w:trPr>
                                <w:tc>
                                  <w:tcPr>
                                    <w:tcW w:w="7166" w:type="dxa"/>
                                  </w:tcPr>
                                  <w:p w14:paraId="71739835" w14:textId="77777777" w:rsidR="007B5626" w:rsidRPr="003177F7" w:rsidRDefault="007B5626" w:rsidP="000C5D1B">
                                    <w:pPr>
                                      <w:rPr>
                                        <w:ins w:id="136" w:author="作成者"/>
                                        <w:sz w:val="20"/>
                                        <w:szCs w:val="20"/>
                                      </w:rPr>
                                    </w:pPr>
                                    <w:ins w:id="137" w:author="作成者">
                                      <w:r w:rsidRPr="003177F7">
                                        <w:rPr>
                                          <w:sz w:val="20"/>
                                          <w:szCs w:val="20"/>
                                        </w:rPr>
                                        <w:t>variable "</w:t>
                                      </w:r>
                                      <w:proofErr w:type="spellStart"/>
                                      <w:r w:rsidRPr="003177F7">
                                        <w:rPr>
                                          <w:sz w:val="20"/>
                                          <w:szCs w:val="20"/>
                                        </w:rPr>
                                        <w:t>VAR_hoge</w:t>
                                      </w:r>
                                      <w:proofErr w:type="spellEnd"/>
                                      <w:r w:rsidRPr="003177F7">
                                        <w:rPr>
                                          <w:sz w:val="20"/>
                                          <w:szCs w:val="20"/>
                                        </w:rPr>
                                        <w:t>" {</w:t>
                                      </w:r>
                                    </w:ins>
                                  </w:p>
                                  <w:p w14:paraId="7AA31F1D" w14:textId="77777777" w:rsidR="007B5626" w:rsidRPr="003177F7" w:rsidRDefault="007B5626" w:rsidP="000C5D1B">
                                    <w:pPr>
                                      <w:ind w:firstLineChars="200" w:firstLine="400"/>
                                      <w:rPr>
                                        <w:ins w:id="138" w:author="作成者"/>
                                        <w:sz w:val="20"/>
                                        <w:szCs w:val="20"/>
                                      </w:rPr>
                                    </w:pPr>
                                    <w:ins w:id="139" w:author="作成者">
                                      <w:r w:rsidRPr="003177F7">
                                        <w:rPr>
                                          <w:sz w:val="20"/>
                                          <w:szCs w:val="20"/>
                                        </w:rPr>
                                        <w:t>type = object({</w:t>
                                      </w:r>
                                    </w:ins>
                                  </w:p>
                                  <w:p w14:paraId="5EED9119" w14:textId="77777777" w:rsidR="007B5626" w:rsidRPr="003177F7" w:rsidRDefault="007B5626" w:rsidP="000C5D1B">
                                    <w:pPr>
                                      <w:ind w:firstLineChars="200" w:firstLine="400"/>
                                      <w:rPr>
                                        <w:ins w:id="140" w:author="作成者"/>
                                        <w:sz w:val="20"/>
                                        <w:szCs w:val="20"/>
                                      </w:rPr>
                                    </w:pPr>
                                    <w:ins w:id="141" w:author="作成者">
                                      <w:r w:rsidRPr="003177F7">
                                        <w:rPr>
                                          <w:rFonts w:hint="eastAsia"/>
                                          <w:sz w:val="20"/>
                                          <w:szCs w:val="20"/>
                                        </w:rPr>
                                        <w:t xml:space="preserve">    key = set(</w:t>
                                      </w:r>
                                      <w:r w:rsidRPr="003177F7">
                                        <w:rPr>
                                          <w:sz w:val="20"/>
                                          <w:szCs w:val="20"/>
                                        </w:rPr>
                                        <w:t>number</w:t>
                                      </w:r>
                                      <w:r w:rsidRPr="003177F7">
                                        <w:rPr>
                                          <w:rFonts w:hint="eastAsia"/>
                                          <w:sz w:val="20"/>
                                          <w:szCs w:val="20"/>
                                        </w:rPr>
                                        <w:t>)</w:t>
                                      </w:r>
                                    </w:ins>
                                  </w:p>
                                  <w:p w14:paraId="5AE445C5" w14:textId="77777777" w:rsidR="007B5626" w:rsidRPr="003177F7" w:rsidRDefault="007B5626" w:rsidP="000C5D1B">
                                    <w:pPr>
                                      <w:ind w:firstLineChars="200" w:firstLine="400"/>
                                      <w:rPr>
                                        <w:ins w:id="142" w:author="作成者"/>
                                        <w:sz w:val="20"/>
                                        <w:szCs w:val="20"/>
                                      </w:rPr>
                                    </w:pPr>
                                    <w:ins w:id="143" w:author="作成者">
                                      <w:r w:rsidRPr="003177F7">
                                        <w:rPr>
                                          <w:sz w:val="20"/>
                                          <w:szCs w:val="20"/>
                                        </w:rPr>
                                        <w:t>})</w:t>
                                      </w:r>
                                    </w:ins>
                                  </w:p>
                                  <w:p w14:paraId="025580AB" w14:textId="77777777" w:rsidR="007B5626" w:rsidRPr="003177F7" w:rsidRDefault="007B5626" w:rsidP="000C5D1B">
                                    <w:pPr>
                                      <w:pStyle w:val="a9"/>
                                      <w:ind w:leftChars="0" w:left="0"/>
                                      <w:rPr>
                                        <w:ins w:id="144" w:author="作成者"/>
                                        <w:sz w:val="20"/>
                                        <w:szCs w:val="20"/>
                                      </w:rPr>
                                    </w:pPr>
                                    <w:ins w:id="145" w:author="作成者">
                                      <w:r w:rsidRPr="003177F7">
                                        <w:rPr>
                                          <w:sz w:val="20"/>
                                          <w:szCs w:val="20"/>
                                        </w:rPr>
                                        <w:t>}</w:t>
                                      </w:r>
                                    </w:ins>
                                  </w:p>
                                </w:tc>
                              </w:tr>
                            </w:tbl>
                            <w:p w14:paraId="1E2E58CF" w14:textId="77777777" w:rsidR="007B5626" w:rsidRPr="003177F7" w:rsidRDefault="007B5626" w:rsidP="000C5D1B">
                              <w:pPr>
                                <w:jc w:val="left"/>
                                <w:rPr>
                                  <w:ins w:id="146" w:author="作成者"/>
                                  <w:sz w:val="20"/>
                                  <w:szCs w:val="20"/>
                                </w:rPr>
                              </w:pPr>
                            </w:p>
                            <w:p w14:paraId="7311C0A2" w14:textId="6B98F271" w:rsidR="007B5626" w:rsidRPr="003177F7" w:rsidRDefault="007B5626" w:rsidP="000C5D1B">
                              <w:pPr>
                                <w:pStyle w:val="a9"/>
                                <w:numPr>
                                  <w:ilvl w:val="0"/>
                                  <w:numId w:val="44"/>
                                </w:numPr>
                                <w:ind w:leftChars="0"/>
                                <w:jc w:val="left"/>
                                <w:rPr>
                                  <w:ins w:id="147" w:author="作成者"/>
                                  <w:sz w:val="20"/>
                                  <w:szCs w:val="20"/>
                                </w:rPr>
                              </w:pPr>
                              <w:r>
                                <w:rPr>
                                  <w:rFonts w:hint="eastAsia"/>
                                  <w:sz w:val="20"/>
                                  <w:szCs w:val="20"/>
                                </w:rPr>
                                <w:t>Substitute value example</w:t>
                              </w:r>
                              <w:ins w:id="148" w:author="作成者">
                                <w:r w:rsidRPr="003177F7">
                                  <w:rPr>
                                    <w:rFonts w:hint="eastAsia"/>
                                    <w:sz w:val="20"/>
                                    <w:szCs w:val="20"/>
                                  </w:rPr>
                                  <w:t>（</w:t>
                                </w:r>
                              </w:ins>
                              <w:r>
                                <w:rPr>
                                  <w:sz w:val="20"/>
                                  <w:szCs w:val="20"/>
                                </w:rPr>
                                <w:t>Substitute value auto registration settings/Substitute value list</w:t>
                              </w:r>
                              <w:ins w:id="149" w:author="作成者">
                                <w:r w:rsidRPr="003177F7">
                                  <w:rPr>
                                    <w:sz w:val="20"/>
                                    <w:szCs w:val="20"/>
                                  </w:rPr>
                                  <w:t>）</w:t>
                                </w:r>
                              </w:ins>
                            </w:p>
                            <w:tbl>
                              <w:tblPr>
                                <w:tblStyle w:val="ab"/>
                                <w:tblW w:w="0" w:type="auto"/>
                                <w:jc w:val="center"/>
                                <w:tblLook w:val="04A0" w:firstRow="1" w:lastRow="0" w:firstColumn="1" w:lastColumn="0" w:noHBand="0" w:noVBand="1"/>
                              </w:tblPr>
                              <w:tblGrid>
                                <w:gridCol w:w="783"/>
                                <w:gridCol w:w="1435"/>
                                <w:gridCol w:w="1393"/>
                                <w:gridCol w:w="1393"/>
                                <w:gridCol w:w="1393"/>
                              </w:tblGrid>
                              <w:tr w:rsidR="007B5626" w:rsidRPr="003177F7" w14:paraId="5CDF9168" w14:textId="77777777" w:rsidTr="000C5D1B">
                                <w:trPr>
                                  <w:trHeight w:val="606"/>
                                  <w:jc w:val="center"/>
                                  <w:ins w:id="150" w:author="作成者"/>
                                </w:trPr>
                                <w:tc>
                                  <w:tcPr>
                                    <w:tcW w:w="783" w:type="dxa"/>
                                    <w:shd w:val="clear" w:color="auto" w:fill="002060"/>
                                  </w:tcPr>
                                  <w:p w14:paraId="0B17F2FA" w14:textId="563190FC" w:rsidR="007B5626" w:rsidRPr="003177F7" w:rsidRDefault="007B5626" w:rsidP="000C5D1B">
                                    <w:pPr>
                                      <w:pStyle w:val="a9"/>
                                      <w:ind w:leftChars="0" w:left="0"/>
                                      <w:jc w:val="left"/>
                                      <w:rPr>
                                        <w:ins w:id="151" w:author="作成者"/>
                                        <w:b/>
                                        <w:color w:val="FFFFFF" w:themeColor="background1"/>
                                        <w:sz w:val="20"/>
                                        <w:szCs w:val="20"/>
                                      </w:rPr>
                                    </w:pPr>
                                    <w:r>
                                      <w:rPr>
                                        <w:rFonts w:hint="eastAsia"/>
                                        <w:b/>
                                        <w:color w:val="FFFFFF" w:themeColor="background1"/>
                                        <w:sz w:val="20"/>
                                        <w:szCs w:val="20"/>
                                      </w:rPr>
                                      <w:t>Item No.</w:t>
                                    </w:r>
                                  </w:p>
                                </w:tc>
                                <w:tc>
                                  <w:tcPr>
                                    <w:tcW w:w="1435" w:type="dxa"/>
                                    <w:shd w:val="clear" w:color="auto" w:fill="002060"/>
                                  </w:tcPr>
                                  <w:p w14:paraId="30D1187E" w14:textId="4E45ED1F" w:rsidR="007B5626" w:rsidRPr="003177F7" w:rsidRDefault="007B5626" w:rsidP="000C5D1B">
                                    <w:pPr>
                                      <w:pStyle w:val="a9"/>
                                      <w:ind w:leftChars="0" w:left="0"/>
                                      <w:jc w:val="left"/>
                                      <w:rPr>
                                        <w:ins w:id="152" w:author="作成者"/>
                                        <w:b/>
                                        <w:color w:val="FFFFFF" w:themeColor="background1"/>
                                        <w:sz w:val="20"/>
                                        <w:szCs w:val="20"/>
                                      </w:rPr>
                                    </w:pPr>
                                    <w:r>
                                      <w:rPr>
                                        <w:rFonts w:hint="eastAsia"/>
                                        <w:b/>
                                        <w:color w:val="FFFFFF" w:themeColor="background1"/>
                                        <w:sz w:val="20"/>
                                        <w:szCs w:val="20"/>
                                      </w:rPr>
                                      <w:t>Variable name</w:t>
                                    </w:r>
                                  </w:p>
                                </w:tc>
                                <w:tc>
                                  <w:tcPr>
                                    <w:tcW w:w="1393" w:type="dxa"/>
                                    <w:shd w:val="clear" w:color="auto" w:fill="002060"/>
                                  </w:tcPr>
                                  <w:p w14:paraId="60A5720A" w14:textId="336DB404" w:rsidR="007B5626" w:rsidRPr="003177F7" w:rsidRDefault="007B5626" w:rsidP="000C5D1B">
                                    <w:pPr>
                                      <w:pStyle w:val="a9"/>
                                      <w:ind w:leftChars="0" w:left="0"/>
                                      <w:jc w:val="left"/>
                                      <w:rPr>
                                        <w:ins w:id="153" w:author="作成者"/>
                                        <w:b/>
                                        <w:color w:val="FFFFFF" w:themeColor="background1"/>
                                        <w:sz w:val="20"/>
                                        <w:szCs w:val="20"/>
                                      </w:rPr>
                                    </w:pPr>
                                    <w:r>
                                      <w:rPr>
                                        <w:rFonts w:hint="eastAsia"/>
                                        <w:b/>
                                        <w:color w:val="FFFFFF" w:themeColor="background1"/>
                                        <w:sz w:val="20"/>
                                        <w:szCs w:val="20"/>
                                      </w:rPr>
                                      <w:t>Member variable</w:t>
                                    </w:r>
                                  </w:p>
                                </w:tc>
                                <w:tc>
                                  <w:tcPr>
                                    <w:tcW w:w="1393" w:type="dxa"/>
                                    <w:shd w:val="clear" w:color="auto" w:fill="002060"/>
                                  </w:tcPr>
                                  <w:p w14:paraId="4614C26C" w14:textId="5DE26FA2" w:rsidR="007B5626" w:rsidRPr="003177F7" w:rsidRDefault="007B5626" w:rsidP="000C5D1B">
                                    <w:pPr>
                                      <w:pStyle w:val="a9"/>
                                      <w:ind w:leftChars="0" w:left="0"/>
                                      <w:jc w:val="left"/>
                                      <w:rPr>
                                        <w:ins w:id="154" w:author="作成者"/>
                                        <w:b/>
                                        <w:color w:val="FFFFFF" w:themeColor="background1"/>
                                        <w:sz w:val="20"/>
                                        <w:szCs w:val="20"/>
                                      </w:rPr>
                                    </w:pPr>
                                    <w:r>
                                      <w:rPr>
                                        <w:rFonts w:hint="eastAsia"/>
                                        <w:b/>
                                        <w:color w:val="FFFFFF" w:themeColor="background1"/>
                                        <w:sz w:val="20"/>
                                        <w:szCs w:val="20"/>
                                      </w:rPr>
                                      <w:t>Substitute order</w:t>
                                    </w:r>
                                  </w:p>
                                </w:tc>
                                <w:tc>
                                  <w:tcPr>
                                    <w:tcW w:w="1393" w:type="dxa"/>
                                    <w:shd w:val="clear" w:color="auto" w:fill="002060"/>
                                  </w:tcPr>
                                  <w:p w14:paraId="25738C71" w14:textId="2E00831B" w:rsidR="007B5626" w:rsidRPr="003177F7" w:rsidRDefault="007B5626" w:rsidP="000C5D1B">
                                    <w:pPr>
                                      <w:pStyle w:val="a9"/>
                                      <w:ind w:leftChars="0" w:left="0"/>
                                      <w:jc w:val="left"/>
                                      <w:rPr>
                                        <w:ins w:id="155" w:author="作成者"/>
                                        <w:b/>
                                        <w:color w:val="FFFFFF" w:themeColor="background1"/>
                                        <w:sz w:val="20"/>
                                        <w:szCs w:val="20"/>
                                      </w:rPr>
                                    </w:pPr>
                                    <w:r>
                                      <w:rPr>
                                        <w:rFonts w:hint="eastAsia"/>
                                        <w:b/>
                                        <w:color w:val="FFFFFF" w:themeColor="background1"/>
                                        <w:sz w:val="20"/>
                                        <w:szCs w:val="20"/>
                                      </w:rPr>
                                      <w:t>Specific value</w:t>
                                    </w:r>
                                  </w:p>
                                </w:tc>
                              </w:tr>
                              <w:tr w:rsidR="007B5626" w:rsidRPr="003177F7" w14:paraId="4D043A5A" w14:textId="77777777" w:rsidTr="000C5D1B">
                                <w:trPr>
                                  <w:trHeight w:val="303"/>
                                  <w:jc w:val="center"/>
                                  <w:ins w:id="156" w:author="作成者"/>
                                </w:trPr>
                                <w:tc>
                                  <w:tcPr>
                                    <w:tcW w:w="783" w:type="dxa"/>
                                  </w:tcPr>
                                  <w:p w14:paraId="07DA3221" w14:textId="77777777" w:rsidR="007B5626" w:rsidRPr="003177F7" w:rsidRDefault="007B5626" w:rsidP="000C5D1B">
                                    <w:pPr>
                                      <w:pStyle w:val="a9"/>
                                      <w:ind w:leftChars="0" w:left="0"/>
                                      <w:jc w:val="left"/>
                                      <w:rPr>
                                        <w:ins w:id="157" w:author="作成者"/>
                                        <w:sz w:val="20"/>
                                        <w:szCs w:val="20"/>
                                      </w:rPr>
                                    </w:pPr>
                                    <w:ins w:id="158" w:author="作成者">
                                      <w:r w:rsidRPr="003177F7">
                                        <w:rPr>
                                          <w:rFonts w:hint="eastAsia"/>
                                          <w:sz w:val="20"/>
                                          <w:szCs w:val="20"/>
                                        </w:rPr>
                                        <w:t>1</w:t>
                                      </w:r>
                                    </w:ins>
                                  </w:p>
                                </w:tc>
                                <w:tc>
                                  <w:tcPr>
                                    <w:tcW w:w="1435" w:type="dxa"/>
                                  </w:tcPr>
                                  <w:p w14:paraId="58C1CC51" w14:textId="77777777" w:rsidR="007B5626" w:rsidRPr="003177F7" w:rsidRDefault="007B5626" w:rsidP="000C5D1B">
                                    <w:pPr>
                                      <w:pStyle w:val="a9"/>
                                      <w:ind w:leftChars="0" w:left="0"/>
                                      <w:jc w:val="left"/>
                                      <w:rPr>
                                        <w:ins w:id="159" w:author="作成者"/>
                                        <w:sz w:val="20"/>
                                        <w:szCs w:val="20"/>
                                      </w:rPr>
                                    </w:pPr>
                                    <w:proofErr w:type="spellStart"/>
                                    <w:ins w:id="160" w:author="作成者">
                                      <w:r w:rsidRPr="003177F7">
                                        <w:rPr>
                                          <w:rFonts w:hint="eastAsia"/>
                                          <w:sz w:val="20"/>
                                          <w:szCs w:val="20"/>
                                        </w:rPr>
                                        <w:t>V</w:t>
                                      </w:r>
                                      <w:r w:rsidRPr="003177F7">
                                        <w:rPr>
                                          <w:sz w:val="20"/>
                                          <w:szCs w:val="20"/>
                                        </w:rPr>
                                        <w:t>AR_hoge</w:t>
                                      </w:r>
                                      <w:proofErr w:type="spellEnd"/>
                                    </w:ins>
                                  </w:p>
                                </w:tc>
                                <w:tc>
                                  <w:tcPr>
                                    <w:tcW w:w="1393" w:type="dxa"/>
                                  </w:tcPr>
                                  <w:p w14:paraId="1DC81F56" w14:textId="77777777" w:rsidR="007B5626" w:rsidRPr="003177F7" w:rsidRDefault="007B5626" w:rsidP="000C5D1B">
                                    <w:pPr>
                                      <w:pStyle w:val="a9"/>
                                      <w:ind w:leftChars="0" w:left="0"/>
                                      <w:jc w:val="left"/>
                                      <w:rPr>
                                        <w:ins w:id="161" w:author="作成者"/>
                                        <w:sz w:val="20"/>
                                        <w:szCs w:val="20"/>
                                      </w:rPr>
                                    </w:pPr>
                                    <w:ins w:id="162" w:author="作成者">
                                      <w:r w:rsidRPr="003177F7">
                                        <w:rPr>
                                          <w:rFonts w:hint="eastAsia"/>
                                          <w:sz w:val="20"/>
                                          <w:szCs w:val="20"/>
                                        </w:rPr>
                                        <w:t>key</w:t>
                                      </w:r>
                                    </w:ins>
                                  </w:p>
                                </w:tc>
                                <w:tc>
                                  <w:tcPr>
                                    <w:tcW w:w="1393" w:type="dxa"/>
                                  </w:tcPr>
                                  <w:p w14:paraId="2166ECE7" w14:textId="77777777" w:rsidR="007B5626" w:rsidRPr="003177F7" w:rsidRDefault="007B5626" w:rsidP="000C5D1B">
                                    <w:pPr>
                                      <w:pStyle w:val="a9"/>
                                      <w:ind w:leftChars="0" w:left="0"/>
                                      <w:jc w:val="left"/>
                                      <w:rPr>
                                        <w:ins w:id="163" w:author="作成者"/>
                                        <w:sz w:val="20"/>
                                        <w:szCs w:val="20"/>
                                      </w:rPr>
                                    </w:pPr>
                                    <w:ins w:id="164" w:author="作成者">
                                      <w:r w:rsidRPr="003177F7">
                                        <w:rPr>
                                          <w:rFonts w:hint="eastAsia"/>
                                          <w:sz w:val="20"/>
                                          <w:szCs w:val="20"/>
                                        </w:rPr>
                                        <w:t>1</w:t>
                                      </w:r>
                                    </w:ins>
                                  </w:p>
                                </w:tc>
                                <w:tc>
                                  <w:tcPr>
                                    <w:tcW w:w="1393" w:type="dxa"/>
                                  </w:tcPr>
                                  <w:p w14:paraId="049B186A" w14:textId="77777777" w:rsidR="007B5626" w:rsidRPr="003177F7" w:rsidRDefault="007B5626" w:rsidP="000C5D1B">
                                    <w:pPr>
                                      <w:pStyle w:val="a9"/>
                                      <w:ind w:leftChars="0" w:left="0"/>
                                      <w:jc w:val="left"/>
                                      <w:rPr>
                                        <w:ins w:id="165" w:author="作成者"/>
                                        <w:sz w:val="20"/>
                                        <w:szCs w:val="20"/>
                                      </w:rPr>
                                    </w:pPr>
                                    <w:ins w:id="166" w:author="作成者">
                                      <w:r w:rsidRPr="003177F7">
                                        <w:rPr>
                                          <w:rFonts w:hint="eastAsia"/>
                                          <w:sz w:val="20"/>
                                          <w:szCs w:val="20"/>
                                        </w:rPr>
                                        <w:t>1</w:t>
                                      </w:r>
                                    </w:ins>
                                  </w:p>
                                </w:tc>
                              </w:tr>
                              <w:tr w:rsidR="007B5626" w:rsidRPr="003177F7" w14:paraId="0D4D9D43" w14:textId="77777777" w:rsidTr="000C5D1B">
                                <w:trPr>
                                  <w:trHeight w:val="287"/>
                                  <w:jc w:val="center"/>
                                  <w:ins w:id="167" w:author="作成者"/>
                                </w:trPr>
                                <w:tc>
                                  <w:tcPr>
                                    <w:tcW w:w="783" w:type="dxa"/>
                                  </w:tcPr>
                                  <w:p w14:paraId="363F701A" w14:textId="77777777" w:rsidR="007B5626" w:rsidRPr="003177F7" w:rsidRDefault="007B5626" w:rsidP="000C5D1B">
                                    <w:pPr>
                                      <w:pStyle w:val="a9"/>
                                      <w:ind w:leftChars="0" w:left="0"/>
                                      <w:jc w:val="left"/>
                                      <w:rPr>
                                        <w:ins w:id="168" w:author="作成者"/>
                                        <w:sz w:val="20"/>
                                        <w:szCs w:val="20"/>
                                      </w:rPr>
                                    </w:pPr>
                                    <w:ins w:id="169" w:author="作成者">
                                      <w:r w:rsidRPr="003177F7">
                                        <w:rPr>
                                          <w:rFonts w:hint="eastAsia"/>
                                          <w:sz w:val="20"/>
                                          <w:szCs w:val="20"/>
                                        </w:rPr>
                                        <w:t>2</w:t>
                                      </w:r>
                                    </w:ins>
                                  </w:p>
                                </w:tc>
                                <w:tc>
                                  <w:tcPr>
                                    <w:tcW w:w="1435" w:type="dxa"/>
                                  </w:tcPr>
                                  <w:p w14:paraId="3ABC7461" w14:textId="77777777" w:rsidR="007B5626" w:rsidRPr="003177F7" w:rsidRDefault="007B5626" w:rsidP="000C5D1B">
                                    <w:pPr>
                                      <w:pStyle w:val="a9"/>
                                      <w:ind w:leftChars="0" w:left="0"/>
                                      <w:jc w:val="left"/>
                                      <w:rPr>
                                        <w:ins w:id="170" w:author="作成者"/>
                                        <w:sz w:val="20"/>
                                        <w:szCs w:val="20"/>
                                      </w:rPr>
                                    </w:pPr>
                                    <w:proofErr w:type="spellStart"/>
                                    <w:ins w:id="171" w:author="作成者">
                                      <w:r w:rsidRPr="003177F7">
                                        <w:rPr>
                                          <w:rFonts w:hint="eastAsia"/>
                                          <w:sz w:val="20"/>
                                          <w:szCs w:val="20"/>
                                        </w:rPr>
                                        <w:t>VAR_ho</w:t>
                                      </w:r>
                                      <w:r w:rsidRPr="003177F7">
                                        <w:rPr>
                                          <w:sz w:val="20"/>
                                          <w:szCs w:val="20"/>
                                        </w:rPr>
                                        <w:t>ge</w:t>
                                      </w:r>
                                      <w:proofErr w:type="spellEnd"/>
                                    </w:ins>
                                  </w:p>
                                </w:tc>
                                <w:tc>
                                  <w:tcPr>
                                    <w:tcW w:w="1393" w:type="dxa"/>
                                  </w:tcPr>
                                  <w:p w14:paraId="6AC98C65" w14:textId="77777777" w:rsidR="007B5626" w:rsidRPr="003177F7" w:rsidRDefault="007B5626" w:rsidP="000C5D1B">
                                    <w:pPr>
                                      <w:pStyle w:val="a9"/>
                                      <w:ind w:leftChars="0" w:left="0"/>
                                      <w:jc w:val="left"/>
                                      <w:rPr>
                                        <w:ins w:id="172" w:author="作成者"/>
                                        <w:sz w:val="20"/>
                                        <w:szCs w:val="20"/>
                                      </w:rPr>
                                    </w:pPr>
                                    <w:ins w:id="173" w:author="作成者">
                                      <w:r w:rsidRPr="003177F7">
                                        <w:rPr>
                                          <w:rFonts w:hint="eastAsia"/>
                                          <w:sz w:val="20"/>
                                          <w:szCs w:val="20"/>
                                        </w:rPr>
                                        <w:t>key</w:t>
                                      </w:r>
                                    </w:ins>
                                  </w:p>
                                </w:tc>
                                <w:tc>
                                  <w:tcPr>
                                    <w:tcW w:w="1393" w:type="dxa"/>
                                  </w:tcPr>
                                  <w:p w14:paraId="511BF2C1" w14:textId="77777777" w:rsidR="007B5626" w:rsidRPr="003177F7" w:rsidRDefault="007B5626" w:rsidP="000C5D1B">
                                    <w:pPr>
                                      <w:pStyle w:val="a9"/>
                                      <w:ind w:leftChars="0" w:left="0"/>
                                      <w:jc w:val="left"/>
                                      <w:rPr>
                                        <w:ins w:id="174" w:author="作成者"/>
                                        <w:sz w:val="20"/>
                                        <w:szCs w:val="20"/>
                                      </w:rPr>
                                    </w:pPr>
                                    <w:ins w:id="175" w:author="作成者">
                                      <w:r w:rsidRPr="003177F7">
                                        <w:rPr>
                                          <w:rFonts w:hint="eastAsia"/>
                                          <w:sz w:val="20"/>
                                          <w:szCs w:val="20"/>
                                        </w:rPr>
                                        <w:t>2</w:t>
                                      </w:r>
                                    </w:ins>
                                  </w:p>
                                </w:tc>
                                <w:tc>
                                  <w:tcPr>
                                    <w:tcW w:w="1393" w:type="dxa"/>
                                  </w:tcPr>
                                  <w:p w14:paraId="383CBDE4" w14:textId="77777777" w:rsidR="007B5626" w:rsidRPr="003177F7" w:rsidRDefault="007B5626" w:rsidP="000C5D1B">
                                    <w:pPr>
                                      <w:pStyle w:val="a9"/>
                                      <w:ind w:leftChars="0" w:left="0"/>
                                      <w:jc w:val="left"/>
                                      <w:rPr>
                                        <w:ins w:id="176" w:author="作成者"/>
                                        <w:sz w:val="20"/>
                                        <w:szCs w:val="20"/>
                                      </w:rPr>
                                    </w:pPr>
                                    <w:ins w:id="177" w:author="作成者">
                                      <w:r>
                                        <w:rPr>
                                          <w:sz w:val="20"/>
                                          <w:szCs w:val="20"/>
                                        </w:rPr>
                                        <w:t>2</w:t>
                                      </w:r>
                                    </w:ins>
                                  </w:p>
                                </w:tc>
                              </w:tr>
                            </w:tbl>
                            <w:p w14:paraId="7596C71D" w14:textId="77777777" w:rsidR="007B5626" w:rsidRPr="003177F7" w:rsidRDefault="007B5626" w:rsidP="000C5D1B">
                              <w:pPr>
                                <w:pStyle w:val="a9"/>
                                <w:ind w:leftChars="0" w:left="360"/>
                                <w:jc w:val="left"/>
                                <w:rPr>
                                  <w:ins w:id="178" w:author="作成者"/>
                                  <w:sz w:val="20"/>
                                  <w:szCs w:val="20"/>
                                </w:rPr>
                              </w:pPr>
                            </w:p>
                            <w:p w14:paraId="34619115" w14:textId="424E09A5" w:rsidR="007B5626" w:rsidRPr="003177F7" w:rsidRDefault="007B5626" w:rsidP="000C5D1B">
                              <w:pPr>
                                <w:jc w:val="left"/>
                                <w:rPr>
                                  <w:ins w:id="179" w:author="作成者"/>
                                  <w:sz w:val="20"/>
                                  <w:szCs w:val="20"/>
                                </w:rPr>
                              </w:pPr>
                              <w:ins w:id="180" w:author="作成者">
                                <w:r w:rsidRPr="003177F7">
                                  <w:rPr>
                                    <w:rFonts w:hint="eastAsia"/>
                                    <w:sz w:val="20"/>
                                    <w:szCs w:val="20"/>
                                  </w:rPr>
                                  <w:t>２．</w:t>
                                </w:r>
                              </w:ins>
                              <w:r>
                                <w:rPr>
                                  <w:rFonts w:hint="eastAsia"/>
                                  <w:sz w:val="20"/>
                                  <w:szCs w:val="20"/>
                                </w:rPr>
                                <w:t xml:space="preserve">Value sent to </w:t>
                              </w:r>
                              <w:ins w:id="181" w:author="作成者">
                                <w:r w:rsidRPr="003177F7">
                                  <w:rPr>
                                    <w:rFonts w:hint="eastAsia"/>
                                    <w:sz w:val="20"/>
                                    <w:szCs w:val="20"/>
                                  </w:rPr>
                                  <w:t>Terraform</w:t>
                                </w:r>
                              </w:ins>
                              <w:r w:rsidRPr="003177F7">
                                <w:rPr>
                                  <w:sz w:val="20"/>
                                  <w:szCs w:val="20"/>
                                </w:rPr>
                                <w:t xml:space="preserve"> </w:t>
                              </w:r>
                            </w:p>
                            <w:tbl>
                              <w:tblPr>
                                <w:tblStyle w:val="ab"/>
                                <w:tblW w:w="6580" w:type="dxa"/>
                                <w:jc w:val="center"/>
                                <w:tblLook w:val="04A0" w:firstRow="1" w:lastRow="0" w:firstColumn="1" w:lastColumn="0" w:noHBand="0" w:noVBand="1"/>
                              </w:tblPr>
                              <w:tblGrid>
                                <w:gridCol w:w="6580"/>
                              </w:tblGrid>
                              <w:tr w:rsidR="007B5626" w:rsidRPr="003177F7" w14:paraId="4F332C86" w14:textId="77777777" w:rsidTr="000C5D1B">
                                <w:trPr>
                                  <w:trHeight w:val="945"/>
                                  <w:jc w:val="center"/>
                                  <w:ins w:id="182" w:author="作成者"/>
                                </w:trPr>
                                <w:tc>
                                  <w:tcPr>
                                    <w:tcW w:w="6580" w:type="dxa"/>
                                  </w:tcPr>
                                  <w:p w14:paraId="1E079BB0" w14:textId="77777777" w:rsidR="007B5626" w:rsidRPr="003177F7" w:rsidRDefault="007B5626" w:rsidP="000C5D1B">
                                    <w:pPr>
                                      <w:pStyle w:val="a9"/>
                                      <w:ind w:leftChars="0" w:left="0"/>
                                      <w:rPr>
                                        <w:ins w:id="183" w:author="作成者"/>
                                        <w:sz w:val="20"/>
                                        <w:szCs w:val="20"/>
                                      </w:rPr>
                                    </w:pPr>
                                    <w:ins w:id="184" w:author="作成者">
                                      <w:r w:rsidRPr="003177F7">
                                        <w:rPr>
                                          <w:sz w:val="20"/>
                                          <w:szCs w:val="20"/>
                                        </w:rPr>
                                        <w:t>{</w:t>
                                      </w:r>
                                    </w:ins>
                                  </w:p>
                                  <w:p w14:paraId="24EC663D" w14:textId="77777777" w:rsidR="007B5626" w:rsidRPr="003177F7" w:rsidRDefault="007B5626" w:rsidP="000C5D1B">
                                    <w:pPr>
                                      <w:pStyle w:val="a9"/>
                                      <w:ind w:leftChars="0" w:left="0" w:firstLineChars="200" w:firstLine="400"/>
                                      <w:rPr>
                                        <w:ins w:id="185" w:author="作成者"/>
                                        <w:sz w:val="20"/>
                                        <w:szCs w:val="20"/>
                                      </w:rPr>
                                    </w:pPr>
                                    <w:ins w:id="186" w:author="作成者">
                                      <w:r w:rsidRPr="003177F7">
                                        <w:rPr>
                                          <w:sz w:val="20"/>
                                          <w:szCs w:val="20"/>
                                        </w:rPr>
                                        <w:t xml:space="preserve">key = </w:t>
                                      </w:r>
                                      <w:r w:rsidRPr="003177F7">
                                        <w:rPr>
                                          <w:rFonts w:hint="eastAsia"/>
                                          <w:sz w:val="20"/>
                                          <w:szCs w:val="20"/>
                                        </w:rPr>
                                        <w:t>[</w:t>
                                      </w:r>
                                      <w:r w:rsidRPr="003177F7">
                                        <w:rPr>
                                          <w:sz w:val="20"/>
                                          <w:szCs w:val="20"/>
                                        </w:rPr>
                                        <w:t>1</w:t>
                                      </w:r>
                                      <w:r>
                                        <w:rPr>
                                          <w:sz w:val="20"/>
                                          <w:szCs w:val="20"/>
                                        </w:rPr>
                                        <w:t>, 2</w:t>
                                      </w:r>
                                      <w:r w:rsidRPr="003177F7">
                                        <w:rPr>
                                          <w:sz w:val="20"/>
                                          <w:szCs w:val="20"/>
                                        </w:rPr>
                                        <w:t>]</w:t>
                                      </w:r>
                                    </w:ins>
                                  </w:p>
                                  <w:p w14:paraId="1C1AE796" w14:textId="77777777" w:rsidR="007B5626" w:rsidRPr="003177F7" w:rsidRDefault="007B5626" w:rsidP="000C5D1B">
                                    <w:pPr>
                                      <w:pStyle w:val="a9"/>
                                      <w:ind w:leftChars="0" w:left="0"/>
                                      <w:rPr>
                                        <w:ins w:id="187" w:author="作成者"/>
                                        <w:sz w:val="20"/>
                                        <w:szCs w:val="20"/>
                                      </w:rPr>
                                    </w:pPr>
                                    <w:ins w:id="188" w:author="作成者">
                                      <w:r w:rsidRPr="003177F7">
                                        <w:rPr>
                                          <w:sz w:val="20"/>
                                          <w:szCs w:val="20"/>
                                        </w:rPr>
                                        <w:t>}</w:t>
                                      </w:r>
                                    </w:ins>
                                  </w:p>
                                </w:tc>
                              </w:tr>
                            </w:tbl>
                            <w:p w14:paraId="793FF202" w14:textId="77777777" w:rsidR="007B5626" w:rsidRPr="003177F7" w:rsidRDefault="007B5626" w:rsidP="000C5D1B">
                              <w:pPr>
                                <w:jc w:val="left"/>
                                <w:rPr>
                                  <w:ins w:id="189" w:author="作成者"/>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1C9357" id="フローチャート: 処理 3" o:spid="_x0000_s1027" type="#_x0000_t109" style="position:absolute;left:0;text-align:left;margin-left:13.1pt;margin-top:12.95pt;width:460.5pt;height:292.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" fillcolor="#f2f2f2 [3052]" strokecolor="#d8d8d8 [2732]" strokeweight="2pt">
                  <v:textbox>
                    <w:txbxContent>
                      <w:p w14:paraId="75B0D119" w14:textId="77777777" w:rsidR="007B5626" w:rsidRPr="006F2AE9" w:rsidRDefault="007B5626" w:rsidP="006F2AE9">
                        <w:pPr>
                          <w:jc w:val="left"/>
                          <w:rPr>
                            <w:sz w:val="20"/>
                            <w:szCs w:val="20"/>
                          </w:rPr>
                        </w:pPr>
                        <w:r w:rsidRPr="006F2AE9">
                          <w:rPr>
                            <w:sz w:val="20"/>
                            <w:szCs w:val="20"/>
                          </w:rPr>
                          <w:t>Example: If the type of the variable at the lowest level of the variable hierarchy is "set"</w:t>
                        </w:r>
                      </w:p>
                      <w:p w14:paraId="056AE8DA" w14:textId="1B52955C" w:rsidR="007B5626" w:rsidRPr="003177F7" w:rsidRDefault="007B5626" w:rsidP="006F2AE9">
                        <w:pPr>
                          <w:jc w:val="left"/>
                          <w:rPr>
                            <w:ins w:id="190" w:author="作成者"/>
                            <w:sz w:val="20"/>
                            <w:szCs w:val="20"/>
                          </w:rPr>
                        </w:pPr>
                        <w:r w:rsidRPr="006F2AE9">
                          <w:rPr>
                            <w:rFonts w:hint="eastAsia"/>
                            <w:sz w:val="20"/>
                            <w:szCs w:val="20"/>
                          </w:rPr>
                          <w:t>・</w:t>
                        </w:r>
                        <w:proofErr w:type="spellStart"/>
                        <w:r w:rsidRPr="006F2AE9">
                          <w:rPr>
                            <w:rFonts w:hint="eastAsia"/>
                            <w:sz w:val="20"/>
                            <w:szCs w:val="20"/>
                          </w:rPr>
                          <w:t>tf</w:t>
                        </w:r>
                        <w:proofErr w:type="spellEnd"/>
                        <w:r w:rsidRPr="006F2AE9">
                          <w:rPr>
                            <w:rFonts w:hint="eastAsia"/>
                            <w:sz w:val="20"/>
                            <w:szCs w:val="20"/>
                          </w:rPr>
                          <w:t xml:space="preserve"> file and registration value</w:t>
                        </w:r>
                      </w:p>
                      <w:tbl>
                        <w:tblPr>
                          <w:tblStyle w:val="ab"/>
                          <w:tblW w:w="7166" w:type="dxa"/>
                          <w:jc w:val="center"/>
                          <w:tblLook w:val="04A0" w:firstRow="1" w:lastRow="0" w:firstColumn="1" w:lastColumn="0" w:noHBand="0" w:noVBand="1"/>
                        </w:tblPr>
                        <w:tblGrid>
                          <w:gridCol w:w="7166"/>
                        </w:tblGrid>
                        <w:tr w:rsidR="007B5626" w:rsidRPr="003177F7" w14:paraId="2535DB64" w14:textId="77777777" w:rsidTr="000C5D1B">
                          <w:trPr>
                            <w:trHeight w:val="1425"/>
                            <w:jc w:val="center"/>
                            <w:ins w:id="191" w:author="作成者"/>
                          </w:trPr>
                          <w:tc>
                            <w:tcPr>
                              <w:tcW w:w="7166" w:type="dxa"/>
                            </w:tcPr>
                            <w:p w14:paraId="71739835" w14:textId="77777777" w:rsidR="007B5626" w:rsidRPr="003177F7" w:rsidRDefault="007B5626" w:rsidP="000C5D1B">
                              <w:pPr>
                                <w:rPr>
                                  <w:ins w:id="192" w:author="作成者"/>
                                  <w:sz w:val="20"/>
                                  <w:szCs w:val="20"/>
                                </w:rPr>
                              </w:pPr>
                              <w:ins w:id="193" w:author="作成者">
                                <w:r w:rsidRPr="003177F7">
                                  <w:rPr>
                                    <w:sz w:val="20"/>
                                    <w:szCs w:val="20"/>
                                  </w:rPr>
                                  <w:t>variable "</w:t>
                                </w:r>
                                <w:proofErr w:type="spellStart"/>
                                <w:r w:rsidRPr="003177F7">
                                  <w:rPr>
                                    <w:sz w:val="20"/>
                                    <w:szCs w:val="20"/>
                                  </w:rPr>
                                  <w:t>VAR_hoge</w:t>
                                </w:r>
                                <w:proofErr w:type="spellEnd"/>
                                <w:r w:rsidRPr="003177F7">
                                  <w:rPr>
                                    <w:sz w:val="20"/>
                                    <w:szCs w:val="20"/>
                                  </w:rPr>
                                  <w:t>" {</w:t>
                                </w:r>
                              </w:ins>
                            </w:p>
                            <w:p w14:paraId="7AA31F1D" w14:textId="77777777" w:rsidR="007B5626" w:rsidRPr="003177F7" w:rsidRDefault="007B5626" w:rsidP="000C5D1B">
                              <w:pPr>
                                <w:ind w:firstLineChars="200" w:firstLine="400"/>
                                <w:rPr>
                                  <w:ins w:id="194" w:author="作成者"/>
                                  <w:sz w:val="20"/>
                                  <w:szCs w:val="20"/>
                                </w:rPr>
                              </w:pPr>
                              <w:ins w:id="195" w:author="作成者">
                                <w:r w:rsidRPr="003177F7">
                                  <w:rPr>
                                    <w:sz w:val="20"/>
                                    <w:szCs w:val="20"/>
                                  </w:rPr>
                                  <w:t>type = object({</w:t>
                                </w:r>
                              </w:ins>
                            </w:p>
                            <w:p w14:paraId="5EED9119" w14:textId="77777777" w:rsidR="007B5626" w:rsidRPr="003177F7" w:rsidRDefault="007B5626" w:rsidP="000C5D1B">
                              <w:pPr>
                                <w:ind w:firstLineChars="200" w:firstLine="400"/>
                                <w:rPr>
                                  <w:ins w:id="196" w:author="作成者"/>
                                  <w:sz w:val="20"/>
                                  <w:szCs w:val="20"/>
                                </w:rPr>
                              </w:pPr>
                              <w:ins w:id="197" w:author="作成者">
                                <w:r w:rsidRPr="003177F7">
                                  <w:rPr>
                                    <w:rFonts w:hint="eastAsia"/>
                                    <w:sz w:val="20"/>
                                    <w:szCs w:val="20"/>
                                  </w:rPr>
                                  <w:t xml:space="preserve">    key = set(</w:t>
                                </w:r>
                                <w:r w:rsidRPr="003177F7">
                                  <w:rPr>
                                    <w:sz w:val="20"/>
                                    <w:szCs w:val="20"/>
                                  </w:rPr>
                                  <w:t>number</w:t>
                                </w:r>
                                <w:r w:rsidRPr="003177F7">
                                  <w:rPr>
                                    <w:rFonts w:hint="eastAsia"/>
                                    <w:sz w:val="20"/>
                                    <w:szCs w:val="20"/>
                                  </w:rPr>
                                  <w:t>)</w:t>
                                </w:r>
                              </w:ins>
                            </w:p>
                            <w:p w14:paraId="5AE445C5" w14:textId="77777777" w:rsidR="007B5626" w:rsidRPr="003177F7" w:rsidRDefault="007B5626" w:rsidP="000C5D1B">
                              <w:pPr>
                                <w:ind w:firstLineChars="200" w:firstLine="400"/>
                                <w:rPr>
                                  <w:ins w:id="198" w:author="作成者"/>
                                  <w:sz w:val="20"/>
                                  <w:szCs w:val="20"/>
                                </w:rPr>
                              </w:pPr>
                              <w:ins w:id="199" w:author="作成者">
                                <w:r w:rsidRPr="003177F7">
                                  <w:rPr>
                                    <w:sz w:val="20"/>
                                    <w:szCs w:val="20"/>
                                  </w:rPr>
                                  <w:t>})</w:t>
                                </w:r>
                              </w:ins>
                            </w:p>
                            <w:p w14:paraId="025580AB" w14:textId="77777777" w:rsidR="007B5626" w:rsidRPr="003177F7" w:rsidRDefault="007B5626" w:rsidP="000C5D1B">
                              <w:pPr>
                                <w:pStyle w:val="a9"/>
                                <w:ind w:leftChars="0" w:left="0"/>
                                <w:rPr>
                                  <w:ins w:id="200" w:author="作成者"/>
                                  <w:sz w:val="20"/>
                                  <w:szCs w:val="20"/>
                                </w:rPr>
                              </w:pPr>
                              <w:ins w:id="201" w:author="作成者">
                                <w:r w:rsidRPr="003177F7">
                                  <w:rPr>
                                    <w:sz w:val="20"/>
                                    <w:szCs w:val="20"/>
                                  </w:rPr>
                                  <w:t>}</w:t>
                                </w:r>
                              </w:ins>
                            </w:p>
                          </w:tc>
                        </w:tr>
                      </w:tbl>
                      <w:p w14:paraId="1E2E58CF" w14:textId="77777777" w:rsidR="007B5626" w:rsidRPr="003177F7" w:rsidRDefault="007B5626" w:rsidP="000C5D1B">
                        <w:pPr>
                          <w:jc w:val="left"/>
                          <w:rPr>
                            <w:ins w:id="202" w:author="作成者"/>
                            <w:sz w:val="20"/>
                            <w:szCs w:val="20"/>
                          </w:rPr>
                        </w:pPr>
                      </w:p>
                      <w:p w14:paraId="7311C0A2" w14:textId="6B98F271" w:rsidR="007B5626" w:rsidRPr="003177F7" w:rsidRDefault="007B5626" w:rsidP="000C5D1B">
                        <w:pPr>
                          <w:pStyle w:val="a9"/>
                          <w:numPr>
                            <w:ilvl w:val="0"/>
                            <w:numId w:val="44"/>
                          </w:numPr>
                          <w:ind w:leftChars="0"/>
                          <w:jc w:val="left"/>
                          <w:rPr>
                            <w:ins w:id="203" w:author="作成者"/>
                            <w:sz w:val="20"/>
                            <w:szCs w:val="20"/>
                          </w:rPr>
                        </w:pPr>
                        <w:r>
                          <w:rPr>
                            <w:rFonts w:hint="eastAsia"/>
                            <w:sz w:val="20"/>
                            <w:szCs w:val="20"/>
                          </w:rPr>
                          <w:t>Substitute value example</w:t>
                        </w:r>
                        <w:ins w:id="204" w:author="作成者">
                          <w:r w:rsidRPr="003177F7">
                            <w:rPr>
                              <w:rFonts w:hint="eastAsia"/>
                              <w:sz w:val="20"/>
                              <w:szCs w:val="20"/>
                            </w:rPr>
                            <w:t>（</w:t>
                          </w:r>
                        </w:ins>
                        <w:r>
                          <w:rPr>
                            <w:sz w:val="20"/>
                            <w:szCs w:val="20"/>
                          </w:rPr>
                          <w:t>Substitute value auto registration settings/Substitute value list</w:t>
                        </w:r>
                        <w:ins w:id="205" w:author="作成者">
                          <w:r w:rsidRPr="003177F7">
                            <w:rPr>
                              <w:sz w:val="20"/>
                              <w:szCs w:val="20"/>
                            </w:rPr>
                            <w:t>）</w:t>
                          </w:r>
                        </w:ins>
                      </w:p>
                      <w:tbl>
                        <w:tblPr>
                          <w:tblStyle w:val="ab"/>
                          <w:tblW w:w="0" w:type="auto"/>
                          <w:jc w:val="center"/>
                          <w:tblLook w:val="04A0" w:firstRow="1" w:lastRow="0" w:firstColumn="1" w:lastColumn="0" w:noHBand="0" w:noVBand="1"/>
                        </w:tblPr>
                        <w:tblGrid>
                          <w:gridCol w:w="783"/>
                          <w:gridCol w:w="1435"/>
                          <w:gridCol w:w="1393"/>
                          <w:gridCol w:w="1393"/>
                          <w:gridCol w:w="1393"/>
                        </w:tblGrid>
                        <w:tr w:rsidR="007B5626" w:rsidRPr="003177F7" w14:paraId="5CDF9168" w14:textId="77777777" w:rsidTr="000C5D1B">
                          <w:trPr>
                            <w:trHeight w:val="606"/>
                            <w:jc w:val="center"/>
                            <w:ins w:id="206" w:author="作成者"/>
                          </w:trPr>
                          <w:tc>
                            <w:tcPr>
                              <w:tcW w:w="783" w:type="dxa"/>
                              <w:shd w:val="clear" w:color="auto" w:fill="002060"/>
                            </w:tcPr>
                            <w:p w14:paraId="0B17F2FA" w14:textId="563190FC" w:rsidR="007B5626" w:rsidRPr="003177F7" w:rsidRDefault="007B5626" w:rsidP="000C5D1B">
                              <w:pPr>
                                <w:pStyle w:val="a9"/>
                                <w:ind w:leftChars="0" w:left="0"/>
                                <w:jc w:val="left"/>
                                <w:rPr>
                                  <w:ins w:id="207" w:author="作成者"/>
                                  <w:b/>
                                  <w:color w:val="FFFFFF" w:themeColor="background1"/>
                                  <w:sz w:val="20"/>
                                  <w:szCs w:val="20"/>
                                </w:rPr>
                              </w:pPr>
                              <w:r>
                                <w:rPr>
                                  <w:rFonts w:hint="eastAsia"/>
                                  <w:b/>
                                  <w:color w:val="FFFFFF" w:themeColor="background1"/>
                                  <w:sz w:val="20"/>
                                  <w:szCs w:val="20"/>
                                </w:rPr>
                                <w:t>Item No.</w:t>
                              </w:r>
                            </w:p>
                          </w:tc>
                          <w:tc>
                            <w:tcPr>
                              <w:tcW w:w="1435" w:type="dxa"/>
                              <w:shd w:val="clear" w:color="auto" w:fill="002060"/>
                            </w:tcPr>
                            <w:p w14:paraId="30D1187E" w14:textId="4E45ED1F" w:rsidR="007B5626" w:rsidRPr="003177F7" w:rsidRDefault="007B5626" w:rsidP="000C5D1B">
                              <w:pPr>
                                <w:pStyle w:val="a9"/>
                                <w:ind w:leftChars="0" w:left="0"/>
                                <w:jc w:val="left"/>
                                <w:rPr>
                                  <w:ins w:id="208" w:author="作成者"/>
                                  <w:b/>
                                  <w:color w:val="FFFFFF" w:themeColor="background1"/>
                                  <w:sz w:val="20"/>
                                  <w:szCs w:val="20"/>
                                </w:rPr>
                              </w:pPr>
                              <w:r>
                                <w:rPr>
                                  <w:rFonts w:hint="eastAsia"/>
                                  <w:b/>
                                  <w:color w:val="FFFFFF" w:themeColor="background1"/>
                                  <w:sz w:val="20"/>
                                  <w:szCs w:val="20"/>
                                </w:rPr>
                                <w:t>Variable name</w:t>
                              </w:r>
                            </w:p>
                          </w:tc>
                          <w:tc>
                            <w:tcPr>
                              <w:tcW w:w="1393" w:type="dxa"/>
                              <w:shd w:val="clear" w:color="auto" w:fill="002060"/>
                            </w:tcPr>
                            <w:p w14:paraId="60A5720A" w14:textId="336DB404" w:rsidR="007B5626" w:rsidRPr="003177F7" w:rsidRDefault="007B5626" w:rsidP="000C5D1B">
                              <w:pPr>
                                <w:pStyle w:val="a9"/>
                                <w:ind w:leftChars="0" w:left="0"/>
                                <w:jc w:val="left"/>
                                <w:rPr>
                                  <w:ins w:id="209" w:author="作成者"/>
                                  <w:b/>
                                  <w:color w:val="FFFFFF" w:themeColor="background1"/>
                                  <w:sz w:val="20"/>
                                  <w:szCs w:val="20"/>
                                </w:rPr>
                              </w:pPr>
                              <w:r>
                                <w:rPr>
                                  <w:rFonts w:hint="eastAsia"/>
                                  <w:b/>
                                  <w:color w:val="FFFFFF" w:themeColor="background1"/>
                                  <w:sz w:val="20"/>
                                  <w:szCs w:val="20"/>
                                </w:rPr>
                                <w:t>Member variable</w:t>
                              </w:r>
                            </w:p>
                          </w:tc>
                          <w:tc>
                            <w:tcPr>
                              <w:tcW w:w="1393" w:type="dxa"/>
                              <w:shd w:val="clear" w:color="auto" w:fill="002060"/>
                            </w:tcPr>
                            <w:p w14:paraId="4614C26C" w14:textId="5DE26FA2" w:rsidR="007B5626" w:rsidRPr="003177F7" w:rsidRDefault="007B5626" w:rsidP="000C5D1B">
                              <w:pPr>
                                <w:pStyle w:val="a9"/>
                                <w:ind w:leftChars="0" w:left="0"/>
                                <w:jc w:val="left"/>
                                <w:rPr>
                                  <w:ins w:id="210" w:author="作成者"/>
                                  <w:b/>
                                  <w:color w:val="FFFFFF" w:themeColor="background1"/>
                                  <w:sz w:val="20"/>
                                  <w:szCs w:val="20"/>
                                </w:rPr>
                              </w:pPr>
                              <w:r>
                                <w:rPr>
                                  <w:rFonts w:hint="eastAsia"/>
                                  <w:b/>
                                  <w:color w:val="FFFFFF" w:themeColor="background1"/>
                                  <w:sz w:val="20"/>
                                  <w:szCs w:val="20"/>
                                </w:rPr>
                                <w:t>Substitute order</w:t>
                              </w:r>
                            </w:p>
                          </w:tc>
                          <w:tc>
                            <w:tcPr>
                              <w:tcW w:w="1393" w:type="dxa"/>
                              <w:shd w:val="clear" w:color="auto" w:fill="002060"/>
                            </w:tcPr>
                            <w:p w14:paraId="25738C71" w14:textId="2E00831B" w:rsidR="007B5626" w:rsidRPr="003177F7" w:rsidRDefault="007B5626" w:rsidP="000C5D1B">
                              <w:pPr>
                                <w:pStyle w:val="a9"/>
                                <w:ind w:leftChars="0" w:left="0"/>
                                <w:jc w:val="left"/>
                                <w:rPr>
                                  <w:ins w:id="211" w:author="作成者"/>
                                  <w:b/>
                                  <w:color w:val="FFFFFF" w:themeColor="background1"/>
                                  <w:sz w:val="20"/>
                                  <w:szCs w:val="20"/>
                                </w:rPr>
                              </w:pPr>
                              <w:r>
                                <w:rPr>
                                  <w:rFonts w:hint="eastAsia"/>
                                  <w:b/>
                                  <w:color w:val="FFFFFF" w:themeColor="background1"/>
                                  <w:sz w:val="20"/>
                                  <w:szCs w:val="20"/>
                                </w:rPr>
                                <w:t>Specific value</w:t>
                              </w:r>
                            </w:p>
                          </w:tc>
                        </w:tr>
                        <w:tr w:rsidR="007B5626" w:rsidRPr="003177F7" w14:paraId="4D043A5A" w14:textId="77777777" w:rsidTr="000C5D1B">
                          <w:trPr>
                            <w:trHeight w:val="303"/>
                            <w:jc w:val="center"/>
                            <w:ins w:id="212" w:author="作成者"/>
                          </w:trPr>
                          <w:tc>
                            <w:tcPr>
                              <w:tcW w:w="783" w:type="dxa"/>
                            </w:tcPr>
                            <w:p w14:paraId="07DA3221" w14:textId="77777777" w:rsidR="007B5626" w:rsidRPr="003177F7" w:rsidRDefault="007B5626" w:rsidP="000C5D1B">
                              <w:pPr>
                                <w:pStyle w:val="a9"/>
                                <w:ind w:leftChars="0" w:left="0"/>
                                <w:jc w:val="left"/>
                                <w:rPr>
                                  <w:ins w:id="213" w:author="作成者"/>
                                  <w:sz w:val="20"/>
                                  <w:szCs w:val="20"/>
                                </w:rPr>
                              </w:pPr>
                              <w:ins w:id="214" w:author="作成者">
                                <w:r w:rsidRPr="003177F7">
                                  <w:rPr>
                                    <w:rFonts w:hint="eastAsia"/>
                                    <w:sz w:val="20"/>
                                    <w:szCs w:val="20"/>
                                  </w:rPr>
                                  <w:t>1</w:t>
                                </w:r>
                              </w:ins>
                            </w:p>
                          </w:tc>
                          <w:tc>
                            <w:tcPr>
                              <w:tcW w:w="1435" w:type="dxa"/>
                            </w:tcPr>
                            <w:p w14:paraId="58C1CC51" w14:textId="77777777" w:rsidR="007B5626" w:rsidRPr="003177F7" w:rsidRDefault="007B5626" w:rsidP="000C5D1B">
                              <w:pPr>
                                <w:pStyle w:val="a9"/>
                                <w:ind w:leftChars="0" w:left="0"/>
                                <w:jc w:val="left"/>
                                <w:rPr>
                                  <w:ins w:id="215" w:author="作成者"/>
                                  <w:sz w:val="20"/>
                                  <w:szCs w:val="20"/>
                                </w:rPr>
                              </w:pPr>
                              <w:proofErr w:type="spellStart"/>
                              <w:ins w:id="216" w:author="作成者">
                                <w:r w:rsidRPr="003177F7">
                                  <w:rPr>
                                    <w:rFonts w:hint="eastAsia"/>
                                    <w:sz w:val="20"/>
                                    <w:szCs w:val="20"/>
                                  </w:rPr>
                                  <w:t>V</w:t>
                                </w:r>
                                <w:r w:rsidRPr="003177F7">
                                  <w:rPr>
                                    <w:sz w:val="20"/>
                                    <w:szCs w:val="20"/>
                                  </w:rPr>
                                  <w:t>AR_hoge</w:t>
                                </w:r>
                                <w:proofErr w:type="spellEnd"/>
                              </w:ins>
                            </w:p>
                          </w:tc>
                          <w:tc>
                            <w:tcPr>
                              <w:tcW w:w="1393" w:type="dxa"/>
                            </w:tcPr>
                            <w:p w14:paraId="1DC81F56" w14:textId="77777777" w:rsidR="007B5626" w:rsidRPr="003177F7" w:rsidRDefault="007B5626" w:rsidP="000C5D1B">
                              <w:pPr>
                                <w:pStyle w:val="a9"/>
                                <w:ind w:leftChars="0" w:left="0"/>
                                <w:jc w:val="left"/>
                                <w:rPr>
                                  <w:ins w:id="217" w:author="作成者"/>
                                  <w:sz w:val="20"/>
                                  <w:szCs w:val="20"/>
                                </w:rPr>
                              </w:pPr>
                              <w:ins w:id="218" w:author="作成者">
                                <w:r w:rsidRPr="003177F7">
                                  <w:rPr>
                                    <w:rFonts w:hint="eastAsia"/>
                                    <w:sz w:val="20"/>
                                    <w:szCs w:val="20"/>
                                  </w:rPr>
                                  <w:t>key</w:t>
                                </w:r>
                              </w:ins>
                            </w:p>
                          </w:tc>
                          <w:tc>
                            <w:tcPr>
                              <w:tcW w:w="1393" w:type="dxa"/>
                            </w:tcPr>
                            <w:p w14:paraId="2166ECE7" w14:textId="77777777" w:rsidR="007B5626" w:rsidRPr="003177F7" w:rsidRDefault="007B5626" w:rsidP="000C5D1B">
                              <w:pPr>
                                <w:pStyle w:val="a9"/>
                                <w:ind w:leftChars="0" w:left="0"/>
                                <w:jc w:val="left"/>
                                <w:rPr>
                                  <w:ins w:id="219" w:author="作成者"/>
                                  <w:sz w:val="20"/>
                                  <w:szCs w:val="20"/>
                                </w:rPr>
                              </w:pPr>
                              <w:ins w:id="220" w:author="作成者">
                                <w:r w:rsidRPr="003177F7">
                                  <w:rPr>
                                    <w:rFonts w:hint="eastAsia"/>
                                    <w:sz w:val="20"/>
                                    <w:szCs w:val="20"/>
                                  </w:rPr>
                                  <w:t>1</w:t>
                                </w:r>
                              </w:ins>
                            </w:p>
                          </w:tc>
                          <w:tc>
                            <w:tcPr>
                              <w:tcW w:w="1393" w:type="dxa"/>
                            </w:tcPr>
                            <w:p w14:paraId="049B186A" w14:textId="77777777" w:rsidR="007B5626" w:rsidRPr="003177F7" w:rsidRDefault="007B5626" w:rsidP="000C5D1B">
                              <w:pPr>
                                <w:pStyle w:val="a9"/>
                                <w:ind w:leftChars="0" w:left="0"/>
                                <w:jc w:val="left"/>
                                <w:rPr>
                                  <w:ins w:id="221" w:author="作成者"/>
                                  <w:sz w:val="20"/>
                                  <w:szCs w:val="20"/>
                                </w:rPr>
                              </w:pPr>
                              <w:ins w:id="222" w:author="作成者">
                                <w:r w:rsidRPr="003177F7">
                                  <w:rPr>
                                    <w:rFonts w:hint="eastAsia"/>
                                    <w:sz w:val="20"/>
                                    <w:szCs w:val="20"/>
                                  </w:rPr>
                                  <w:t>1</w:t>
                                </w:r>
                              </w:ins>
                            </w:p>
                          </w:tc>
                        </w:tr>
                        <w:tr w:rsidR="007B5626" w:rsidRPr="003177F7" w14:paraId="0D4D9D43" w14:textId="77777777" w:rsidTr="000C5D1B">
                          <w:trPr>
                            <w:trHeight w:val="287"/>
                            <w:jc w:val="center"/>
                            <w:ins w:id="223" w:author="作成者"/>
                          </w:trPr>
                          <w:tc>
                            <w:tcPr>
                              <w:tcW w:w="783" w:type="dxa"/>
                            </w:tcPr>
                            <w:p w14:paraId="363F701A" w14:textId="77777777" w:rsidR="007B5626" w:rsidRPr="003177F7" w:rsidRDefault="007B5626" w:rsidP="000C5D1B">
                              <w:pPr>
                                <w:pStyle w:val="a9"/>
                                <w:ind w:leftChars="0" w:left="0"/>
                                <w:jc w:val="left"/>
                                <w:rPr>
                                  <w:ins w:id="224" w:author="作成者"/>
                                  <w:sz w:val="20"/>
                                  <w:szCs w:val="20"/>
                                </w:rPr>
                              </w:pPr>
                              <w:ins w:id="225" w:author="作成者">
                                <w:r w:rsidRPr="003177F7">
                                  <w:rPr>
                                    <w:rFonts w:hint="eastAsia"/>
                                    <w:sz w:val="20"/>
                                    <w:szCs w:val="20"/>
                                  </w:rPr>
                                  <w:t>2</w:t>
                                </w:r>
                              </w:ins>
                            </w:p>
                          </w:tc>
                          <w:tc>
                            <w:tcPr>
                              <w:tcW w:w="1435" w:type="dxa"/>
                            </w:tcPr>
                            <w:p w14:paraId="3ABC7461" w14:textId="77777777" w:rsidR="007B5626" w:rsidRPr="003177F7" w:rsidRDefault="007B5626" w:rsidP="000C5D1B">
                              <w:pPr>
                                <w:pStyle w:val="a9"/>
                                <w:ind w:leftChars="0" w:left="0"/>
                                <w:jc w:val="left"/>
                                <w:rPr>
                                  <w:ins w:id="226" w:author="作成者"/>
                                  <w:sz w:val="20"/>
                                  <w:szCs w:val="20"/>
                                </w:rPr>
                              </w:pPr>
                              <w:proofErr w:type="spellStart"/>
                              <w:ins w:id="227" w:author="作成者">
                                <w:r w:rsidRPr="003177F7">
                                  <w:rPr>
                                    <w:rFonts w:hint="eastAsia"/>
                                    <w:sz w:val="20"/>
                                    <w:szCs w:val="20"/>
                                  </w:rPr>
                                  <w:t>VAR_ho</w:t>
                                </w:r>
                                <w:r w:rsidRPr="003177F7">
                                  <w:rPr>
                                    <w:sz w:val="20"/>
                                    <w:szCs w:val="20"/>
                                  </w:rPr>
                                  <w:t>ge</w:t>
                                </w:r>
                                <w:proofErr w:type="spellEnd"/>
                              </w:ins>
                            </w:p>
                          </w:tc>
                          <w:tc>
                            <w:tcPr>
                              <w:tcW w:w="1393" w:type="dxa"/>
                            </w:tcPr>
                            <w:p w14:paraId="6AC98C65" w14:textId="77777777" w:rsidR="007B5626" w:rsidRPr="003177F7" w:rsidRDefault="007B5626" w:rsidP="000C5D1B">
                              <w:pPr>
                                <w:pStyle w:val="a9"/>
                                <w:ind w:leftChars="0" w:left="0"/>
                                <w:jc w:val="left"/>
                                <w:rPr>
                                  <w:ins w:id="228" w:author="作成者"/>
                                  <w:sz w:val="20"/>
                                  <w:szCs w:val="20"/>
                                </w:rPr>
                              </w:pPr>
                              <w:ins w:id="229" w:author="作成者">
                                <w:r w:rsidRPr="003177F7">
                                  <w:rPr>
                                    <w:rFonts w:hint="eastAsia"/>
                                    <w:sz w:val="20"/>
                                    <w:szCs w:val="20"/>
                                  </w:rPr>
                                  <w:t>key</w:t>
                                </w:r>
                              </w:ins>
                            </w:p>
                          </w:tc>
                          <w:tc>
                            <w:tcPr>
                              <w:tcW w:w="1393" w:type="dxa"/>
                            </w:tcPr>
                            <w:p w14:paraId="511BF2C1" w14:textId="77777777" w:rsidR="007B5626" w:rsidRPr="003177F7" w:rsidRDefault="007B5626" w:rsidP="000C5D1B">
                              <w:pPr>
                                <w:pStyle w:val="a9"/>
                                <w:ind w:leftChars="0" w:left="0"/>
                                <w:jc w:val="left"/>
                                <w:rPr>
                                  <w:ins w:id="230" w:author="作成者"/>
                                  <w:sz w:val="20"/>
                                  <w:szCs w:val="20"/>
                                </w:rPr>
                              </w:pPr>
                              <w:ins w:id="231" w:author="作成者">
                                <w:r w:rsidRPr="003177F7">
                                  <w:rPr>
                                    <w:rFonts w:hint="eastAsia"/>
                                    <w:sz w:val="20"/>
                                    <w:szCs w:val="20"/>
                                  </w:rPr>
                                  <w:t>2</w:t>
                                </w:r>
                              </w:ins>
                            </w:p>
                          </w:tc>
                          <w:tc>
                            <w:tcPr>
                              <w:tcW w:w="1393" w:type="dxa"/>
                            </w:tcPr>
                            <w:p w14:paraId="383CBDE4" w14:textId="77777777" w:rsidR="007B5626" w:rsidRPr="003177F7" w:rsidRDefault="007B5626" w:rsidP="000C5D1B">
                              <w:pPr>
                                <w:pStyle w:val="a9"/>
                                <w:ind w:leftChars="0" w:left="0"/>
                                <w:jc w:val="left"/>
                                <w:rPr>
                                  <w:ins w:id="232" w:author="作成者"/>
                                  <w:sz w:val="20"/>
                                  <w:szCs w:val="20"/>
                                </w:rPr>
                              </w:pPr>
                              <w:ins w:id="233" w:author="作成者">
                                <w:r>
                                  <w:rPr>
                                    <w:sz w:val="20"/>
                                    <w:szCs w:val="20"/>
                                  </w:rPr>
                                  <w:t>2</w:t>
                                </w:r>
                              </w:ins>
                            </w:p>
                          </w:tc>
                        </w:tr>
                      </w:tbl>
                      <w:p w14:paraId="7596C71D" w14:textId="77777777" w:rsidR="007B5626" w:rsidRPr="003177F7" w:rsidRDefault="007B5626" w:rsidP="000C5D1B">
                        <w:pPr>
                          <w:pStyle w:val="a9"/>
                          <w:ind w:leftChars="0" w:left="360"/>
                          <w:jc w:val="left"/>
                          <w:rPr>
                            <w:ins w:id="234" w:author="作成者"/>
                            <w:sz w:val="20"/>
                            <w:szCs w:val="20"/>
                          </w:rPr>
                        </w:pPr>
                      </w:p>
                      <w:p w14:paraId="34619115" w14:textId="424E09A5" w:rsidR="007B5626" w:rsidRPr="003177F7" w:rsidRDefault="007B5626" w:rsidP="000C5D1B">
                        <w:pPr>
                          <w:jc w:val="left"/>
                          <w:rPr>
                            <w:ins w:id="235" w:author="作成者"/>
                            <w:sz w:val="20"/>
                            <w:szCs w:val="20"/>
                          </w:rPr>
                        </w:pPr>
                        <w:ins w:id="236" w:author="作成者">
                          <w:r w:rsidRPr="003177F7">
                            <w:rPr>
                              <w:rFonts w:hint="eastAsia"/>
                              <w:sz w:val="20"/>
                              <w:szCs w:val="20"/>
                            </w:rPr>
                            <w:t>２．</w:t>
                          </w:r>
                        </w:ins>
                        <w:r>
                          <w:rPr>
                            <w:rFonts w:hint="eastAsia"/>
                            <w:sz w:val="20"/>
                            <w:szCs w:val="20"/>
                          </w:rPr>
                          <w:t xml:space="preserve">Value sent to </w:t>
                        </w:r>
                        <w:ins w:id="237" w:author="作成者">
                          <w:r w:rsidRPr="003177F7">
                            <w:rPr>
                              <w:rFonts w:hint="eastAsia"/>
                              <w:sz w:val="20"/>
                              <w:szCs w:val="20"/>
                            </w:rPr>
                            <w:t>Terraform</w:t>
                          </w:r>
                        </w:ins>
                        <w:r w:rsidRPr="003177F7">
                          <w:rPr>
                            <w:sz w:val="20"/>
                            <w:szCs w:val="20"/>
                          </w:rPr>
                          <w:t xml:space="preserve"> </w:t>
                        </w:r>
                      </w:p>
                      <w:tbl>
                        <w:tblPr>
                          <w:tblStyle w:val="ab"/>
                          <w:tblW w:w="6580" w:type="dxa"/>
                          <w:jc w:val="center"/>
                          <w:tblLook w:val="04A0" w:firstRow="1" w:lastRow="0" w:firstColumn="1" w:lastColumn="0" w:noHBand="0" w:noVBand="1"/>
                        </w:tblPr>
                        <w:tblGrid>
                          <w:gridCol w:w="6580"/>
                        </w:tblGrid>
                        <w:tr w:rsidR="007B5626" w:rsidRPr="003177F7" w14:paraId="4F332C86" w14:textId="77777777" w:rsidTr="000C5D1B">
                          <w:trPr>
                            <w:trHeight w:val="945"/>
                            <w:jc w:val="center"/>
                            <w:ins w:id="238" w:author="作成者"/>
                          </w:trPr>
                          <w:tc>
                            <w:tcPr>
                              <w:tcW w:w="6580" w:type="dxa"/>
                            </w:tcPr>
                            <w:p w14:paraId="1E079BB0" w14:textId="77777777" w:rsidR="007B5626" w:rsidRPr="003177F7" w:rsidRDefault="007B5626" w:rsidP="000C5D1B">
                              <w:pPr>
                                <w:pStyle w:val="a9"/>
                                <w:ind w:leftChars="0" w:left="0"/>
                                <w:rPr>
                                  <w:ins w:id="239" w:author="作成者"/>
                                  <w:sz w:val="20"/>
                                  <w:szCs w:val="20"/>
                                </w:rPr>
                              </w:pPr>
                              <w:ins w:id="240" w:author="作成者">
                                <w:r w:rsidRPr="003177F7">
                                  <w:rPr>
                                    <w:sz w:val="20"/>
                                    <w:szCs w:val="20"/>
                                  </w:rPr>
                                  <w:t>{</w:t>
                                </w:r>
                              </w:ins>
                            </w:p>
                            <w:p w14:paraId="24EC663D" w14:textId="77777777" w:rsidR="007B5626" w:rsidRPr="003177F7" w:rsidRDefault="007B5626" w:rsidP="000C5D1B">
                              <w:pPr>
                                <w:pStyle w:val="a9"/>
                                <w:ind w:leftChars="0" w:left="0" w:firstLineChars="200" w:firstLine="400"/>
                                <w:rPr>
                                  <w:ins w:id="241" w:author="作成者"/>
                                  <w:sz w:val="20"/>
                                  <w:szCs w:val="20"/>
                                </w:rPr>
                              </w:pPr>
                              <w:ins w:id="242" w:author="作成者">
                                <w:r w:rsidRPr="003177F7">
                                  <w:rPr>
                                    <w:sz w:val="20"/>
                                    <w:szCs w:val="20"/>
                                  </w:rPr>
                                  <w:t xml:space="preserve">key = </w:t>
                                </w:r>
                                <w:r w:rsidRPr="003177F7">
                                  <w:rPr>
                                    <w:rFonts w:hint="eastAsia"/>
                                    <w:sz w:val="20"/>
                                    <w:szCs w:val="20"/>
                                  </w:rPr>
                                  <w:t>[</w:t>
                                </w:r>
                                <w:r w:rsidRPr="003177F7">
                                  <w:rPr>
                                    <w:sz w:val="20"/>
                                    <w:szCs w:val="20"/>
                                  </w:rPr>
                                  <w:t>1</w:t>
                                </w:r>
                                <w:r>
                                  <w:rPr>
                                    <w:sz w:val="20"/>
                                    <w:szCs w:val="20"/>
                                  </w:rPr>
                                  <w:t>, 2</w:t>
                                </w:r>
                                <w:r w:rsidRPr="003177F7">
                                  <w:rPr>
                                    <w:sz w:val="20"/>
                                    <w:szCs w:val="20"/>
                                  </w:rPr>
                                  <w:t>]</w:t>
                                </w:r>
                              </w:ins>
                            </w:p>
                            <w:p w14:paraId="1C1AE796" w14:textId="77777777" w:rsidR="007B5626" w:rsidRPr="003177F7" w:rsidRDefault="007B5626" w:rsidP="000C5D1B">
                              <w:pPr>
                                <w:pStyle w:val="a9"/>
                                <w:ind w:leftChars="0" w:left="0"/>
                                <w:rPr>
                                  <w:ins w:id="243" w:author="作成者"/>
                                  <w:sz w:val="20"/>
                                  <w:szCs w:val="20"/>
                                </w:rPr>
                              </w:pPr>
                              <w:ins w:id="244" w:author="作成者">
                                <w:r w:rsidRPr="003177F7">
                                  <w:rPr>
                                    <w:sz w:val="20"/>
                                    <w:szCs w:val="20"/>
                                  </w:rPr>
                                  <w:t>}</w:t>
                                </w:r>
                              </w:ins>
                            </w:p>
                          </w:tc>
                        </w:tr>
                      </w:tbl>
                      <w:p w14:paraId="793FF202" w14:textId="77777777" w:rsidR="007B5626" w:rsidRPr="003177F7" w:rsidRDefault="007B5626" w:rsidP="000C5D1B">
                        <w:pPr>
                          <w:jc w:val="left"/>
                          <w:rPr>
                            <w:ins w:id="245" w:author="作成者"/>
                            <w:sz w:val="20"/>
                            <w:szCs w:val="20"/>
                          </w:rPr>
                        </w:pPr>
                      </w:p>
                    </w:txbxContent>
                  </v:textbox>
                  <w10:wrap type="topAndBottom"/>
                </v:shape>
              </w:pict>
            </mc:Fallback>
          </mc:AlternateContent>
        </w:r>
      </w:ins>
    </w:p>
    <w:p w14:paraId="3D79C4AE" w14:textId="77777777" w:rsidR="000C5D1B" w:rsidRDefault="000C5D1B" w:rsidP="000C5D1B">
      <w:pPr>
        <w:widowControl/>
        <w:jc w:val="left"/>
        <w:rPr>
          <w:ins w:id="246" w:author="作成者"/>
        </w:rPr>
      </w:pPr>
      <w:ins w:id="247" w:author="作成者">
        <w:r>
          <w:br w:type="page"/>
        </w:r>
      </w:ins>
    </w:p>
    <w:p w14:paraId="037B215B" w14:textId="77777777" w:rsidR="000C5D1B" w:rsidRDefault="000C5D1B" w:rsidP="000C5D1B">
      <w:pPr>
        <w:widowControl/>
        <w:ind w:leftChars="135" w:left="283"/>
        <w:jc w:val="left"/>
        <w:rPr>
          <w:ins w:id="248" w:author="作成者"/>
        </w:rPr>
      </w:pPr>
    </w:p>
    <w:p w14:paraId="25BB40E1" w14:textId="75B65EED" w:rsidR="000C5D1B" w:rsidRDefault="000C5D1B" w:rsidP="000C5D1B">
      <w:pPr>
        <w:widowControl/>
        <w:ind w:leftChars="135" w:left="283"/>
        <w:jc w:val="left"/>
        <w:rPr>
          <w:ins w:id="249" w:author="作成者"/>
        </w:rPr>
      </w:pPr>
      <w:ins w:id="250" w:author="作成者">
        <w:r>
          <w:rPr>
            <w:rFonts w:hint="eastAsia"/>
          </w:rPr>
          <w:t>※２…</w:t>
        </w:r>
      </w:ins>
      <w:r w:rsidR="00DD1144">
        <w:rPr>
          <w:rFonts w:hint="eastAsia"/>
        </w:rPr>
        <w:t>Member variable</w:t>
      </w:r>
    </w:p>
    <w:p w14:paraId="7FC52748" w14:textId="77777777" w:rsidR="0048078F" w:rsidRDefault="0048078F" w:rsidP="0048078F">
      <w:pPr>
        <w:widowControl/>
        <w:ind w:leftChars="135" w:left="283"/>
        <w:jc w:val="left"/>
      </w:pPr>
      <w:r>
        <w:rPr>
          <w:rFonts w:hint="eastAsia"/>
        </w:rPr>
        <w:t>Member variable is the key name if the variable type is "key-value". If the variable type is "object", the Member variable is "&lt;KEY&gt; = &lt;TYPE&gt;</w:t>
      </w:r>
      <w:r>
        <w:rPr>
          <w:rFonts w:hint="eastAsia"/>
        </w:rPr>
        <w:t>の</w:t>
      </w:r>
      <w:r>
        <w:rPr>
          <w:rFonts w:hint="eastAsia"/>
        </w:rPr>
        <w:t>&lt;KEY&gt;"</w:t>
      </w:r>
    </w:p>
    <w:p w14:paraId="4980E014" w14:textId="708BDA59" w:rsidR="0048078F" w:rsidRDefault="0048078F" w:rsidP="0048078F">
      <w:pPr>
        <w:widowControl/>
        <w:ind w:leftChars="135" w:left="283"/>
        <w:jc w:val="left"/>
      </w:pPr>
      <w:r>
        <w:t>If the variable type is tuple, the Member variable is the numbered variables defined in the tuple</w:t>
      </w:r>
      <w:r w:rsidR="004C7E24">
        <w:t xml:space="preserve"> </w:t>
      </w:r>
      <w:r>
        <w:t>(Numbered [0],[1],[2]... ).</w:t>
      </w:r>
    </w:p>
    <w:p w14:paraId="702140E5" w14:textId="77777777" w:rsidR="0048078F" w:rsidRDefault="0048078F" w:rsidP="0048078F">
      <w:pPr>
        <w:widowControl/>
        <w:ind w:leftChars="135" w:left="283"/>
        <w:jc w:val="left"/>
      </w:pPr>
      <w:r>
        <w:t>If the variable type is a registration target in the variable nest list menu, the variable is numbered [0],[1],[2]... based on the maximum number of repetitions and is designated as Member variable.</w:t>
      </w:r>
    </w:p>
    <w:p w14:paraId="01C7E186" w14:textId="46C38508" w:rsidR="000C5D1B" w:rsidRDefault="0048078F" w:rsidP="0048078F">
      <w:pPr>
        <w:widowControl/>
        <w:jc w:val="left"/>
        <w:rPr>
          <w:ins w:id="251" w:author="作成者"/>
        </w:rPr>
      </w:pPr>
      <w:r>
        <w:t>For more information regarding Variable nests, please see Chapter "6.2.12 Variable nest list".</w:t>
      </w:r>
      <w:ins w:id="252" w:author="作成者">
        <w:r w:rsidR="000C5D1B" w:rsidRPr="00A0208D">
          <w:rPr>
            <w:noProof/>
          </w:rPr>
          <mc:AlternateContent>
            <mc:Choice Requires="wps">
              <w:drawing>
                <wp:anchor distT="0" distB="0" distL="114300" distR="114300" simplePos="0" relativeHeight="251795456" behindDoc="0" locked="0" layoutInCell="1" allowOverlap="1" wp14:anchorId="415C750F" wp14:editId="1303878F">
                  <wp:simplePos x="0" y="0"/>
                  <wp:positionH relativeFrom="column">
                    <wp:posOffset>318770</wp:posOffset>
                  </wp:positionH>
                  <wp:positionV relativeFrom="paragraph">
                    <wp:posOffset>312420</wp:posOffset>
                  </wp:positionV>
                  <wp:extent cx="5848350" cy="4791075"/>
                  <wp:effectExtent l="0" t="0" r="19050" b="28575"/>
                  <wp:wrapTopAndBottom/>
                  <wp:docPr id="6" name="フローチャート: 処理 6"/>
                  <wp:cNvGraphicFramePr/>
                  <a:graphic xmlns:a="http://schemas.openxmlformats.org/drawingml/2006/main">
                    <a:graphicData uri="http://schemas.microsoft.com/office/word/2010/wordprocessingShape">
                      <wps:wsp>
                        <wps:cNvSpPr/>
                        <wps:spPr>
                          <a:xfrm>
                            <a:off x="0" y="0"/>
                            <a:ext cx="5848350" cy="4791075"/>
                          </a:xfrm>
                          <a:prstGeom prst="flowChartProcess">
                            <a:avLst/>
                          </a:prstGeom>
                          <a:solidFill>
                            <a:srgbClr val="FFFFFF">
                              <a:lumMod val="95000"/>
                            </a:srgbClr>
                          </a:solidFill>
                          <a:ln w="25400" cap="flat" cmpd="sng" algn="ctr">
                            <a:solidFill>
                              <a:srgbClr val="FFFFFF">
                                <a:lumMod val="85000"/>
                              </a:srgbClr>
                            </a:solidFill>
                            <a:prstDash val="solid"/>
                          </a:ln>
                          <a:effectLst/>
                        </wps:spPr>
                        <wps:txbx>
                          <w:txbxContent>
                            <w:p w14:paraId="5EE43D84" w14:textId="13B8D3AC" w:rsidR="007B5626" w:rsidRPr="003177F7" w:rsidRDefault="007B5626" w:rsidP="000C5D1B">
                              <w:pPr>
                                <w:jc w:val="left"/>
                                <w:rPr>
                                  <w:ins w:id="253" w:author="作成者"/>
                                  <w:sz w:val="20"/>
                                  <w:szCs w:val="20"/>
                                </w:rPr>
                              </w:pPr>
                              <w:r>
                                <w:rPr>
                                  <w:rFonts w:hint="eastAsia"/>
                                  <w:sz w:val="20"/>
                                  <w:szCs w:val="20"/>
                                </w:rPr>
                                <w:t>Example</w:t>
                              </w:r>
                              <w:ins w:id="254" w:author="作成者">
                                <w:r w:rsidRPr="003177F7">
                                  <w:rPr>
                                    <w:rFonts w:hint="eastAsia"/>
                                    <w:sz w:val="20"/>
                                    <w:szCs w:val="20"/>
                                  </w:rPr>
                                  <w:t>：</w:t>
                                </w:r>
                              </w:ins>
                              <w:r>
                                <w:rPr>
                                  <w:rFonts w:hint="eastAsia"/>
                                  <w:sz w:val="20"/>
                                  <w:szCs w:val="20"/>
                                </w:rPr>
                                <w:t xml:space="preserve">If the variable type is </w:t>
                              </w:r>
                              <w:r>
                                <w:rPr>
                                  <w:sz w:val="20"/>
                                  <w:szCs w:val="20"/>
                                </w:rPr>
                                <w:t>“object”</w:t>
                              </w:r>
                              <w:r w:rsidRPr="003177F7">
                                <w:rPr>
                                  <w:sz w:val="20"/>
                                  <w:szCs w:val="20"/>
                                </w:rPr>
                                <w:t xml:space="preserve"> </w:t>
                              </w:r>
                            </w:p>
                            <w:p w14:paraId="7518CC36" w14:textId="66457F47" w:rsidR="007B5626" w:rsidRPr="003177F7" w:rsidRDefault="007B5626" w:rsidP="000C5D1B">
                              <w:pPr>
                                <w:jc w:val="left"/>
                                <w:rPr>
                                  <w:ins w:id="255" w:author="作成者"/>
                                  <w:sz w:val="20"/>
                                  <w:szCs w:val="20"/>
                                </w:rPr>
                              </w:pPr>
                              <w:ins w:id="256" w:author="作成者">
                                <w:r w:rsidRPr="003177F7">
                                  <w:rPr>
                                    <w:rFonts w:hint="eastAsia"/>
                                    <w:sz w:val="20"/>
                                    <w:szCs w:val="20"/>
                                  </w:rPr>
                                  <w:t>・</w:t>
                                </w:r>
                                <w:proofErr w:type="spellStart"/>
                                <w:r w:rsidRPr="003177F7">
                                  <w:rPr>
                                    <w:sz w:val="20"/>
                                    <w:szCs w:val="20"/>
                                  </w:rPr>
                                  <w:t>t</w:t>
                                </w:r>
                                <w:r w:rsidRPr="003177F7">
                                  <w:rPr>
                                    <w:rFonts w:hint="eastAsia"/>
                                    <w:sz w:val="20"/>
                                    <w:szCs w:val="20"/>
                                  </w:rPr>
                                  <w:t>f</w:t>
                                </w:r>
                              </w:ins>
                              <w:proofErr w:type="spellEnd"/>
                              <w:r>
                                <w:rPr>
                                  <w:sz w:val="20"/>
                                  <w:szCs w:val="20"/>
                                </w:rPr>
                                <w:t xml:space="preserve"> file and registration value</w:t>
                              </w:r>
                              <w:r w:rsidRPr="003177F7">
                                <w:rPr>
                                  <w:sz w:val="20"/>
                                  <w:szCs w:val="20"/>
                                </w:rPr>
                                <w:t xml:space="preserve"> </w:t>
                              </w:r>
                            </w:p>
                            <w:tbl>
                              <w:tblPr>
                                <w:tblStyle w:val="28"/>
                                <w:tblW w:w="7166" w:type="dxa"/>
                                <w:jc w:val="center"/>
                                <w:tblLook w:val="04A0" w:firstRow="1" w:lastRow="0" w:firstColumn="1" w:lastColumn="0" w:noHBand="0" w:noVBand="1"/>
                              </w:tblPr>
                              <w:tblGrid>
                                <w:gridCol w:w="7166"/>
                              </w:tblGrid>
                              <w:tr w:rsidR="007B5626" w:rsidRPr="003177F7" w14:paraId="21E41932" w14:textId="77777777" w:rsidTr="000C5D1B">
                                <w:trPr>
                                  <w:trHeight w:val="1425"/>
                                  <w:jc w:val="center"/>
                                  <w:ins w:id="257" w:author="作成者"/>
                                </w:trPr>
                                <w:tc>
                                  <w:tcPr>
                                    <w:tcW w:w="7166" w:type="dxa"/>
                                  </w:tcPr>
                                  <w:p w14:paraId="535F3CF6" w14:textId="77777777" w:rsidR="007B5626" w:rsidRPr="003177F7" w:rsidRDefault="007B5626" w:rsidP="000C5D1B">
                                    <w:pPr>
                                      <w:rPr>
                                        <w:ins w:id="258" w:author="作成者"/>
                                        <w:sz w:val="20"/>
                                        <w:szCs w:val="20"/>
                                      </w:rPr>
                                    </w:pPr>
                                    <w:ins w:id="259" w:author="作成者">
                                      <w:r w:rsidRPr="003177F7">
                                        <w:rPr>
                                          <w:sz w:val="20"/>
                                          <w:szCs w:val="20"/>
                                        </w:rPr>
                                        <w:t>variable "</w:t>
                                      </w:r>
                                      <w:proofErr w:type="spellStart"/>
                                      <w:r w:rsidRPr="003177F7">
                                        <w:rPr>
                                          <w:sz w:val="20"/>
                                          <w:szCs w:val="20"/>
                                        </w:rPr>
                                        <w:t>VAR_hoge</w:t>
                                      </w:r>
                                      <w:proofErr w:type="spellEnd"/>
                                      <w:r w:rsidRPr="003177F7">
                                        <w:rPr>
                                          <w:sz w:val="20"/>
                                          <w:szCs w:val="20"/>
                                        </w:rPr>
                                        <w:t>" {</w:t>
                                      </w:r>
                                    </w:ins>
                                  </w:p>
                                  <w:p w14:paraId="07B28143" w14:textId="77777777" w:rsidR="007B5626" w:rsidRPr="003177F7" w:rsidRDefault="007B5626" w:rsidP="000C5D1B">
                                    <w:pPr>
                                      <w:ind w:firstLineChars="200" w:firstLine="400"/>
                                      <w:rPr>
                                        <w:ins w:id="260" w:author="作成者"/>
                                        <w:sz w:val="20"/>
                                        <w:szCs w:val="20"/>
                                      </w:rPr>
                                    </w:pPr>
                                    <w:ins w:id="261" w:author="作成者">
                                      <w:r w:rsidRPr="003177F7">
                                        <w:rPr>
                                          <w:sz w:val="20"/>
                                          <w:szCs w:val="20"/>
                                        </w:rPr>
                                        <w:t>type = object({</w:t>
                                      </w:r>
                                    </w:ins>
                                  </w:p>
                                  <w:p w14:paraId="66159D49" w14:textId="77777777" w:rsidR="007B5626" w:rsidRPr="003177F7" w:rsidRDefault="007B5626" w:rsidP="000C5D1B">
                                    <w:pPr>
                                      <w:ind w:firstLineChars="200" w:firstLine="400"/>
                                      <w:rPr>
                                        <w:ins w:id="262" w:author="作成者"/>
                                        <w:sz w:val="20"/>
                                        <w:szCs w:val="20"/>
                                      </w:rPr>
                                    </w:pPr>
                                    <w:ins w:id="263" w:author="作成者">
                                      <w:r w:rsidRPr="003177F7">
                                        <w:rPr>
                                          <w:rFonts w:hint="eastAsia"/>
                                          <w:sz w:val="20"/>
                                          <w:szCs w:val="20"/>
                                        </w:rPr>
                                        <w:t xml:space="preserve">    NAME = </w:t>
                                      </w:r>
                                      <w:r w:rsidRPr="003177F7">
                                        <w:rPr>
                                          <w:sz w:val="20"/>
                                          <w:szCs w:val="20"/>
                                        </w:rPr>
                                        <w:t>string,</w:t>
                                      </w:r>
                                    </w:ins>
                                  </w:p>
                                  <w:p w14:paraId="663FF154" w14:textId="77777777" w:rsidR="007B5626" w:rsidRPr="003177F7" w:rsidRDefault="007B5626" w:rsidP="000C5D1B">
                                    <w:pPr>
                                      <w:ind w:firstLineChars="200" w:firstLine="400"/>
                                      <w:rPr>
                                        <w:ins w:id="264" w:author="作成者"/>
                                        <w:sz w:val="20"/>
                                        <w:szCs w:val="20"/>
                                      </w:rPr>
                                    </w:pPr>
                                    <w:ins w:id="265" w:author="作成者">
                                      <w:r w:rsidRPr="003177F7">
                                        <w:rPr>
                                          <w:sz w:val="20"/>
                                          <w:szCs w:val="20"/>
                                        </w:rPr>
                                        <w:t xml:space="preserve">    IP = string</w:t>
                                      </w:r>
                                    </w:ins>
                                  </w:p>
                                  <w:p w14:paraId="3E1A0E5D" w14:textId="77777777" w:rsidR="007B5626" w:rsidRPr="003177F7" w:rsidRDefault="007B5626" w:rsidP="000C5D1B">
                                    <w:pPr>
                                      <w:ind w:firstLineChars="200" w:firstLine="400"/>
                                      <w:rPr>
                                        <w:ins w:id="266" w:author="作成者"/>
                                        <w:sz w:val="20"/>
                                        <w:szCs w:val="20"/>
                                      </w:rPr>
                                    </w:pPr>
                                    <w:ins w:id="267" w:author="作成者">
                                      <w:r w:rsidRPr="003177F7">
                                        <w:rPr>
                                          <w:sz w:val="20"/>
                                          <w:szCs w:val="20"/>
                                        </w:rPr>
                                        <w:t>})</w:t>
                                      </w:r>
                                    </w:ins>
                                  </w:p>
                                  <w:p w14:paraId="08A5E061" w14:textId="77777777" w:rsidR="007B5626" w:rsidRPr="003177F7" w:rsidRDefault="007B5626" w:rsidP="000C5D1B">
                                    <w:pPr>
                                      <w:ind w:firstLineChars="200" w:firstLine="400"/>
                                      <w:rPr>
                                        <w:ins w:id="268" w:author="作成者"/>
                                        <w:sz w:val="20"/>
                                        <w:szCs w:val="20"/>
                                      </w:rPr>
                                    </w:pPr>
                                    <w:ins w:id="269" w:author="作成者">
                                      <w:r w:rsidRPr="003177F7">
                                        <w:rPr>
                                          <w:sz w:val="20"/>
                                          <w:szCs w:val="20"/>
                                        </w:rPr>
                                        <w:t>default = {</w:t>
                                      </w:r>
                                    </w:ins>
                                  </w:p>
                                  <w:p w14:paraId="5E9D8D81" w14:textId="77777777" w:rsidR="007B5626" w:rsidRPr="003177F7" w:rsidRDefault="007B5626" w:rsidP="000C5D1B">
                                    <w:pPr>
                                      <w:ind w:firstLineChars="400" w:firstLine="800"/>
                                      <w:rPr>
                                        <w:ins w:id="270" w:author="作成者"/>
                                        <w:sz w:val="20"/>
                                        <w:szCs w:val="20"/>
                                      </w:rPr>
                                    </w:pPr>
                                    <w:ins w:id="271" w:author="作成者">
                                      <w:r w:rsidRPr="003177F7">
                                        <w:rPr>
                                          <w:sz w:val="20"/>
                                          <w:szCs w:val="20"/>
                                        </w:rPr>
                                        <w:t>“NAME” = “machine_01”,</w:t>
                                      </w:r>
                                    </w:ins>
                                  </w:p>
                                  <w:p w14:paraId="5D4A6467" w14:textId="77777777" w:rsidR="007B5626" w:rsidRPr="003177F7" w:rsidRDefault="007B5626" w:rsidP="000C5D1B">
                                    <w:pPr>
                                      <w:ind w:firstLineChars="400" w:firstLine="800"/>
                                      <w:rPr>
                                        <w:ins w:id="272" w:author="作成者"/>
                                        <w:sz w:val="20"/>
                                        <w:szCs w:val="20"/>
                                      </w:rPr>
                                    </w:pPr>
                                    <w:ins w:id="273" w:author="作成者">
                                      <w:r w:rsidRPr="003177F7">
                                        <w:rPr>
                                          <w:sz w:val="20"/>
                                          <w:szCs w:val="20"/>
                                        </w:rPr>
                                        <w:t>“IP” = “127.0.0.1”</w:t>
                                      </w:r>
                                    </w:ins>
                                  </w:p>
                                  <w:p w14:paraId="09FABBC2" w14:textId="77777777" w:rsidR="007B5626" w:rsidRPr="003177F7" w:rsidRDefault="007B5626" w:rsidP="000C5D1B">
                                    <w:pPr>
                                      <w:ind w:firstLineChars="200" w:firstLine="400"/>
                                      <w:rPr>
                                        <w:ins w:id="274" w:author="作成者"/>
                                        <w:sz w:val="20"/>
                                        <w:szCs w:val="20"/>
                                      </w:rPr>
                                    </w:pPr>
                                    <w:ins w:id="275" w:author="作成者">
                                      <w:r w:rsidRPr="003177F7">
                                        <w:rPr>
                                          <w:sz w:val="20"/>
                                          <w:szCs w:val="20"/>
                                        </w:rPr>
                                        <w:t>}</w:t>
                                      </w:r>
                                    </w:ins>
                                  </w:p>
                                  <w:p w14:paraId="7301AA03" w14:textId="77777777" w:rsidR="007B5626" w:rsidRPr="003177F7" w:rsidRDefault="007B5626" w:rsidP="000C5D1B">
                                    <w:pPr>
                                      <w:pStyle w:val="a9"/>
                                      <w:ind w:leftChars="0" w:left="0"/>
                                      <w:rPr>
                                        <w:ins w:id="276" w:author="作成者"/>
                                        <w:sz w:val="20"/>
                                        <w:szCs w:val="20"/>
                                      </w:rPr>
                                    </w:pPr>
                                    <w:ins w:id="277" w:author="作成者">
                                      <w:r w:rsidRPr="003177F7">
                                        <w:rPr>
                                          <w:sz w:val="20"/>
                                          <w:szCs w:val="20"/>
                                        </w:rPr>
                                        <w:t>}</w:t>
                                      </w:r>
                                    </w:ins>
                                  </w:p>
                                </w:tc>
                              </w:tr>
                            </w:tbl>
                            <w:p w14:paraId="46A7606A" w14:textId="77777777" w:rsidR="007B5626" w:rsidRPr="003177F7" w:rsidRDefault="007B5626" w:rsidP="000C5D1B">
                              <w:pPr>
                                <w:jc w:val="left"/>
                                <w:rPr>
                                  <w:ins w:id="278" w:author="作成者"/>
                                  <w:sz w:val="20"/>
                                  <w:szCs w:val="20"/>
                                </w:rPr>
                              </w:pPr>
                            </w:p>
                            <w:p w14:paraId="1E2AA6C4" w14:textId="1AEA74D8" w:rsidR="007B5626" w:rsidRPr="003177F7" w:rsidRDefault="007B5626" w:rsidP="000C5D1B">
                              <w:pPr>
                                <w:pStyle w:val="a9"/>
                                <w:numPr>
                                  <w:ilvl w:val="0"/>
                                  <w:numId w:val="46"/>
                                </w:numPr>
                                <w:ind w:leftChars="0"/>
                                <w:jc w:val="left"/>
                                <w:rPr>
                                  <w:ins w:id="279" w:author="作成者"/>
                                  <w:sz w:val="20"/>
                                  <w:szCs w:val="20"/>
                                </w:rPr>
                              </w:pPr>
                              <w:r>
                                <w:rPr>
                                  <w:rFonts w:hint="eastAsia"/>
                                  <w:sz w:val="20"/>
                                  <w:szCs w:val="20"/>
                                </w:rPr>
                                <w:t xml:space="preserve">Substitute value </w:t>
                              </w:r>
                              <w:r>
                                <w:rPr>
                                  <w:sz w:val="20"/>
                                  <w:szCs w:val="20"/>
                                </w:rPr>
                                <w:t>example</w:t>
                              </w:r>
                              <w:ins w:id="280" w:author="作成者">
                                <w:r w:rsidRPr="003177F7">
                                  <w:rPr>
                                    <w:rFonts w:hint="eastAsia"/>
                                    <w:sz w:val="20"/>
                                    <w:szCs w:val="20"/>
                                  </w:rPr>
                                  <w:t>（</w:t>
                                </w:r>
                              </w:ins>
                              <w:r>
                                <w:rPr>
                                  <w:sz w:val="20"/>
                                  <w:szCs w:val="20"/>
                                </w:rPr>
                                <w:t>Substitute value auto registration settings/Substitute value list</w:t>
                              </w:r>
                              <w:ins w:id="281" w:author="作成者">
                                <w:r w:rsidRPr="003177F7">
                                  <w:rPr>
                                    <w:sz w:val="20"/>
                                    <w:szCs w:val="20"/>
                                  </w:rPr>
                                  <w:t>）</w:t>
                                </w:r>
                              </w:ins>
                            </w:p>
                            <w:tbl>
                              <w:tblPr>
                                <w:tblStyle w:val="28"/>
                                <w:tblW w:w="0" w:type="auto"/>
                                <w:jc w:val="center"/>
                                <w:tblLook w:val="04A0" w:firstRow="1" w:lastRow="0" w:firstColumn="1" w:lastColumn="0" w:noHBand="0" w:noVBand="1"/>
                              </w:tblPr>
                              <w:tblGrid>
                                <w:gridCol w:w="783"/>
                                <w:gridCol w:w="1435"/>
                                <w:gridCol w:w="1393"/>
                                <w:gridCol w:w="1393"/>
                                <w:gridCol w:w="1393"/>
                              </w:tblGrid>
                              <w:tr w:rsidR="007B5626" w:rsidRPr="003177F7" w14:paraId="3785F268" w14:textId="77777777" w:rsidTr="000C5D1B">
                                <w:trPr>
                                  <w:trHeight w:val="606"/>
                                  <w:jc w:val="center"/>
                                  <w:ins w:id="282" w:author="作成者"/>
                                </w:trPr>
                                <w:tc>
                                  <w:tcPr>
                                    <w:tcW w:w="783" w:type="dxa"/>
                                    <w:shd w:val="clear" w:color="auto" w:fill="002060"/>
                                  </w:tcPr>
                                  <w:p w14:paraId="654C6207" w14:textId="32D60E59" w:rsidR="007B5626" w:rsidRPr="003177F7" w:rsidRDefault="007B5626" w:rsidP="000C5D1B">
                                    <w:pPr>
                                      <w:pStyle w:val="a9"/>
                                      <w:ind w:leftChars="0" w:left="0"/>
                                      <w:jc w:val="left"/>
                                      <w:rPr>
                                        <w:ins w:id="283" w:author="作成者"/>
                                        <w:b/>
                                        <w:color w:val="FFFFFF" w:themeColor="background1"/>
                                        <w:sz w:val="20"/>
                                        <w:szCs w:val="20"/>
                                      </w:rPr>
                                    </w:pPr>
                                    <w:r>
                                      <w:rPr>
                                        <w:rFonts w:hint="eastAsia"/>
                                        <w:b/>
                                        <w:color w:val="FFFFFF" w:themeColor="background1"/>
                                        <w:sz w:val="20"/>
                                        <w:szCs w:val="20"/>
                                      </w:rPr>
                                      <w:t>Item No.</w:t>
                                    </w:r>
                                  </w:p>
                                </w:tc>
                                <w:tc>
                                  <w:tcPr>
                                    <w:tcW w:w="1435" w:type="dxa"/>
                                    <w:shd w:val="clear" w:color="auto" w:fill="002060"/>
                                  </w:tcPr>
                                  <w:p w14:paraId="3E59828E" w14:textId="70319A1B" w:rsidR="007B5626" w:rsidRPr="003177F7" w:rsidRDefault="007B5626" w:rsidP="000C5D1B">
                                    <w:pPr>
                                      <w:pStyle w:val="a9"/>
                                      <w:ind w:leftChars="0" w:left="0"/>
                                      <w:jc w:val="left"/>
                                      <w:rPr>
                                        <w:ins w:id="284" w:author="作成者"/>
                                        <w:b/>
                                        <w:color w:val="FFFFFF" w:themeColor="background1"/>
                                        <w:sz w:val="20"/>
                                        <w:szCs w:val="20"/>
                                      </w:rPr>
                                    </w:pPr>
                                    <w:r>
                                      <w:rPr>
                                        <w:rFonts w:hint="eastAsia"/>
                                        <w:b/>
                                        <w:color w:val="FFFFFF" w:themeColor="background1"/>
                                        <w:sz w:val="20"/>
                                        <w:szCs w:val="20"/>
                                      </w:rPr>
                                      <w:t>Variable name</w:t>
                                    </w:r>
                                  </w:p>
                                </w:tc>
                                <w:tc>
                                  <w:tcPr>
                                    <w:tcW w:w="1393" w:type="dxa"/>
                                    <w:shd w:val="clear" w:color="auto" w:fill="002060"/>
                                  </w:tcPr>
                                  <w:p w14:paraId="0AF25D87" w14:textId="19AB8311" w:rsidR="007B5626" w:rsidRPr="003177F7" w:rsidRDefault="007B5626" w:rsidP="000C5D1B">
                                    <w:pPr>
                                      <w:pStyle w:val="a9"/>
                                      <w:ind w:leftChars="0" w:left="0"/>
                                      <w:jc w:val="left"/>
                                      <w:rPr>
                                        <w:ins w:id="285" w:author="作成者"/>
                                        <w:b/>
                                        <w:color w:val="FFFFFF" w:themeColor="background1"/>
                                        <w:sz w:val="20"/>
                                        <w:szCs w:val="20"/>
                                      </w:rPr>
                                    </w:pPr>
                                    <w:r>
                                      <w:rPr>
                                        <w:rFonts w:hint="eastAsia"/>
                                        <w:b/>
                                        <w:color w:val="FFFFFF" w:themeColor="background1"/>
                                        <w:sz w:val="20"/>
                                        <w:szCs w:val="20"/>
                                      </w:rPr>
                                      <w:t>Member variable</w:t>
                                    </w:r>
                                  </w:p>
                                </w:tc>
                                <w:tc>
                                  <w:tcPr>
                                    <w:tcW w:w="1393" w:type="dxa"/>
                                    <w:shd w:val="clear" w:color="auto" w:fill="002060"/>
                                  </w:tcPr>
                                  <w:p w14:paraId="0EFAB2A7" w14:textId="32B4EA35" w:rsidR="007B5626" w:rsidRPr="003177F7" w:rsidRDefault="007B5626" w:rsidP="000C5D1B">
                                    <w:pPr>
                                      <w:pStyle w:val="a9"/>
                                      <w:ind w:leftChars="0" w:left="0"/>
                                      <w:jc w:val="left"/>
                                      <w:rPr>
                                        <w:ins w:id="286" w:author="作成者"/>
                                        <w:b/>
                                        <w:color w:val="FFFFFF" w:themeColor="background1"/>
                                        <w:sz w:val="20"/>
                                        <w:szCs w:val="20"/>
                                      </w:rPr>
                                    </w:pPr>
                                    <w:r>
                                      <w:rPr>
                                        <w:rFonts w:hint="eastAsia"/>
                                        <w:b/>
                                        <w:color w:val="FFFFFF" w:themeColor="background1"/>
                                        <w:sz w:val="20"/>
                                        <w:szCs w:val="20"/>
                                      </w:rPr>
                                      <w:t>Substitute order</w:t>
                                    </w:r>
                                  </w:p>
                                </w:tc>
                                <w:tc>
                                  <w:tcPr>
                                    <w:tcW w:w="1393" w:type="dxa"/>
                                    <w:shd w:val="clear" w:color="auto" w:fill="002060"/>
                                  </w:tcPr>
                                  <w:p w14:paraId="42A46365" w14:textId="2D426B0A" w:rsidR="007B5626" w:rsidRPr="003177F7" w:rsidRDefault="007B5626" w:rsidP="000C5D1B">
                                    <w:pPr>
                                      <w:pStyle w:val="a9"/>
                                      <w:ind w:leftChars="0" w:left="0"/>
                                      <w:jc w:val="left"/>
                                      <w:rPr>
                                        <w:ins w:id="287" w:author="作成者"/>
                                        <w:b/>
                                        <w:color w:val="FFFFFF" w:themeColor="background1"/>
                                        <w:sz w:val="20"/>
                                        <w:szCs w:val="20"/>
                                      </w:rPr>
                                    </w:pPr>
                                    <w:r>
                                      <w:rPr>
                                        <w:rFonts w:hint="eastAsia"/>
                                        <w:b/>
                                        <w:color w:val="FFFFFF" w:themeColor="background1"/>
                                        <w:sz w:val="20"/>
                                        <w:szCs w:val="20"/>
                                      </w:rPr>
                                      <w:t>Specific value</w:t>
                                    </w:r>
                                  </w:p>
                                </w:tc>
                              </w:tr>
                              <w:tr w:rsidR="007B5626" w:rsidRPr="003177F7" w14:paraId="1D370E4A" w14:textId="77777777" w:rsidTr="000C5D1B">
                                <w:trPr>
                                  <w:trHeight w:val="303"/>
                                  <w:jc w:val="center"/>
                                  <w:ins w:id="288" w:author="作成者"/>
                                </w:trPr>
                                <w:tc>
                                  <w:tcPr>
                                    <w:tcW w:w="783" w:type="dxa"/>
                                  </w:tcPr>
                                  <w:p w14:paraId="28B15C05" w14:textId="77777777" w:rsidR="007B5626" w:rsidRPr="003177F7" w:rsidRDefault="007B5626" w:rsidP="000C5D1B">
                                    <w:pPr>
                                      <w:pStyle w:val="a9"/>
                                      <w:ind w:leftChars="0" w:left="0"/>
                                      <w:jc w:val="left"/>
                                      <w:rPr>
                                        <w:ins w:id="289" w:author="作成者"/>
                                        <w:sz w:val="20"/>
                                        <w:szCs w:val="20"/>
                                      </w:rPr>
                                    </w:pPr>
                                    <w:ins w:id="290" w:author="作成者">
                                      <w:r w:rsidRPr="003177F7">
                                        <w:rPr>
                                          <w:rFonts w:hint="eastAsia"/>
                                          <w:sz w:val="20"/>
                                          <w:szCs w:val="20"/>
                                        </w:rPr>
                                        <w:t>1</w:t>
                                      </w:r>
                                    </w:ins>
                                  </w:p>
                                </w:tc>
                                <w:tc>
                                  <w:tcPr>
                                    <w:tcW w:w="1435" w:type="dxa"/>
                                  </w:tcPr>
                                  <w:p w14:paraId="3723F64C" w14:textId="77777777" w:rsidR="007B5626" w:rsidRPr="003177F7" w:rsidRDefault="007B5626" w:rsidP="000C5D1B">
                                    <w:pPr>
                                      <w:pStyle w:val="a9"/>
                                      <w:ind w:leftChars="0" w:left="0"/>
                                      <w:jc w:val="left"/>
                                      <w:rPr>
                                        <w:ins w:id="291" w:author="作成者"/>
                                        <w:sz w:val="20"/>
                                        <w:szCs w:val="20"/>
                                      </w:rPr>
                                    </w:pPr>
                                    <w:proofErr w:type="spellStart"/>
                                    <w:ins w:id="292" w:author="作成者">
                                      <w:r w:rsidRPr="003177F7">
                                        <w:rPr>
                                          <w:rFonts w:hint="eastAsia"/>
                                          <w:sz w:val="20"/>
                                          <w:szCs w:val="20"/>
                                        </w:rPr>
                                        <w:t>V</w:t>
                                      </w:r>
                                      <w:r w:rsidRPr="003177F7">
                                        <w:rPr>
                                          <w:sz w:val="20"/>
                                          <w:szCs w:val="20"/>
                                        </w:rPr>
                                        <w:t>AR_hoge</w:t>
                                      </w:r>
                                      <w:proofErr w:type="spellEnd"/>
                                    </w:ins>
                                  </w:p>
                                </w:tc>
                                <w:tc>
                                  <w:tcPr>
                                    <w:tcW w:w="1393" w:type="dxa"/>
                                  </w:tcPr>
                                  <w:p w14:paraId="79AC8A36" w14:textId="77777777" w:rsidR="007B5626" w:rsidRPr="003177F7" w:rsidRDefault="007B5626" w:rsidP="000C5D1B">
                                    <w:pPr>
                                      <w:pStyle w:val="a9"/>
                                      <w:ind w:leftChars="0" w:left="0"/>
                                      <w:jc w:val="left"/>
                                      <w:rPr>
                                        <w:ins w:id="293" w:author="作成者"/>
                                        <w:sz w:val="20"/>
                                        <w:szCs w:val="20"/>
                                      </w:rPr>
                                    </w:pPr>
                                    <w:ins w:id="294" w:author="作成者">
                                      <w:r w:rsidRPr="003177F7">
                                        <w:rPr>
                                          <w:rFonts w:hint="eastAsia"/>
                                          <w:sz w:val="20"/>
                                          <w:szCs w:val="20"/>
                                        </w:rPr>
                                        <w:t>NAME</w:t>
                                      </w:r>
                                    </w:ins>
                                  </w:p>
                                </w:tc>
                                <w:tc>
                                  <w:tcPr>
                                    <w:tcW w:w="1393" w:type="dxa"/>
                                  </w:tcPr>
                                  <w:p w14:paraId="6B3F3A31" w14:textId="7FC1594C" w:rsidR="007B5626" w:rsidRPr="003177F7" w:rsidRDefault="007B5626" w:rsidP="000C5D1B">
                                    <w:pPr>
                                      <w:pStyle w:val="a9"/>
                                      <w:ind w:leftChars="0" w:left="0"/>
                                      <w:jc w:val="left"/>
                                      <w:rPr>
                                        <w:ins w:id="295" w:author="作成者"/>
                                        <w:sz w:val="20"/>
                                        <w:szCs w:val="20"/>
                                      </w:rPr>
                                    </w:pPr>
                                    <w:r>
                                      <w:rPr>
                                        <w:rFonts w:hint="eastAsia"/>
                                        <w:sz w:val="20"/>
                                        <w:szCs w:val="20"/>
                                      </w:rPr>
                                      <w:t>No input required</w:t>
                                    </w:r>
                                  </w:p>
                                </w:tc>
                                <w:tc>
                                  <w:tcPr>
                                    <w:tcW w:w="1393" w:type="dxa"/>
                                  </w:tcPr>
                                  <w:p w14:paraId="73A85E50" w14:textId="77777777" w:rsidR="007B5626" w:rsidRPr="003177F7" w:rsidRDefault="007B5626" w:rsidP="000C5D1B">
                                    <w:pPr>
                                      <w:pStyle w:val="a9"/>
                                      <w:ind w:leftChars="0" w:left="0"/>
                                      <w:jc w:val="left"/>
                                      <w:rPr>
                                        <w:ins w:id="296" w:author="作成者"/>
                                        <w:sz w:val="20"/>
                                        <w:szCs w:val="20"/>
                                      </w:rPr>
                                    </w:pPr>
                                    <w:proofErr w:type="spellStart"/>
                                    <w:ins w:id="297" w:author="作成者">
                                      <w:r w:rsidRPr="003177F7">
                                        <w:rPr>
                                          <w:sz w:val="20"/>
                                          <w:szCs w:val="20"/>
                                        </w:rPr>
                                        <w:t>m</w:t>
                                      </w:r>
                                      <w:r w:rsidRPr="003177F7">
                                        <w:rPr>
                                          <w:rFonts w:hint="eastAsia"/>
                                          <w:sz w:val="20"/>
                                          <w:szCs w:val="20"/>
                                        </w:rPr>
                                        <w:t>y_</w:t>
                                      </w:r>
                                      <w:r w:rsidRPr="003177F7">
                                        <w:rPr>
                                          <w:sz w:val="20"/>
                                          <w:szCs w:val="20"/>
                                        </w:rPr>
                                        <w:t>machine</w:t>
                                      </w:r>
                                      <w:proofErr w:type="spellEnd"/>
                                    </w:ins>
                                  </w:p>
                                </w:tc>
                              </w:tr>
                              <w:tr w:rsidR="007B5626" w:rsidRPr="003177F7" w14:paraId="025749D8" w14:textId="77777777" w:rsidTr="000C5D1B">
                                <w:trPr>
                                  <w:trHeight w:val="287"/>
                                  <w:jc w:val="center"/>
                                  <w:ins w:id="298" w:author="作成者"/>
                                </w:trPr>
                                <w:tc>
                                  <w:tcPr>
                                    <w:tcW w:w="783" w:type="dxa"/>
                                  </w:tcPr>
                                  <w:p w14:paraId="642BDDA9" w14:textId="77777777" w:rsidR="007B5626" w:rsidRPr="003177F7" w:rsidRDefault="007B5626" w:rsidP="000C5D1B">
                                    <w:pPr>
                                      <w:pStyle w:val="a9"/>
                                      <w:ind w:leftChars="0" w:left="0"/>
                                      <w:jc w:val="left"/>
                                      <w:rPr>
                                        <w:ins w:id="299" w:author="作成者"/>
                                        <w:sz w:val="20"/>
                                        <w:szCs w:val="20"/>
                                      </w:rPr>
                                    </w:pPr>
                                    <w:ins w:id="300" w:author="作成者">
                                      <w:r w:rsidRPr="003177F7">
                                        <w:rPr>
                                          <w:rFonts w:hint="eastAsia"/>
                                          <w:sz w:val="20"/>
                                          <w:szCs w:val="20"/>
                                        </w:rPr>
                                        <w:t>2</w:t>
                                      </w:r>
                                    </w:ins>
                                  </w:p>
                                </w:tc>
                                <w:tc>
                                  <w:tcPr>
                                    <w:tcW w:w="1435" w:type="dxa"/>
                                  </w:tcPr>
                                  <w:p w14:paraId="01E37FC1" w14:textId="77777777" w:rsidR="007B5626" w:rsidRPr="003177F7" w:rsidRDefault="007B5626" w:rsidP="000C5D1B">
                                    <w:pPr>
                                      <w:pStyle w:val="a9"/>
                                      <w:ind w:leftChars="0" w:left="0"/>
                                      <w:jc w:val="left"/>
                                      <w:rPr>
                                        <w:ins w:id="301" w:author="作成者"/>
                                        <w:sz w:val="20"/>
                                        <w:szCs w:val="20"/>
                                      </w:rPr>
                                    </w:pPr>
                                    <w:proofErr w:type="spellStart"/>
                                    <w:ins w:id="302" w:author="作成者">
                                      <w:r w:rsidRPr="003177F7">
                                        <w:rPr>
                                          <w:rFonts w:hint="eastAsia"/>
                                          <w:sz w:val="20"/>
                                          <w:szCs w:val="20"/>
                                        </w:rPr>
                                        <w:t>VAR_ho</w:t>
                                      </w:r>
                                      <w:r w:rsidRPr="003177F7">
                                        <w:rPr>
                                          <w:sz w:val="20"/>
                                          <w:szCs w:val="20"/>
                                        </w:rPr>
                                        <w:t>ge</w:t>
                                      </w:r>
                                      <w:proofErr w:type="spellEnd"/>
                                    </w:ins>
                                  </w:p>
                                </w:tc>
                                <w:tc>
                                  <w:tcPr>
                                    <w:tcW w:w="1393" w:type="dxa"/>
                                  </w:tcPr>
                                  <w:p w14:paraId="0FA8BD0C" w14:textId="77777777" w:rsidR="007B5626" w:rsidRPr="003177F7" w:rsidRDefault="007B5626" w:rsidP="000C5D1B">
                                    <w:pPr>
                                      <w:pStyle w:val="a9"/>
                                      <w:ind w:leftChars="0" w:left="0"/>
                                      <w:jc w:val="left"/>
                                      <w:rPr>
                                        <w:ins w:id="303" w:author="作成者"/>
                                        <w:sz w:val="20"/>
                                        <w:szCs w:val="20"/>
                                      </w:rPr>
                                    </w:pPr>
                                    <w:ins w:id="304" w:author="作成者">
                                      <w:r w:rsidRPr="003177F7">
                                        <w:rPr>
                                          <w:rFonts w:hint="eastAsia"/>
                                          <w:sz w:val="20"/>
                                          <w:szCs w:val="20"/>
                                        </w:rPr>
                                        <w:t>IP</w:t>
                                      </w:r>
                                    </w:ins>
                                  </w:p>
                                </w:tc>
                                <w:tc>
                                  <w:tcPr>
                                    <w:tcW w:w="1393" w:type="dxa"/>
                                  </w:tcPr>
                                  <w:p w14:paraId="57693619" w14:textId="14654C3B" w:rsidR="007B5626" w:rsidRPr="003177F7" w:rsidRDefault="007B5626" w:rsidP="000C5D1B">
                                    <w:pPr>
                                      <w:pStyle w:val="a9"/>
                                      <w:ind w:leftChars="0" w:left="0"/>
                                      <w:jc w:val="left"/>
                                      <w:rPr>
                                        <w:ins w:id="305" w:author="作成者"/>
                                        <w:sz w:val="20"/>
                                        <w:szCs w:val="20"/>
                                      </w:rPr>
                                    </w:pPr>
                                    <w:r>
                                      <w:rPr>
                                        <w:rFonts w:hint="eastAsia"/>
                                        <w:sz w:val="20"/>
                                        <w:szCs w:val="20"/>
                                      </w:rPr>
                                      <w:t>No input required</w:t>
                                    </w:r>
                                  </w:p>
                                </w:tc>
                                <w:tc>
                                  <w:tcPr>
                                    <w:tcW w:w="1393" w:type="dxa"/>
                                  </w:tcPr>
                                  <w:p w14:paraId="7A4D4B86" w14:textId="77777777" w:rsidR="007B5626" w:rsidRPr="003177F7" w:rsidRDefault="007B5626" w:rsidP="000C5D1B">
                                    <w:pPr>
                                      <w:pStyle w:val="a9"/>
                                      <w:ind w:leftChars="0" w:left="0"/>
                                      <w:jc w:val="left"/>
                                      <w:rPr>
                                        <w:ins w:id="306" w:author="作成者"/>
                                        <w:sz w:val="20"/>
                                        <w:szCs w:val="20"/>
                                      </w:rPr>
                                    </w:pPr>
                                    <w:ins w:id="307" w:author="作成者">
                                      <w:r w:rsidRPr="003177F7">
                                        <w:rPr>
                                          <w:sz w:val="20"/>
                                          <w:szCs w:val="20"/>
                                        </w:rPr>
                                        <w:t>192.168.0.1</w:t>
                                      </w:r>
                                    </w:ins>
                                  </w:p>
                                </w:tc>
                              </w:tr>
                            </w:tbl>
                            <w:p w14:paraId="69B8A82D" w14:textId="77777777" w:rsidR="007B5626" w:rsidRPr="003177F7" w:rsidRDefault="007B5626" w:rsidP="000C5D1B">
                              <w:pPr>
                                <w:pStyle w:val="a9"/>
                                <w:ind w:leftChars="0" w:left="360"/>
                                <w:jc w:val="left"/>
                                <w:rPr>
                                  <w:ins w:id="308" w:author="作成者"/>
                                  <w:sz w:val="20"/>
                                  <w:szCs w:val="20"/>
                                </w:rPr>
                              </w:pPr>
                            </w:p>
                            <w:p w14:paraId="6C18B5D7" w14:textId="13F9E3E6" w:rsidR="007B5626" w:rsidRPr="003177F7" w:rsidRDefault="007B5626" w:rsidP="000C5D1B">
                              <w:pPr>
                                <w:jc w:val="left"/>
                                <w:rPr>
                                  <w:ins w:id="309" w:author="作成者"/>
                                  <w:sz w:val="20"/>
                                  <w:szCs w:val="20"/>
                                </w:rPr>
                              </w:pPr>
                              <w:ins w:id="310" w:author="作成者">
                                <w:r w:rsidRPr="003177F7">
                                  <w:rPr>
                                    <w:rFonts w:hint="eastAsia"/>
                                    <w:sz w:val="20"/>
                                    <w:szCs w:val="20"/>
                                  </w:rPr>
                                  <w:t>２．</w:t>
                                </w:r>
                              </w:ins>
                              <w:r>
                                <w:rPr>
                                  <w:rFonts w:hint="eastAsia"/>
                                  <w:sz w:val="20"/>
                                  <w:szCs w:val="20"/>
                                </w:rPr>
                                <w:t xml:space="preserve">Value sent to </w:t>
                              </w:r>
                              <w:ins w:id="311" w:author="作成者">
                                <w:r w:rsidRPr="003177F7">
                                  <w:rPr>
                                    <w:rFonts w:hint="eastAsia"/>
                                    <w:sz w:val="20"/>
                                    <w:szCs w:val="20"/>
                                  </w:rPr>
                                  <w:t>Terraform</w:t>
                                </w:r>
                              </w:ins>
                              <w:r w:rsidRPr="003177F7">
                                <w:rPr>
                                  <w:sz w:val="20"/>
                                  <w:szCs w:val="20"/>
                                </w:rPr>
                                <w:t xml:space="preserve"> </w:t>
                              </w:r>
                            </w:p>
                            <w:tbl>
                              <w:tblPr>
                                <w:tblStyle w:val="28"/>
                                <w:tblW w:w="6580" w:type="dxa"/>
                                <w:jc w:val="center"/>
                                <w:tblLook w:val="04A0" w:firstRow="1" w:lastRow="0" w:firstColumn="1" w:lastColumn="0" w:noHBand="0" w:noVBand="1"/>
                              </w:tblPr>
                              <w:tblGrid>
                                <w:gridCol w:w="6580"/>
                              </w:tblGrid>
                              <w:tr w:rsidR="007B5626" w:rsidRPr="003177F7" w14:paraId="4B57F02A" w14:textId="77777777" w:rsidTr="000C5D1B">
                                <w:trPr>
                                  <w:trHeight w:val="945"/>
                                  <w:jc w:val="center"/>
                                  <w:ins w:id="312" w:author="作成者"/>
                                </w:trPr>
                                <w:tc>
                                  <w:tcPr>
                                    <w:tcW w:w="6580" w:type="dxa"/>
                                  </w:tcPr>
                                  <w:p w14:paraId="0B04F4BE" w14:textId="77777777" w:rsidR="007B5626" w:rsidRPr="003177F7" w:rsidRDefault="007B5626" w:rsidP="000C5D1B">
                                    <w:pPr>
                                      <w:pStyle w:val="a9"/>
                                      <w:ind w:leftChars="0" w:left="0"/>
                                      <w:rPr>
                                        <w:ins w:id="313" w:author="作成者"/>
                                        <w:sz w:val="20"/>
                                        <w:szCs w:val="20"/>
                                      </w:rPr>
                                    </w:pPr>
                                    <w:ins w:id="314" w:author="作成者">
                                      <w:r w:rsidRPr="003177F7">
                                        <w:rPr>
                                          <w:sz w:val="20"/>
                                          <w:szCs w:val="20"/>
                                        </w:rPr>
                                        <w:t>{</w:t>
                                      </w:r>
                                    </w:ins>
                                  </w:p>
                                  <w:p w14:paraId="582DC569" w14:textId="77777777" w:rsidR="007B5626" w:rsidRPr="003177F7" w:rsidRDefault="007B5626" w:rsidP="000C5D1B">
                                    <w:pPr>
                                      <w:pStyle w:val="a9"/>
                                      <w:ind w:leftChars="0" w:left="0"/>
                                      <w:rPr>
                                        <w:ins w:id="315" w:author="作成者"/>
                                        <w:sz w:val="20"/>
                                        <w:szCs w:val="20"/>
                                      </w:rPr>
                                    </w:pPr>
                                    <w:ins w:id="316" w:author="作成者">
                                      <w:r w:rsidRPr="003177F7">
                                        <w:rPr>
                                          <w:sz w:val="20"/>
                                          <w:szCs w:val="20"/>
                                        </w:rPr>
                                        <w:t xml:space="preserve">    NAME = “</w:t>
                                      </w:r>
                                      <w:proofErr w:type="spellStart"/>
                                      <w:r w:rsidRPr="003177F7">
                                        <w:rPr>
                                          <w:sz w:val="20"/>
                                          <w:szCs w:val="20"/>
                                        </w:rPr>
                                        <w:t>my_machine</w:t>
                                      </w:r>
                                      <w:proofErr w:type="spellEnd"/>
                                      <w:r w:rsidRPr="003177F7">
                                        <w:rPr>
                                          <w:sz w:val="20"/>
                                          <w:szCs w:val="20"/>
                                        </w:rPr>
                                        <w:t>”,</w:t>
                                      </w:r>
                                    </w:ins>
                                  </w:p>
                                  <w:p w14:paraId="6EFB234F" w14:textId="77777777" w:rsidR="007B5626" w:rsidRPr="003177F7" w:rsidRDefault="007B5626" w:rsidP="000C5D1B">
                                    <w:pPr>
                                      <w:pStyle w:val="a9"/>
                                      <w:ind w:leftChars="0" w:left="0"/>
                                      <w:rPr>
                                        <w:ins w:id="317" w:author="作成者"/>
                                        <w:sz w:val="20"/>
                                        <w:szCs w:val="20"/>
                                      </w:rPr>
                                    </w:pPr>
                                    <w:ins w:id="318" w:author="作成者">
                                      <w:r w:rsidRPr="003177F7">
                                        <w:rPr>
                                          <w:sz w:val="20"/>
                                          <w:szCs w:val="20"/>
                                        </w:rPr>
                                        <w:t xml:space="preserve">    IP = “192.168.0.1”</w:t>
                                      </w:r>
                                    </w:ins>
                                  </w:p>
                                  <w:p w14:paraId="3386898F" w14:textId="77777777" w:rsidR="007B5626" w:rsidRPr="003177F7" w:rsidRDefault="007B5626" w:rsidP="000C5D1B">
                                    <w:pPr>
                                      <w:pStyle w:val="a9"/>
                                      <w:ind w:leftChars="0" w:left="0"/>
                                      <w:rPr>
                                        <w:ins w:id="319" w:author="作成者"/>
                                        <w:sz w:val="20"/>
                                        <w:szCs w:val="20"/>
                                      </w:rPr>
                                    </w:pPr>
                                    <w:ins w:id="320" w:author="作成者">
                                      <w:r w:rsidRPr="003177F7">
                                        <w:rPr>
                                          <w:sz w:val="20"/>
                                          <w:szCs w:val="20"/>
                                        </w:rPr>
                                        <w:t>}</w:t>
                                      </w:r>
                                    </w:ins>
                                  </w:p>
                                </w:tc>
                              </w:tr>
                            </w:tbl>
                            <w:p w14:paraId="07A56476" w14:textId="77777777" w:rsidR="007B5626" w:rsidRPr="003177F7" w:rsidRDefault="007B5626" w:rsidP="000C5D1B">
                              <w:pPr>
                                <w:jc w:val="left"/>
                                <w:rPr>
                                  <w:ins w:id="321" w:author="作成者"/>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5C750F" id="フローチャート: 処理 6" o:spid="_x0000_s1028" type="#_x0000_t109" style="position:absolute;margin-left:25.1pt;margin-top:24.6pt;width:460.5pt;height:377.2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" fillcolor="#f2f2f2" strokecolor="#d9d9d9" strokeweight="2pt">
                  <v:textbox>
                    <w:txbxContent>
                      <w:p w14:paraId="5EE43D84" w14:textId="13B8D3AC" w:rsidR="007B5626" w:rsidRPr="003177F7" w:rsidRDefault="007B5626" w:rsidP="000C5D1B">
                        <w:pPr>
                          <w:jc w:val="left"/>
                          <w:rPr>
                            <w:ins w:id="322" w:author="作成者"/>
                            <w:sz w:val="20"/>
                            <w:szCs w:val="20"/>
                          </w:rPr>
                        </w:pPr>
                        <w:r>
                          <w:rPr>
                            <w:rFonts w:hint="eastAsia"/>
                            <w:sz w:val="20"/>
                            <w:szCs w:val="20"/>
                          </w:rPr>
                          <w:t>Example</w:t>
                        </w:r>
                        <w:ins w:id="323" w:author="作成者">
                          <w:r w:rsidRPr="003177F7">
                            <w:rPr>
                              <w:rFonts w:hint="eastAsia"/>
                              <w:sz w:val="20"/>
                              <w:szCs w:val="20"/>
                            </w:rPr>
                            <w:t>：</w:t>
                          </w:r>
                        </w:ins>
                        <w:r>
                          <w:rPr>
                            <w:rFonts w:hint="eastAsia"/>
                            <w:sz w:val="20"/>
                            <w:szCs w:val="20"/>
                          </w:rPr>
                          <w:t xml:space="preserve">If the variable type is </w:t>
                        </w:r>
                        <w:r>
                          <w:rPr>
                            <w:sz w:val="20"/>
                            <w:szCs w:val="20"/>
                          </w:rPr>
                          <w:t>“object”</w:t>
                        </w:r>
                        <w:r w:rsidRPr="003177F7">
                          <w:rPr>
                            <w:sz w:val="20"/>
                            <w:szCs w:val="20"/>
                          </w:rPr>
                          <w:t xml:space="preserve"> </w:t>
                        </w:r>
                      </w:p>
                      <w:p w14:paraId="7518CC36" w14:textId="66457F47" w:rsidR="007B5626" w:rsidRPr="003177F7" w:rsidRDefault="007B5626" w:rsidP="000C5D1B">
                        <w:pPr>
                          <w:jc w:val="left"/>
                          <w:rPr>
                            <w:ins w:id="324" w:author="作成者"/>
                            <w:sz w:val="20"/>
                            <w:szCs w:val="20"/>
                          </w:rPr>
                        </w:pPr>
                        <w:ins w:id="325" w:author="作成者">
                          <w:r w:rsidRPr="003177F7">
                            <w:rPr>
                              <w:rFonts w:hint="eastAsia"/>
                              <w:sz w:val="20"/>
                              <w:szCs w:val="20"/>
                            </w:rPr>
                            <w:t>・</w:t>
                          </w:r>
                          <w:proofErr w:type="spellStart"/>
                          <w:r w:rsidRPr="003177F7">
                            <w:rPr>
                              <w:sz w:val="20"/>
                              <w:szCs w:val="20"/>
                            </w:rPr>
                            <w:t>t</w:t>
                          </w:r>
                          <w:r w:rsidRPr="003177F7">
                            <w:rPr>
                              <w:rFonts w:hint="eastAsia"/>
                              <w:sz w:val="20"/>
                              <w:szCs w:val="20"/>
                            </w:rPr>
                            <w:t>f</w:t>
                          </w:r>
                        </w:ins>
                        <w:proofErr w:type="spellEnd"/>
                        <w:r>
                          <w:rPr>
                            <w:sz w:val="20"/>
                            <w:szCs w:val="20"/>
                          </w:rPr>
                          <w:t xml:space="preserve"> file and registration value</w:t>
                        </w:r>
                        <w:r w:rsidRPr="003177F7">
                          <w:rPr>
                            <w:sz w:val="20"/>
                            <w:szCs w:val="20"/>
                          </w:rPr>
                          <w:t xml:space="preserve"> </w:t>
                        </w:r>
                      </w:p>
                      <w:tbl>
                        <w:tblPr>
                          <w:tblStyle w:val="28"/>
                          <w:tblW w:w="7166" w:type="dxa"/>
                          <w:jc w:val="center"/>
                          <w:tblLook w:val="04A0" w:firstRow="1" w:lastRow="0" w:firstColumn="1" w:lastColumn="0" w:noHBand="0" w:noVBand="1"/>
                        </w:tblPr>
                        <w:tblGrid>
                          <w:gridCol w:w="7166"/>
                        </w:tblGrid>
                        <w:tr w:rsidR="007B5626" w:rsidRPr="003177F7" w14:paraId="21E41932" w14:textId="77777777" w:rsidTr="000C5D1B">
                          <w:trPr>
                            <w:trHeight w:val="1425"/>
                            <w:jc w:val="center"/>
                            <w:ins w:id="326" w:author="作成者"/>
                          </w:trPr>
                          <w:tc>
                            <w:tcPr>
                              <w:tcW w:w="7166" w:type="dxa"/>
                            </w:tcPr>
                            <w:p w14:paraId="535F3CF6" w14:textId="77777777" w:rsidR="007B5626" w:rsidRPr="003177F7" w:rsidRDefault="007B5626" w:rsidP="000C5D1B">
                              <w:pPr>
                                <w:rPr>
                                  <w:ins w:id="327" w:author="作成者"/>
                                  <w:sz w:val="20"/>
                                  <w:szCs w:val="20"/>
                                </w:rPr>
                              </w:pPr>
                              <w:ins w:id="328" w:author="作成者">
                                <w:r w:rsidRPr="003177F7">
                                  <w:rPr>
                                    <w:sz w:val="20"/>
                                    <w:szCs w:val="20"/>
                                  </w:rPr>
                                  <w:t>variable "</w:t>
                                </w:r>
                                <w:proofErr w:type="spellStart"/>
                                <w:r w:rsidRPr="003177F7">
                                  <w:rPr>
                                    <w:sz w:val="20"/>
                                    <w:szCs w:val="20"/>
                                  </w:rPr>
                                  <w:t>VAR_hoge</w:t>
                                </w:r>
                                <w:proofErr w:type="spellEnd"/>
                                <w:r w:rsidRPr="003177F7">
                                  <w:rPr>
                                    <w:sz w:val="20"/>
                                    <w:szCs w:val="20"/>
                                  </w:rPr>
                                  <w:t>" {</w:t>
                                </w:r>
                              </w:ins>
                            </w:p>
                            <w:p w14:paraId="07B28143" w14:textId="77777777" w:rsidR="007B5626" w:rsidRPr="003177F7" w:rsidRDefault="007B5626" w:rsidP="000C5D1B">
                              <w:pPr>
                                <w:ind w:firstLineChars="200" w:firstLine="400"/>
                                <w:rPr>
                                  <w:ins w:id="329" w:author="作成者"/>
                                  <w:sz w:val="20"/>
                                  <w:szCs w:val="20"/>
                                </w:rPr>
                              </w:pPr>
                              <w:ins w:id="330" w:author="作成者">
                                <w:r w:rsidRPr="003177F7">
                                  <w:rPr>
                                    <w:sz w:val="20"/>
                                    <w:szCs w:val="20"/>
                                  </w:rPr>
                                  <w:t>type = object({</w:t>
                                </w:r>
                              </w:ins>
                            </w:p>
                            <w:p w14:paraId="66159D49" w14:textId="77777777" w:rsidR="007B5626" w:rsidRPr="003177F7" w:rsidRDefault="007B5626" w:rsidP="000C5D1B">
                              <w:pPr>
                                <w:ind w:firstLineChars="200" w:firstLine="400"/>
                                <w:rPr>
                                  <w:ins w:id="331" w:author="作成者"/>
                                  <w:sz w:val="20"/>
                                  <w:szCs w:val="20"/>
                                </w:rPr>
                              </w:pPr>
                              <w:ins w:id="332" w:author="作成者">
                                <w:r w:rsidRPr="003177F7">
                                  <w:rPr>
                                    <w:rFonts w:hint="eastAsia"/>
                                    <w:sz w:val="20"/>
                                    <w:szCs w:val="20"/>
                                  </w:rPr>
                                  <w:t xml:space="preserve">    NAME = </w:t>
                                </w:r>
                                <w:r w:rsidRPr="003177F7">
                                  <w:rPr>
                                    <w:sz w:val="20"/>
                                    <w:szCs w:val="20"/>
                                  </w:rPr>
                                  <w:t>string,</w:t>
                                </w:r>
                              </w:ins>
                            </w:p>
                            <w:p w14:paraId="663FF154" w14:textId="77777777" w:rsidR="007B5626" w:rsidRPr="003177F7" w:rsidRDefault="007B5626" w:rsidP="000C5D1B">
                              <w:pPr>
                                <w:ind w:firstLineChars="200" w:firstLine="400"/>
                                <w:rPr>
                                  <w:ins w:id="333" w:author="作成者"/>
                                  <w:sz w:val="20"/>
                                  <w:szCs w:val="20"/>
                                </w:rPr>
                              </w:pPr>
                              <w:ins w:id="334" w:author="作成者">
                                <w:r w:rsidRPr="003177F7">
                                  <w:rPr>
                                    <w:sz w:val="20"/>
                                    <w:szCs w:val="20"/>
                                  </w:rPr>
                                  <w:t xml:space="preserve">    IP = string</w:t>
                                </w:r>
                              </w:ins>
                            </w:p>
                            <w:p w14:paraId="3E1A0E5D" w14:textId="77777777" w:rsidR="007B5626" w:rsidRPr="003177F7" w:rsidRDefault="007B5626" w:rsidP="000C5D1B">
                              <w:pPr>
                                <w:ind w:firstLineChars="200" w:firstLine="400"/>
                                <w:rPr>
                                  <w:ins w:id="335" w:author="作成者"/>
                                  <w:sz w:val="20"/>
                                  <w:szCs w:val="20"/>
                                </w:rPr>
                              </w:pPr>
                              <w:ins w:id="336" w:author="作成者">
                                <w:r w:rsidRPr="003177F7">
                                  <w:rPr>
                                    <w:sz w:val="20"/>
                                    <w:szCs w:val="20"/>
                                  </w:rPr>
                                  <w:t>})</w:t>
                                </w:r>
                              </w:ins>
                            </w:p>
                            <w:p w14:paraId="08A5E061" w14:textId="77777777" w:rsidR="007B5626" w:rsidRPr="003177F7" w:rsidRDefault="007B5626" w:rsidP="000C5D1B">
                              <w:pPr>
                                <w:ind w:firstLineChars="200" w:firstLine="400"/>
                                <w:rPr>
                                  <w:ins w:id="337" w:author="作成者"/>
                                  <w:sz w:val="20"/>
                                  <w:szCs w:val="20"/>
                                </w:rPr>
                              </w:pPr>
                              <w:ins w:id="338" w:author="作成者">
                                <w:r w:rsidRPr="003177F7">
                                  <w:rPr>
                                    <w:sz w:val="20"/>
                                    <w:szCs w:val="20"/>
                                  </w:rPr>
                                  <w:t>default = {</w:t>
                                </w:r>
                              </w:ins>
                            </w:p>
                            <w:p w14:paraId="5E9D8D81" w14:textId="77777777" w:rsidR="007B5626" w:rsidRPr="003177F7" w:rsidRDefault="007B5626" w:rsidP="000C5D1B">
                              <w:pPr>
                                <w:ind w:firstLineChars="400" w:firstLine="800"/>
                                <w:rPr>
                                  <w:ins w:id="339" w:author="作成者"/>
                                  <w:sz w:val="20"/>
                                  <w:szCs w:val="20"/>
                                </w:rPr>
                              </w:pPr>
                              <w:ins w:id="340" w:author="作成者">
                                <w:r w:rsidRPr="003177F7">
                                  <w:rPr>
                                    <w:sz w:val="20"/>
                                    <w:szCs w:val="20"/>
                                  </w:rPr>
                                  <w:t>“NAME” = “machine_01”,</w:t>
                                </w:r>
                              </w:ins>
                            </w:p>
                            <w:p w14:paraId="5D4A6467" w14:textId="77777777" w:rsidR="007B5626" w:rsidRPr="003177F7" w:rsidRDefault="007B5626" w:rsidP="000C5D1B">
                              <w:pPr>
                                <w:ind w:firstLineChars="400" w:firstLine="800"/>
                                <w:rPr>
                                  <w:ins w:id="341" w:author="作成者"/>
                                  <w:sz w:val="20"/>
                                  <w:szCs w:val="20"/>
                                </w:rPr>
                              </w:pPr>
                              <w:ins w:id="342" w:author="作成者">
                                <w:r w:rsidRPr="003177F7">
                                  <w:rPr>
                                    <w:sz w:val="20"/>
                                    <w:szCs w:val="20"/>
                                  </w:rPr>
                                  <w:t>“IP” = “127.0.0.1”</w:t>
                                </w:r>
                              </w:ins>
                            </w:p>
                            <w:p w14:paraId="09FABBC2" w14:textId="77777777" w:rsidR="007B5626" w:rsidRPr="003177F7" w:rsidRDefault="007B5626" w:rsidP="000C5D1B">
                              <w:pPr>
                                <w:ind w:firstLineChars="200" w:firstLine="400"/>
                                <w:rPr>
                                  <w:ins w:id="343" w:author="作成者"/>
                                  <w:sz w:val="20"/>
                                  <w:szCs w:val="20"/>
                                </w:rPr>
                              </w:pPr>
                              <w:ins w:id="344" w:author="作成者">
                                <w:r w:rsidRPr="003177F7">
                                  <w:rPr>
                                    <w:sz w:val="20"/>
                                    <w:szCs w:val="20"/>
                                  </w:rPr>
                                  <w:t>}</w:t>
                                </w:r>
                              </w:ins>
                            </w:p>
                            <w:p w14:paraId="7301AA03" w14:textId="77777777" w:rsidR="007B5626" w:rsidRPr="003177F7" w:rsidRDefault="007B5626" w:rsidP="000C5D1B">
                              <w:pPr>
                                <w:pStyle w:val="a9"/>
                                <w:ind w:leftChars="0" w:left="0"/>
                                <w:rPr>
                                  <w:ins w:id="345" w:author="作成者"/>
                                  <w:sz w:val="20"/>
                                  <w:szCs w:val="20"/>
                                </w:rPr>
                              </w:pPr>
                              <w:ins w:id="346" w:author="作成者">
                                <w:r w:rsidRPr="003177F7">
                                  <w:rPr>
                                    <w:sz w:val="20"/>
                                    <w:szCs w:val="20"/>
                                  </w:rPr>
                                  <w:t>}</w:t>
                                </w:r>
                              </w:ins>
                            </w:p>
                          </w:tc>
                        </w:tr>
                      </w:tbl>
                      <w:p w14:paraId="46A7606A" w14:textId="77777777" w:rsidR="007B5626" w:rsidRPr="003177F7" w:rsidRDefault="007B5626" w:rsidP="000C5D1B">
                        <w:pPr>
                          <w:jc w:val="left"/>
                          <w:rPr>
                            <w:ins w:id="347" w:author="作成者"/>
                            <w:sz w:val="20"/>
                            <w:szCs w:val="20"/>
                          </w:rPr>
                        </w:pPr>
                      </w:p>
                      <w:p w14:paraId="1E2AA6C4" w14:textId="1AEA74D8" w:rsidR="007B5626" w:rsidRPr="003177F7" w:rsidRDefault="007B5626" w:rsidP="000C5D1B">
                        <w:pPr>
                          <w:pStyle w:val="a9"/>
                          <w:numPr>
                            <w:ilvl w:val="0"/>
                            <w:numId w:val="46"/>
                          </w:numPr>
                          <w:ind w:leftChars="0"/>
                          <w:jc w:val="left"/>
                          <w:rPr>
                            <w:ins w:id="348" w:author="作成者"/>
                            <w:sz w:val="20"/>
                            <w:szCs w:val="20"/>
                          </w:rPr>
                        </w:pPr>
                        <w:r>
                          <w:rPr>
                            <w:rFonts w:hint="eastAsia"/>
                            <w:sz w:val="20"/>
                            <w:szCs w:val="20"/>
                          </w:rPr>
                          <w:t xml:space="preserve">Substitute value </w:t>
                        </w:r>
                        <w:r>
                          <w:rPr>
                            <w:sz w:val="20"/>
                            <w:szCs w:val="20"/>
                          </w:rPr>
                          <w:t>example</w:t>
                        </w:r>
                        <w:ins w:id="349" w:author="作成者">
                          <w:r w:rsidRPr="003177F7">
                            <w:rPr>
                              <w:rFonts w:hint="eastAsia"/>
                              <w:sz w:val="20"/>
                              <w:szCs w:val="20"/>
                            </w:rPr>
                            <w:t>（</w:t>
                          </w:r>
                        </w:ins>
                        <w:r>
                          <w:rPr>
                            <w:sz w:val="20"/>
                            <w:szCs w:val="20"/>
                          </w:rPr>
                          <w:t>Substitute value auto registration settings/Substitute value list</w:t>
                        </w:r>
                        <w:ins w:id="350" w:author="作成者">
                          <w:r w:rsidRPr="003177F7">
                            <w:rPr>
                              <w:sz w:val="20"/>
                              <w:szCs w:val="20"/>
                            </w:rPr>
                            <w:t>）</w:t>
                          </w:r>
                        </w:ins>
                      </w:p>
                      <w:tbl>
                        <w:tblPr>
                          <w:tblStyle w:val="28"/>
                          <w:tblW w:w="0" w:type="auto"/>
                          <w:jc w:val="center"/>
                          <w:tblLook w:val="04A0" w:firstRow="1" w:lastRow="0" w:firstColumn="1" w:lastColumn="0" w:noHBand="0" w:noVBand="1"/>
                        </w:tblPr>
                        <w:tblGrid>
                          <w:gridCol w:w="783"/>
                          <w:gridCol w:w="1435"/>
                          <w:gridCol w:w="1393"/>
                          <w:gridCol w:w="1393"/>
                          <w:gridCol w:w="1393"/>
                        </w:tblGrid>
                        <w:tr w:rsidR="007B5626" w:rsidRPr="003177F7" w14:paraId="3785F268" w14:textId="77777777" w:rsidTr="000C5D1B">
                          <w:trPr>
                            <w:trHeight w:val="606"/>
                            <w:jc w:val="center"/>
                            <w:ins w:id="351" w:author="作成者"/>
                          </w:trPr>
                          <w:tc>
                            <w:tcPr>
                              <w:tcW w:w="783" w:type="dxa"/>
                              <w:shd w:val="clear" w:color="auto" w:fill="002060"/>
                            </w:tcPr>
                            <w:p w14:paraId="654C6207" w14:textId="32D60E59" w:rsidR="007B5626" w:rsidRPr="003177F7" w:rsidRDefault="007B5626" w:rsidP="000C5D1B">
                              <w:pPr>
                                <w:pStyle w:val="a9"/>
                                <w:ind w:leftChars="0" w:left="0"/>
                                <w:jc w:val="left"/>
                                <w:rPr>
                                  <w:ins w:id="352" w:author="作成者"/>
                                  <w:b/>
                                  <w:color w:val="FFFFFF" w:themeColor="background1"/>
                                  <w:sz w:val="20"/>
                                  <w:szCs w:val="20"/>
                                </w:rPr>
                              </w:pPr>
                              <w:r>
                                <w:rPr>
                                  <w:rFonts w:hint="eastAsia"/>
                                  <w:b/>
                                  <w:color w:val="FFFFFF" w:themeColor="background1"/>
                                  <w:sz w:val="20"/>
                                  <w:szCs w:val="20"/>
                                </w:rPr>
                                <w:t>Item No.</w:t>
                              </w:r>
                            </w:p>
                          </w:tc>
                          <w:tc>
                            <w:tcPr>
                              <w:tcW w:w="1435" w:type="dxa"/>
                              <w:shd w:val="clear" w:color="auto" w:fill="002060"/>
                            </w:tcPr>
                            <w:p w14:paraId="3E59828E" w14:textId="70319A1B" w:rsidR="007B5626" w:rsidRPr="003177F7" w:rsidRDefault="007B5626" w:rsidP="000C5D1B">
                              <w:pPr>
                                <w:pStyle w:val="a9"/>
                                <w:ind w:leftChars="0" w:left="0"/>
                                <w:jc w:val="left"/>
                                <w:rPr>
                                  <w:ins w:id="353" w:author="作成者"/>
                                  <w:b/>
                                  <w:color w:val="FFFFFF" w:themeColor="background1"/>
                                  <w:sz w:val="20"/>
                                  <w:szCs w:val="20"/>
                                </w:rPr>
                              </w:pPr>
                              <w:r>
                                <w:rPr>
                                  <w:rFonts w:hint="eastAsia"/>
                                  <w:b/>
                                  <w:color w:val="FFFFFF" w:themeColor="background1"/>
                                  <w:sz w:val="20"/>
                                  <w:szCs w:val="20"/>
                                </w:rPr>
                                <w:t>Variable name</w:t>
                              </w:r>
                            </w:p>
                          </w:tc>
                          <w:tc>
                            <w:tcPr>
                              <w:tcW w:w="1393" w:type="dxa"/>
                              <w:shd w:val="clear" w:color="auto" w:fill="002060"/>
                            </w:tcPr>
                            <w:p w14:paraId="0AF25D87" w14:textId="19AB8311" w:rsidR="007B5626" w:rsidRPr="003177F7" w:rsidRDefault="007B5626" w:rsidP="000C5D1B">
                              <w:pPr>
                                <w:pStyle w:val="a9"/>
                                <w:ind w:leftChars="0" w:left="0"/>
                                <w:jc w:val="left"/>
                                <w:rPr>
                                  <w:ins w:id="354" w:author="作成者"/>
                                  <w:b/>
                                  <w:color w:val="FFFFFF" w:themeColor="background1"/>
                                  <w:sz w:val="20"/>
                                  <w:szCs w:val="20"/>
                                </w:rPr>
                              </w:pPr>
                              <w:r>
                                <w:rPr>
                                  <w:rFonts w:hint="eastAsia"/>
                                  <w:b/>
                                  <w:color w:val="FFFFFF" w:themeColor="background1"/>
                                  <w:sz w:val="20"/>
                                  <w:szCs w:val="20"/>
                                </w:rPr>
                                <w:t>Member variable</w:t>
                              </w:r>
                            </w:p>
                          </w:tc>
                          <w:tc>
                            <w:tcPr>
                              <w:tcW w:w="1393" w:type="dxa"/>
                              <w:shd w:val="clear" w:color="auto" w:fill="002060"/>
                            </w:tcPr>
                            <w:p w14:paraId="0EFAB2A7" w14:textId="32B4EA35" w:rsidR="007B5626" w:rsidRPr="003177F7" w:rsidRDefault="007B5626" w:rsidP="000C5D1B">
                              <w:pPr>
                                <w:pStyle w:val="a9"/>
                                <w:ind w:leftChars="0" w:left="0"/>
                                <w:jc w:val="left"/>
                                <w:rPr>
                                  <w:ins w:id="355" w:author="作成者"/>
                                  <w:b/>
                                  <w:color w:val="FFFFFF" w:themeColor="background1"/>
                                  <w:sz w:val="20"/>
                                  <w:szCs w:val="20"/>
                                </w:rPr>
                              </w:pPr>
                              <w:r>
                                <w:rPr>
                                  <w:rFonts w:hint="eastAsia"/>
                                  <w:b/>
                                  <w:color w:val="FFFFFF" w:themeColor="background1"/>
                                  <w:sz w:val="20"/>
                                  <w:szCs w:val="20"/>
                                </w:rPr>
                                <w:t>Substitute order</w:t>
                              </w:r>
                            </w:p>
                          </w:tc>
                          <w:tc>
                            <w:tcPr>
                              <w:tcW w:w="1393" w:type="dxa"/>
                              <w:shd w:val="clear" w:color="auto" w:fill="002060"/>
                            </w:tcPr>
                            <w:p w14:paraId="42A46365" w14:textId="2D426B0A" w:rsidR="007B5626" w:rsidRPr="003177F7" w:rsidRDefault="007B5626" w:rsidP="000C5D1B">
                              <w:pPr>
                                <w:pStyle w:val="a9"/>
                                <w:ind w:leftChars="0" w:left="0"/>
                                <w:jc w:val="left"/>
                                <w:rPr>
                                  <w:ins w:id="356" w:author="作成者"/>
                                  <w:b/>
                                  <w:color w:val="FFFFFF" w:themeColor="background1"/>
                                  <w:sz w:val="20"/>
                                  <w:szCs w:val="20"/>
                                </w:rPr>
                              </w:pPr>
                              <w:r>
                                <w:rPr>
                                  <w:rFonts w:hint="eastAsia"/>
                                  <w:b/>
                                  <w:color w:val="FFFFFF" w:themeColor="background1"/>
                                  <w:sz w:val="20"/>
                                  <w:szCs w:val="20"/>
                                </w:rPr>
                                <w:t>Specific value</w:t>
                              </w:r>
                            </w:p>
                          </w:tc>
                        </w:tr>
                        <w:tr w:rsidR="007B5626" w:rsidRPr="003177F7" w14:paraId="1D370E4A" w14:textId="77777777" w:rsidTr="000C5D1B">
                          <w:trPr>
                            <w:trHeight w:val="303"/>
                            <w:jc w:val="center"/>
                            <w:ins w:id="357" w:author="作成者"/>
                          </w:trPr>
                          <w:tc>
                            <w:tcPr>
                              <w:tcW w:w="783" w:type="dxa"/>
                            </w:tcPr>
                            <w:p w14:paraId="28B15C05" w14:textId="77777777" w:rsidR="007B5626" w:rsidRPr="003177F7" w:rsidRDefault="007B5626" w:rsidP="000C5D1B">
                              <w:pPr>
                                <w:pStyle w:val="a9"/>
                                <w:ind w:leftChars="0" w:left="0"/>
                                <w:jc w:val="left"/>
                                <w:rPr>
                                  <w:ins w:id="358" w:author="作成者"/>
                                  <w:sz w:val="20"/>
                                  <w:szCs w:val="20"/>
                                </w:rPr>
                              </w:pPr>
                              <w:ins w:id="359" w:author="作成者">
                                <w:r w:rsidRPr="003177F7">
                                  <w:rPr>
                                    <w:rFonts w:hint="eastAsia"/>
                                    <w:sz w:val="20"/>
                                    <w:szCs w:val="20"/>
                                  </w:rPr>
                                  <w:t>1</w:t>
                                </w:r>
                              </w:ins>
                            </w:p>
                          </w:tc>
                          <w:tc>
                            <w:tcPr>
                              <w:tcW w:w="1435" w:type="dxa"/>
                            </w:tcPr>
                            <w:p w14:paraId="3723F64C" w14:textId="77777777" w:rsidR="007B5626" w:rsidRPr="003177F7" w:rsidRDefault="007B5626" w:rsidP="000C5D1B">
                              <w:pPr>
                                <w:pStyle w:val="a9"/>
                                <w:ind w:leftChars="0" w:left="0"/>
                                <w:jc w:val="left"/>
                                <w:rPr>
                                  <w:ins w:id="360" w:author="作成者"/>
                                  <w:sz w:val="20"/>
                                  <w:szCs w:val="20"/>
                                </w:rPr>
                              </w:pPr>
                              <w:proofErr w:type="spellStart"/>
                              <w:ins w:id="361" w:author="作成者">
                                <w:r w:rsidRPr="003177F7">
                                  <w:rPr>
                                    <w:rFonts w:hint="eastAsia"/>
                                    <w:sz w:val="20"/>
                                    <w:szCs w:val="20"/>
                                  </w:rPr>
                                  <w:t>V</w:t>
                                </w:r>
                                <w:r w:rsidRPr="003177F7">
                                  <w:rPr>
                                    <w:sz w:val="20"/>
                                    <w:szCs w:val="20"/>
                                  </w:rPr>
                                  <w:t>AR_hoge</w:t>
                                </w:r>
                                <w:proofErr w:type="spellEnd"/>
                              </w:ins>
                            </w:p>
                          </w:tc>
                          <w:tc>
                            <w:tcPr>
                              <w:tcW w:w="1393" w:type="dxa"/>
                            </w:tcPr>
                            <w:p w14:paraId="79AC8A36" w14:textId="77777777" w:rsidR="007B5626" w:rsidRPr="003177F7" w:rsidRDefault="007B5626" w:rsidP="000C5D1B">
                              <w:pPr>
                                <w:pStyle w:val="a9"/>
                                <w:ind w:leftChars="0" w:left="0"/>
                                <w:jc w:val="left"/>
                                <w:rPr>
                                  <w:ins w:id="362" w:author="作成者"/>
                                  <w:sz w:val="20"/>
                                  <w:szCs w:val="20"/>
                                </w:rPr>
                              </w:pPr>
                              <w:ins w:id="363" w:author="作成者">
                                <w:r w:rsidRPr="003177F7">
                                  <w:rPr>
                                    <w:rFonts w:hint="eastAsia"/>
                                    <w:sz w:val="20"/>
                                    <w:szCs w:val="20"/>
                                  </w:rPr>
                                  <w:t>NAME</w:t>
                                </w:r>
                              </w:ins>
                            </w:p>
                          </w:tc>
                          <w:tc>
                            <w:tcPr>
                              <w:tcW w:w="1393" w:type="dxa"/>
                            </w:tcPr>
                            <w:p w14:paraId="6B3F3A31" w14:textId="7FC1594C" w:rsidR="007B5626" w:rsidRPr="003177F7" w:rsidRDefault="007B5626" w:rsidP="000C5D1B">
                              <w:pPr>
                                <w:pStyle w:val="a9"/>
                                <w:ind w:leftChars="0" w:left="0"/>
                                <w:jc w:val="left"/>
                                <w:rPr>
                                  <w:ins w:id="364" w:author="作成者"/>
                                  <w:sz w:val="20"/>
                                  <w:szCs w:val="20"/>
                                </w:rPr>
                              </w:pPr>
                              <w:r>
                                <w:rPr>
                                  <w:rFonts w:hint="eastAsia"/>
                                  <w:sz w:val="20"/>
                                  <w:szCs w:val="20"/>
                                </w:rPr>
                                <w:t>No input required</w:t>
                              </w:r>
                            </w:p>
                          </w:tc>
                          <w:tc>
                            <w:tcPr>
                              <w:tcW w:w="1393" w:type="dxa"/>
                            </w:tcPr>
                            <w:p w14:paraId="73A85E50" w14:textId="77777777" w:rsidR="007B5626" w:rsidRPr="003177F7" w:rsidRDefault="007B5626" w:rsidP="000C5D1B">
                              <w:pPr>
                                <w:pStyle w:val="a9"/>
                                <w:ind w:leftChars="0" w:left="0"/>
                                <w:jc w:val="left"/>
                                <w:rPr>
                                  <w:ins w:id="365" w:author="作成者"/>
                                  <w:sz w:val="20"/>
                                  <w:szCs w:val="20"/>
                                </w:rPr>
                              </w:pPr>
                              <w:proofErr w:type="spellStart"/>
                              <w:ins w:id="366" w:author="作成者">
                                <w:r w:rsidRPr="003177F7">
                                  <w:rPr>
                                    <w:sz w:val="20"/>
                                    <w:szCs w:val="20"/>
                                  </w:rPr>
                                  <w:t>m</w:t>
                                </w:r>
                                <w:r w:rsidRPr="003177F7">
                                  <w:rPr>
                                    <w:rFonts w:hint="eastAsia"/>
                                    <w:sz w:val="20"/>
                                    <w:szCs w:val="20"/>
                                  </w:rPr>
                                  <w:t>y_</w:t>
                                </w:r>
                                <w:r w:rsidRPr="003177F7">
                                  <w:rPr>
                                    <w:sz w:val="20"/>
                                    <w:szCs w:val="20"/>
                                  </w:rPr>
                                  <w:t>machine</w:t>
                                </w:r>
                                <w:proofErr w:type="spellEnd"/>
                              </w:ins>
                            </w:p>
                          </w:tc>
                        </w:tr>
                        <w:tr w:rsidR="007B5626" w:rsidRPr="003177F7" w14:paraId="025749D8" w14:textId="77777777" w:rsidTr="000C5D1B">
                          <w:trPr>
                            <w:trHeight w:val="287"/>
                            <w:jc w:val="center"/>
                            <w:ins w:id="367" w:author="作成者"/>
                          </w:trPr>
                          <w:tc>
                            <w:tcPr>
                              <w:tcW w:w="783" w:type="dxa"/>
                            </w:tcPr>
                            <w:p w14:paraId="642BDDA9" w14:textId="77777777" w:rsidR="007B5626" w:rsidRPr="003177F7" w:rsidRDefault="007B5626" w:rsidP="000C5D1B">
                              <w:pPr>
                                <w:pStyle w:val="a9"/>
                                <w:ind w:leftChars="0" w:left="0"/>
                                <w:jc w:val="left"/>
                                <w:rPr>
                                  <w:ins w:id="368" w:author="作成者"/>
                                  <w:sz w:val="20"/>
                                  <w:szCs w:val="20"/>
                                </w:rPr>
                              </w:pPr>
                              <w:ins w:id="369" w:author="作成者">
                                <w:r w:rsidRPr="003177F7">
                                  <w:rPr>
                                    <w:rFonts w:hint="eastAsia"/>
                                    <w:sz w:val="20"/>
                                    <w:szCs w:val="20"/>
                                  </w:rPr>
                                  <w:t>2</w:t>
                                </w:r>
                              </w:ins>
                            </w:p>
                          </w:tc>
                          <w:tc>
                            <w:tcPr>
                              <w:tcW w:w="1435" w:type="dxa"/>
                            </w:tcPr>
                            <w:p w14:paraId="01E37FC1" w14:textId="77777777" w:rsidR="007B5626" w:rsidRPr="003177F7" w:rsidRDefault="007B5626" w:rsidP="000C5D1B">
                              <w:pPr>
                                <w:pStyle w:val="a9"/>
                                <w:ind w:leftChars="0" w:left="0"/>
                                <w:jc w:val="left"/>
                                <w:rPr>
                                  <w:ins w:id="370" w:author="作成者"/>
                                  <w:sz w:val="20"/>
                                  <w:szCs w:val="20"/>
                                </w:rPr>
                              </w:pPr>
                              <w:proofErr w:type="spellStart"/>
                              <w:ins w:id="371" w:author="作成者">
                                <w:r w:rsidRPr="003177F7">
                                  <w:rPr>
                                    <w:rFonts w:hint="eastAsia"/>
                                    <w:sz w:val="20"/>
                                    <w:szCs w:val="20"/>
                                  </w:rPr>
                                  <w:t>VAR_ho</w:t>
                                </w:r>
                                <w:r w:rsidRPr="003177F7">
                                  <w:rPr>
                                    <w:sz w:val="20"/>
                                    <w:szCs w:val="20"/>
                                  </w:rPr>
                                  <w:t>ge</w:t>
                                </w:r>
                                <w:proofErr w:type="spellEnd"/>
                              </w:ins>
                            </w:p>
                          </w:tc>
                          <w:tc>
                            <w:tcPr>
                              <w:tcW w:w="1393" w:type="dxa"/>
                            </w:tcPr>
                            <w:p w14:paraId="0FA8BD0C" w14:textId="77777777" w:rsidR="007B5626" w:rsidRPr="003177F7" w:rsidRDefault="007B5626" w:rsidP="000C5D1B">
                              <w:pPr>
                                <w:pStyle w:val="a9"/>
                                <w:ind w:leftChars="0" w:left="0"/>
                                <w:jc w:val="left"/>
                                <w:rPr>
                                  <w:ins w:id="372" w:author="作成者"/>
                                  <w:sz w:val="20"/>
                                  <w:szCs w:val="20"/>
                                </w:rPr>
                              </w:pPr>
                              <w:ins w:id="373" w:author="作成者">
                                <w:r w:rsidRPr="003177F7">
                                  <w:rPr>
                                    <w:rFonts w:hint="eastAsia"/>
                                    <w:sz w:val="20"/>
                                    <w:szCs w:val="20"/>
                                  </w:rPr>
                                  <w:t>IP</w:t>
                                </w:r>
                              </w:ins>
                            </w:p>
                          </w:tc>
                          <w:tc>
                            <w:tcPr>
                              <w:tcW w:w="1393" w:type="dxa"/>
                            </w:tcPr>
                            <w:p w14:paraId="57693619" w14:textId="14654C3B" w:rsidR="007B5626" w:rsidRPr="003177F7" w:rsidRDefault="007B5626" w:rsidP="000C5D1B">
                              <w:pPr>
                                <w:pStyle w:val="a9"/>
                                <w:ind w:leftChars="0" w:left="0"/>
                                <w:jc w:val="left"/>
                                <w:rPr>
                                  <w:ins w:id="374" w:author="作成者"/>
                                  <w:sz w:val="20"/>
                                  <w:szCs w:val="20"/>
                                </w:rPr>
                              </w:pPr>
                              <w:r>
                                <w:rPr>
                                  <w:rFonts w:hint="eastAsia"/>
                                  <w:sz w:val="20"/>
                                  <w:szCs w:val="20"/>
                                </w:rPr>
                                <w:t>No input required</w:t>
                              </w:r>
                            </w:p>
                          </w:tc>
                          <w:tc>
                            <w:tcPr>
                              <w:tcW w:w="1393" w:type="dxa"/>
                            </w:tcPr>
                            <w:p w14:paraId="7A4D4B86" w14:textId="77777777" w:rsidR="007B5626" w:rsidRPr="003177F7" w:rsidRDefault="007B5626" w:rsidP="000C5D1B">
                              <w:pPr>
                                <w:pStyle w:val="a9"/>
                                <w:ind w:leftChars="0" w:left="0"/>
                                <w:jc w:val="left"/>
                                <w:rPr>
                                  <w:ins w:id="375" w:author="作成者"/>
                                  <w:sz w:val="20"/>
                                  <w:szCs w:val="20"/>
                                </w:rPr>
                              </w:pPr>
                              <w:ins w:id="376" w:author="作成者">
                                <w:r w:rsidRPr="003177F7">
                                  <w:rPr>
                                    <w:sz w:val="20"/>
                                    <w:szCs w:val="20"/>
                                  </w:rPr>
                                  <w:t>192.168.0.1</w:t>
                                </w:r>
                              </w:ins>
                            </w:p>
                          </w:tc>
                        </w:tr>
                      </w:tbl>
                      <w:p w14:paraId="69B8A82D" w14:textId="77777777" w:rsidR="007B5626" w:rsidRPr="003177F7" w:rsidRDefault="007B5626" w:rsidP="000C5D1B">
                        <w:pPr>
                          <w:pStyle w:val="a9"/>
                          <w:ind w:leftChars="0" w:left="360"/>
                          <w:jc w:val="left"/>
                          <w:rPr>
                            <w:ins w:id="377" w:author="作成者"/>
                            <w:sz w:val="20"/>
                            <w:szCs w:val="20"/>
                          </w:rPr>
                        </w:pPr>
                      </w:p>
                      <w:p w14:paraId="6C18B5D7" w14:textId="13F9E3E6" w:rsidR="007B5626" w:rsidRPr="003177F7" w:rsidRDefault="007B5626" w:rsidP="000C5D1B">
                        <w:pPr>
                          <w:jc w:val="left"/>
                          <w:rPr>
                            <w:ins w:id="378" w:author="作成者"/>
                            <w:sz w:val="20"/>
                            <w:szCs w:val="20"/>
                          </w:rPr>
                        </w:pPr>
                        <w:ins w:id="379" w:author="作成者">
                          <w:r w:rsidRPr="003177F7">
                            <w:rPr>
                              <w:rFonts w:hint="eastAsia"/>
                              <w:sz w:val="20"/>
                              <w:szCs w:val="20"/>
                            </w:rPr>
                            <w:t>２．</w:t>
                          </w:r>
                        </w:ins>
                        <w:r>
                          <w:rPr>
                            <w:rFonts w:hint="eastAsia"/>
                            <w:sz w:val="20"/>
                            <w:szCs w:val="20"/>
                          </w:rPr>
                          <w:t xml:space="preserve">Value sent to </w:t>
                        </w:r>
                        <w:ins w:id="380" w:author="作成者">
                          <w:r w:rsidRPr="003177F7">
                            <w:rPr>
                              <w:rFonts w:hint="eastAsia"/>
                              <w:sz w:val="20"/>
                              <w:szCs w:val="20"/>
                            </w:rPr>
                            <w:t>Terraform</w:t>
                          </w:r>
                        </w:ins>
                        <w:r w:rsidRPr="003177F7">
                          <w:rPr>
                            <w:sz w:val="20"/>
                            <w:szCs w:val="20"/>
                          </w:rPr>
                          <w:t xml:space="preserve"> </w:t>
                        </w:r>
                      </w:p>
                      <w:tbl>
                        <w:tblPr>
                          <w:tblStyle w:val="28"/>
                          <w:tblW w:w="6580" w:type="dxa"/>
                          <w:jc w:val="center"/>
                          <w:tblLook w:val="04A0" w:firstRow="1" w:lastRow="0" w:firstColumn="1" w:lastColumn="0" w:noHBand="0" w:noVBand="1"/>
                        </w:tblPr>
                        <w:tblGrid>
                          <w:gridCol w:w="6580"/>
                        </w:tblGrid>
                        <w:tr w:rsidR="007B5626" w:rsidRPr="003177F7" w14:paraId="4B57F02A" w14:textId="77777777" w:rsidTr="000C5D1B">
                          <w:trPr>
                            <w:trHeight w:val="945"/>
                            <w:jc w:val="center"/>
                            <w:ins w:id="381" w:author="作成者"/>
                          </w:trPr>
                          <w:tc>
                            <w:tcPr>
                              <w:tcW w:w="6580" w:type="dxa"/>
                            </w:tcPr>
                            <w:p w14:paraId="0B04F4BE" w14:textId="77777777" w:rsidR="007B5626" w:rsidRPr="003177F7" w:rsidRDefault="007B5626" w:rsidP="000C5D1B">
                              <w:pPr>
                                <w:pStyle w:val="a9"/>
                                <w:ind w:leftChars="0" w:left="0"/>
                                <w:rPr>
                                  <w:ins w:id="382" w:author="作成者"/>
                                  <w:sz w:val="20"/>
                                  <w:szCs w:val="20"/>
                                </w:rPr>
                              </w:pPr>
                              <w:ins w:id="383" w:author="作成者">
                                <w:r w:rsidRPr="003177F7">
                                  <w:rPr>
                                    <w:sz w:val="20"/>
                                    <w:szCs w:val="20"/>
                                  </w:rPr>
                                  <w:t>{</w:t>
                                </w:r>
                              </w:ins>
                            </w:p>
                            <w:p w14:paraId="582DC569" w14:textId="77777777" w:rsidR="007B5626" w:rsidRPr="003177F7" w:rsidRDefault="007B5626" w:rsidP="000C5D1B">
                              <w:pPr>
                                <w:pStyle w:val="a9"/>
                                <w:ind w:leftChars="0" w:left="0"/>
                                <w:rPr>
                                  <w:ins w:id="384" w:author="作成者"/>
                                  <w:sz w:val="20"/>
                                  <w:szCs w:val="20"/>
                                </w:rPr>
                              </w:pPr>
                              <w:ins w:id="385" w:author="作成者">
                                <w:r w:rsidRPr="003177F7">
                                  <w:rPr>
                                    <w:sz w:val="20"/>
                                    <w:szCs w:val="20"/>
                                  </w:rPr>
                                  <w:t xml:space="preserve">    NAME = “</w:t>
                                </w:r>
                                <w:proofErr w:type="spellStart"/>
                                <w:r w:rsidRPr="003177F7">
                                  <w:rPr>
                                    <w:sz w:val="20"/>
                                    <w:szCs w:val="20"/>
                                  </w:rPr>
                                  <w:t>my_machine</w:t>
                                </w:r>
                                <w:proofErr w:type="spellEnd"/>
                                <w:r w:rsidRPr="003177F7">
                                  <w:rPr>
                                    <w:sz w:val="20"/>
                                    <w:szCs w:val="20"/>
                                  </w:rPr>
                                  <w:t>”,</w:t>
                                </w:r>
                              </w:ins>
                            </w:p>
                            <w:p w14:paraId="6EFB234F" w14:textId="77777777" w:rsidR="007B5626" w:rsidRPr="003177F7" w:rsidRDefault="007B5626" w:rsidP="000C5D1B">
                              <w:pPr>
                                <w:pStyle w:val="a9"/>
                                <w:ind w:leftChars="0" w:left="0"/>
                                <w:rPr>
                                  <w:ins w:id="386" w:author="作成者"/>
                                  <w:sz w:val="20"/>
                                  <w:szCs w:val="20"/>
                                </w:rPr>
                              </w:pPr>
                              <w:ins w:id="387" w:author="作成者">
                                <w:r w:rsidRPr="003177F7">
                                  <w:rPr>
                                    <w:sz w:val="20"/>
                                    <w:szCs w:val="20"/>
                                  </w:rPr>
                                  <w:t xml:space="preserve">    IP = “192.168.0.1”</w:t>
                                </w:r>
                              </w:ins>
                            </w:p>
                            <w:p w14:paraId="3386898F" w14:textId="77777777" w:rsidR="007B5626" w:rsidRPr="003177F7" w:rsidRDefault="007B5626" w:rsidP="000C5D1B">
                              <w:pPr>
                                <w:pStyle w:val="a9"/>
                                <w:ind w:leftChars="0" w:left="0"/>
                                <w:rPr>
                                  <w:ins w:id="388" w:author="作成者"/>
                                  <w:sz w:val="20"/>
                                  <w:szCs w:val="20"/>
                                </w:rPr>
                              </w:pPr>
                              <w:ins w:id="389" w:author="作成者">
                                <w:r w:rsidRPr="003177F7">
                                  <w:rPr>
                                    <w:sz w:val="20"/>
                                    <w:szCs w:val="20"/>
                                  </w:rPr>
                                  <w:t>}</w:t>
                                </w:r>
                              </w:ins>
                            </w:p>
                          </w:tc>
                        </w:tr>
                      </w:tbl>
                      <w:p w14:paraId="07A56476" w14:textId="77777777" w:rsidR="007B5626" w:rsidRPr="003177F7" w:rsidRDefault="007B5626" w:rsidP="000C5D1B">
                        <w:pPr>
                          <w:jc w:val="left"/>
                          <w:rPr>
                            <w:ins w:id="390" w:author="作成者"/>
                            <w:sz w:val="20"/>
                            <w:szCs w:val="20"/>
                          </w:rPr>
                        </w:pPr>
                      </w:p>
                    </w:txbxContent>
                  </v:textbox>
                  <w10:wrap type="topAndBottom"/>
                </v:shape>
              </w:pict>
            </mc:Fallback>
          </mc:AlternateContent>
        </w:r>
        <w:r w:rsidR="000C5D1B">
          <w:br w:type="page"/>
        </w:r>
      </w:ins>
    </w:p>
    <w:p w14:paraId="6C238155" w14:textId="77777777" w:rsidR="000C5D1B" w:rsidRPr="00FA498B" w:rsidRDefault="000C5D1B" w:rsidP="000C5D1B">
      <w:pPr>
        <w:widowControl/>
        <w:jc w:val="left"/>
        <w:rPr>
          <w:ins w:id="391" w:author="作成者"/>
        </w:rPr>
      </w:pPr>
      <w:ins w:id="392" w:author="作成者">
        <w:r w:rsidRPr="00A0208D">
          <w:rPr>
            <w:noProof/>
          </w:rPr>
          <w:lastRenderedPageBreak/>
          <mc:AlternateContent>
            <mc:Choice Requires="wps">
              <w:drawing>
                <wp:anchor distT="0" distB="0" distL="114300" distR="114300" simplePos="0" relativeHeight="251797504" behindDoc="0" locked="0" layoutInCell="1" allowOverlap="1" wp14:anchorId="09743AE4" wp14:editId="4B03EA4F">
                  <wp:simplePos x="0" y="0"/>
                  <wp:positionH relativeFrom="column">
                    <wp:posOffset>318770</wp:posOffset>
                  </wp:positionH>
                  <wp:positionV relativeFrom="paragraph">
                    <wp:posOffset>4314825</wp:posOffset>
                  </wp:positionV>
                  <wp:extent cx="5848350" cy="4381500"/>
                  <wp:effectExtent l="0" t="0" r="19050" b="19050"/>
                  <wp:wrapTopAndBottom/>
                  <wp:docPr id="254" name="フローチャート: 処理 254"/>
                  <wp:cNvGraphicFramePr/>
                  <a:graphic xmlns:a="http://schemas.openxmlformats.org/drawingml/2006/main">
                    <a:graphicData uri="http://schemas.microsoft.com/office/word/2010/wordprocessingShape">
                      <wps:wsp>
                        <wps:cNvSpPr/>
                        <wps:spPr>
                          <a:xfrm>
                            <a:off x="0" y="0"/>
                            <a:ext cx="5848350" cy="4381500"/>
                          </a:xfrm>
                          <a:prstGeom prst="flowChartProcess">
                            <a:avLst/>
                          </a:prstGeom>
                          <a:solidFill>
                            <a:srgbClr val="FFFFFF">
                              <a:lumMod val="95000"/>
                            </a:srgbClr>
                          </a:solidFill>
                          <a:ln w="25400" cap="flat" cmpd="sng" algn="ctr">
                            <a:solidFill>
                              <a:srgbClr val="FFFFFF">
                                <a:lumMod val="85000"/>
                              </a:srgbClr>
                            </a:solidFill>
                            <a:prstDash val="solid"/>
                          </a:ln>
                          <a:effectLst/>
                        </wps:spPr>
                        <wps:txbx>
                          <w:txbxContent>
                            <w:p w14:paraId="2F819E17" w14:textId="155C2138" w:rsidR="007B5626" w:rsidRPr="003177F7" w:rsidRDefault="007B5626" w:rsidP="000C5D1B">
                              <w:pPr>
                                <w:jc w:val="left"/>
                                <w:rPr>
                                  <w:ins w:id="393" w:author="作成者"/>
                                  <w:sz w:val="20"/>
                                  <w:szCs w:val="20"/>
                                </w:rPr>
                              </w:pPr>
                              <w:r>
                                <w:rPr>
                                  <w:rFonts w:hint="eastAsia"/>
                                  <w:sz w:val="20"/>
                                  <w:szCs w:val="20"/>
                                </w:rPr>
                                <w:t>Example</w:t>
                              </w:r>
                              <w:ins w:id="394" w:author="作成者">
                                <w:r w:rsidRPr="003177F7">
                                  <w:rPr>
                                    <w:rFonts w:hint="eastAsia"/>
                                    <w:sz w:val="20"/>
                                    <w:szCs w:val="20"/>
                                  </w:rPr>
                                  <w:t>：</w:t>
                                </w:r>
                              </w:ins>
                              <w:r>
                                <w:rPr>
                                  <w:rFonts w:hint="eastAsia"/>
                                  <w:sz w:val="20"/>
                                  <w:szCs w:val="20"/>
                                </w:rPr>
                                <w:t>If the variable type is target for variable nest list.</w:t>
                              </w:r>
                              <w:r w:rsidRPr="003177F7">
                                <w:rPr>
                                  <w:sz w:val="20"/>
                                  <w:szCs w:val="20"/>
                                </w:rPr>
                                <w:t xml:space="preserve"> </w:t>
                              </w:r>
                            </w:p>
                            <w:p w14:paraId="1A9AA6CF" w14:textId="100AD7D5" w:rsidR="007B5626" w:rsidRPr="003177F7" w:rsidRDefault="007B5626" w:rsidP="000C5D1B">
                              <w:pPr>
                                <w:jc w:val="left"/>
                                <w:rPr>
                                  <w:ins w:id="395" w:author="作成者"/>
                                  <w:sz w:val="20"/>
                                  <w:szCs w:val="20"/>
                                </w:rPr>
                              </w:pPr>
                              <w:ins w:id="396" w:author="作成者">
                                <w:r w:rsidRPr="003177F7">
                                  <w:rPr>
                                    <w:rFonts w:hint="eastAsia"/>
                                    <w:sz w:val="20"/>
                                    <w:szCs w:val="20"/>
                                  </w:rPr>
                                  <w:t>・</w:t>
                                </w:r>
                                <w:proofErr w:type="spellStart"/>
                                <w:r w:rsidRPr="003177F7">
                                  <w:rPr>
                                    <w:sz w:val="20"/>
                                    <w:szCs w:val="20"/>
                                  </w:rPr>
                                  <w:t>t</w:t>
                                </w:r>
                                <w:r w:rsidRPr="003177F7">
                                  <w:rPr>
                                    <w:rFonts w:hint="eastAsia"/>
                                    <w:sz w:val="20"/>
                                    <w:szCs w:val="20"/>
                                  </w:rPr>
                                  <w:t>f</w:t>
                                </w:r>
                              </w:ins>
                              <w:proofErr w:type="spellEnd"/>
                              <w:r>
                                <w:rPr>
                                  <w:sz w:val="20"/>
                                  <w:szCs w:val="20"/>
                                </w:rPr>
                                <w:t xml:space="preserve"> file and registration value</w:t>
                              </w:r>
                              <w:r w:rsidRPr="003177F7">
                                <w:rPr>
                                  <w:sz w:val="20"/>
                                  <w:szCs w:val="20"/>
                                </w:rPr>
                                <w:t xml:space="preserve"> </w:t>
                              </w:r>
                            </w:p>
                            <w:tbl>
                              <w:tblPr>
                                <w:tblStyle w:val="28"/>
                                <w:tblW w:w="7166" w:type="dxa"/>
                                <w:jc w:val="center"/>
                                <w:tblLook w:val="04A0" w:firstRow="1" w:lastRow="0" w:firstColumn="1" w:lastColumn="0" w:noHBand="0" w:noVBand="1"/>
                              </w:tblPr>
                              <w:tblGrid>
                                <w:gridCol w:w="7166"/>
                              </w:tblGrid>
                              <w:tr w:rsidR="007B5626" w:rsidRPr="003177F7" w14:paraId="3D3AA48B" w14:textId="77777777" w:rsidTr="000C5D1B">
                                <w:trPr>
                                  <w:trHeight w:val="1254"/>
                                  <w:jc w:val="center"/>
                                  <w:ins w:id="397" w:author="作成者"/>
                                </w:trPr>
                                <w:tc>
                                  <w:tcPr>
                                    <w:tcW w:w="7166" w:type="dxa"/>
                                  </w:tcPr>
                                  <w:p w14:paraId="39FE0D7E" w14:textId="77777777" w:rsidR="007B5626" w:rsidRPr="003177F7" w:rsidRDefault="007B5626" w:rsidP="000C5D1B">
                                    <w:pPr>
                                      <w:rPr>
                                        <w:ins w:id="398" w:author="作成者"/>
                                        <w:sz w:val="20"/>
                                        <w:szCs w:val="20"/>
                                      </w:rPr>
                                    </w:pPr>
                                    <w:ins w:id="399" w:author="作成者">
                                      <w:r w:rsidRPr="003177F7">
                                        <w:rPr>
                                          <w:sz w:val="20"/>
                                          <w:szCs w:val="20"/>
                                        </w:rPr>
                                        <w:t>variable "</w:t>
                                      </w:r>
                                      <w:proofErr w:type="spellStart"/>
                                      <w:r w:rsidRPr="003177F7">
                                        <w:rPr>
                                          <w:sz w:val="20"/>
                                          <w:szCs w:val="20"/>
                                        </w:rPr>
                                        <w:t>VAR_hoge</w:t>
                                      </w:r>
                                      <w:proofErr w:type="spellEnd"/>
                                      <w:r w:rsidRPr="003177F7">
                                        <w:rPr>
                                          <w:sz w:val="20"/>
                                          <w:szCs w:val="20"/>
                                        </w:rPr>
                                        <w:t>" {</w:t>
                                      </w:r>
                                    </w:ins>
                                  </w:p>
                                  <w:p w14:paraId="625880C0" w14:textId="77777777" w:rsidR="007B5626" w:rsidRPr="003177F7" w:rsidRDefault="007B5626" w:rsidP="000C5D1B">
                                    <w:pPr>
                                      <w:ind w:firstLineChars="200" w:firstLine="400"/>
                                      <w:rPr>
                                        <w:ins w:id="400" w:author="作成者"/>
                                        <w:sz w:val="20"/>
                                        <w:szCs w:val="20"/>
                                      </w:rPr>
                                    </w:pPr>
                                    <w:ins w:id="401" w:author="作成者">
                                      <w:r w:rsidRPr="003177F7">
                                        <w:rPr>
                                          <w:sz w:val="20"/>
                                          <w:szCs w:val="20"/>
                                        </w:rPr>
                                        <w:t xml:space="preserve">type = </w:t>
                                      </w:r>
                                      <w:r>
                                        <w:rPr>
                                          <w:sz w:val="20"/>
                                          <w:szCs w:val="20"/>
                                        </w:rPr>
                                        <w:t>list(set(string))</w:t>
                                      </w:r>
                                    </w:ins>
                                  </w:p>
                                  <w:p w14:paraId="785027C1" w14:textId="77777777" w:rsidR="007B5626" w:rsidRDefault="007B5626" w:rsidP="000C5D1B">
                                    <w:pPr>
                                      <w:ind w:firstLineChars="200" w:firstLine="400"/>
                                      <w:rPr>
                                        <w:ins w:id="402" w:author="作成者"/>
                                        <w:sz w:val="20"/>
                                        <w:szCs w:val="20"/>
                                      </w:rPr>
                                    </w:pPr>
                                    <w:ins w:id="403" w:author="作成者">
                                      <w:r w:rsidRPr="003177F7">
                                        <w:rPr>
                                          <w:sz w:val="20"/>
                                          <w:szCs w:val="20"/>
                                        </w:rPr>
                                        <w:t xml:space="preserve">default = </w:t>
                                      </w:r>
                                      <w:r>
                                        <w:rPr>
                                          <w:sz w:val="20"/>
                                          <w:szCs w:val="20"/>
                                        </w:rPr>
                                        <w:t>[</w:t>
                                      </w:r>
                                    </w:ins>
                                  </w:p>
                                  <w:p w14:paraId="3612076F" w14:textId="77777777" w:rsidR="007B5626" w:rsidRDefault="007B5626" w:rsidP="000C5D1B">
                                    <w:pPr>
                                      <w:ind w:firstLineChars="200" w:firstLine="400"/>
                                      <w:rPr>
                                        <w:ins w:id="404" w:author="作成者"/>
                                        <w:sz w:val="20"/>
                                        <w:szCs w:val="20"/>
                                      </w:rPr>
                                    </w:pPr>
                                    <w:ins w:id="405" w:author="作成者">
                                      <w:r>
                                        <w:rPr>
                                          <w:rFonts w:hint="eastAsia"/>
                                          <w:sz w:val="20"/>
                                          <w:szCs w:val="20"/>
                                        </w:rPr>
                                        <w:t xml:space="preserve">    [</w:t>
                                      </w:r>
                                      <w:r>
                                        <w:rPr>
                                          <w:sz w:val="20"/>
                                          <w:szCs w:val="20"/>
                                        </w:rPr>
                                        <w:t>“</w:t>
                                      </w:r>
                                      <w:proofErr w:type="spellStart"/>
                                      <w:r>
                                        <w:rPr>
                                          <w:sz w:val="20"/>
                                          <w:szCs w:val="20"/>
                                        </w:rPr>
                                        <w:t>aaa</w:t>
                                      </w:r>
                                      <w:proofErr w:type="spellEnd"/>
                                      <w:r>
                                        <w:rPr>
                                          <w:sz w:val="20"/>
                                          <w:szCs w:val="20"/>
                                        </w:rPr>
                                        <w:t>”, “</w:t>
                                      </w:r>
                                      <w:proofErr w:type="spellStart"/>
                                      <w:r>
                                        <w:rPr>
                                          <w:sz w:val="20"/>
                                          <w:szCs w:val="20"/>
                                        </w:rPr>
                                        <w:t>bbb</w:t>
                                      </w:r>
                                      <w:proofErr w:type="spellEnd"/>
                                      <w:r>
                                        <w:rPr>
                                          <w:sz w:val="20"/>
                                          <w:szCs w:val="20"/>
                                        </w:rPr>
                                        <w:t>”</w:t>
                                      </w:r>
                                      <w:r>
                                        <w:rPr>
                                          <w:rFonts w:hint="eastAsia"/>
                                          <w:sz w:val="20"/>
                                          <w:szCs w:val="20"/>
                                        </w:rPr>
                                        <w:t>]</w:t>
                                      </w:r>
                                      <w:r>
                                        <w:rPr>
                                          <w:sz w:val="20"/>
                                          <w:szCs w:val="20"/>
                                        </w:rPr>
                                        <w:t>,</w:t>
                                      </w:r>
                                    </w:ins>
                                  </w:p>
                                  <w:p w14:paraId="6CB3EB96" w14:textId="77777777" w:rsidR="007B5626" w:rsidRDefault="007B5626" w:rsidP="000C5D1B">
                                    <w:pPr>
                                      <w:ind w:firstLineChars="200" w:firstLine="400"/>
                                      <w:rPr>
                                        <w:ins w:id="406" w:author="作成者"/>
                                        <w:sz w:val="20"/>
                                        <w:szCs w:val="20"/>
                                      </w:rPr>
                                    </w:pPr>
                                    <w:ins w:id="407" w:author="作成者">
                                      <w:r>
                                        <w:rPr>
                                          <w:sz w:val="20"/>
                                          <w:szCs w:val="20"/>
                                        </w:rPr>
                                        <w:t xml:space="preserve">    [“ccc”, “</w:t>
                                      </w:r>
                                      <w:proofErr w:type="spellStart"/>
                                      <w:r>
                                        <w:rPr>
                                          <w:sz w:val="20"/>
                                          <w:szCs w:val="20"/>
                                        </w:rPr>
                                        <w:t>ddd</w:t>
                                      </w:r>
                                      <w:proofErr w:type="spellEnd"/>
                                      <w:r>
                                        <w:rPr>
                                          <w:sz w:val="20"/>
                                          <w:szCs w:val="20"/>
                                        </w:rPr>
                                        <w:t>”]</w:t>
                                      </w:r>
                                    </w:ins>
                                  </w:p>
                                  <w:p w14:paraId="4D61D785" w14:textId="77777777" w:rsidR="007B5626" w:rsidRDefault="007B5626" w:rsidP="000C5D1B">
                                    <w:pPr>
                                      <w:ind w:firstLineChars="200" w:firstLine="400"/>
                                      <w:rPr>
                                        <w:ins w:id="408" w:author="作成者"/>
                                        <w:sz w:val="20"/>
                                        <w:szCs w:val="20"/>
                                      </w:rPr>
                                    </w:pPr>
                                    <w:ins w:id="409" w:author="作成者">
                                      <w:r>
                                        <w:rPr>
                                          <w:sz w:val="20"/>
                                          <w:szCs w:val="20"/>
                                        </w:rPr>
                                        <w:t>]</w:t>
                                      </w:r>
                                    </w:ins>
                                  </w:p>
                                  <w:p w14:paraId="3D95F73D" w14:textId="77777777" w:rsidR="007B5626" w:rsidRPr="003177F7" w:rsidRDefault="007B5626" w:rsidP="000C5D1B">
                                    <w:pPr>
                                      <w:rPr>
                                        <w:ins w:id="410" w:author="作成者"/>
                                        <w:sz w:val="20"/>
                                        <w:szCs w:val="20"/>
                                      </w:rPr>
                                    </w:pPr>
                                    <w:ins w:id="411" w:author="作成者">
                                      <w:r>
                                        <w:rPr>
                                          <w:sz w:val="20"/>
                                          <w:szCs w:val="20"/>
                                        </w:rPr>
                                        <w:t>}</w:t>
                                      </w:r>
                                    </w:ins>
                                  </w:p>
                                </w:tc>
                              </w:tr>
                            </w:tbl>
                            <w:p w14:paraId="0DC749FB" w14:textId="77777777" w:rsidR="007B5626" w:rsidRPr="003177F7" w:rsidRDefault="007B5626" w:rsidP="000C5D1B">
                              <w:pPr>
                                <w:jc w:val="left"/>
                                <w:rPr>
                                  <w:ins w:id="412" w:author="作成者"/>
                                  <w:sz w:val="20"/>
                                  <w:szCs w:val="20"/>
                                </w:rPr>
                              </w:pPr>
                            </w:p>
                            <w:p w14:paraId="316DE1B9" w14:textId="19FB4528" w:rsidR="007B5626" w:rsidRPr="003177F7" w:rsidRDefault="007B5626" w:rsidP="000C5D1B">
                              <w:pPr>
                                <w:pStyle w:val="a9"/>
                                <w:numPr>
                                  <w:ilvl w:val="0"/>
                                  <w:numId w:val="45"/>
                                </w:numPr>
                                <w:ind w:leftChars="0"/>
                                <w:jc w:val="left"/>
                                <w:rPr>
                                  <w:ins w:id="413" w:author="作成者"/>
                                  <w:sz w:val="20"/>
                                  <w:szCs w:val="20"/>
                                </w:rPr>
                              </w:pPr>
                              <w:proofErr w:type="spellStart"/>
                              <w:r>
                                <w:rPr>
                                  <w:rFonts w:hint="eastAsia"/>
                                  <w:sz w:val="20"/>
                                  <w:szCs w:val="20"/>
                                </w:rPr>
                                <w:t>Sus</w:t>
                              </w:r>
                              <w:r>
                                <w:rPr>
                                  <w:sz w:val="20"/>
                                  <w:szCs w:val="20"/>
                                </w:rPr>
                                <w:t>btitute</w:t>
                              </w:r>
                              <w:proofErr w:type="spellEnd"/>
                              <w:r>
                                <w:rPr>
                                  <w:sz w:val="20"/>
                                  <w:szCs w:val="20"/>
                                </w:rPr>
                                <w:t xml:space="preserve"> value example </w:t>
                              </w:r>
                              <w:ins w:id="414" w:author="作成者">
                                <w:r w:rsidRPr="003177F7">
                                  <w:rPr>
                                    <w:rFonts w:hint="eastAsia"/>
                                    <w:sz w:val="20"/>
                                    <w:szCs w:val="20"/>
                                  </w:rPr>
                                  <w:t>（</w:t>
                                </w:r>
                              </w:ins>
                              <w:r>
                                <w:rPr>
                                  <w:sz w:val="20"/>
                                  <w:szCs w:val="20"/>
                                </w:rPr>
                                <w:t>Substitute value auto registration settings/Substitute value list</w:t>
                              </w:r>
                              <w:ins w:id="415" w:author="作成者">
                                <w:r w:rsidRPr="003177F7">
                                  <w:rPr>
                                    <w:sz w:val="20"/>
                                    <w:szCs w:val="20"/>
                                  </w:rPr>
                                  <w:t>）</w:t>
                                </w:r>
                              </w:ins>
                            </w:p>
                            <w:tbl>
                              <w:tblPr>
                                <w:tblStyle w:val="28"/>
                                <w:tblW w:w="0" w:type="auto"/>
                                <w:jc w:val="center"/>
                                <w:tblLook w:val="04A0" w:firstRow="1" w:lastRow="0" w:firstColumn="1" w:lastColumn="0" w:noHBand="0" w:noVBand="1"/>
                              </w:tblPr>
                              <w:tblGrid>
                                <w:gridCol w:w="783"/>
                                <w:gridCol w:w="1435"/>
                                <w:gridCol w:w="1393"/>
                                <w:gridCol w:w="1393"/>
                                <w:gridCol w:w="1393"/>
                              </w:tblGrid>
                              <w:tr w:rsidR="007B5626" w:rsidRPr="003177F7" w14:paraId="52000E9E" w14:textId="77777777" w:rsidTr="000C5D1B">
                                <w:trPr>
                                  <w:trHeight w:val="606"/>
                                  <w:jc w:val="center"/>
                                  <w:ins w:id="416" w:author="作成者"/>
                                </w:trPr>
                                <w:tc>
                                  <w:tcPr>
                                    <w:tcW w:w="783" w:type="dxa"/>
                                    <w:shd w:val="clear" w:color="auto" w:fill="002060"/>
                                  </w:tcPr>
                                  <w:p w14:paraId="5F79513E" w14:textId="3786010B" w:rsidR="007B5626" w:rsidRPr="003177F7" w:rsidRDefault="007B5626" w:rsidP="000C5D1B">
                                    <w:pPr>
                                      <w:pStyle w:val="a9"/>
                                      <w:ind w:leftChars="0" w:left="0"/>
                                      <w:jc w:val="left"/>
                                      <w:rPr>
                                        <w:ins w:id="417" w:author="作成者"/>
                                        <w:b/>
                                        <w:color w:val="FFFFFF" w:themeColor="background1"/>
                                        <w:sz w:val="20"/>
                                        <w:szCs w:val="20"/>
                                      </w:rPr>
                                    </w:pPr>
                                    <w:r>
                                      <w:rPr>
                                        <w:rFonts w:hint="eastAsia"/>
                                        <w:b/>
                                        <w:color w:val="FFFFFF" w:themeColor="background1"/>
                                        <w:sz w:val="20"/>
                                        <w:szCs w:val="20"/>
                                      </w:rPr>
                                      <w:t>Item No.</w:t>
                                    </w:r>
                                  </w:p>
                                </w:tc>
                                <w:tc>
                                  <w:tcPr>
                                    <w:tcW w:w="1435" w:type="dxa"/>
                                    <w:shd w:val="clear" w:color="auto" w:fill="002060"/>
                                  </w:tcPr>
                                  <w:p w14:paraId="4C2EABF6" w14:textId="145CC2D2" w:rsidR="007B5626" w:rsidRPr="003177F7" w:rsidRDefault="007B5626" w:rsidP="000C5D1B">
                                    <w:pPr>
                                      <w:pStyle w:val="a9"/>
                                      <w:ind w:leftChars="0" w:left="0"/>
                                      <w:jc w:val="left"/>
                                      <w:rPr>
                                        <w:ins w:id="418" w:author="作成者"/>
                                        <w:b/>
                                        <w:color w:val="FFFFFF" w:themeColor="background1"/>
                                        <w:sz w:val="20"/>
                                        <w:szCs w:val="20"/>
                                      </w:rPr>
                                    </w:pPr>
                                    <w:r>
                                      <w:rPr>
                                        <w:rFonts w:hint="eastAsia"/>
                                        <w:b/>
                                        <w:color w:val="FFFFFF" w:themeColor="background1"/>
                                        <w:sz w:val="20"/>
                                        <w:szCs w:val="20"/>
                                      </w:rPr>
                                      <w:t>Variable name</w:t>
                                    </w:r>
                                  </w:p>
                                </w:tc>
                                <w:tc>
                                  <w:tcPr>
                                    <w:tcW w:w="1393" w:type="dxa"/>
                                    <w:shd w:val="clear" w:color="auto" w:fill="002060"/>
                                  </w:tcPr>
                                  <w:p w14:paraId="3587E08C" w14:textId="391CA2D0" w:rsidR="007B5626" w:rsidRPr="003177F7" w:rsidRDefault="007B5626" w:rsidP="000C5D1B">
                                    <w:pPr>
                                      <w:pStyle w:val="a9"/>
                                      <w:ind w:leftChars="0" w:left="0"/>
                                      <w:jc w:val="left"/>
                                      <w:rPr>
                                        <w:ins w:id="419" w:author="作成者"/>
                                        <w:b/>
                                        <w:color w:val="FFFFFF" w:themeColor="background1"/>
                                        <w:sz w:val="20"/>
                                        <w:szCs w:val="20"/>
                                      </w:rPr>
                                    </w:pPr>
                                    <w:r>
                                      <w:rPr>
                                        <w:rFonts w:hint="eastAsia"/>
                                        <w:b/>
                                        <w:color w:val="FFFFFF" w:themeColor="background1"/>
                                        <w:sz w:val="20"/>
                                        <w:szCs w:val="20"/>
                                      </w:rPr>
                                      <w:t>Member variable</w:t>
                                    </w:r>
                                  </w:p>
                                </w:tc>
                                <w:tc>
                                  <w:tcPr>
                                    <w:tcW w:w="1393" w:type="dxa"/>
                                    <w:shd w:val="clear" w:color="auto" w:fill="002060"/>
                                  </w:tcPr>
                                  <w:p w14:paraId="38BE2F14" w14:textId="7F7998C8" w:rsidR="007B5626" w:rsidRPr="003177F7" w:rsidRDefault="007B5626" w:rsidP="000C5D1B">
                                    <w:pPr>
                                      <w:pStyle w:val="a9"/>
                                      <w:ind w:leftChars="0" w:left="0"/>
                                      <w:jc w:val="left"/>
                                      <w:rPr>
                                        <w:ins w:id="420" w:author="作成者"/>
                                        <w:b/>
                                        <w:color w:val="FFFFFF" w:themeColor="background1"/>
                                        <w:sz w:val="20"/>
                                        <w:szCs w:val="20"/>
                                      </w:rPr>
                                    </w:pPr>
                                    <w:r>
                                      <w:rPr>
                                        <w:rFonts w:hint="eastAsia"/>
                                        <w:b/>
                                        <w:color w:val="FFFFFF" w:themeColor="background1"/>
                                        <w:sz w:val="20"/>
                                        <w:szCs w:val="20"/>
                                      </w:rPr>
                                      <w:t>Substitute order</w:t>
                                    </w:r>
                                  </w:p>
                                </w:tc>
                                <w:tc>
                                  <w:tcPr>
                                    <w:tcW w:w="1393" w:type="dxa"/>
                                    <w:shd w:val="clear" w:color="auto" w:fill="002060"/>
                                  </w:tcPr>
                                  <w:p w14:paraId="7320F265" w14:textId="76C1B65C" w:rsidR="007B5626" w:rsidRPr="003177F7" w:rsidRDefault="007B5626" w:rsidP="000C5D1B">
                                    <w:pPr>
                                      <w:pStyle w:val="a9"/>
                                      <w:ind w:leftChars="0" w:left="0"/>
                                      <w:jc w:val="left"/>
                                      <w:rPr>
                                        <w:ins w:id="421" w:author="作成者"/>
                                        <w:b/>
                                        <w:color w:val="FFFFFF" w:themeColor="background1"/>
                                        <w:sz w:val="20"/>
                                        <w:szCs w:val="20"/>
                                      </w:rPr>
                                    </w:pPr>
                                    <w:r>
                                      <w:rPr>
                                        <w:rFonts w:hint="eastAsia"/>
                                        <w:b/>
                                        <w:color w:val="FFFFFF" w:themeColor="background1"/>
                                        <w:sz w:val="20"/>
                                        <w:szCs w:val="20"/>
                                      </w:rPr>
                                      <w:t>Specific value</w:t>
                                    </w:r>
                                  </w:p>
                                </w:tc>
                              </w:tr>
                              <w:tr w:rsidR="007B5626" w:rsidRPr="003177F7" w14:paraId="06F123FA" w14:textId="77777777" w:rsidTr="000C5D1B">
                                <w:trPr>
                                  <w:trHeight w:val="303"/>
                                  <w:jc w:val="center"/>
                                  <w:ins w:id="422" w:author="作成者"/>
                                </w:trPr>
                                <w:tc>
                                  <w:tcPr>
                                    <w:tcW w:w="783" w:type="dxa"/>
                                  </w:tcPr>
                                  <w:p w14:paraId="673D9C09" w14:textId="77777777" w:rsidR="007B5626" w:rsidRPr="003177F7" w:rsidRDefault="007B5626" w:rsidP="000C5D1B">
                                    <w:pPr>
                                      <w:pStyle w:val="a9"/>
                                      <w:ind w:leftChars="0" w:left="0"/>
                                      <w:jc w:val="left"/>
                                      <w:rPr>
                                        <w:ins w:id="423" w:author="作成者"/>
                                        <w:sz w:val="20"/>
                                        <w:szCs w:val="20"/>
                                      </w:rPr>
                                    </w:pPr>
                                    <w:ins w:id="424" w:author="作成者">
                                      <w:r w:rsidRPr="003177F7">
                                        <w:rPr>
                                          <w:rFonts w:hint="eastAsia"/>
                                          <w:sz w:val="20"/>
                                          <w:szCs w:val="20"/>
                                        </w:rPr>
                                        <w:t>1</w:t>
                                      </w:r>
                                    </w:ins>
                                  </w:p>
                                </w:tc>
                                <w:tc>
                                  <w:tcPr>
                                    <w:tcW w:w="1435" w:type="dxa"/>
                                  </w:tcPr>
                                  <w:p w14:paraId="419800E7" w14:textId="77777777" w:rsidR="007B5626" w:rsidRPr="003177F7" w:rsidRDefault="007B5626" w:rsidP="000C5D1B">
                                    <w:pPr>
                                      <w:pStyle w:val="a9"/>
                                      <w:ind w:leftChars="0" w:left="0"/>
                                      <w:jc w:val="left"/>
                                      <w:rPr>
                                        <w:ins w:id="425" w:author="作成者"/>
                                        <w:sz w:val="20"/>
                                        <w:szCs w:val="20"/>
                                      </w:rPr>
                                    </w:pPr>
                                    <w:proofErr w:type="spellStart"/>
                                    <w:ins w:id="426" w:author="作成者">
                                      <w:r w:rsidRPr="003177F7">
                                        <w:rPr>
                                          <w:rFonts w:hint="eastAsia"/>
                                          <w:sz w:val="20"/>
                                          <w:szCs w:val="20"/>
                                        </w:rPr>
                                        <w:t>V</w:t>
                                      </w:r>
                                      <w:r w:rsidRPr="003177F7">
                                        <w:rPr>
                                          <w:sz w:val="20"/>
                                          <w:szCs w:val="20"/>
                                        </w:rPr>
                                        <w:t>AR_hoge</w:t>
                                      </w:r>
                                      <w:proofErr w:type="spellEnd"/>
                                    </w:ins>
                                  </w:p>
                                </w:tc>
                                <w:tc>
                                  <w:tcPr>
                                    <w:tcW w:w="1393" w:type="dxa"/>
                                  </w:tcPr>
                                  <w:p w14:paraId="7F676C84" w14:textId="77777777" w:rsidR="007B5626" w:rsidRPr="003177F7" w:rsidRDefault="007B5626" w:rsidP="000C5D1B">
                                    <w:pPr>
                                      <w:pStyle w:val="a9"/>
                                      <w:ind w:leftChars="0" w:left="0"/>
                                      <w:jc w:val="left"/>
                                      <w:rPr>
                                        <w:ins w:id="427" w:author="作成者"/>
                                        <w:sz w:val="20"/>
                                        <w:szCs w:val="20"/>
                                      </w:rPr>
                                    </w:pPr>
                                    <w:ins w:id="428" w:author="作成者">
                                      <w:r>
                                        <w:rPr>
                                          <w:sz w:val="20"/>
                                          <w:szCs w:val="20"/>
                                        </w:rPr>
                                        <w:t>[0]</w:t>
                                      </w:r>
                                    </w:ins>
                                  </w:p>
                                </w:tc>
                                <w:tc>
                                  <w:tcPr>
                                    <w:tcW w:w="1393" w:type="dxa"/>
                                  </w:tcPr>
                                  <w:p w14:paraId="3DBAF28C" w14:textId="77777777" w:rsidR="007B5626" w:rsidRPr="003177F7" w:rsidRDefault="007B5626" w:rsidP="000C5D1B">
                                    <w:pPr>
                                      <w:pStyle w:val="a9"/>
                                      <w:ind w:leftChars="0" w:left="0"/>
                                      <w:jc w:val="left"/>
                                      <w:rPr>
                                        <w:ins w:id="429" w:author="作成者"/>
                                        <w:sz w:val="20"/>
                                        <w:szCs w:val="20"/>
                                      </w:rPr>
                                    </w:pPr>
                                    <w:ins w:id="430" w:author="作成者">
                                      <w:r>
                                        <w:rPr>
                                          <w:rFonts w:hint="eastAsia"/>
                                          <w:sz w:val="20"/>
                                          <w:szCs w:val="20"/>
                                        </w:rPr>
                                        <w:t>1</w:t>
                                      </w:r>
                                    </w:ins>
                                  </w:p>
                                </w:tc>
                                <w:tc>
                                  <w:tcPr>
                                    <w:tcW w:w="1393" w:type="dxa"/>
                                  </w:tcPr>
                                  <w:p w14:paraId="47F7C298" w14:textId="1DF219FC" w:rsidR="007B5626" w:rsidRPr="003177F7" w:rsidRDefault="007B5626" w:rsidP="000C5D1B">
                                    <w:pPr>
                                      <w:pStyle w:val="a9"/>
                                      <w:ind w:leftChars="0" w:left="0"/>
                                      <w:jc w:val="left"/>
                                      <w:rPr>
                                        <w:ins w:id="431" w:author="作成者"/>
                                        <w:sz w:val="20"/>
                                        <w:szCs w:val="20"/>
                                      </w:rPr>
                                    </w:pPr>
                                    <w:r>
                                      <w:rPr>
                                        <w:rFonts w:hint="eastAsia"/>
                                        <w:sz w:val="20"/>
                                        <w:szCs w:val="20"/>
                                      </w:rPr>
                                      <w:t>AAA</w:t>
                                    </w:r>
                                  </w:p>
                                </w:tc>
                              </w:tr>
                              <w:tr w:rsidR="007B5626" w:rsidRPr="003177F7" w14:paraId="78CB2F16" w14:textId="77777777" w:rsidTr="000C5D1B">
                                <w:trPr>
                                  <w:trHeight w:val="287"/>
                                  <w:jc w:val="center"/>
                                  <w:ins w:id="432" w:author="作成者"/>
                                </w:trPr>
                                <w:tc>
                                  <w:tcPr>
                                    <w:tcW w:w="783" w:type="dxa"/>
                                  </w:tcPr>
                                  <w:p w14:paraId="6BFDF0BB" w14:textId="77777777" w:rsidR="007B5626" w:rsidRPr="003177F7" w:rsidRDefault="007B5626" w:rsidP="000C5D1B">
                                    <w:pPr>
                                      <w:pStyle w:val="a9"/>
                                      <w:ind w:leftChars="0" w:left="0"/>
                                      <w:jc w:val="left"/>
                                      <w:rPr>
                                        <w:ins w:id="433" w:author="作成者"/>
                                        <w:sz w:val="20"/>
                                        <w:szCs w:val="20"/>
                                      </w:rPr>
                                    </w:pPr>
                                    <w:ins w:id="434" w:author="作成者">
                                      <w:r w:rsidRPr="003177F7">
                                        <w:rPr>
                                          <w:rFonts w:hint="eastAsia"/>
                                          <w:sz w:val="20"/>
                                          <w:szCs w:val="20"/>
                                        </w:rPr>
                                        <w:t>2</w:t>
                                      </w:r>
                                    </w:ins>
                                  </w:p>
                                </w:tc>
                                <w:tc>
                                  <w:tcPr>
                                    <w:tcW w:w="1435" w:type="dxa"/>
                                  </w:tcPr>
                                  <w:p w14:paraId="080917A5" w14:textId="77777777" w:rsidR="007B5626" w:rsidRPr="003177F7" w:rsidRDefault="007B5626" w:rsidP="000C5D1B">
                                    <w:pPr>
                                      <w:pStyle w:val="a9"/>
                                      <w:ind w:leftChars="0" w:left="0"/>
                                      <w:jc w:val="left"/>
                                      <w:rPr>
                                        <w:ins w:id="435" w:author="作成者"/>
                                        <w:sz w:val="20"/>
                                        <w:szCs w:val="20"/>
                                      </w:rPr>
                                    </w:pPr>
                                    <w:proofErr w:type="spellStart"/>
                                    <w:ins w:id="436" w:author="作成者">
                                      <w:r w:rsidRPr="003177F7">
                                        <w:rPr>
                                          <w:rFonts w:hint="eastAsia"/>
                                          <w:sz w:val="20"/>
                                          <w:szCs w:val="20"/>
                                        </w:rPr>
                                        <w:t>VAR_ho</w:t>
                                      </w:r>
                                      <w:r w:rsidRPr="003177F7">
                                        <w:rPr>
                                          <w:sz w:val="20"/>
                                          <w:szCs w:val="20"/>
                                        </w:rPr>
                                        <w:t>ge</w:t>
                                      </w:r>
                                      <w:proofErr w:type="spellEnd"/>
                                    </w:ins>
                                  </w:p>
                                </w:tc>
                                <w:tc>
                                  <w:tcPr>
                                    <w:tcW w:w="1393" w:type="dxa"/>
                                  </w:tcPr>
                                  <w:p w14:paraId="5FDCC305" w14:textId="77777777" w:rsidR="007B5626" w:rsidRPr="003177F7" w:rsidRDefault="007B5626" w:rsidP="000C5D1B">
                                    <w:pPr>
                                      <w:pStyle w:val="a9"/>
                                      <w:ind w:leftChars="0" w:left="0"/>
                                      <w:jc w:val="left"/>
                                      <w:rPr>
                                        <w:ins w:id="437" w:author="作成者"/>
                                        <w:sz w:val="20"/>
                                        <w:szCs w:val="20"/>
                                      </w:rPr>
                                    </w:pPr>
                                    <w:ins w:id="438" w:author="作成者">
                                      <w:r>
                                        <w:rPr>
                                          <w:rFonts w:hint="eastAsia"/>
                                          <w:sz w:val="20"/>
                                          <w:szCs w:val="20"/>
                                        </w:rPr>
                                        <w:t>[0]</w:t>
                                      </w:r>
                                    </w:ins>
                                  </w:p>
                                </w:tc>
                                <w:tc>
                                  <w:tcPr>
                                    <w:tcW w:w="1393" w:type="dxa"/>
                                  </w:tcPr>
                                  <w:p w14:paraId="33328BDB" w14:textId="77777777" w:rsidR="007B5626" w:rsidRPr="003177F7" w:rsidRDefault="007B5626" w:rsidP="000C5D1B">
                                    <w:pPr>
                                      <w:pStyle w:val="a9"/>
                                      <w:ind w:leftChars="0" w:left="0"/>
                                      <w:jc w:val="left"/>
                                      <w:rPr>
                                        <w:ins w:id="439" w:author="作成者"/>
                                        <w:sz w:val="20"/>
                                        <w:szCs w:val="20"/>
                                      </w:rPr>
                                    </w:pPr>
                                    <w:ins w:id="440" w:author="作成者">
                                      <w:r>
                                        <w:rPr>
                                          <w:rFonts w:hint="eastAsia"/>
                                          <w:sz w:val="20"/>
                                          <w:szCs w:val="20"/>
                                        </w:rPr>
                                        <w:t>2</w:t>
                                      </w:r>
                                    </w:ins>
                                  </w:p>
                                </w:tc>
                                <w:tc>
                                  <w:tcPr>
                                    <w:tcW w:w="1393" w:type="dxa"/>
                                  </w:tcPr>
                                  <w:p w14:paraId="352C1FC2" w14:textId="4163A303" w:rsidR="007B5626" w:rsidRPr="003177F7" w:rsidRDefault="007B5626" w:rsidP="000C5D1B">
                                    <w:pPr>
                                      <w:pStyle w:val="a9"/>
                                      <w:ind w:leftChars="0" w:left="0"/>
                                      <w:jc w:val="left"/>
                                      <w:rPr>
                                        <w:ins w:id="441" w:author="作成者"/>
                                        <w:sz w:val="20"/>
                                        <w:szCs w:val="20"/>
                                      </w:rPr>
                                    </w:pPr>
                                    <w:r>
                                      <w:rPr>
                                        <w:rFonts w:hint="eastAsia"/>
                                        <w:sz w:val="20"/>
                                        <w:szCs w:val="20"/>
                                      </w:rPr>
                                      <w:t>BBB</w:t>
                                    </w:r>
                                  </w:p>
                                </w:tc>
                              </w:tr>
                              <w:tr w:rsidR="007B5626" w:rsidRPr="003177F7" w14:paraId="44940E10" w14:textId="77777777" w:rsidTr="000C5D1B">
                                <w:trPr>
                                  <w:trHeight w:val="287"/>
                                  <w:jc w:val="center"/>
                                  <w:ins w:id="442" w:author="作成者"/>
                                </w:trPr>
                                <w:tc>
                                  <w:tcPr>
                                    <w:tcW w:w="783" w:type="dxa"/>
                                  </w:tcPr>
                                  <w:p w14:paraId="25DA687D" w14:textId="77777777" w:rsidR="007B5626" w:rsidRPr="003177F7" w:rsidRDefault="007B5626" w:rsidP="000C5D1B">
                                    <w:pPr>
                                      <w:pStyle w:val="a9"/>
                                      <w:ind w:leftChars="0" w:left="0"/>
                                      <w:jc w:val="left"/>
                                      <w:rPr>
                                        <w:ins w:id="443" w:author="作成者"/>
                                        <w:sz w:val="20"/>
                                        <w:szCs w:val="20"/>
                                      </w:rPr>
                                    </w:pPr>
                                    <w:ins w:id="444" w:author="作成者">
                                      <w:r>
                                        <w:rPr>
                                          <w:rFonts w:hint="eastAsia"/>
                                          <w:sz w:val="20"/>
                                          <w:szCs w:val="20"/>
                                        </w:rPr>
                                        <w:t>3</w:t>
                                      </w:r>
                                    </w:ins>
                                  </w:p>
                                </w:tc>
                                <w:tc>
                                  <w:tcPr>
                                    <w:tcW w:w="1435" w:type="dxa"/>
                                  </w:tcPr>
                                  <w:p w14:paraId="46E742E0" w14:textId="77777777" w:rsidR="007B5626" w:rsidRPr="003177F7" w:rsidRDefault="007B5626" w:rsidP="000C5D1B">
                                    <w:pPr>
                                      <w:pStyle w:val="a9"/>
                                      <w:ind w:leftChars="0" w:left="0"/>
                                      <w:jc w:val="left"/>
                                      <w:rPr>
                                        <w:ins w:id="445" w:author="作成者"/>
                                        <w:sz w:val="20"/>
                                        <w:szCs w:val="20"/>
                                      </w:rPr>
                                    </w:pPr>
                                    <w:proofErr w:type="spellStart"/>
                                    <w:ins w:id="446" w:author="作成者">
                                      <w:r>
                                        <w:rPr>
                                          <w:rFonts w:hint="eastAsia"/>
                                          <w:sz w:val="20"/>
                                          <w:szCs w:val="20"/>
                                        </w:rPr>
                                        <w:t>VAR_hoge</w:t>
                                      </w:r>
                                      <w:proofErr w:type="spellEnd"/>
                                    </w:ins>
                                  </w:p>
                                </w:tc>
                                <w:tc>
                                  <w:tcPr>
                                    <w:tcW w:w="1393" w:type="dxa"/>
                                  </w:tcPr>
                                  <w:p w14:paraId="30FD5F72" w14:textId="77777777" w:rsidR="007B5626" w:rsidRDefault="007B5626" w:rsidP="000C5D1B">
                                    <w:pPr>
                                      <w:pStyle w:val="a9"/>
                                      <w:ind w:leftChars="0" w:left="0"/>
                                      <w:jc w:val="left"/>
                                      <w:rPr>
                                        <w:ins w:id="447" w:author="作成者"/>
                                        <w:sz w:val="20"/>
                                        <w:szCs w:val="20"/>
                                      </w:rPr>
                                    </w:pPr>
                                    <w:ins w:id="448" w:author="作成者">
                                      <w:r>
                                        <w:rPr>
                                          <w:rFonts w:hint="eastAsia"/>
                                          <w:sz w:val="20"/>
                                          <w:szCs w:val="20"/>
                                        </w:rPr>
                                        <w:t>[1]</w:t>
                                      </w:r>
                                    </w:ins>
                                  </w:p>
                                </w:tc>
                                <w:tc>
                                  <w:tcPr>
                                    <w:tcW w:w="1393" w:type="dxa"/>
                                  </w:tcPr>
                                  <w:p w14:paraId="03436A9D" w14:textId="77777777" w:rsidR="007B5626" w:rsidRDefault="007B5626" w:rsidP="000C5D1B">
                                    <w:pPr>
                                      <w:pStyle w:val="a9"/>
                                      <w:ind w:leftChars="0" w:left="0"/>
                                      <w:jc w:val="left"/>
                                      <w:rPr>
                                        <w:ins w:id="449" w:author="作成者"/>
                                        <w:sz w:val="20"/>
                                        <w:szCs w:val="20"/>
                                      </w:rPr>
                                    </w:pPr>
                                    <w:ins w:id="450" w:author="作成者">
                                      <w:r>
                                        <w:rPr>
                                          <w:rFonts w:hint="eastAsia"/>
                                          <w:sz w:val="20"/>
                                          <w:szCs w:val="20"/>
                                        </w:rPr>
                                        <w:t>1</w:t>
                                      </w:r>
                                    </w:ins>
                                  </w:p>
                                </w:tc>
                                <w:tc>
                                  <w:tcPr>
                                    <w:tcW w:w="1393" w:type="dxa"/>
                                  </w:tcPr>
                                  <w:p w14:paraId="4C5DC67A" w14:textId="45DFB2FC" w:rsidR="007B5626" w:rsidRDefault="007B5626" w:rsidP="000C5D1B">
                                    <w:pPr>
                                      <w:pStyle w:val="a9"/>
                                      <w:ind w:leftChars="0" w:left="0"/>
                                      <w:jc w:val="left"/>
                                      <w:rPr>
                                        <w:ins w:id="451" w:author="作成者"/>
                                        <w:sz w:val="20"/>
                                        <w:szCs w:val="20"/>
                                      </w:rPr>
                                    </w:pPr>
                                    <w:r>
                                      <w:rPr>
                                        <w:rFonts w:hint="eastAsia"/>
                                        <w:sz w:val="20"/>
                                        <w:szCs w:val="20"/>
                                      </w:rPr>
                                      <w:t>CCC</w:t>
                                    </w:r>
                                  </w:p>
                                </w:tc>
                              </w:tr>
                              <w:tr w:rsidR="007B5626" w:rsidRPr="003177F7" w14:paraId="1919E3F2" w14:textId="77777777" w:rsidTr="000C5D1B">
                                <w:trPr>
                                  <w:trHeight w:val="287"/>
                                  <w:jc w:val="center"/>
                                  <w:ins w:id="452" w:author="作成者"/>
                                </w:trPr>
                                <w:tc>
                                  <w:tcPr>
                                    <w:tcW w:w="783" w:type="dxa"/>
                                  </w:tcPr>
                                  <w:p w14:paraId="7EEC6130" w14:textId="77777777" w:rsidR="007B5626" w:rsidRPr="003177F7" w:rsidRDefault="007B5626" w:rsidP="000C5D1B">
                                    <w:pPr>
                                      <w:pStyle w:val="a9"/>
                                      <w:ind w:leftChars="0" w:left="0"/>
                                      <w:jc w:val="left"/>
                                      <w:rPr>
                                        <w:ins w:id="453" w:author="作成者"/>
                                        <w:sz w:val="20"/>
                                        <w:szCs w:val="20"/>
                                      </w:rPr>
                                    </w:pPr>
                                    <w:ins w:id="454" w:author="作成者">
                                      <w:r>
                                        <w:rPr>
                                          <w:rFonts w:hint="eastAsia"/>
                                          <w:sz w:val="20"/>
                                          <w:szCs w:val="20"/>
                                        </w:rPr>
                                        <w:t>4</w:t>
                                      </w:r>
                                    </w:ins>
                                  </w:p>
                                </w:tc>
                                <w:tc>
                                  <w:tcPr>
                                    <w:tcW w:w="1435" w:type="dxa"/>
                                  </w:tcPr>
                                  <w:p w14:paraId="4D59656C" w14:textId="77777777" w:rsidR="007B5626" w:rsidRPr="003177F7" w:rsidRDefault="007B5626" w:rsidP="000C5D1B">
                                    <w:pPr>
                                      <w:pStyle w:val="a9"/>
                                      <w:ind w:leftChars="0" w:left="0"/>
                                      <w:jc w:val="left"/>
                                      <w:rPr>
                                        <w:ins w:id="455" w:author="作成者"/>
                                        <w:sz w:val="20"/>
                                        <w:szCs w:val="20"/>
                                      </w:rPr>
                                    </w:pPr>
                                    <w:proofErr w:type="spellStart"/>
                                    <w:ins w:id="456" w:author="作成者">
                                      <w:r>
                                        <w:rPr>
                                          <w:rFonts w:hint="eastAsia"/>
                                          <w:sz w:val="20"/>
                                          <w:szCs w:val="20"/>
                                        </w:rPr>
                                        <w:t>VAR_hoge</w:t>
                                      </w:r>
                                      <w:proofErr w:type="spellEnd"/>
                                    </w:ins>
                                  </w:p>
                                </w:tc>
                                <w:tc>
                                  <w:tcPr>
                                    <w:tcW w:w="1393" w:type="dxa"/>
                                  </w:tcPr>
                                  <w:p w14:paraId="7994CB27" w14:textId="77777777" w:rsidR="007B5626" w:rsidRDefault="007B5626" w:rsidP="000C5D1B">
                                    <w:pPr>
                                      <w:pStyle w:val="a9"/>
                                      <w:ind w:leftChars="0" w:left="0"/>
                                      <w:jc w:val="left"/>
                                      <w:rPr>
                                        <w:ins w:id="457" w:author="作成者"/>
                                        <w:sz w:val="20"/>
                                        <w:szCs w:val="20"/>
                                      </w:rPr>
                                    </w:pPr>
                                    <w:ins w:id="458" w:author="作成者">
                                      <w:r>
                                        <w:rPr>
                                          <w:rFonts w:hint="eastAsia"/>
                                          <w:sz w:val="20"/>
                                          <w:szCs w:val="20"/>
                                        </w:rPr>
                                        <w:t>[1]</w:t>
                                      </w:r>
                                    </w:ins>
                                  </w:p>
                                </w:tc>
                                <w:tc>
                                  <w:tcPr>
                                    <w:tcW w:w="1393" w:type="dxa"/>
                                  </w:tcPr>
                                  <w:p w14:paraId="5C429F16" w14:textId="77777777" w:rsidR="007B5626" w:rsidRDefault="007B5626" w:rsidP="000C5D1B">
                                    <w:pPr>
                                      <w:pStyle w:val="a9"/>
                                      <w:ind w:leftChars="0" w:left="0"/>
                                      <w:jc w:val="left"/>
                                      <w:rPr>
                                        <w:ins w:id="459" w:author="作成者"/>
                                        <w:sz w:val="20"/>
                                        <w:szCs w:val="20"/>
                                      </w:rPr>
                                    </w:pPr>
                                    <w:ins w:id="460" w:author="作成者">
                                      <w:r>
                                        <w:rPr>
                                          <w:rFonts w:hint="eastAsia"/>
                                          <w:sz w:val="20"/>
                                          <w:szCs w:val="20"/>
                                        </w:rPr>
                                        <w:t>2</w:t>
                                      </w:r>
                                    </w:ins>
                                  </w:p>
                                </w:tc>
                                <w:tc>
                                  <w:tcPr>
                                    <w:tcW w:w="1393" w:type="dxa"/>
                                  </w:tcPr>
                                  <w:p w14:paraId="02DDFC04" w14:textId="0ACB6098" w:rsidR="007B5626" w:rsidRDefault="007B5626" w:rsidP="000C5D1B">
                                    <w:pPr>
                                      <w:pStyle w:val="a9"/>
                                      <w:ind w:leftChars="0" w:left="0"/>
                                      <w:jc w:val="left"/>
                                      <w:rPr>
                                        <w:ins w:id="461" w:author="作成者"/>
                                        <w:sz w:val="20"/>
                                        <w:szCs w:val="20"/>
                                      </w:rPr>
                                    </w:pPr>
                                    <w:r>
                                      <w:rPr>
                                        <w:rFonts w:hint="eastAsia"/>
                                        <w:sz w:val="20"/>
                                        <w:szCs w:val="20"/>
                                      </w:rPr>
                                      <w:t>DDD</w:t>
                                    </w:r>
                                  </w:p>
                                </w:tc>
                              </w:tr>
                            </w:tbl>
                            <w:p w14:paraId="114A8121" w14:textId="77777777" w:rsidR="007B5626" w:rsidRPr="003177F7" w:rsidRDefault="007B5626" w:rsidP="000C5D1B">
                              <w:pPr>
                                <w:pStyle w:val="a9"/>
                                <w:ind w:leftChars="0" w:left="360"/>
                                <w:jc w:val="left"/>
                                <w:rPr>
                                  <w:ins w:id="462" w:author="作成者"/>
                                  <w:sz w:val="20"/>
                                  <w:szCs w:val="20"/>
                                </w:rPr>
                              </w:pPr>
                            </w:p>
                            <w:p w14:paraId="72487AAB" w14:textId="32EA1395" w:rsidR="007B5626" w:rsidRPr="003177F7" w:rsidRDefault="007B5626" w:rsidP="000C5D1B">
                              <w:pPr>
                                <w:jc w:val="left"/>
                                <w:rPr>
                                  <w:ins w:id="463" w:author="作成者"/>
                                  <w:sz w:val="20"/>
                                  <w:szCs w:val="20"/>
                                </w:rPr>
                              </w:pPr>
                              <w:ins w:id="464" w:author="作成者">
                                <w:r w:rsidRPr="003177F7">
                                  <w:rPr>
                                    <w:rFonts w:hint="eastAsia"/>
                                    <w:sz w:val="20"/>
                                    <w:szCs w:val="20"/>
                                  </w:rPr>
                                  <w:t>２．</w:t>
                                </w:r>
                              </w:ins>
                              <w:r>
                                <w:rPr>
                                  <w:rFonts w:hint="eastAsia"/>
                                  <w:sz w:val="20"/>
                                  <w:szCs w:val="20"/>
                                </w:rPr>
                                <w:t xml:space="preserve">Value sent to </w:t>
                              </w:r>
                              <w:ins w:id="465" w:author="作成者">
                                <w:r w:rsidRPr="003177F7">
                                  <w:rPr>
                                    <w:rFonts w:hint="eastAsia"/>
                                    <w:sz w:val="20"/>
                                    <w:szCs w:val="20"/>
                                  </w:rPr>
                                  <w:t>Terraform</w:t>
                                </w:r>
                              </w:ins>
                              <w:r w:rsidRPr="003177F7">
                                <w:rPr>
                                  <w:sz w:val="20"/>
                                  <w:szCs w:val="20"/>
                                </w:rPr>
                                <w:t xml:space="preserve"> </w:t>
                              </w:r>
                            </w:p>
                            <w:tbl>
                              <w:tblPr>
                                <w:tblStyle w:val="28"/>
                                <w:tblW w:w="6610" w:type="dxa"/>
                                <w:jc w:val="center"/>
                                <w:tblLook w:val="04A0" w:firstRow="1" w:lastRow="0" w:firstColumn="1" w:lastColumn="0" w:noHBand="0" w:noVBand="1"/>
                              </w:tblPr>
                              <w:tblGrid>
                                <w:gridCol w:w="6610"/>
                              </w:tblGrid>
                              <w:tr w:rsidR="007B5626" w:rsidRPr="003177F7" w14:paraId="6B41531F" w14:textId="77777777" w:rsidTr="000C5D1B">
                                <w:trPr>
                                  <w:trHeight w:val="795"/>
                                  <w:jc w:val="center"/>
                                  <w:ins w:id="466" w:author="作成者"/>
                                </w:trPr>
                                <w:tc>
                                  <w:tcPr>
                                    <w:tcW w:w="6610" w:type="dxa"/>
                                  </w:tcPr>
                                  <w:p w14:paraId="6196EE5A" w14:textId="77777777" w:rsidR="007B5626" w:rsidRDefault="007B5626" w:rsidP="000C5D1B">
                                    <w:pPr>
                                      <w:pStyle w:val="a9"/>
                                      <w:ind w:leftChars="0" w:left="0"/>
                                      <w:rPr>
                                        <w:ins w:id="467" w:author="作成者"/>
                                        <w:sz w:val="20"/>
                                        <w:szCs w:val="20"/>
                                      </w:rPr>
                                    </w:pPr>
                                    <w:ins w:id="468" w:author="作成者">
                                      <w:r>
                                        <w:rPr>
                                          <w:sz w:val="20"/>
                                          <w:szCs w:val="20"/>
                                        </w:rPr>
                                        <w:t>[</w:t>
                                      </w:r>
                                    </w:ins>
                                  </w:p>
                                  <w:p w14:paraId="7642D2D3" w14:textId="5A012627" w:rsidR="007B5626" w:rsidRDefault="007B5626" w:rsidP="000C5D1B">
                                    <w:pPr>
                                      <w:pStyle w:val="a9"/>
                                      <w:ind w:leftChars="0" w:left="0" w:firstLineChars="200" w:firstLine="400"/>
                                      <w:rPr>
                                        <w:ins w:id="469" w:author="作成者"/>
                                        <w:sz w:val="20"/>
                                        <w:szCs w:val="20"/>
                                      </w:rPr>
                                    </w:pPr>
                                    <w:ins w:id="470" w:author="作成者">
                                      <w:r>
                                        <w:rPr>
                                          <w:sz w:val="20"/>
                                          <w:szCs w:val="20"/>
                                        </w:rPr>
                                        <w:t>[“</w:t>
                                      </w:r>
                                    </w:ins>
                                    <w:r>
                                      <w:rPr>
                                        <w:rFonts w:hint="eastAsia"/>
                                        <w:sz w:val="20"/>
                                        <w:szCs w:val="20"/>
                                      </w:rPr>
                                      <w:t>A</w:t>
                                    </w:r>
                                    <w:r>
                                      <w:rPr>
                                        <w:sz w:val="20"/>
                                        <w:szCs w:val="20"/>
                                      </w:rPr>
                                      <w:t>AA</w:t>
                                    </w:r>
                                    <w:ins w:id="471" w:author="作成者">
                                      <w:r>
                                        <w:rPr>
                                          <w:sz w:val="20"/>
                                          <w:szCs w:val="20"/>
                                        </w:rPr>
                                        <w:t>”, “</w:t>
                                      </w:r>
                                    </w:ins>
                                    <w:r>
                                      <w:rPr>
                                        <w:rFonts w:hint="eastAsia"/>
                                        <w:sz w:val="20"/>
                                        <w:szCs w:val="20"/>
                                      </w:rPr>
                                      <w:t>BBB</w:t>
                                    </w:r>
                                    <w:ins w:id="472" w:author="作成者">
                                      <w:r>
                                        <w:rPr>
                                          <w:sz w:val="20"/>
                                          <w:szCs w:val="20"/>
                                        </w:rPr>
                                        <w:t>”],</w:t>
                                      </w:r>
                                    </w:ins>
                                  </w:p>
                                  <w:p w14:paraId="7C9EEA93" w14:textId="296F2343" w:rsidR="007B5626" w:rsidRDefault="007B5626" w:rsidP="000C5D1B">
                                    <w:pPr>
                                      <w:pStyle w:val="a9"/>
                                      <w:ind w:leftChars="0" w:left="0" w:firstLineChars="200" w:firstLine="400"/>
                                      <w:rPr>
                                        <w:ins w:id="473" w:author="作成者"/>
                                        <w:sz w:val="20"/>
                                        <w:szCs w:val="20"/>
                                      </w:rPr>
                                    </w:pPr>
                                    <w:ins w:id="474" w:author="作成者">
                                      <w:r>
                                        <w:rPr>
                                          <w:sz w:val="20"/>
                                          <w:szCs w:val="20"/>
                                        </w:rPr>
                                        <w:t>[ “</w:t>
                                      </w:r>
                                    </w:ins>
                                    <w:r>
                                      <w:rPr>
                                        <w:rFonts w:hint="eastAsia"/>
                                        <w:sz w:val="20"/>
                                        <w:szCs w:val="20"/>
                                      </w:rPr>
                                      <w:t>CCC</w:t>
                                    </w:r>
                                    <w:ins w:id="475" w:author="作成者">
                                      <w:r>
                                        <w:rPr>
                                          <w:sz w:val="20"/>
                                          <w:szCs w:val="20"/>
                                        </w:rPr>
                                        <w:t>”, “</w:t>
                                      </w:r>
                                    </w:ins>
                                    <w:r>
                                      <w:rPr>
                                        <w:rFonts w:hint="eastAsia"/>
                                        <w:sz w:val="20"/>
                                        <w:szCs w:val="20"/>
                                      </w:rPr>
                                      <w:t>DDD</w:t>
                                    </w:r>
                                    <w:ins w:id="476" w:author="作成者">
                                      <w:r>
                                        <w:rPr>
                                          <w:sz w:val="20"/>
                                          <w:szCs w:val="20"/>
                                        </w:rPr>
                                        <w:t>”]</w:t>
                                      </w:r>
                                    </w:ins>
                                  </w:p>
                                  <w:p w14:paraId="779A0867" w14:textId="77777777" w:rsidR="007B5626" w:rsidRPr="003177F7" w:rsidRDefault="007B5626" w:rsidP="000C5D1B">
                                    <w:pPr>
                                      <w:rPr>
                                        <w:ins w:id="477" w:author="作成者"/>
                                        <w:sz w:val="20"/>
                                        <w:szCs w:val="20"/>
                                      </w:rPr>
                                    </w:pPr>
                                    <w:ins w:id="478" w:author="作成者">
                                      <w:r w:rsidRPr="003177F7">
                                        <w:rPr>
                                          <w:sz w:val="20"/>
                                          <w:szCs w:val="20"/>
                                        </w:rPr>
                                        <w:t>]</w:t>
                                      </w:r>
                                    </w:ins>
                                  </w:p>
                                </w:tc>
                              </w:tr>
                            </w:tbl>
                            <w:p w14:paraId="441EC845" w14:textId="77777777" w:rsidR="007B5626" w:rsidRPr="003177F7" w:rsidRDefault="007B5626" w:rsidP="000C5D1B">
                              <w:pPr>
                                <w:jc w:val="left"/>
                                <w:rPr>
                                  <w:ins w:id="479" w:author="作成者"/>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43AE4" id="フローチャート: 処理 254" o:spid="_x0000_s1029" type="#_x0000_t109" style="position:absolute;margin-left:25.1pt;margin-top:339.75pt;width:460.5pt;height:34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" fillcolor="#f2f2f2" strokecolor="#d9d9d9" strokeweight="2pt">
                  <v:textbox>
                    <w:txbxContent>
                      <w:p w14:paraId="2F819E17" w14:textId="155C2138" w:rsidR="007B5626" w:rsidRPr="003177F7" w:rsidRDefault="007B5626" w:rsidP="000C5D1B">
                        <w:pPr>
                          <w:jc w:val="left"/>
                          <w:rPr>
                            <w:ins w:id="480" w:author="作成者"/>
                            <w:sz w:val="20"/>
                            <w:szCs w:val="20"/>
                          </w:rPr>
                        </w:pPr>
                        <w:r>
                          <w:rPr>
                            <w:rFonts w:hint="eastAsia"/>
                            <w:sz w:val="20"/>
                            <w:szCs w:val="20"/>
                          </w:rPr>
                          <w:t>Example</w:t>
                        </w:r>
                        <w:ins w:id="481" w:author="作成者">
                          <w:r w:rsidRPr="003177F7">
                            <w:rPr>
                              <w:rFonts w:hint="eastAsia"/>
                              <w:sz w:val="20"/>
                              <w:szCs w:val="20"/>
                            </w:rPr>
                            <w:t>：</w:t>
                          </w:r>
                        </w:ins>
                        <w:r>
                          <w:rPr>
                            <w:rFonts w:hint="eastAsia"/>
                            <w:sz w:val="20"/>
                            <w:szCs w:val="20"/>
                          </w:rPr>
                          <w:t>If the variable type is target for variable nest list.</w:t>
                        </w:r>
                        <w:r w:rsidRPr="003177F7">
                          <w:rPr>
                            <w:sz w:val="20"/>
                            <w:szCs w:val="20"/>
                          </w:rPr>
                          <w:t xml:space="preserve"> </w:t>
                        </w:r>
                      </w:p>
                      <w:p w14:paraId="1A9AA6CF" w14:textId="100AD7D5" w:rsidR="007B5626" w:rsidRPr="003177F7" w:rsidRDefault="007B5626" w:rsidP="000C5D1B">
                        <w:pPr>
                          <w:jc w:val="left"/>
                          <w:rPr>
                            <w:ins w:id="482" w:author="作成者"/>
                            <w:sz w:val="20"/>
                            <w:szCs w:val="20"/>
                          </w:rPr>
                        </w:pPr>
                        <w:ins w:id="483" w:author="作成者">
                          <w:r w:rsidRPr="003177F7">
                            <w:rPr>
                              <w:rFonts w:hint="eastAsia"/>
                              <w:sz w:val="20"/>
                              <w:szCs w:val="20"/>
                            </w:rPr>
                            <w:t>・</w:t>
                          </w:r>
                          <w:proofErr w:type="spellStart"/>
                          <w:r w:rsidRPr="003177F7">
                            <w:rPr>
                              <w:sz w:val="20"/>
                              <w:szCs w:val="20"/>
                            </w:rPr>
                            <w:t>t</w:t>
                          </w:r>
                          <w:r w:rsidRPr="003177F7">
                            <w:rPr>
                              <w:rFonts w:hint="eastAsia"/>
                              <w:sz w:val="20"/>
                              <w:szCs w:val="20"/>
                            </w:rPr>
                            <w:t>f</w:t>
                          </w:r>
                        </w:ins>
                        <w:proofErr w:type="spellEnd"/>
                        <w:r>
                          <w:rPr>
                            <w:sz w:val="20"/>
                            <w:szCs w:val="20"/>
                          </w:rPr>
                          <w:t xml:space="preserve"> file and registration value</w:t>
                        </w:r>
                        <w:r w:rsidRPr="003177F7">
                          <w:rPr>
                            <w:sz w:val="20"/>
                            <w:szCs w:val="20"/>
                          </w:rPr>
                          <w:t xml:space="preserve"> </w:t>
                        </w:r>
                      </w:p>
                      <w:tbl>
                        <w:tblPr>
                          <w:tblStyle w:val="28"/>
                          <w:tblW w:w="7166" w:type="dxa"/>
                          <w:jc w:val="center"/>
                          <w:tblLook w:val="04A0" w:firstRow="1" w:lastRow="0" w:firstColumn="1" w:lastColumn="0" w:noHBand="0" w:noVBand="1"/>
                        </w:tblPr>
                        <w:tblGrid>
                          <w:gridCol w:w="7166"/>
                        </w:tblGrid>
                        <w:tr w:rsidR="007B5626" w:rsidRPr="003177F7" w14:paraId="3D3AA48B" w14:textId="77777777" w:rsidTr="000C5D1B">
                          <w:trPr>
                            <w:trHeight w:val="1254"/>
                            <w:jc w:val="center"/>
                            <w:ins w:id="484" w:author="作成者"/>
                          </w:trPr>
                          <w:tc>
                            <w:tcPr>
                              <w:tcW w:w="7166" w:type="dxa"/>
                            </w:tcPr>
                            <w:p w14:paraId="39FE0D7E" w14:textId="77777777" w:rsidR="007B5626" w:rsidRPr="003177F7" w:rsidRDefault="007B5626" w:rsidP="000C5D1B">
                              <w:pPr>
                                <w:rPr>
                                  <w:ins w:id="485" w:author="作成者"/>
                                  <w:sz w:val="20"/>
                                  <w:szCs w:val="20"/>
                                </w:rPr>
                              </w:pPr>
                              <w:ins w:id="486" w:author="作成者">
                                <w:r w:rsidRPr="003177F7">
                                  <w:rPr>
                                    <w:sz w:val="20"/>
                                    <w:szCs w:val="20"/>
                                  </w:rPr>
                                  <w:t>variable "</w:t>
                                </w:r>
                                <w:proofErr w:type="spellStart"/>
                                <w:r w:rsidRPr="003177F7">
                                  <w:rPr>
                                    <w:sz w:val="20"/>
                                    <w:szCs w:val="20"/>
                                  </w:rPr>
                                  <w:t>VAR_hoge</w:t>
                                </w:r>
                                <w:proofErr w:type="spellEnd"/>
                                <w:r w:rsidRPr="003177F7">
                                  <w:rPr>
                                    <w:sz w:val="20"/>
                                    <w:szCs w:val="20"/>
                                  </w:rPr>
                                  <w:t>" {</w:t>
                                </w:r>
                              </w:ins>
                            </w:p>
                            <w:p w14:paraId="625880C0" w14:textId="77777777" w:rsidR="007B5626" w:rsidRPr="003177F7" w:rsidRDefault="007B5626" w:rsidP="000C5D1B">
                              <w:pPr>
                                <w:ind w:firstLineChars="200" w:firstLine="400"/>
                                <w:rPr>
                                  <w:ins w:id="487" w:author="作成者"/>
                                  <w:sz w:val="20"/>
                                  <w:szCs w:val="20"/>
                                </w:rPr>
                              </w:pPr>
                              <w:ins w:id="488" w:author="作成者">
                                <w:r w:rsidRPr="003177F7">
                                  <w:rPr>
                                    <w:sz w:val="20"/>
                                    <w:szCs w:val="20"/>
                                  </w:rPr>
                                  <w:t xml:space="preserve">type = </w:t>
                                </w:r>
                                <w:r>
                                  <w:rPr>
                                    <w:sz w:val="20"/>
                                    <w:szCs w:val="20"/>
                                  </w:rPr>
                                  <w:t>list(set(string))</w:t>
                                </w:r>
                              </w:ins>
                            </w:p>
                            <w:p w14:paraId="785027C1" w14:textId="77777777" w:rsidR="007B5626" w:rsidRDefault="007B5626" w:rsidP="000C5D1B">
                              <w:pPr>
                                <w:ind w:firstLineChars="200" w:firstLine="400"/>
                                <w:rPr>
                                  <w:ins w:id="489" w:author="作成者"/>
                                  <w:sz w:val="20"/>
                                  <w:szCs w:val="20"/>
                                </w:rPr>
                              </w:pPr>
                              <w:ins w:id="490" w:author="作成者">
                                <w:r w:rsidRPr="003177F7">
                                  <w:rPr>
                                    <w:sz w:val="20"/>
                                    <w:szCs w:val="20"/>
                                  </w:rPr>
                                  <w:t xml:space="preserve">default = </w:t>
                                </w:r>
                                <w:r>
                                  <w:rPr>
                                    <w:sz w:val="20"/>
                                    <w:szCs w:val="20"/>
                                  </w:rPr>
                                  <w:t>[</w:t>
                                </w:r>
                              </w:ins>
                            </w:p>
                            <w:p w14:paraId="3612076F" w14:textId="77777777" w:rsidR="007B5626" w:rsidRDefault="007B5626" w:rsidP="000C5D1B">
                              <w:pPr>
                                <w:ind w:firstLineChars="200" w:firstLine="400"/>
                                <w:rPr>
                                  <w:ins w:id="491" w:author="作成者"/>
                                  <w:sz w:val="20"/>
                                  <w:szCs w:val="20"/>
                                </w:rPr>
                              </w:pPr>
                              <w:ins w:id="492" w:author="作成者">
                                <w:r>
                                  <w:rPr>
                                    <w:rFonts w:hint="eastAsia"/>
                                    <w:sz w:val="20"/>
                                    <w:szCs w:val="20"/>
                                  </w:rPr>
                                  <w:t xml:space="preserve">    [</w:t>
                                </w:r>
                                <w:r>
                                  <w:rPr>
                                    <w:sz w:val="20"/>
                                    <w:szCs w:val="20"/>
                                  </w:rPr>
                                  <w:t>“</w:t>
                                </w:r>
                                <w:proofErr w:type="spellStart"/>
                                <w:r>
                                  <w:rPr>
                                    <w:sz w:val="20"/>
                                    <w:szCs w:val="20"/>
                                  </w:rPr>
                                  <w:t>aaa</w:t>
                                </w:r>
                                <w:proofErr w:type="spellEnd"/>
                                <w:r>
                                  <w:rPr>
                                    <w:sz w:val="20"/>
                                    <w:szCs w:val="20"/>
                                  </w:rPr>
                                  <w:t>”, “</w:t>
                                </w:r>
                                <w:proofErr w:type="spellStart"/>
                                <w:r>
                                  <w:rPr>
                                    <w:sz w:val="20"/>
                                    <w:szCs w:val="20"/>
                                  </w:rPr>
                                  <w:t>bbb</w:t>
                                </w:r>
                                <w:proofErr w:type="spellEnd"/>
                                <w:r>
                                  <w:rPr>
                                    <w:sz w:val="20"/>
                                    <w:szCs w:val="20"/>
                                  </w:rPr>
                                  <w:t>”</w:t>
                                </w:r>
                                <w:r>
                                  <w:rPr>
                                    <w:rFonts w:hint="eastAsia"/>
                                    <w:sz w:val="20"/>
                                    <w:szCs w:val="20"/>
                                  </w:rPr>
                                  <w:t>]</w:t>
                                </w:r>
                                <w:r>
                                  <w:rPr>
                                    <w:sz w:val="20"/>
                                    <w:szCs w:val="20"/>
                                  </w:rPr>
                                  <w:t>,</w:t>
                                </w:r>
                              </w:ins>
                            </w:p>
                            <w:p w14:paraId="6CB3EB96" w14:textId="77777777" w:rsidR="007B5626" w:rsidRDefault="007B5626" w:rsidP="000C5D1B">
                              <w:pPr>
                                <w:ind w:firstLineChars="200" w:firstLine="400"/>
                                <w:rPr>
                                  <w:ins w:id="493" w:author="作成者"/>
                                  <w:sz w:val="20"/>
                                  <w:szCs w:val="20"/>
                                </w:rPr>
                              </w:pPr>
                              <w:ins w:id="494" w:author="作成者">
                                <w:r>
                                  <w:rPr>
                                    <w:sz w:val="20"/>
                                    <w:szCs w:val="20"/>
                                  </w:rPr>
                                  <w:t xml:space="preserve">    [“ccc”, “</w:t>
                                </w:r>
                                <w:proofErr w:type="spellStart"/>
                                <w:r>
                                  <w:rPr>
                                    <w:sz w:val="20"/>
                                    <w:szCs w:val="20"/>
                                  </w:rPr>
                                  <w:t>ddd</w:t>
                                </w:r>
                                <w:proofErr w:type="spellEnd"/>
                                <w:r>
                                  <w:rPr>
                                    <w:sz w:val="20"/>
                                    <w:szCs w:val="20"/>
                                  </w:rPr>
                                  <w:t>”]</w:t>
                                </w:r>
                              </w:ins>
                            </w:p>
                            <w:p w14:paraId="4D61D785" w14:textId="77777777" w:rsidR="007B5626" w:rsidRDefault="007B5626" w:rsidP="000C5D1B">
                              <w:pPr>
                                <w:ind w:firstLineChars="200" w:firstLine="400"/>
                                <w:rPr>
                                  <w:ins w:id="495" w:author="作成者"/>
                                  <w:sz w:val="20"/>
                                  <w:szCs w:val="20"/>
                                </w:rPr>
                              </w:pPr>
                              <w:ins w:id="496" w:author="作成者">
                                <w:r>
                                  <w:rPr>
                                    <w:sz w:val="20"/>
                                    <w:szCs w:val="20"/>
                                  </w:rPr>
                                  <w:t>]</w:t>
                                </w:r>
                              </w:ins>
                            </w:p>
                            <w:p w14:paraId="3D95F73D" w14:textId="77777777" w:rsidR="007B5626" w:rsidRPr="003177F7" w:rsidRDefault="007B5626" w:rsidP="000C5D1B">
                              <w:pPr>
                                <w:rPr>
                                  <w:ins w:id="497" w:author="作成者"/>
                                  <w:sz w:val="20"/>
                                  <w:szCs w:val="20"/>
                                </w:rPr>
                              </w:pPr>
                              <w:ins w:id="498" w:author="作成者">
                                <w:r>
                                  <w:rPr>
                                    <w:sz w:val="20"/>
                                    <w:szCs w:val="20"/>
                                  </w:rPr>
                                  <w:t>}</w:t>
                                </w:r>
                              </w:ins>
                            </w:p>
                          </w:tc>
                        </w:tr>
                      </w:tbl>
                      <w:p w14:paraId="0DC749FB" w14:textId="77777777" w:rsidR="007B5626" w:rsidRPr="003177F7" w:rsidRDefault="007B5626" w:rsidP="000C5D1B">
                        <w:pPr>
                          <w:jc w:val="left"/>
                          <w:rPr>
                            <w:ins w:id="499" w:author="作成者"/>
                            <w:sz w:val="20"/>
                            <w:szCs w:val="20"/>
                          </w:rPr>
                        </w:pPr>
                      </w:p>
                      <w:p w14:paraId="316DE1B9" w14:textId="19FB4528" w:rsidR="007B5626" w:rsidRPr="003177F7" w:rsidRDefault="007B5626" w:rsidP="000C5D1B">
                        <w:pPr>
                          <w:pStyle w:val="a9"/>
                          <w:numPr>
                            <w:ilvl w:val="0"/>
                            <w:numId w:val="45"/>
                          </w:numPr>
                          <w:ind w:leftChars="0"/>
                          <w:jc w:val="left"/>
                          <w:rPr>
                            <w:ins w:id="500" w:author="作成者"/>
                            <w:sz w:val="20"/>
                            <w:szCs w:val="20"/>
                          </w:rPr>
                        </w:pPr>
                        <w:proofErr w:type="spellStart"/>
                        <w:r>
                          <w:rPr>
                            <w:rFonts w:hint="eastAsia"/>
                            <w:sz w:val="20"/>
                            <w:szCs w:val="20"/>
                          </w:rPr>
                          <w:t>Sus</w:t>
                        </w:r>
                        <w:r>
                          <w:rPr>
                            <w:sz w:val="20"/>
                            <w:szCs w:val="20"/>
                          </w:rPr>
                          <w:t>btitute</w:t>
                        </w:r>
                        <w:proofErr w:type="spellEnd"/>
                        <w:r>
                          <w:rPr>
                            <w:sz w:val="20"/>
                            <w:szCs w:val="20"/>
                          </w:rPr>
                          <w:t xml:space="preserve"> value example </w:t>
                        </w:r>
                        <w:ins w:id="501" w:author="作成者">
                          <w:r w:rsidRPr="003177F7">
                            <w:rPr>
                              <w:rFonts w:hint="eastAsia"/>
                              <w:sz w:val="20"/>
                              <w:szCs w:val="20"/>
                            </w:rPr>
                            <w:t>（</w:t>
                          </w:r>
                        </w:ins>
                        <w:r>
                          <w:rPr>
                            <w:sz w:val="20"/>
                            <w:szCs w:val="20"/>
                          </w:rPr>
                          <w:t>Substitute value auto registration settings/Substitute value list</w:t>
                        </w:r>
                        <w:ins w:id="502" w:author="作成者">
                          <w:r w:rsidRPr="003177F7">
                            <w:rPr>
                              <w:sz w:val="20"/>
                              <w:szCs w:val="20"/>
                            </w:rPr>
                            <w:t>）</w:t>
                          </w:r>
                        </w:ins>
                      </w:p>
                      <w:tbl>
                        <w:tblPr>
                          <w:tblStyle w:val="28"/>
                          <w:tblW w:w="0" w:type="auto"/>
                          <w:jc w:val="center"/>
                          <w:tblLook w:val="04A0" w:firstRow="1" w:lastRow="0" w:firstColumn="1" w:lastColumn="0" w:noHBand="0" w:noVBand="1"/>
                        </w:tblPr>
                        <w:tblGrid>
                          <w:gridCol w:w="783"/>
                          <w:gridCol w:w="1435"/>
                          <w:gridCol w:w="1393"/>
                          <w:gridCol w:w="1393"/>
                          <w:gridCol w:w="1393"/>
                        </w:tblGrid>
                        <w:tr w:rsidR="007B5626" w:rsidRPr="003177F7" w14:paraId="52000E9E" w14:textId="77777777" w:rsidTr="000C5D1B">
                          <w:trPr>
                            <w:trHeight w:val="606"/>
                            <w:jc w:val="center"/>
                            <w:ins w:id="503" w:author="作成者"/>
                          </w:trPr>
                          <w:tc>
                            <w:tcPr>
                              <w:tcW w:w="783" w:type="dxa"/>
                              <w:shd w:val="clear" w:color="auto" w:fill="002060"/>
                            </w:tcPr>
                            <w:p w14:paraId="5F79513E" w14:textId="3786010B" w:rsidR="007B5626" w:rsidRPr="003177F7" w:rsidRDefault="007B5626" w:rsidP="000C5D1B">
                              <w:pPr>
                                <w:pStyle w:val="a9"/>
                                <w:ind w:leftChars="0" w:left="0"/>
                                <w:jc w:val="left"/>
                                <w:rPr>
                                  <w:ins w:id="504" w:author="作成者"/>
                                  <w:b/>
                                  <w:color w:val="FFFFFF" w:themeColor="background1"/>
                                  <w:sz w:val="20"/>
                                  <w:szCs w:val="20"/>
                                </w:rPr>
                              </w:pPr>
                              <w:r>
                                <w:rPr>
                                  <w:rFonts w:hint="eastAsia"/>
                                  <w:b/>
                                  <w:color w:val="FFFFFF" w:themeColor="background1"/>
                                  <w:sz w:val="20"/>
                                  <w:szCs w:val="20"/>
                                </w:rPr>
                                <w:t>Item No.</w:t>
                              </w:r>
                            </w:p>
                          </w:tc>
                          <w:tc>
                            <w:tcPr>
                              <w:tcW w:w="1435" w:type="dxa"/>
                              <w:shd w:val="clear" w:color="auto" w:fill="002060"/>
                            </w:tcPr>
                            <w:p w14:paraId="4C2EABF6" w14:textId="145CC2D2" w:rsidR="007B5626" w:rsidRPr="003177F7" w:rsidRDefault="007B5626" w:rsidP="000C5D1B">
                              <w:pPr>
                                <w:pStyle w:val="a9"/>
                                <w:ind w:leftChars="0" w:left="0"/>
                                <w:jc w:val="left"/>
                                <w:rPr>
                                  <w:ins w:id="505" w:author="作成者"/>
                                  <w:b/>
                                  <w:color w:val="FFFFFF" w:themeColor="background1"/>
                                  <w:sz w:val="20"/>
                                  <w:szCs w:val="20"/>
                                </w:rPr>
                              </w:pPr>
                              <w:r>
                                <w:rPr>
                                  <w:rFonts w:hint="eastAsia"/>
                                  <w:b/>
                                  <w:color w:val="FFFFFF" w:themeColor="background1"/>
                                  <w:sz w:val="20"/>
                                  <w:szCs w:val="20"/>
                                </w:rPr>
                                <w:t>Variable name</w:t>
                              </w:r>
                            </w:p>
                          </w:tc>
                          <w:tc>
                            <w:tcPr>
                              <w:tcW w:w="1393" w:type="dxa"/>
                              <w:shd w:val="clear" w:color="auto" w:fill="002060"/>
                            </w:tcPr>
                            <w:p w14:paraId="3587E08C" w14:textId="391CA2D0" w:rsidR="007B5626" w:rsidRPr="003177F7" w:rsidRDefault="007B5626" w:rsidP="000C5D1B">
                              <w:pPr>
                                <w:pStyle w:val="a9"/>
                                <w:ind w:leftChars="0" w:left="0"/>
                                <w:jc w:val="left"/>
                                <w:rPr>
                                  <w:ins w:id="506" w:author="作成者"/>
                                  <w:b/>
                                  <w:color w:val="FFFFFF" w:themeColor="background1"/>
                                  <w:sz w:val="20"/>
                                  <w:szCs w:val="20"/>
                                </w:rPr>
                              </w:pPr>
                              <w:r>
                                <w:rPr>
                                  <w:rFonts w:hint="eastAsia"/>
                                  <w:b/>
                                  <w:color w:val="FFFFFF" w:themeColor="background1"/>
                                  <w:sz w:val="20"/>
                                  <w:szCs w:val="20"/>
                                </w:rPr>
                                <w:t>Member variable</w:t>
                              </w:r>
                            </w:p>
                          </w:tc>
                          <w:tc>
                            <w:tcPr>
                              <w:tcW w:w="1393" w:type="dxa"/>
                              <w:shd w:val="clear" w:color="auto" w:fill="002060"/>
                            </w:tcPr>
                            <w:p w14:paraId="38BE2F14" w14:textId="7F7998C8" w:rsidR="007B5626" w:rsidRPr="003177F7" w:rsidRDefault="007B5626" w:rsidP="000C5D1B">
                              <w:pPr>
                                <w:pStyle w:val="a9"/>
                                <w:ind w:leftChars="0" w:left="0"/>
                                <w:jc w:val="left"/>
                                <w:rPr>
                                  <w:ins w:id="507" w:author="作成者"/>
                                  <w:b/>
                                  <w:color w:val="FFFFFF" w:themeColor="background1"/>
                                  <w:sz w:val="20"/>
                                  <w:szCs w:val="20"/>
                                </w:rPr>
                              </w:pPr>
                              <w:r>
                                <w:rPr>
                                  <w:rFonts w:hint="eastAsia"/>
                                  <w:b/>
                                  <w:color w:val="FFFFFF" w:themeColor="background1"/>
                                  <w:sz w:val="20"/>
                                  <w:szCs w:val="20"/>
                                </w:rPr>
                                <w:t>Substitute order</w:t>
                              </w:r>
                            </w:p>
                          </w:tc>
                          <w:tc>
                            <w:tcPr>
                              <w:tcW w:w="1393" w:type="dxa"/>
                              <w:shd w:val="clear" w:color="auto" w:fill="002060"/>
                            </w:tcPr>
                            <w:p w14:paraId="7320F265" w14:textId="76C1B65C" w:rsidR="007B5626" w:rsidRPr="003177F7" w:rsidRDefault="007B5626" w:rsidP="000C5D1B">
                              <w:pPr>
                                <w:pStyle w:val="a9"/>
                                <w:ind w:leftChars="0" w:left="0"/>
                                <w:jc w:val="left"/>
                                <w:rPr>
                                  <w:ins w:id="508" w:author="作成者"/>
                                  <w:b/>
                                  <w:color w:val="FFFFFF" w:themeColor="background1"/>
                                  <w:sz w:val="20"/>
                                  <w:szCs w:val="20"/>
                                </w:rPr>
                              </w:pPr>
                              <w:r>
                                <w:rPr>
                                  <w:rFonts w:hint="eastAsia"/>
                                  <w:b/>
                                  <w:color w:val="FFFFFF" w:themeColor="background1"/>
                                  <w:sz w:val="20"/>
                                  <w:szCs w:val="20"/>
                                </w:rPr>
                                <w:t>Specific value</w:t>
                              </w:r>
                            </w:p>
                          </w:tc>
                        </w:tr>
                        <w:tr w:rsidR="007B5626" w:rsidRPr="003177F7" w14:paraId="06F123FA" w14:textId="77777777" w:rsidTr="000C5D1B">
                          <w:trPr>
                            <w:trHeight w:val="303"/>
                            <w:jc w:val="center"/>
                            <w:ins w:id="509" w:author="作成者"/>
                          </w:trPr>
                          <w:tc>
                            <w:tcPr>
                              <w:tcW w:w="783" w:type="dxa"/>
                            </w:tcPr>
                            <w:p w14:paraId="673D9C09" w14:textId="77777777" w:rsidR="007B5626" w:rsidRPr="003177F7" w:rsidRDefault="007B5626" w:rsidP="000C5D1B">
                              <w:pPr>
                                <w:pStyle w:val="a9"/>
                                <w:ind w:leftChars="0" w:left="0"/>
                                <w:jc w:val="left"/>
                                <w:rPr>
                                  <w:ins w:id="510" w:author="作成者"/>
                                  <w:sz w:val="20"/>
                                  <w:szCs w:val="20"/>
                                </w:rPr>
                              </w:pPr>
                              <w:ins w:id="511" w:author="作成者">
                                <w:r w:rsidRPr="003177F7">
                                  <w:rPr>
                                    <w:rFonts w:hint="eastAsia"/>
                                    <w:sz w:val="20"/>
                                    <w:szCs w:val="20"/>
                                  </w:rPr>
                                  <w:t>1</w:t>
                                </w:r>
                              </w:ins>
                            </w:p>
                          </w:tc>
                          <w:tc>
                            <w:tcPr>
                              <w:tcW w:w="1435" w:type="dxa"/>
                            </w:tcPr>
                            <w:p w14:paraId="419800E7" w14:textId="77777777" w:rsidR="007B5626" w:rsidRPr="003177F7" w:rsidRDefault="007B5626" w:rsidP="000C5D1B">
                              <w:pPr>
                                <w:pStyle w:val="a9"/>
                                <w:ind w:leftChars="0" w:left="0"/>
                                <w:jc w:val="left"/>
                                <w:rPr>
                                  <w:ins w:id="512" w:author="作成者"/>
                                  <w:sz w:val="20"/>
                                  <w:szCs w:val="20"/>
                                </w:rPr>
                              </w:pPr>
                              <w:proofErr w:type="spellStart"/>
                              <w:ins w:id="513" w:author="作成者">
                                <w:r w:rsidRPr="003177F7">
                                  <w:rPr>
                                    <w:rFonts w:hint="eastAsia"/>
                                    <w:sz w:val="20"/>
                                    <w:szCs w:val="20"/>
                                  </w:rPr>
                                  <w:t>V</w:t>
                                </w:r>
                                <w:r w:rsidRPr="003177F7">
                                  <w:rPr>
                                    <w:sz w:val="20"/>
                                    <w:szCs w:val="20"/>
                                  </w:rPr>
                                  <w:t>AR_hoge</w:t>
                                </w:r>
                                <w:proofErr w:type="spellEnd"/>
                              </w:ins>
                            </w:p>
                          </w:tc>
                          <w:tc>
                            <w:tcPr>
                              <w:tcW w:w="1393" w:type="dxa"/>
                            </w:tcPr>
                            <w:p w14:paraId="7F676C84" w14:textId="77777777" w:rsidR="007B5626" w:rsidRPr="003177F7" w:rsidRDefault="007B5626" w:rsidP="000C5D1B">
                              <w:pPr>
                                <w:pStyle w:val="a9"/>
                                <w:ind w:leftChars="0" w:left="0"/>
                                <w:jc w:val="left"/>
                                <w:rPr>
                                  <w:ins w:id="514" w:author="作成者"/>
                                  <w:sz w:val="20"/>
                                  <w:szCs w:val="20"/>
                                </w:rPr>
                              </w:pPr>
                              <w:ins w:id="515" w:author="作成者">
                                <w:r>
                                  <w:rPr>
                                    <w:sz w:val="20"/>
                                    <w:szCs w:val="20"/>
                                  </w:rPr>
                                  <w:t>[0]</w:t>
                                </w:r>
                              </w:ins>
                            </w:p>
                          </w:tc>
                          <w:tc>
                            <w:tcPr>
                              <w:tcW w:w="1393" w:type="dxa"/>
                            </w:tcPr>
                            <w:p w14:paraId="3DBAF28C" w14:textId="77777777" w:rsidR="007B5626" w:rsidRPr="003177F7" w:rsidRDefault="007B5626" w:rsidP="000C5D1B">
                              <w:pPr>
                                <w:pStyle w:val="a9"/>
                                <w:ind w:leftChars="0" w:left="0"/>
                                <w:jc w:val="left"/>
                                <w:rPr>
                                  <w:ins w:id="516" w:author="作成者"/>
                                  <w:sz w:val="20"/>
                                  <w:szCs w:val="20"/>
                                </w:rPr>
                              </w:pPr>
                              <w:ins w:id="517" w:author="作成者">
                                <w:r>
                                  <w:rPr>
                                    <w:rFonts w:hint="eastAsia"/>
                                    <w:sz w:val="20"/>
                                    <w:szCs w:val="20"/>
                                  </w:rPr>
                                  <w:t>1</w:t>
                                </w:r>
                              </w:ins>
                            </w:p>
                          </w:tc>
                          <w:tc>
                            <w:tcPr>
                              <w:tcW w:w="1393" w:type="dxa"/>
                            </w:tcPr>
                            <w:p w14:paraId="47F7C298" w14:textId="1DF219FC" w:rsidR="007B5626" w:rsidRPr="003177F7" w:rsidRDefault="007B5626" w:rsidP="000C5D1B">
                              <w:pPr>
                                <w:pStyle w:val="a9"/>
                                <w:ind w:leftChars="0" w:left="0"/>
                                <w:jc w:val="left"/>
                                <w:rPr>
                                  <w:ins w:id="518" w:author="作成者"/>
                                  <w:sz w:val="20"/>
                                  <w:szCs w:val="20"/>
                                </w:rPr>
                              </w:pPr>
                              <w:r>
                                <w:rPr>
                                  <w:rFonts w:hint="eastAsia"/>
                                  <w:sz w:val="20"/>
                                  <w:szCs w:val="20"/>
                                </w:rPr>
                                <w:t>AAA</w:t>
                              </w:r>
                            </w:p>
                          </w:tc>
                        </w:tr>
                        <w:tr w:rsidR="007B5626" w:rsidRPr="003177F7" w14:paraId="78CB2F16" w14:textId="77777777" w:rsidTr="000C5D1B">
                          <w:trPr>
                            <w:trHeight w:val="287"/>
                            <w:jc w:val="center"/>
                            <w:ins w:id="519" w:author="作成者"/>
                          </w:trPr>
                          <w:tc>
                            <w:tcPr>
                              <w:tcW w:w="783" w:type="dxa"/>
                            </w:tcPr>
                            <w:p w14:paraId="6BFDF0BB" w14:textId="77777777" w:rsidR="007B5626" w:rsidRPr="003177F7" w:rsidRDefault="007B5626" w:rsidP="000C5D1B">
                              <w:pPr>
                                <w:pStyle w:val="a9"/>
                                <w:ind w:leftChars="0" w:left="0"/>
                                <w:jc w:val="left"/>
                                <w:rPr>
                                  <w:ins w:id="520" w:author="作成者"/>
                                  <w:sz w:val="20"/>
                                  <w:szCs w:val="20"/>
                                </w:rPr>
                              </w:pPr>
                              <w:ins w:id="521" w:author="作成者">
                                <w:r w:rsidRPr="003177F7">
                                  <w:rPr>
                                    <w:rFonts w:hint="eastAsia"/>
                                    <w:sz w:val="20"/>
                                    <w:szCs w:val="20"/>
                                  </w:rPr>
                                  <w:t>2</w:t>
                                </w:r>
                              </w:ins>
                            </w:p>
                          </w:tc>
                          <w:tc>
                            <w:tcPr>
                              <w:tcW w:w="1435" w:type="dxa"/>
                            </w:tcPr>
                            <w:p w14:paraId="080917A5" w14:textId="77777777" w:rsidR="007B5626" w:rsidRPr="003177F7" w:rsidRDefault="007B5626" w:rsidP="000C5D1B">
                              <w:pPr>
                                <w:pStyle w:val="a9"/>
                                <w:ind w:leftChars="0" w:left="0"/>
                                <w:jc w:val="left"/>
                                <w:rPr>
                                  <w:ins w:id="522" w:author="作成者"/>
                                  <w:sz w:val="20"/>
                                  <w:szCs w:val="20"/>
                                </w:rPr>
                              </w:pPr>
                              <w:proofErr w:type="spellStart"/>
                              <w:ins w:id="523" w:author="作成者">
                                <w:r w:rsidRPr="003177F7">
                                  <w:rPr>
                                    <w:rFonts w:hint="eastAsia"/>
                                    <w:sz w:val="20"/>
                                    <w:szCs w:val="20"/>
                                  </w:rPr>
                                  <w:t>VAR_ho</w:t>
                                </w:r>
                                <w:r w:rsidRPr="003177F7">
                                  <w:rPr>
                                    <w:sz w:val="20"/>
                                    <w:szCs w:val="20"/>
                                  </w:rPr>
                                  <w:t>ge</w:t>
                                </w:r>
                                <w:proofErr w:type="spellEnd"/>
                              </w:ins>
                            </w:p>
                          </w:tc>
                          <w:tc>
                            <w:tcPr>
                              <w:tcW w:w="1393" w:type="dxa"/>
                            </w:tcPr>
                            <w:p w14:paraId="5FDCC305" w14:textId="77777777" w:rsidR="007B5626" w:rsidRPr="003177F7" w:rsidRDefault="007B5626" w:rsidP="000C5D1B">
                              <w:pPr>
                                <w:pStyle w:val="a9"/>
                                <w:ind w:leftChars="0" w:left="0"/>
                                <w:jc w:val="left"/>
                                <w:rPr>
                                  <w:ins w:id="524" w:author="作成者"/>
                                  <w:sz w:val="20"/>
                                  <w:szCs w:val="20"/>
                                </w:rPr>
                              </w:pPr>
                              <w:ins w:id="525" w:author="作成者">
                                <w:r>
                                  <w:rPr>
                                    <w:rFonts w:hint="eastAsia"/>
                                    <w:sz w:val="20"/>
                                    <w:szCs w:val="20"/>
                                  </w:rPr>
                                  <w:t>[0]</w:t>
                                </w:r>
                              </w:ins>
                            </w:p>
                          </w:tc>
                          <w:tc>
                            <w:tcPr>
                              <w:tcW w:w="1393" w:type="dxa"/>
                            </w:tcPr>
                            <w:p w14:paraId="33328BDB" w14:textId="77777777" w:rsidR="007B5626" w:rsidRPr="003177F7" w:rsidRDefault="007B5626" w:rsidP="000C5D1B">
                              <w:pPr>
                                <w:pStyle w:val="a9"/>
                                <w:ind w:leftChars="0" w:left="0"/>
                                <w:jc w:val="left"/>
                                <w:rPr>
                                  <w:ins w:id="526" w:author="作成者"/>
                                  <w:sz w:val="20"/>
                                  <w:szCs w:val="20"/>
                                </w:rPr>
                              </w:pPr>
                              <w:ins w:id="527" w:author="作成者">
                                <w:r>
                                  <w:rPr>
                                    <w:rFonts w:hint="eastAsia"/>
                                    <w:sz w:val="20"/>
                                    <w:szCs w:val="20"/>
                                  </w:rPr>
                                  <w:t>2</w:t>
                                </w:r>
                              </w:ins>
                            </w:p>
                          </w:tc>
                          <w:tc>
                            <w:tcPr>
                              <w:tcW w:w="1393" w:type="dxa"/>
                            </w:tcPr>
                            <w:p w14:paraId="352C1FC2" w14:textId="4163A303" w:rsidR="007B5626" w:rsidRPr="003177F7" w:rsidRDefault="007B5626" w:rsidP="000C5D1B">
                              <w:pPr>
                                <w:pStyle w:val="a9"/>
                                <w:ind w:leftChars="0" w:left="0"/>
                                <w:jc w:val="left"/>
                                <w:rPr>
                                  <w:ins w:id="528" w:author="作成者"/>
                                  <w:sz w:val="20"/>
                                  <w:szCs w:val="20"/>
                                </w:rPr>
                              </w:pPr>
                              <w:r>
                                <w:rPr>
                                  <w:rFonts w:hint="eastAsia"/>
                                  <w:sz w:val="20"/>
                                  <w:szCs w:val="20"/>
                                </w:rPr>
                                <w:t>BBB</w:t>
                              </w:r>
                            </w:p>
                          </w:tc>
                        </w:tr>
                        <w:tr w:rsidR="007B5626" w:rsidRPr="003177F7" w14:paraId="44940E10" w14:textId="77777777" w:rsidTr="000C5D1B">
                          <w:trPr>
                            <w:trHeight w:val="287"/>
                            <w:jc w:val="center"/>
                            <w:ins w:id="529" w:author="作成者"/>
                          </w:trPr>
                          <w:tc>
                            <w:tcPr>
                              <w:tcW w:w="783" w:type="dxa"/>
                            </w:tcPr>
                            <w:p w14:paraId="25DA687D" w14:textId="77777777" w:rsidR="007B5626" w:rsidRPr="003177F7" w:rsidRDefault="007B5626" w:rsidP="000C5D1B">
                              <w:pPr>
                                <w:pStyle w:val="a9"/>
                                <w:ind w:leftChars="0" w:left="0"/>
                                <w:jc w:val="left"/>
                                <w:rPr>
                                  <w:ins w:id="530" w:author="作成者"/>
                                  <w:sz w:val="20"/>
                                  <w:szCs w:val="20"/>
                                </w:rPr>
                              </w:pPr>
                              <w:ins w:id="531" w:author="作成者">
                                <w:r>
                                  <w:rPr>
                                    <w:rFonts w:hint="eastAsia"/>
                                    <w:sz w:val="20"/>
                                    <w:szCs w:val="20"/>
                                  </w:rPr>
                                  <w:t>3</w:t>
                                </w:r>
                              </w:ins>
                            </w:p>
                          </w:tc>
                          <w:tc>
                            <w:tcPr>
                              <w:tcW w:w="1435" w:type="dxa"/>
                            </w:tcPr>
                            <w:p w14:paraId="46E742E0" w14:textId="77777777" w:rsidR="007B5626" w:rsidRPr="003177F7" w:rsidRDefault="007B5626" w:rsidP="000C5D1B">
                              <w:pPr>
                                <w:pStyle w:val="a9"/>
                                <w:ind w:leftChars="0" w:left="0"/>
                                <w:jc w:val="left"/>
                                <w:rPr>
                                  <w:ins w:id="532" w:author="作成者"/>
                                  <w:sz w:val="20"/>
                                  <w:szCs w:val="20"/>
                                </w:rPr>
                              </w:pPr>
                              <w:proofErr w:type="spellStart"/>
                              <w:ins w:id="533" w:author="作成者">
                                <w:r>
                                  <w:rPr>
                                    <w:rFonts w:hint="eastAsia"/>
                                    <w:sz w:val="20"/>
                                    <w:szCs w:val="20"/>
                                  </w:rPr>
                                  <w:t>VAR_hoge</w:t>
                                </w:r>
                                <w:proofErr w:type="spellEnd"/>
                              </w:ins>
                            </w:p>
                          </w:tc>
                          <w:tc>
                            <w:tcPr>
                              <w:tcW w:w="1393" w:type="dxa"/>
                            </w:tcPr>
                            <w:p w14:paraId="30FD5F72" w14:textId="77777777" w:rsidR="007B5626" w:rsidRDefault="007B5626" w:rsidP="000C5D1B">
                              <w:pPr>
                                <w:pStyle w:val="a9"/>
                                <w:ind w:leftChars="0" w:left="0"/>
                                <w:jc w:val="left"/>
                                <w:rPr>
                                  <w:ins w:id="534" w:author="作成者"/>
                                  <w:sz w:val="20"/>
                                  <w:szCs w:val="20"/>
                                </w:rPr>
                              </w:pPr>
                              <w:ins w:id="535" w:author="作成者">
                                <w:r>
                                  <w:rPr>
                                    <w:rFonts w:hint="eastAsia"/>
                                    <w:sz w:val="20"/>
                                    <w:szCs w:val="20"/>
                                  </w:rPr>
                                  <w:t>[1]</w:t>
                                </w:r>
                              </w:ins>
                            </w:p>
                          </w:tc>
                          <w:tc>
                            <w:tcPr>
                              <w:tcW w:w="1393" w:type="dxa"/>
                            </w:tcPr>
                            <w:p w14:paraId="03436A9D" w14:textId="77777777" w:rsidR="007B5626" w:rsidRDefault="007B5626" w:rsidP="000C5D1B">
                              <w:pPr>
                                <w:pStyle w:val="a9"/>
                                <w:ind w:leftChars="0" w:left="0"/>
                                <w:jc w:val="left"/>
                                <w:rPr>
                                  <w:ins w:id="536" w:author="作成者"/>
                                  <w:sz w:val="20"/>
                                  <w:szCs w:val="20"/>
                                </w:rPr>
                              </w:pPr>
                              <w:ins w:id="537" w:author="作成者">
                                <w:r>
                                  <w:rPr>
                                    <w:rFonts w:hint="eastAsia"/>
                                    <w:sz w:val="20"/>
                                    <w:szCs w:val="20"/>
                                  </w:rPr>
                                  <w:t>1</w:t>
                                </w:r>
                              </w:ins>
                            </w:p>
                          </w:tc>
                          <w:tc>
                            <w:tcPr>
                              <w:tcW w:w="1393" w:type="dxa"/>
                            </w:tcPr>
                            <w:p w14:paraId="4C5DC67A" w14:textId="45DFB2FC" w:rsidR="007B5626" w:rsidRDefault="007B5626" w:rsidP="000C5D1B">
                              <w:pPr>
                                <w:pStyle w:val="a9"/>
                                <w:ind w:leftChars="0" w:left="0"/>
                                <w:jc w:val="left"/>
                                <w:rPr>
                                  <w:ins w:id="538" w:author="作成者"/>
                                  <w:sz w:val="20"/>
                                  <w:szCs w:val="20"/>
                                </w:rPr>
                              </w:pPr>
                              <w:r>
                                <w:rPr>
                                  <w:rFonts w:hint="eastAsia"/>
                                  <w:sz w:val="20"/>
                                  <w:szCs w:val="20"/>
                                </w:rPr>
                                <w:t>CCC</w:t>
                              </w:r>
                            </w:p>
                          </w:tc>
                        </w:tr>
                        <w:tr w:rsidR="007B5626" w:rsidRPr="003177F7" w14:paraId="1919E3F2" w14:textId="77777777" w:rsidTr="000C5D1B">
                          <w:trPr>
                            <w:trHeight w:val="287"/>
                            <w:jc w:val="center"/>
                            <w:ins w:id="539" w:author="作成者"/>
                          </w:trPr>
                          <w:tc>
                            <w:tcPr>
                              <w:tcW w:w="783" w:type="dxa"/>
                            </w:tcPr>
                            <w:p w14:paraId="7EEC6130" w14:textId="77777777" w:rsidR="007B5626" w:rsidRPr="003177F7" w:rsidRDefault="007B5626" w:rsidP="000C5D1B">
                              <w:pPr>
                                <w:pStyle w:val="a9"/>
                                <w:ind w:leftChars="0" w:left="0"/>
                                <w:jc w:val="left"/>
                                <w:rPr>
                                  <w:ins w:id="540" w:author="作成者"/>
                                  <w:sz w:val="20"/>
                                  <w:szCs w:val="20"/>
                                </w:rPr>
                              </w:pPr>
                              <w:ins w:id="541" w:author="作成者">
                                <w:r>
                                  <w:rPr>
                                    <w:rFonts w:hint="eastAsia"/>
                                    <w:sz w:val="20"/>
                                    <w:szCs w:val="20"/>
                                  </w:rPr>
                                  <w:t>4</w:t>
                                </w:r>
                              </w:ins>
                            </w:p>
                          </w:tc>
                          <w:tc>
                            <w:tcPr>
                              <w:tcW w:w="1435" w:type="dxa"/>
                            </w:tcPr>
                            <w:p w14:paraId="4D59656C" w14:textId="77777777" w:rsidR="007B5626" w:rsidRPr="003177F7" w:rsidRDefault="007B5626" w:rsidP="000C5D1B">
                              <w:pPr>
                                <w:pStyle w:val="a9"/>
                                <w:ind w:leftChars="0" w:left="0"/>
                                <w:jc w:val="left"/>
                                <w:rPr>
                                  <w:ins w:id="542" w:author="作成者"/>
                                  <w:sz w:val="20"/>
                                  <w:szCs w:val="20"/>
                                </w:rPr>
                              </w:pPr>
                              <w:proofErr w:type="spellStart"/>
                              <w:ins w:id="543" w:author="作成者">
                                <w:r>
                                  <w:rPr>
                                    <w:rFonts w:hint="eastAsia"/>
                                    <w:sz w:val="20"/>
                                    <w:szCs w:val="20"/>
                                  </w:rPr>
                                  <w:t>VAR_hoge</w:t>
                                </w:r>
                                <w:proofErr w:type="spellEnd"/>
                              </w:ins>
                            </w:p>
                          </w:tc>
                          <w:tc>
                            <w:tcPr>
                              <w:tcW w:w="1393" w:type="dxa"/>
                            </w:tcPr>
                            <w:p w14:paraId="7994CB27" w14:textId="77777777" w:rsidR="007B5626" w:rsidRDefault="007B5626" w:rsidP="000C5D1B">
                              <w:pPr>
                                <w:pStyle w:val="a9"/>
                                <w:ind w:leftChars="0" w:left="0"/>
                                <w:jc w:val="left"/>
                                <w:rPr>
                                  <w:ins w:id="544" w:author="作成者"/>
                                  <w:sz w:val="20"/>
                                  <w:szCs w:val="20"/>
                                </w:rPr>
                              </w:pPr>
                              <w:ins w:id="545" w:author="作成者">
                                <w:r>
                                  <w:rPr>
                                    <w:rFonts w:hint="eastAsia"/>
                                    <w:sz w:val="20"/>
                                    <w:szCs w:val="20"/>
                                  </w:rPr>
                                  <w:t>[1]</w:t>
                                </w:r>
                              </w:ins>
                            </w:p>
                          </w:tc>
                          <w:tc>
                            <w:tcPr>
                              <w:tcW w:w="1393" w:type="dxa"/>
                            </w:tcPr>
                            <w:p w14:paraId="5C429F16" w14:textId="77777777" w:rsidR="007B5626" w:rsidRDefault="007B5626" w:rsidP="000C5D1B">
                              <w:pPr>
                                <w:pStyle w:val="a9"/>
                                <w:ind w:leftChars="0" w:left="0"/>
                                <w:jc w:val="left"/>
                                <w:rPr>
                                  <w:ins w:id="546" w:author="作成者"/>
                                  <w:sz w:val="20"/>
                                  <w:szCs w:val="20"/>
                                </w:rPr>
                              </w:pPr>
                              <w:ins w:id="547" w:author="作成者">
                                <w:r>
                                  <w:rPr>
                                    <w:rFonts w:hint="eastAsia"/>
                                    <w:sz w:val="20"/>
                                    <w:szCs w:val="20"/>
                                  </w:rPr>
                                  <w:t>2</w:t>
                                </w:r>
                              </w:ins>
                            </w:p>
                          </w:tc>
                          <w:tc>
                            <w:tcPr>
                              <w:tcW w:w="1393" w:type="dxa"/>
                            </w:tcPr>
                            <w:p w14:paraId="02DDFC04" w14:textId="0ACB6098" w:rsidR="007B5626" w:rsidRDefault="007B5626" w:rsidP="000C5D1B">
                              <w:pPr>
                                <w:pStyle w:val="a9"/>
                                <w:ind w:leftChars="0" w:left="0"/>
                                <w:jc w:val="left"/>
                                <w:rPr>
                                  <w:ins w:id="548" w:author="作成者"/>
                                  <w:sz w:val="20"/>
                                  <w:szCs w:val="20"/>
                                </w:rPr>
                              </w:pPr>
                              <w:r>
                                <w:rPr>
                                  <w:rFonts w:hint="eastAsia"/>
                                  <w:sz w:val="20"/>
                                  <w:szCs w:val="20"/>
                                </w:rPr>
                                <w:t>DDD</w:t>
                              </w:r>
                            </w:p>
                          </w:tc>
                        </w:tr>
                      </w:tbl>
                      <w:p w14:paraId="114A8121" w14:textId="77777777" w:rsidR="007B5626" w:rsidRPr="003177F7" w:rsidRDefault="007B5626" w:rsidP="000C5D1B">
                        <w:pPr>
                          <w:pStyle w:val="a9"/>
                          <w:ind w:leftChars="0" w:left="360"/>
                          <w:jc w:val="left"/>
                          <w:rPr>
                            <w:ins w:id="549" w:author="作成者"/>
                            <w:sz w:val="20"/>
                            <w:szCs w:val="20"/>
                          </w:rPr>
                        </w:pPr>
                      </w:p>
                      <w:p w14:paraId="72487AAB" w14:textId="32EA1395" w:rsidR="007B5626" w:rsidRPr="003177F7" w:rsidRDefault="007B5626" w:rsidP="000C5D1B">
                        <w:pPr>
                          <w:jc w:val="left"/>
                          <w:rPr>
                            <w:ins w:id="550" w:author="作成者"/>
                            <w:sz w:val="20"/>
                            <w:szCs w:val="20"/>
                          </w:rPr>
                        </w:pPr>
                        <w:ins w:id="551" w:author="作成者">
                          <w:r w:rsidRPr="003177F7">
                            <w:rPr>
                              <w:rFonts w:hint="eastAsia"/>
                              <w:sz w:val="20"/>
                              <w:szCs w:val="20"/>
                            </w:rPr>
                            <w:t>２．</w:t>
                          </w:r>
                        </w:ins>
                        <w:r>
                          <w:rPr>
                            <w:rFonts w:hint="eastAsia"/>
                            <w:sz w:val="20"/>
                            <w:szCs w:val="20"/>
                          </w:rPr>
                          <w:t xml:space="preserve">Value sent to </w:t>
                        </w:r>
                        <w:ins w:id="552" w:author="作成者">
                          <w:r w:rsidRPr="003177F7">
                            <w:rPr>
                              <w:rFonts w:hint="eastAsia"/>
                              <w:sz w:val="20"/>
                              <w:szCs w:val="20"/>
                            </w:rPr>
                            <w:t>Terraform</w:t>
                          </w:r>
                        </w:ins>
                        <w:r w:rsidRPr="003177F7">
                          <w:rPr>
                            <w:sz w:val="20"/>
                            <w:szCs w:val="20"/>
                          </w:rPr>
                          <w:t xml:space="preserve"> </w:t>
                        </w:r>
                      </w:p>
                      <w:tbl>
                        <w:tblPr>
                          <w:tblStyle w:val="28"/>
                          <w:tblW w:w="6610" w:type="dxa"/>
                          <w:jc w:val="center"/>
                          <w:tblLook w:val="04A0" w:firstRow="1" w:lastRow="0" w:firstColumn="1" w:lastColumn="0" w:noHBand="0" w:noVBand="1"/>
                        </w:tblPr>
                        <w:tblGrid>
                          <w:gridCol w:w="6610"/>
                        </w:tblGrid>
                        <w:tr w:rsidR="007B5626" w:rsidRPr="003177F7" w14:paraId="6B41531F" w14:textId="77777777" w:rsidTr="000C5D1B">
                          <w:trPr>
                            <w:trHeight w:val="795"/>
                            <w:jc w:val="center"/>
                            <w:ins w:id="553" w:author="作成者"/>
                          </w:trPr>
                          <w:tc>
                            <w:tcPr>
                              <w:tcW w:w="6610" w:type="dxa"/>
                            </w:tcPr>
                            <w:p w14:paraId="6196EE5A" w14:textId="77777777" w:rsidR="007B5626" w:rsidRDefault="007B5626" w:rsidP="000C5D1B">
                              <w:pPr>
                                <w:pStyle w:val="a9"/>
                                <w:ind w:leftChars="0" w:left="0"/>
                                <w:rPr>
                                  <w:ins w:id="554" w:author="作成者"/>
                                  <w:sz w:val="20"/>
                                  <w:szCs w:val="20"/>
                                </w:rPr>
                              </w:pPr>
                              <w:ins w:id="555" w:author="作成者">
                                <w:r>
                                  <w:rPr>
                                    <w:sz w:val="20"/>
                                    <w:szCs w:val="20"/>
                                  </w:rPr>
                                  <w:t>[</w:t>
                                </w:r>
                              </w:ins>
                            </w:p>
                            <w:p w14:paraId="7642D2D3" w14:textId="5A012627" w:rsidR="007B5626" w:rsidRDefault="007B5626" w:rsidP="000C5D1B">
                              <w:pPr>
                                <w:pStyle w:val="a9"/>
                                <w:ind w:leftChars="0" w:left="0" w:firstLineChars="200" w:firstLine="400"/>
                                <w:rPr>
                                  <w:ins w:id="556" w:author="作成者"/>
                                  <w:sz w:val="20"/>
                                  <w:szCs w:val="20"/>
                                </w:rPr>
                              </w:pPr>
                              <w:ins w:id="557" w:author="作成者">
                                <w:r>
                                  <w:rPr>
                                    <w:sz w:val="20"/>
                                    <w:szCs w:val="20"/>
                                  </w:rPr>
                                  <w:t>[“</w:t>
                                </w:r>
                              </w:ins>
                              <w:r>
                                <w:rPr>
                                  <w:rFonts w:hint="eastAsia"/>
                                  <w:sz w:val="20"/>
                                  <w:szCs w:val="20"/>
                                </w:rPr>
                                <w:t>A</w:t>
                              </w:r>
                              <w:r>
                                <w:rPr>
                                  <w:sz w:val="20"/>
                                  <w:szCs w:val="20"/>
                                </w:rPr>
                                <w:t>AA</w:t>
                              </w:r>
                              <w:ins w:id="558" w:author="作成者">
                                <w:r>
                                  <w:rPr>
                                    <w:sz w:val="20"/>
                                    <w:szCs w:val="20"/>
                                  </w:rPr>
                                  <w:t>”, “</w:t>
                                </w:r>
                              </w:ins>
                              <w:r>
                                <w:rPr>
                                  <w:rFonts w:hint="eastAsia"/>
                                  <w:sz w:val="20"/>
                                  <w:szCs w:val="20"/>
                                </w:rPr>
                                <w:t>BBB</w:t>
                              </w:r>
                              <w:ins w:id="559" w:author="作成者">
                                <w:r>
                                  <w:rPr>
                                    <w:sz w:val="20"/>
                                    <w:szCs w:val="20"/>
                                  </w:rPr>
                                  <w:t>”],</w:t>
                                </w:r>
                              </w:ins>
                            </w:p>
                            <w:p w14:paraId="7C9EEA93" w14:textId="296F2343" w:rsidR="007B5626" w:rsidRDefault="007B5626" w:rsidP="000C5D1B">
                              <w:pPr>
                                <w:pStyle w:val="a9"/>
                                <w:ind w:leftChars="0" w:left="0" w:firstLineChars="200" w:firstLine="400"/>
                                <w:rPr>
                                  <w:ins w:id="560" w:author="作成者"/>
                                  <w:sz w:val="20"/>
                                  <w:szCs w:val="20"/>
                                </w:rPr>
                              </w:pPr>
                              <w:ins w:id="561" w:author="作成者">
                                <w:r>
                                  <w:rPr>
                                    <w:sz w:val="20"/>
                                    <w:szCs w:val="20"/>
                                  </w:rPr>
                                  <w:t>[ “</w:t>
                                </w:r>
                              </w:ins>
                              <w:r>
                                <w:rPr>
                                  <w:rFonts w:hint="eastAsia"/>
                                  <w:sz w:val="20"/>
                                  <w:szCs w:val="20"/>
                                </w:rPr>
                                <w:t>CCC</w:t>
                              </w:r>
                              <w:ins w:id="562" w:author="作成者">
                                <w:r>
                                  <w:rPr>
                                    <w:sz w:val="20"/>
                                    <w:szCs w:val="20"/>
                                  </w:rPr>
                                  <w:t>”, “</w:t>
                                </w:r>
                              </w:ins>
                              <w:r>
                                <w:rPr>
                                  <w:rFonts w:hint="eastAsia"/>
                                  <w:sz w:val="20"/>
                                  <w:szCs w:val="20"/>
                                </w:rPr>
                                <w:t>DDD</w:t>
                              </w:r>
                              <w:ins w:id="563" w:author="作成者">
                                <w:r>
                                  <w:rPr>
                                    <w:sz w:val="20"/>
                                    <w:szCs w:val="20"/>
                                  </w:rPr>
                                  <w:t>”]</w:t>
                                </w:r>
                              </w:ins>
                            </w:p>
                            <w:p w14:paraId="779A0867" w14:textId="77777777" w:rsidR="007B5626" w:rsidRPr="003177F7" w:rsidRDefault="007B5626" w:rsidP="000C5D1B">
                              <w:pPr>
                                <w:rPr>
                                  <w:ins w:id="564" w:author="作成者"/>
                                  <w:sz w:val="20"/>
                                  <w:szCs w:val="20"/>
                                </w:rPr>
                              </w:pPr>
                              <w:ins w:id="565" w:author="作成者">
                                <w:r w:rsidRPr="003177F7">
                                  <w:rPr>
                                    <w:sz w:val="20"/>
                                    <w:szCs w:val="20"/>
                                  </w:rPr>
                                  <w:t>]</w:t>
                                </w:r>
                              </w:ins>
                            </w:p>
                          </w:tc>
                        </w:tr>
                      </w:tbl>
                      <w:p w14:paraId="441EC845" w14:textId="77777777" w:rsidR="007B5626" w:rsidRPr="003177F7" w:rsidRDefault="007B5626" w:rsidP="000C5D1B">
                        <w:pPr>
                          <w:jc w:val="left"/>
                          <w:rPr>
                            <w:ins w:id="566" w:author="作成者"/>
                            <w:sz w:val="20"/>
                            <w:szCs w:val="20"/>
                          </w:rPr>
                        </w:pPr>
                      </w:p>
                    </w:txbxContent>
                  </v:textbox>
                  <w10:wrap type="topAndBottom"/>
                </v:shape>
              </w:pict>
            </mc:Fallback>
          </mc:AlternateContent>
        </w:r>
        <w:r w:rsidRPr="00A0208D">
          <w:rPr>
            <w:noProof/>
          </w:rPr>
          <mc:AlternateContent>
            <mc:Choice Requires="wps">
              <w:drawing>
                <wp:anchor distT="0" distB="0" distL="114300" distR="114300" simplePos="0" relativeHeight="251796480" behindDoc="0" locked="0" layoutInCell="1" allowOverlap="1" wp14:anchorId="7040BC5A" wp14:editId="7E86B8DC">
                  <wp:simplePos x="0" y="0"/>
                  <wp:positionH relativeFrom="column">
                    <wp:posOffset>318770</wp:posOffset>
                  </wp:positionH>
                  <wp:positionV relativeFrom="paragraph">
                    <wp:posOffset>316865</wp:posOffset>
                  </wp:positionV>
                  <wp:extent cx="5848350" cy="3895725"/>
                  <wp:effectExtent l="0" t="0" r="19050" b="28575"/>
                  <wp:wrapTopAndBottom/>
                  <wp:docPr id="253" name="フローチャート: 処理 253"/>
                  <wp:cNvGraphicFramePr/>
                  <a:graphic xmlns:a="http://schemas.openxmlformats.org/drawingml/2006/main">
                    <a:graphicData uri="http://schemas.microsoft.com/office/word/2010/wordprocessingShape">
                      <wps:wsp>
                        <wps:cNvSpPr/>
                        <wps:spPr>
                          <a:xfrm>
                            <a:off x="0" y="0"/>
                            <a:ext cx="5848350" cy="3895725"/>
                          </a:xfrm>
                          <a:prstGeom prst="flowChartProcess">
                            <a:avLst/>
                          </a:prstGeom>
                          <a:solidFill>
                            <a:srgbClr val="FFFFFF">
                              <a:lumMod val="95000"/>
                            </a:srgbClr>
                          </a:solidFill>
                          <a:ln w="25400" cap="flat" cmpd="sng" algn="ctr">
                            <a:solidFill>
                              <a:srgbClr val="FFFFFF">
                                <a:lumMod val="85000"/>
                              </a:srgbClr>
                            </a:solidFill>
                            <a:prstDash val="solid"/>
                          </a:ln>
                          <a:effectLst/>
                        </wps:spPr>
                        <wps:txbx>
                          <w:txbxContent>
                            <w:p w14:paraId="4F5BA74D" w14:textId="795DE0D0" w:rsidR="007B5626" w:rsidRPr="003177F7" w:rsidRDefault="007B5626" w:rsidP="000C5D1B">
                              <w:pPr>
                                <w:jc w:val="left"/>
                                <w:rPr>
                                  <w:ins w:id="567" w:author="作成者"/>
                                  <w:sz w:val="20"/>
                                  <w:szCs w:val="20"/>
                                </w:rPr>
                              </w:pPr>
                              <w:r>
                                <w:rPr>
                                  <w:rFonts w:hint="eastAsia"/>
                                  <w:sz w:val="20"/>
                                  <w:szCs w:val="20"/>
                                </w:rPr>
                                <w:t>Example</w:t>
                              </w:r>
                              <w:ins w:id="568" w:author="作成者">
                                <w:r w:rsidRPr="003177F7">
                                  <w:rPr>
                                    <w:rFonts w:hint="eastAsia"/>
                                    <w:sz w:val="20"/>
                                    <w:szCs w:val="20"/>
                                  </w:rPr>
                                  <w:t>：</w:t>
                                </w:r>
                              </w:ins>
                              <w:r>
                                <w:rPr>
                                  <w:rFonts w:hint="eastAsia"/>
                                  <w:sz w:val="20"/>
                                  <w:szCs w:val="20"/>
                                </w:rPr>
                                <w:t xml:space="preserve">If the variable type is </w:t>
                              </w:r>
                              <w:r>
                                <w:rPr>
                                  <w:sz w:val="20"/>
                                  <w:szCs w:val="20"/>
                                </w:rPr>
                                <w:t>“tuple”.</w:t>
                              </w:r>
                              <w:r w:rsidRPr="003177F7">
                                <w:rPr>
                                  <w:sz w:val="20"/>
                                  <w:szCs w:val="20"/>
                                </w:rPr>
                                <w:t xml:space="preserve"> </w:t>
                              </w:r>
                            </w:p>
                            <w:p w14:paraId="0A2E109D" w14:textId="0F8D1E7C" w:rsidR="007B5626" w:rsidRPr="003177F7" w:rsidRDefault="007B5626" w:rsidP="000C5D1B">
                              <w:pPr>
                                <w:jc w:val="left"/>
                                <w:rPr>
                                  <w:ins w:id="569" w:author="作成者"/>
                                  <w:sz w:val="20"/>
                                  <w:szCs w:val="20"/>
                                </w:rPr>
                              </w:pPr>
                              <w:ins w:id="570" w:author="作成者">
                                <w:r w:rsidRPr="003177F7">
                                  <w:rPr>
                                    <w:rFonts w:hint="eastAsia"/>
                                    <w:sz w:val="20"/>
                                    <w:szCs w:val="20"/>
                                  </w:rPr>
                                  <w:t>・</w:t>
                                </w:r>
                                <w:proofErr w:type="spellStart"/>
                                <w:r w:rsidRPr="003177F7">
                                  <w:rPr>
                                    <w:sz w:val="20"/>
                                    <w:szCs w:val="20"/>
                                  </w:rPr>
                                  <w:t>t</w:t>
                                </w:r>
                                <w:r w:rsidRPr="003177F7">
                                  <w:rPr>
                                    <w:rFonts w:hint="eastAsia"/>
                                    <w:sz w:val="20"/>
                                    <w:szCs w:val="20"/>
                                  </w:rPr>
                                  <w:t>f</w:t>
                                </w:r>
                              </w:ins>
                              <w:proofErr w:type="spellEnd"/>
                              <w:r>
                                <w:rPr>
                                  <w:sz w:val="20"/>
                                  <w:szCs w:val="20"/>
                                </w:rPr>
                                <w:t xml:space="preserve"> file and registration value</w:t>
                              </w:r>
                            </w:p>
                            <w:tbl>
                              <w:tblPr>
                                <w:tblStyle w:val="28"/>
                                <w:tblW w:w="7166" w:type="dxa"/>
                                <w:jc w:val="center"/>
                                <w:tblLook w:val="04A0" w:firstRow="1" w:lastRow="0" w:firstColumn="1" w:lastColumn="0" w:noHBand="0" w:noVBand="1"/>
                              </w:tblPr>
                              <w:tblGrid>
                                <w:gridCol w:w="7166"/>
                              </w:tblGrid>
                              <w:tr w:rsidR="007B5626" w:rsidRPr="003177F7" w14:paraId="47D6B152" w14:textId="77777777" w:rsidTr="000C5D1B">
                                <w:trPr>
                                  <w:trHeight w:val="1254"/>
                                  <w:jc w:val="center"/>
                                  <w:ins w:id="571" w:author="作成者"/>
                                </w:trPr>
                                <w:tc>
                                  <w:tcPr>
                                    <w:tcW w:w="7166" w:type="dxa"/>
                                  </w:tcPr>
                                  <w:p w14:paraId="24401022" w14:textId="77777777" w:rsidR="007B5626" w:rsidRPr="003177F7" w:rsidRDefault="007B5626" w:rsidP="000C5D1B">
                                    <w:pPr>
                                      <w:rPr>
                                        <w:ins w:id="572" w:author="作成者"/>
                                        <w:sz w:val="20"/>
                                        <w:szCs w:val="20"/>
                                      </w:rPr>
                                    </w:pPr>
                                    <w:ins w:id="573" w:author="作成者">
                                      <w:r w:rsidRPr="003177F7">
                                        <w:rPr>
                                          <w:sz w:val="20"/>
                                          <w:szCs w:val="20"/>
                                        </w:rPr>
                                        <w:t>variable "</w:t>
                                      </w:r>
                                      <w:proofErr w:type="spellStart"/>
                                      <w:r w:rsidRPr="003177F7">
                                        <w:rPr>
                                          <w:sz w:val="20"/>
                                          <w:szCs w:val="20"/>
                                        </w:rPr>
                                        <w:t>VAR_hoge</w:t>
                                      </w:r>
                                      <w:proofErr w:type="spellEnd"/>
                                      <w:r w:rsidRPr="003177F7">
                                        <w:rPr>
                                          <w:sz w:val="20"/>
                                          <w:szCs w:val="20"/>
                                        </w:rPr>
                                        <w:t>" {</w:t>
                                      </w:r>
                                    </w:ins>
                                  </w:p>
                                  <w:p w14:paraId="48B7AB90" w14:textId="77777777" w:rsidR="007B5626" w:rsidRPr="003177F7" w:rsidRDefault="007B5626" w:rsidP="000C5D1B">
                                    <w:pPr>
                                      <w:ind w:firstLineChars="200" w:firstLine="400"/>
                                      <w:rPr>
                                        <w:ins w:id="574" w:author="作成者"/>
                                        <w:sz w:val="20"/>
                                        <w:szCs w:val="20"/>
                                      </w:rPr>
                                    </w:pPr>
                                    <w:ins w:id="575" w:author="作成者">
                                      <w:r w:rsidRPr="003177F7">
                                        <w:rPr>
                                          <w:sz w:val="20"/>
                                          <w:szCs w:val="20"/>
                                        </w:rPr>
                                        <w:t xml:space="preserve">type = </w:t>
                                      </w:r>
                                      <w:r>
                                        <w:rPr>
                                          <w:sz w:val="20"/>
                                          <w:szCs w:val="20"/>
                                        </w:rPr>
                                        <w:t>tuple([string, number])</w:t>
                                      </w:r>
                                    </w:ins>
                                  </w:p>
                                  <w:p w14:paraId="493D8A87" w14:textId="77777777" w:rsidR="007B5626" w:rsidRDefault="007B5626" w:rsidP="000C5D1B">
                                    <w:pPr>
                                      <w:ind w:firstLineChars="200" w:firstLine="400"/>
                                      <w:rPr>
                                        <w:ins w:id="576" w:author="作成者"/>
                                        <w:sz w:val="20"/>
                                        <w:szCs w:val="20"/>
                                      </w:rPr>
                                    </w:pPr>
                                    <w:ins w:id="577" w:author="作成者">
                                      <w:r w:rsidRPr="003177F7">
                                        <w:rPr>
                                          <w:sz w:val="20"/>
                                          <w:szCs w:val="20"/>
                                        </w:rPr>
                                        <w:t xml:space="preserve">default = </w:t>
                                      </w:r>
                                      <w:r>
                                        <w:rPr>
                                          <w:sz w:val="20"/>
                                          <w:szCs w:val="20"/>
                                        </w:rPr>
                                        <w:t>[“</w:t>
                                      </w:r>
                                      <w:proofErr w:type="spellStart"/>
                                      <w:r>
                                        <w:rPr>
                                          <w:sz w:val="20"/>
                                          <w:szCs w:val="20"/>
                                        </w:rPr>
                                        <w:t>aaa</w:t>
                                      </w:r>
                                      <w:proofErr w:type="spellEnd"/>
                                      <w:r>
                                        <w:rPr>
                                          <w:sz w:val="20"/>
                                          <w:szCs w:val="20"/>
                                        </w:rPr>
                                        <w:t>”, 2022]</w:t>
                                      </w:r>
                                    </w:ins>
                                  </w:p>
                                  <w:p w14:paraId="58F8475D" w14:textId="77777777" w:rsidR="007B5626" w:rsidRPr="003177F7" w:rsidRDefault="007B5626" w:rsidP="000C5D1B">
                                    <w:pPr>
                                      <w:rPr>
                                        <w:ins w:id="578" w:author="作成者"/>
                                        <w:sz w:val="20"/>
                                        <w:szCs w:val="20"/>
                                      </w:rPr>
                                    </w:pPr>
                                    <w:ins w:id="579" w:author="作成者">
                                      <w:r>
                                        <w:rPr>
                                          <w:sz w:val="20"/>
                                          <w:szCs w:val="20"/>
                                        </w:rPr>
                                        <w:t>}</w:t>
                                      </w:r>
                                    </w:ins>
                                  </w:p>
                                </w:tc>
                              </w:tr>
                            </w:tbl>
                            <w:p w14:paraId="125D7E45" w14:textId="77777777" w:rsidR="007B5626" w:rsidRPr="003177F7" w:rsidRDefault="007B5626" w:rsidP="000C5D1B">
                              <w:pPr>
                                <w:jc w:val="left"/>
                                <w:rPr>
                                  <w:ins w:id="580" w:author="作成者"/>
                                  <w:sz w:val="20"/>
                                  <w:szCs w:val="20"/>
                                </w:rPr>
                              </w:pPr>
                            </w:p>
                            <w:p w14:paraId="27C1CAA0" w14:textId="19ED41CA" w:rsidR="007B5626" w:rsidRPr="003177F7" w:rsidRDefault="007B5626" w:rsidP="000C5D1B">
                              <w:pPr>
                                <w:pStyle w:val="a9"/>
                                <w:numPr>
                                  <w:ilvl w:val="0"/>
                                  <w:numId w:val="45"/>
                                </w:numPr>
                                <w:ind w:leftChars="0"/>
                                <w:jc w:val="left"/>
                                <w:rPr>
                                  <w:ins w:id="581" w:author="作成者"/>
                                  <w:sz w:val="20"/>
                                  <w:szCs w:val="20"/>
                                </w:rPr>
                              </w:pPr>
                              <w:proofErr w:type="spellStart"/>
                              <w:r>
                                <w:rPr>
                                  <w:rFonts w:hint="eastAsia"/>
                                  <w:sz w:val="20"/>
                                  <w:szCs w:val="20"/>
                                </w:rPr>
                                <w:t>Su</w:t>
                              </w:r>
                              <w:r>
                                <w:rPr>
                                  <w:sz w:val="20"/>
                                  <w:szCs w:val="20"/>
                                </w:rPr>
                                <w:t>sbtitute</w:t>
                              </w:r>
                              <w:proofErr w:type="spellEnd"/>
                              <w:r>
                                <w:rPr>
                                  <w:sz w:val="20"/>
                                  <w:szCs w:val="20"/>
                                </w:rPr>
                                <w:t xml:space="preserve"> value example</w:t>
                              </w:r>
                              <w:ins w:id="582" w:author="作成者">
                                <w:r w:rsidRPr="003177F7">
                                  <w:rPr>
                                    <w:rFonts w:hint="eastAsia"/>
                                    <w:sz w:val="20"/>
                                    <w:szCs w:val="20"/>
                                  </w:rPr>
                                  <w:t>（</w:t>
                                </w:r>
                              </w:ins>
                              <w:r>
                                <w:rPr>
                                  <w:sz w:val="20"/>
                                  <w:szCs w:val="20"/>
                                </w:rPr>
                                <w:t>Substitute value auto registration settings/Substitute value list</w:t>
                              </w:r>
                              <w:ins w:id="583" w:author="作成者">
                                <w:r w:rsidRPr="003177F7">
                                  <w:rPr>
                                    <w:sz w:val="20"/>
                                    <w:szCs w:val="20"/>
                                  </w:rPr>
                                  <w:t>）</w:t>
                                </w:r>
                              </w:ins>
                            </w:p>
                            <w:tbl>
                              <w:tblPr>
                                <w:tblStyle w:val="28"/>
                                <w:tblW w:w="0" w:type="auto"/>
                                <w:jc w:val="center"/>
                                <w:tblLook w:val="04A0" w:firstRow="1" w:lastRow="0" w:firstColumn="1" w:lastColumn="0" w:noHBand="0" w:noVBand="1"/>
                              </w:tblPr>
                              <w:tblGrid>
                                <w:gridCol w:w="783"/>
                                <w:gridCol w:w="1435"/>
                                <w:gridCol w:w="1393"/>
                                <w:gridCol w:w="1393"/>
                                <w:gridCol w:w="1393"/>
                              </w:tblGrid>
                              <w:tr w:rsidR="007B5626" w:rsidRPr="003177F7" w14:paraId="16477383" w14:textId="77777777" w:rsidTr="000C5D1B">
                                <w:trPr>
                                  <w:trHeight w:val="606"/>
                                  <w:jc w:val="center"/>
                                  <w:ins w:id="584" w:author="作成者"/>
                                </w:trPr>
                                <w:tc>
                                  <w:tcPr>
                                    <w:tcW w:w="783" w:type="dxa"/>
                                    <w:shd w:val="clear" w:color="auto" w:fill="002060"/>
                                  </w:tcPr>
                                  <w:p w14:paraId="50872062" w14:textId="5895B993" w:rsidR="007B5626" w:rsidRPr="003177F7" w:rsidRDefault="007B5626" w:rsidP="000C5D1B">
                                    <w:pPr>
                                      <w:pStyle w:val="a9"/>
                                      <w:ind w:leftChars="0" w:left="0"/>
                                      <w:jc w:val="left"/>
                                      <w:rPr>
                                        <w:ins w:id="585" w:author="作成者"/>
                                        <w:b/>
                                        <w:color w:val="FFFFFF" w:themeColor="background1"/>
                                        <w:sz w:val="20"/>
                                        <w:szCs w:val="20"/>
                                      </w:rPr>
                                    </w:pPr>
                                    <w:r>
                                      <w:rPr>
                                        <w:rFonts w:hint="eastAsia"/>
                                        <w:b/>
                                        <w:color w:val="FFFFFF" w:themeColor="background1"/>
                                        <w:sz w:val="20"/>
                                        <w:szCs w:val="20"/>
                                      </w:rPr>
                                      <w:t>Item No.</w:t>
                                    </w:r>
                                  </w:p>
                                </w:tc>
                                <w:tc>
                                  <w:tcPr>
                                    <w:tcW w:w="1435" w:type="dxa"/>
                                    <w:shd w:val="clear" w:color="auto" w:fill="002060"/>
                                  </w:tcPr>
                                  <w:p w14:paraId="6AF23BA5" w14:textId="4194601F" w:rsidR="007B5626" w:rsidRPr="003177F7" w:rsidRDefault="007B5626" w:rsidP="000C5D1B">
                                    <w:pPr>
                                      <w:pStyle w:val="a9"/>
                                      <w:ind w:leftChars="0" w:left="0"/>
                                      <w:jc w:val="left"/>
                                      <w:rPr>
                                        <w:ins w:id="586" w:author="作成者"/>
                                        <w:b/>
                                        <w:color w:val="FFFFFF" w:themeColor="background1"/>
                                        <w:sz w:val="20"/>
                                        <w:szCs w:val="20"/>
                                      </w:rPr>
                                    </w:pPr>
                                    <w:r>
                                      <w:rPr>
                                        <w:rFonts w:hint="eastAsia"/>
                                        <w:b/>
                                        <w:color w:val="FFFFFF" w:themeColor="background1"/>
                                        <w:sz w:val="20"/>
                                        <w:szCs w:val="20"/>
                                      </w:rPr>
                                      <w:t>Variable name</w:t>
                                    </w:r>
                                  </w:p>
                                </w:tc>
                                <w:tc>
                                  <w:tcPr>
                                    <w:tcW w:w="1393" w:type="dxa"/>
                                    <w:shd w:val="clear" w:color="auto" w:fill="002060"/>
                                  </w:tcPr>
                                  <w:p w14:paraId="69E7264B" w14:textId="5A97337A" w:rsidR="007B5626" w:rsidRPr="003177F7" w:rsidRDefault="007B5626" w:rsidP="000C5D1B">
                                    <w:pPr>
                                      <w:pStyle w:val="a9"/>
                                      <w:ind w:leftChars="0" w:left="0"/>
                                      <w:jc w:val="left"/>
                                      <w:rPr>
                                        <w:ins w:id="587" w:author="作成者"/>
                                        <w:b/>
                                        <w:color w:val="FFFFFF" w:themeColor="background1"/>
                                        <w:sz w:val="20"/>
                                        <w:szCs w:val="20"/>
                                      </w:rPr>
                                    </w:pPr>
                                    <w:r>
                                      <w:rPr>
                                        <w:rFonts w:hint="eastAsia"/>
                                        <w:b/>
                                        <w:color w:val="FFFFFF" w:themeColor="background1"/>
                                        <w:sz w:val="20"/>
                                        <w:szCs w:val="20"/>
                                      </w:rPr>
                                      <w:t>Member variable</w:t>
                                    </w:r>
                                  </w:p>
                                </w:tc>
                                <w:tc>
                                  <w:tcPr>
                                    <w:tcW w:w="1393" w:type="dxa"/>
                                    <w:shd w:val="clear" w:color="auto" w:fill="002060"/>
                                  </w:tcPr>
                                  <w:p w14:paraId="63B5071A" w14:textId="1F52ADC6" w:rsidR="007B5626" w:rsidRPr="003177F7" w:rsidRDefault="007B5626" w:rsidP="000C5D1B">
                                    <w:pPr>
                                      <w:pStyle w:val="a9"/>
                                      <w:ind w:leftChars="0" w:left="0"/>
                                      <w:jc w:val="left"/>
                                      <w:rPr>
                                        <w:ins w:id="588" w:author="作成者"/>
                                        <w:b/>
                                        <w:color w:val="FFFFFF" w:themeColor="background1"/>
                                        <w:sz w:val="20"/>
                                        <w:szCs w:val="20"/>
                                      </w:rPr>
                                    </w:pPr>
                                    <w:r>
                                      <w:rPr>
                                        <w:rFonts w:hint="eastAsia"/>
                                        <w:b/>
                                        <w:color w:val="FFFFFF" w:themeColor="background1"/>
                                        <w:sz w:val="20"/>
                                        <w:szCs w:val="20"/>
                                      </w:rPr>
                                      <w:t>Substitute order</w:t>
                                    </w:r>
                                  </w:p>
                                </w:tc>
                                <w:tc>
                                  <w:tcPr>
                                    <w:tcW w:w="1393" w:type="dxa"/>
                                    <w:shd w:val="clear" w:color="auto" w:fill="002060"/>
                                  </w:tcPr>
                                  <w:p w14:paraId="32DE53F4" w14:textId="789EDD48" w:rsidR="007B5626" w:rsidRPr="003177F7" w:rsidRDefault="007B5626" w:rsidP="000C5D1B">
                                    <w:pPr>
                                      <w:pStyle w:val="a9"/>
                                      <w:ind w:leftChars="0" w:left="0"/>
                                      <w:jc w:val="left"/>
                                      <w:rPr>
                                        <w:ins w:id="589" w:author="作成者"/>
                                        <w:b/>
                                        <w:color w:val="FFFFFF" w:themeColor="background1"/>
                                        <w:sz w:val="20"/>
                                        <w:szCs w:val="20"/>
                                      </w:rPr>
                                    </w:pPr>
                                    <w:r>
                                      <w:rPr>
                                        <w:rFonts w:hint="eastAsia"/>
                                        <w:b/>
                                        <w:color w:val="FFFFFF" w:themeColor="background1"/>
                                        <w:sz w:val="20"/>
                                        <w:szCs w:val="20"/>
                                      </w:rPr>
                                      <w:t>Specific value</w:t>
                                    </w:r>
                                  </w:p>
                                </w:tc>
                              </w:tr>
                              <w:tr w:rsidR="007B5626" w:rsidRPr="003177F7" w14:paraId="477EEF79" w14:textId="77777777" w:rsidTr="000C5D1B">
                                <w:trPr>
                                  <w:trHeight w:val="303"/>
                                  <w:jc w:val="center"/>
                                  <w:ins w:id="590" w:author="作成者"/>
                                </w:trPr>
                                <w:tc>
                                  <w:tcPr>
                                    <w:tcW w:w="783" w:type="dxa"/>
                                  </w:tcPr>
                                  <w:p w14:paraId="4E272116" w14:textId="77777777" w:rsidR="007B5626" w:rsidRPr="003177F7" w:rsidRDefault="007B5626" w:rsidP="000C5D1B">
                                    <w:pPr>
                                      <w:pStyle w:val="a9"/>
                                      <w:ind w:leftChars="0" w:left="0"/>
                                      <w:jc w:val="left"/>
                                      <w:rPr>
                                        <w:ins w:id="591" w:author="作成者"/>
                                        <w:sz w:val="20"/>
                                        <w:szCs w:val="20"/>
                                      </w:rPr>
                                    </w:pPr>
                                    <w:ins w:id="592" w:author="作成者">
                                      <w:r w:rsidRPr="003177F7">
                                        <w:rPr>
                                          <w:rFonts w:hint="eastAsia"/>
                                          <w:sz w:val="20"/>
                                          <w:szCs w:val="20"/>
                                        </w:rPr>
                                        <w:t>1</w:t>
                                      </w:r>
                                    </w:ins>
                                  </w:p>
                                </w:tc>
                                <w:tc>
                                  <w:tcPr>
                                    <w:tcW w:w="1435" w:type="dxa"/>
                                  </w:tcPr>
                                  <w:p w14:paraId="4E2D212F" w14:textId="77777777" w:rsidR="007B5626" w:rsidRPr="003177F7" w:rsidRDefault="007B5626" w:rsidP="000C5D1B">
                                    <w:pPr>
                                      <w:pStyle w:val="a9"/>
                                      <w:ind w:leftChars="0" w:left="0"/>
                                      <w:jc w:val="left"/>
                                      <w:rPr>
                                        <w:ins w:id="593" w:author="作成者"/>
                                        <w:sz w:val="20"/>
                                        <w:szCs w:val="20"/>
                                      </w:rPr>
                                    </w:pPr>
                                    <w:proofErr w:type="spellStart"/>
                                    <w:ins w:id="594" w:author="作成者">
                                      <w:r w:rsidRPr="003177F7">
                                        <w:rPr>
                                          <w:rFonts w:hint="eastAsia"/>
                                          <w:sz w:val="20"/>
                                          <w:szCs w:val="20"/>
                                        </w:rPr>
                                        <w:t>V</w:t>
                                      </w:r>
                                      <w:r w:rsidRPr="003177F7">
                                        <w:rPr>
                                          <w:sz w:val="20"/>
                                          <w:szCs w:val="20"/>
                                        </w:rPr>
                                        <w:t>AR_hoge</w:t>
                                      </w:r>
                                      <w:proofErr w:type="spellEnd"/>
                                    </w:ins>
                                  </w:p>
                                </w:tc>
                                <w:tc>
                                  <w:tcPr>
                                    <w:tcW w:w="1393" w:type="dxa"/>
                                  </w:tcPr>
                                  <w:p w14:paraId="345ED9E6" w14:textId="77777777" w:rsidR="007B5626" w:rsidRPr="003177F7" w:rsidRDefault="007B5626" w:rsidP="000C5D1B">
                                    <w:pPr>
                                      <w:pStyle w:val="a9"/>
                                      <w:ind w:leftChars="0" w:left="0"/>
                                      <w:jc w:val="left"/>
                                      <w:rPr>
                                        <w:ins w:id="595" w:author="作成者"/>
                                        <w:sz w:val="20"/>
                                        <w:szCs w:val="20"/>
                                      </w:rPr>
                                    </w:pPr>
                                    <w:ins w:id="596" w:author="作成者">
                                      <w:r>
                                        <w:rPr>
                                          <w:sz w:val="20"/>
                                          <w:szCs w:val="20"/>
                                        </w:rPr>
                                        <w:t>[0]</w:t>
                                      </w:r>
                                    </w:ins>
                                  </w:p>
                                </w:tc>
                                <w:tc>
                                  <w:tcPr>
                                    <w:tcW w:w="1393" w:type="dxa"/>
                                  </w:tcPr>
                                  <w:p w14:paraId="35DA0D85" w14:textId="5637D9B9" w:rsidR="007B5626" w:rsidRPr="003177F7" w:rsidRDefault="007B5626" w:rsidP="000C5D1B">
                                    <w:pPr>
                                      <w:pStyle w:val="a9"/>
                                      <w:ind w:leftChars="0" w:left="0"/>
                                      <w:jc w:val="left"/>
                                      <w:rPr>
                                        <w:ins w:id="597" w:author="作成者"/>
                                        <w:sz w:val="20"/>
                                        <w:szCs w:val="20"/>
                                      </w:rPr>
                                    </w:pPr>
                                    <w:r>
                                      <w:rPr>
                                        <w:rFonts w:hint="eastAsia"/>
                                        <w:sz w:val="20"/>
                                        <w:szCs w:val="20"/>
                                      </w:rPr>
                                      <w:t>No</w:t>
                                    </w:r>
                                    <w:r>
                                      <w:rPr>
                                        <w:sz w:val="20"/>
                                        <w:szCs w:val="20"/>
                                      </w:rPr>
                                      <w:t xml:space="preserve"> input required</w:t>
                                    </w:r>
                                  </w:p>
                                </w:tc>
                                <w:tc>
                                  <w:tcPr>
                                    <w:tcW w:w="1393" w:type="dxa"/>
                                  </w:tcPr>
                                  <w:p w14:paraId="09456D4E" w14:textId="77777777" w:rsidR="007B5626" w:rsidRPr="003177F7" w:rsidRDefault="007B5626" w:rsidP="000C5D1B">
                                    <w:pPr>
                                      <w:pStyle w:val="a9"/>
                                      <w:ind w:leftChars="0" w:left="0"/>
                                      <w:jc w:val="left"/>
                                      <w:rPr>
                                        <w:ins w:id="598" w:author="作成者"/>
                                        <w:sz w:val="20"/>
                                        <w:szCs w:val="20"/>
                                      </w:rPr>
                                    </w:pPr>
                                    <w:proofErr w:type="spellStart"/>
                                    <w:ins w:id="599" w:author="作成者">
                                      <w:r>
                                        <w:rPr>
                                          <w:sz w:val="20"/>
                                          <w:szCs w:val="20"/>
                                        </w:rPr>
                                        <w:t>bbb</w:t>
                                      </w:r>
                                      <w:proofErr w:type="spellEnd"/>
                                    </w:ins>
                                  </w:p>
                                </w:tc>
                              </w:tr>
                              <w:tr w:rsidR="007B5626" w:rsidRPr="003177F7" w14:paraId="5B916D57" w14:textId="77777777" w:rsidTr="000C5D1B">
                                <w:trPr>
                                  <w:trHeight w:val="287"/>
                                  <w:jc w:val="center"/>
                                  <w:ins w:id="600" w:author="作成者"/>
                                </w:trPr>
                                <w:tc>
                                  <w:tcPr>
                                    <w:tcW w:w="783" w:type="dxa"/>
                                  </w:tcPr>
                                  <w:p w14:paraId="6BB5E041" w14:textId="77777777" w:rsidR="007B5626" w:rsidRPr="003177F7" w:rsidRDefault="007B5626" w:rsidP="000C5D1B">
                                    <w:pPr>
                                      <w:pStyle w:val="a9"/>
                                      <w:ind w:leftChars="0" w:left="0"/>
                                      <w:jc w:val="left"/>
                                      <w:rPr>
                                        <w:ins w:id="601" w:author="作成者"/>
                                        <w:sz w:val="20"/>
                                        <w:szCs w:val="20"/>
                                      </w:rPr>
                                    </w:pPr>
                                    <w:ins w:id="602" w:author="作成者">
                                      <w:r w:rsidRPr="003177F7">
                                        <w:rPr>
                                          <w:rFonts w:hint="eastAsia"/>
                                          <w:sz w:val="20"/>
                                          <w:szCs w:val="20"/>
                                        </w:rPr>
                                        <w:t>2</w:t>
                                      </w:r>
                                    </w:ins>
                                  </w:p>
                                </w:tc>
                                <w:tc>
                                  <w:tcPr>
                                    <w:tcW w:w="1435" w:type="dxa"/>
                                  </w:tcPr>
                                  <w:p w14:paraId="3B68FBA6" w14:textId="77777777" w:rsidR="007B5626" w:rsidRPr="003177F7" w:rsidRDefault="007B5626" w:rsidP="000C5D1B">
                                    <w:pPr>
                                      <w:pStyle w:val="a9"/>
                                      <w:ind w:leftChars="0" w:left="0"/>
                                      <w:jc w:val="left"/>
                                      <w:rPr>
                                        <w:ins w:id="603" w:author="作成者"/>
                                        <w:sz w:val="20"/>
                                        <w:szCs w:val="20"/>
                                      </w:rPr>
                                    </w:pPr>
                                    <w:proofErr w:type="spellStart"/>
                                    <w:ins w:id="604" w:author="作成者">
                                      <w:r w:rsidRPr="003177F7">
                                        <w:rPr>
                                          <w:rFonts w:hint="eastAsia"/>
                                          <w:sz w:val="20"/>
                                          <w:szCs w:val="20"/>
                                        </w:rPr>
                                        <w:t>VAR_ho</w:t>
                                      </w:r>
                                      <w:r w:rsidRPr="003177F7">
                                        <w:rPr>
                                          <w:sz w:val="20"/>
                                          <w:szCs w:val="20"/>
                                        </w:rPr>
                                        <w:t>ge</w:t>
                                      </w:r>
                                      <w:proofErr w:type="spellEnd"/>
                                    </w:ins>
                                  </w:p>
                                </w:tc>
                                <w:tc>
                                  <w:tcPr>
                                    <w:tcW w:w="1393" w:type="dxa"/>
                                  </w:tcPr>
                                  <w:p w14:paraId="458AE7A5" w14:textId="77777777" w:rsidR="007B5626" w:rsidRPr="003177F7" w:rsidRDefault="007B5626" w:rsidP="000C5D1B">
                                    <w:pPr>
                                      <w:pStyle w:val="a9"/>
                                      <w:ind w:leftChars="0" w:left="0"/>
                                      <w:jc w:val="left"/>
                                      <w:rPr>
                                        <w:ins w:id="605" w:author="作成者"/>
                                        <w:sz w:val="20"/>
                                        <w:szCs w:val="20"/>
                                      </w:rPr>
                                    </w:pPr>
                                    <w:ins w:id="606" w:author="作成者">
                                      <w:r>
                                        <w:rPr>
                                          <w:rFonts w:hint="eastAsia"/>
                                          <w:sz w:val="20"/>
                                          <w:szCs w:val="20"/>
                                        </w:rPr>
                                        <w:t>[1]</w:t>
                                      </w:r>
                                    </w:ins>
                                  </w:p>
                                </w:tc>
                                <w:tc>
                                  <w:tcPr>
                                    <w:tcW w:w="1393" w:type="dxa"/>
                                  </w:tcPr>
                                  <w:p w14:paraId="7CE584B2" w14:textId="359F5537" w:rsidR="007B5626" w:rsidRPr="003177F7" w:rsidRDefault="007B5626" w:rsidP="000C5D1B">
                                    <w:pPr>
                                      <w:pStyle w:val="a9"/>
                                      <w:ind w:leftChars="0" w:left="0"/>
                                      <w:jc w:val="left"/>
                                      <w:rPr>
                                        <w:ins w:id="607" w:author="作成者"/>
                                        <w:sz w:val="20"/>
                                        <w:szCs w:val="20"/>
                                      </w:rPr>
                                    </w:pPr>
                                    <w:r>
                                      <w:rPr>
                                        <w:rFonts w:hint="eastAsia"/>
                                        <w:sz w:val="20"/>
                                        <w:szCs w:val="20"/>
                                      </w:rPr>
                                      <w:t>No</w:t>
                                    </w:r>
                                    <w:r>
                                      <w:rPr>
                                        <w:sz w:val="20"/>
                                        <w:szCs w:val="20"/>
                                      </w:rPr>
                                      <w:t xml:space="preserve"> input required</w:t>
                                    </w:r>
                                  </w:p>
                                </w:tc>
                                <w:tc>
                                  <w:tcPr>
                                    <w:tcW w:w="1393" w:type="dxa"/>
                                  </w:tcPr>
                                  <w:p w14:paraId="0C20A61D" w14:textId="77777777" w:rsidR="007B5626" w:rsidRPr="003177F7" w:rsidRDefault="007B5626" w:rsidP="000C5D1B">
                                    <w:pPr>
                                      <w:pStyle w:val="a9"/>
                                      <w:ind w:leftChars="0" w:left="0"/>
                                      <w:jc w:val="left"/>
                                      <w:rPr>
                                        <w:ins w:id="608" w:author="作成者"/>
                                        <w:sz w:val="20"/>
                                        <w:szCs w:val="20"/>
                                      </w:rPr>
                                    </w:pPr>
                                    <w:ins w:id="609" w:author="作成者">
                                      <w:r>
                                        <w:rPr>
                                          <w:sz w:val="20"/>
                                          <w:szCs w:val="20"/>
                                        </w:rPr>
                                        <w:t>2023</w:t>
                                      </w:r>
                                    </w:ins>
                                  </w:p>
                                </w:tc>
                              </w:tr>
                            </w:tbl>
                            <w:p w14:paraId="751C9565" w14:textId="77777777" w:rsidR="007B5626" w:rsidRPr="003177F7" w:rsidRDefault="007B5626" w:rsidP="000C5D1B">
                              <w:pPr>
                                <w:pStyle w:val="a9"/>
                                <w:ind w:leftChars="0" w:left="360"/>
                                <w:jc w:val="left"/>
                                <w:rPr>
                                  <w:ins w:id="610" w:author="作成者"/>
                                  <w:sz w:val="20"/>
                                  <w:szCs w:val="20"/>
                                </w:rPr>
                              </w:pPr>
                            </w:p>
                            <w:p w14:paraId="649C2805" w14:textId="61D4F0A6" w:rsidR="007B5626" w:rsidRPr="003177F7" w:rsidRDefault="007B5626" w:rsidP="000C5D1B">
                              <w:pPr>
                                <w:jc w:val="left"/>
                                <w:rPr>
                                  <w:ins w:id="611" w:author="作成者"/>
                                  <w:sz w:val="20"/>
                                  <w:szCs w:val="20"/>
                                </w:rPr>
                              </w:pPr>
                              <w:ins w:id="612" w:author="作成者">
                                <w:r w:rsidRPr="003177F7">
                                  <w:rPr>
                                    <w:rFonts w:hint="eastAsia"/>
                                    <w:sz w:val="20"/>
                                    <w:szCs w:val="20"/>
                                  </w:rPr>
                                  <w:t>２．</w:t>
                                </w:r>
                              </w:ins>
                              <w:r>
                                <w:rPr>
                                  <w:rFonts w:hint="eastAsia"/>
                                  <w:sz w:val="20"/>
                                  <w:szCs w:val="20"/>
                                </w:rPr>
                                <w:t xml:space="preserve">Value sent to </w:t>
                              </w:r>
                              <w:ins w:id="613" w:author="作成者">
                                <w:r w:rsidRPr="003177F7">
                                  <w:rPr>
                                    <w:rFonts w:hint="eastAsia"/>
                                    <w:sz w:val="20"/>
                                    <w:szCs w:val="20"/>
                                  </w:rPr>
                                  <w:t>Terraform</w:t>
                                </w:r>
                              </w:ins>
                              <w:r w:rsidRPr="003177F7">
                                <w:rPr>
                                  <w:sz w:val="20"/>
                                  <w:szCs w:val="20"/>
                                </w:rPr>
                                <w:t xml:space="preserve"> </w:t>
                              </w:r>
                            </w:p>
                            <w:tbl>
                              <w:tblPr>
                                <w:tblStyle w:val="28"/>
                                <w:tblW w:w="6610" w:type="dxa"/>
                                <w:jc w:val="center"/>
                                <w:tblLook w:val="04A0" w:firstRow="1" w:lastRow="0" w:firstColumn="1" w:lastColumn="0" w:noHBand="0" w:noVBand="1"/>
                              </w:tblPr>
                              <w:tblGrid>
                                <w:gridCol w:w="6610"/>
                              </w:tblGrid>
                              <w:tr w:rsidR="007B5626" w:rsidRPr="003177F7" w14:paraId="1531ED39" w14:textId="77777777" w:rsidTr="000C5D1B">
                                <w:trPr>
                                  <w:trHeight w:val="795"/>
                                  <w:jc w:val="center"/>
                                  <w:ins w:id="614" w:author="作成者"/>
                                </w:trPr>
                                <w:tc>
                                  <w:tcPr>
                                    <w:tcW w:w="6610" w:type="dxa"/>
                                  </w:tcPr>
                                  <w:p w14:paraId="55B82A0C" w14:textId="77777777" w:rsidR="007B5626" w:rsidRPr="003177F7" w:rsidRDefault="007B5626" w:rsidP="000C5D1B">
                                    <w:pPr>
                                      <w:pStyle w:val="a9"/>
                                      <w:ind w:leftChars="0" w:left="0"/>
                                      <w:rPr>
                                        <w:ins w:id="615" w:author="作成者"/>
                                        <w:sz w:val="20"/>
                                        <w:szCs w:val="20"/>
                                      </w:rPr>
                                    </w:pPr>
                                    <w:ins w:id="616" w:author="作成者">
                                      <w:r>
                                        <w:rPr>
                                          <w:sz w:val="20"/>
                                          <w:szCs w:val="20"/>
                                        </w:rPr>
                                        <w:t>[“</w:t>
                                      </w:r>
                                      <w:proofErr w:type="spellStart"/>
                                      <w:r>
                                        <w:rPr>
                                          <w:sz w:val="20"/>
                                          <w:szCs w:val="20"/>
                                        </w:rPr>
                                        <w:t>bbb</w:t>
                                      </w:r>
                                      <w:proofErr w:type="spellEnd"/>
                                      <w:r>
                                        <w:rPr>
                                          <w:sz w:val="20"/>
                                          <w:szCs w:val="20"/>
                                        </w:rPr>
                                        <w:t>”, 2023:</w:t>
                                      </w:r>
                                    </w:ins>
                                  </w:p>
                                </w:tc>
                              </w:tr>
                            </w:tbl>
                            <w:p w14:paraId="37665589" w14:textId="77777777" w:rsidR="007B5626" w:rsidRPr="003177F7" w:rsidRDefault="007B5626" w:rsidP="000C5D1B">
                              <w:pPr>
                                <w:jc w:val="left"/>
                                <w:rPr>
                                  <w:ins w:id="617" w:author="作成者"/>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40BC5A" id="フローチャート: 処理 253" o:spid="_x0000_s1030" type="#_x0000_t109" style="position:absolute;margin-left:25.1pt;margin-top:24.95pt;width:460.5pt;height:306.7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" fillcolor="#f2f2f2" strokecolor="#d9d9d9" strokeweight="2pt">
                  <v:textbox>
                    <w:txbxContent>
                      <w:p w14:paraId="4F5BA74D" w14:textId="795DE0D0" w:rsidR="007B5626" w:rsidRPr="003177F7" w:rsidRDefault="007B5626" w:rsidP="000C5D1B">
                        <w:pPr>
                          <w:jc w:val="left"/>
                          <w:rPr>
                            <w:ins w:id="618" w:author="作成者"/>
                            <w:sz w:val="20"/>
                            <w:szCs w:val="20"/>
                          </w:rPr>
                        </w:pPr>
                        <w:r>
                          <w:rPr>
                            <w:rFonts w:hint="eastAsia"/>
                            <w:sz w:val="20"/>
                            <w:szCs w:val="20"/>
                          </w:rPr>
                          <w:t>Example</w:t>
                        </w:r>
                        <w:ins w:id="619" w:author="作成者">
                          <w:r w:rsidRPr="003177F7">
                            <w:rPr>
                              <w:rFonts w:hint="eastAsia"/>
                              <w:sz w:val="20"/>
                              <w:szCs w:val="20"/>
                            </w:rPr>
                            <w:t>：</w:t>
                          </w:r>
                        </w:ins>
                        <w:r>
                          <w:rPr>
                            <w:rFonts w:hint="eastAsia"/>
                            <w:sz w:val="20"/>
                            <w:szCs w:val="20"/>
                          </w:rPr>
                          <w:t xml:space="preserve">If the variable type is </w:t>
                        </w:r>
                        <w:r>
                          <w:rPr>
                            <w:sz w:val="20"/>
                            <w:szCs w:val="20"/>
                          </w:rPr>
                          <w:t>“tuple”.</w:t>
                        </w:r>
                        <w:r w:rsidRPr="003177F7">
                          <w:rPr>
                            <w:sz w:val="20"/>
                            <w:szCs w:val="20"/>
                          </w:rPr>
                          <w:t xml:space="preserve"> </w:t>
                        </w:r>
                      </w:p>
                      <w:p w14:paraId="0A2E109D" w14:textId="0F8D1E7C" w:rsidR="007B5626" w:rsidRPr="003177F7" w:rsidRDefault="007B5626" w:rsidP="000C5D1B">
                        <w:pPr>
                          <w:jc w:val="left"/>
                          <w:rPr>
                            <w:ins w:id="620" w:author="作成者"/>
                            <w:sz w:val="20"/>
                            <w:szCs w:val="20"/>
                          </w:rPr>
                        </w:pPr>
                        <w:ins w:id="621" w:author="作成者">
                          <w:r w:rsidRPr="003177F7">
                            <w:rPr>
                              <w:rFonts w:hint="eastAsia"/>
                              <w:sz w:val="20"/>
                              <w:szCs w:val="20"/>
                            </w:rPr>
                            <w:t>・</w:t>
                          </w:r>
                          <w:proofErr w:type="spellStart"/>
                          <w:r w:rsidRPr="003177F7">
                            <w:rPr>
                              <w:sz w:val="20"/>
                              <w:szCs w:val="20"/>
                            </w:rPr>
                            <w:t>t</w:t>
                          </w:r>
                          <w:r w:rsidRPr="003177F7">
                            <w:rPr>
                              <w:rFonts w:hint="eastAsia"/>
                              <w:sz w:val="20"/>
                              <w:szCs w:val="20"/>
                            </w:rPr>
                            <w:t>f</w:t>
                          </w:r>
                        </w:ins>
                        <w:proofErr w:type="spellEnd"/>
                        <w:r>
                          <w:rPr>
                            <w:sz w:val="20"/>
                            <w:szCs w:val="20"/>
                          </w:rPr>
                          <w:t xml:space="preserve"> file and registration value</w:t>
                        </w:r>
                      </w:p>
                      <w:tbl>
                        <w:tblPr>
                          <w:tblStyle w:val="28"/>
                          <w:tblW w:w="7166" w:type="dxa"/>
                          <w:jc w:val="center"/>
                          <w:tblLook w:val="04A0" w:firstRow="1" w:lastRow="0" w:firstColumn="1" w:lastColumn="0" w:noHBand="0" w:noVBand="1"/>
                        </w:tblPr>
                        <w:tblGrid>
                          <w:gridCol w:w="7166"/>
                        </w:tblGrid>
                        <w:tr w:rsidR="007B5626" w:rsidRPr="003177F7" w14:paraId="47D6B152" w14:textId="77777777" w:rsidTr="000C5D1B">
                          <w:trPr>
                            <w:trHeight w:val="1254"/>
                            <w:jc w:val="center"/>
                            <w:ins w:id="622" w:author="作成者"/>
                          </w:trPr>
                          <w:tc>
                            <w:tcPr>
                              <w:tcW w:w="7166" w:type="dxa"/>
                            </w:tcPr>
                            <w:p w14:paraId="24401022" w14:textId="77777777" w:rsidR="007B5626" w:rsidRPr="003177F7" w:rsidRDefault="007B5626" w:rsidP="000C5D1B">
                              <w:pPr>
                                <w:rPr>
                                  <w:ins w:id="623" w:author="作成者"/>
                                  <w:sz w:val="20"/>
                                  <w:szCs w:val="20"/>
                                </w:rPr>
                              </w:pPr>
                              <w:ins w:id="624" w:author="作成者">
                                <w:r w:rsidRPr="003177F7">
                                  <w:rPr>
                                    <w:sz w:val="20"/>
                                    <w:szCs w:val="20"/>
                                  </w:rPr>
                                  <w:t>variable "</w:t>
                                </w:r>
                                <w:proofErr w:type="spellStart"/>
                                <w:r w:rsidRPr="003177F7">
                                  <w:rPr>
                                    <w:sz w:val="20"/>
                                    <w:szCs w:val="20"/>
                                  </w:rPr>
                                  <w:t>VAR_hoge</w:t>
                                </w:r>
                                <w:proofErr w:type="spellEnd"/>
                                <w:r w:rsidRPr="003177F7">
                                  <w:rPr>
                                    <w:sz w:val="20"/>
                                    <w:szCs w:val="20"/>
                                  </w:rPr>
                                  <w:t>" {</w:t>
                                </w:r>
                              </w:ins>
                            </w:p>
                            <w:p w14:paraId="48B7AB90" w14:textId="77777777" w:rsidR="007B5626" w:rsidRPr="003177F7" w:rsidRDefault="007B5626" w:rsidP="000C5D1B">
                              <w:pPr>
                                <w:ind w:firstLineChars="200" w:firstLine="400"/>
                                <w:rPr>
                                  <w:ins w:id="625" w:author="作成者"/>
                                  <w:sz w:val="20"/>
                                  <w:szCs w:val="20"/>
                                </w:rPr>
                              </w:pPr>
                              <w:ins w:id="626" w:author="作成者">
                                <w:r w:rsidRPr="003177F7">
                                  <w:rPr>
                                    <w:sz w:val="20"/>
                                    <w:szCs w:val="20"/>
                                  </w:rPr>
                                  <w:t xml:space="preserve">type = </w:t>
                                </w:r>
                                <w:r>
                                  <w:rPr>
                                    <w:sz w:val="20"/>
                                    <w:szCs w:val="20"/>
                                  </w:rPr>
                                  <w:t>tuple([string, number])</w:t>
                                </w:r>
                              </w:ins>
                            </w:p>
                            <w:p w14:paraId="493D8A87" w14:textId="77777777" w:rsidR="007B5626" w:rsidRDefault="007B5626" w:rsidP="000C5D1B">
                              <w:pPr>
                                <w:ind w:firstLineChars="200" w:firstLine="400"/>
                                <w:rPr>
                                  <w:ins w:id="627" w:author="作成者"/>
                                  <w:sz w:val="20"/>
                                  <w:szCs w:val="20"/>
                                </w:rPr>
                              </w:pPr>
                              <w:ins w:id="628" w:author="作成者">
                                <w:r w:rsidRPr="003177F7">
                                  <w:rPr>
                                    <w:sz w:val="20"/>
                                    <w:szCs w:val="20"/>
                                  </w:rPr>
                                  <w:t xml:space="preserve">default = </w:t>
                                </w:r>
                                <w:r>
                                  <w:rPr>
                                    <w:sz w:val="20"/>
                                    <w:szCs w:val="20"/>
                                  </w:rPr>
                                  <w:t>[“</w:t>
                                </w:r>
                                <w:proofErr w:type="spellStart"/>
                                <w:r>
                                  <w:rPr>
                                    <w:sz w:val="20"/>
                                    <w:szCs w:val="20"/>
                                  </w:rPr>
                                  <w:t>aaa</w:t>
                                </w:r>
                                <w:proofErr w:type="spellEnd"/>
                                <w:r>
                                  <w:rPr>
                                    <w:sz w:val="20"/>
                                    <w:szCs w:val="20"/>
                                  </w:rPr>
                                  <w:t>”, 2022]</w:t>
                                </w:r>
                              </w:ins>
                            </w:p>
                            <w:p w14:paraId="58F8475D" w14:textId="77777777" w:rsidR="007B5626" w:rsidRPr="003177F7" w:rsidRDefault="007B5626" w:rsidP="000C5D1B">
                              <w:pPr>
                                <w:rPr>
                                  <w:ins w:id="629" w:author="作成者"/>
                                  <w:sz w:val="20"/>
                                  <w:szCs w:val="20"/>
                                </w:rPr>
                              </w:pPr>
                              <w:ins w:id="630" w:author="作成者">
                                <w:r>
                                  <w:rPr>
                                    <w:sz w:val="20"/>
                                    <w:szCs w:val="20"/>
                                  </w:rPr>
                                  <w:t>}</w:t>
                                </w:r>
                              </w:ins>
                            </w:p>
                          </w:tc>
                        </w:tr>
                      </w:tbl>
                      <w:p w14:paraId="125D7E45" w14:textId="77777777" w:rsidR="007B5626" w:rsidRPr="003177F7" w:rsidRDefault="007B5626" w:rsidP="000C5D1B">
                        <w:pPr>
                          <w:jc w:val="left"/>
                          <w:rPr>
                            <w:ins w:id="631" w:author="作成者"/>
                            <w:sz w:val="20"/>
                            <w:szCs w:val="20"/>
                          </w:rPr>
                        </w:pPr>
                      </w:p>
                      <w:p w14:paraId="27C1CAA0" w14:textId="19ED41CA" w:rsidR="007B5626" w:rsidRPr="003177F7" w:rsidRDefault="007B5626" w:rsidP="000C5D1B">
                        <w:pPr>
                          <w:pStyle w:val="a9"/>
                          <w:numPr>
                            <w:ilvl w:val="0"/>
                            <w:numId w:val="45"/>
                          </w:numPr>
                          <w:ind w:leftChars="0"/>
                          <w:jc w:val="left"/>
                          <w:rPr>
                            <w:ins w:id="632" w:author="作成者"/>
                            <w:sz w:val="20"/>
                            <w:szCs w:val="20"/>
                          </w:rPr>
                        </w:pPr>
                        <w:proofErr w:type="spellStart"/>
                        <w:r>
                          <w:rPr>
                            <w:rFonts w:hint="eastAsia"/>
                            <w:sz w:val="20"/>
                            <w:szCs w:val="20"/>
                          </w:rPr>
                          <w:t>Su</w:t>
                        </w:r>
                        <w:r>
                          <w:rPr>
                            <w:sz w:val="20"/>
                            <w:szCs w:val="20"/>
                          </w:rPr>
                          <w:t>sbtitute</w:t>
                        </w:r>
                        <w:proofErr w:type="spellEnd"/>
                        <w:r>
                          <w:rPr>
                            <w:sz w:val="20"/>
                            <w:szCs w:val="20"/>
                          </w:rPr>
                          <w:t xml:space="preserve"> value example</w:t>
                        </w:r>
                        <w:ins w:id="633" w:author="作成者">
                          <w:r w:rsidRPr="003177F7">
                            <w:rPr>
                              <w:rFonts w:hint="eastAsia"/>
                              <w:sz w:val="20"/>
                              <w:szCs w:val="20"/>
                            </w:rPr>
                            <w:t>（</w:t>
                          </w:r>
                        </w:ins>
                        <w:r>
                          <w:rPr>
                            <w:sz w:val="20"/>
                            <w:szCs w:val="20"/>
                          </w:rPr>
                          <w:t>Substitute value auto registration settings/Substitute value list</w:t>
                        </w:r>
                        <w:ins w:id="634" w:author="作成者">
                          <w:r w:rsidRPr="003177F7">
                            <w:rPr>
                              <w:sz w:val="20"/>
                              <w:szCs w:val="20"/>
                            </w:rPr>
                            <w:t>）</w:t>
                          </w:r>
                        </w:ins>
                      </w:p>
                      <w:tbl>
                        <w:tblPr>
                          <w:tblStyle w:val="28"/>
                          <w:tblW w:w="0" w:type="auto"/>
                          <w:jc w:val="center"/>
                          <w:tblLook w:val="04A0" w:firstRow="1" w:lastRow="0" w:firstColumn="1" w:lastColumn="0" w:noHBand="0" w:noVBand="1"/>
                        </w:tblPr>
                        <w:tblGrid>
                          <w:gridCol w:w="783"/>
                          <w:gridCol w:w="1435"/>
                          <w:gridCol w:w="1393"/>
                          <w:gridCol w:w="1393"/>
                          <w:gridCol w:w="1393"/>
                        </w:tblGrid>
                        <w:tr w:rsidR="007B5626" w:rsidRPr="003177F7" w14:paraId="16477383" w14:textId="77777777" w:rsidTr="000C5D1B">
                          <w:trPr>
                            <w:trHeight w:val="606"/>
                            <w:jc w:val="center"/>
                            <w:ins w:id="635" w:author="作成者"/>
                          </w:trPr>
                          <w:tc>
                            <w:tcPr>
                              <w:tcW w:w="783" w:type="dxa"/>
                              <w:shd w:val="clear" w:color="auto" w:fill="002060"/>
                            </w:tcPr>
                            <w:p w14:paraId="50872062" w14:textId="5895B993" w:rsidR="007B5626" w:rsidRPr="003177F7" w:rsidRDefault="007B5626" w:rsidP="000C5D1B">
                              <w:pPr>
                                <w:pStyle w:val="a9"/>
                                <w:ind w:leftChars="0" w:left="0"/>
                                <w:jc w:val="left"/>
                                <w:rPr>
                                  <w:ins w:id="636" w:author="作成者"/>
                                  <w:b/>
                                  <w:color w:val="FFFFFF" w:themeColor="background1"/>
                                  <w:sz w:val="20"/>
                                  <w:szCs w:val="20"/>
                                </w:rPr>
                              </w:pPr>
                              <w:r>
                                <w:rPr>
                                  <w:rFonts w:hint="eastAsia"/>
                                  <w:b/>
                                  <w:color w:val="FFFFFF" w:themeColor="background1"/>
                                  <w:sz w:val="20"/>
                                  <w:szCs w:val="20"/>
                                </w:rPr>
                                <w:t>Item No.</w:t>
                              </w:r>
                            </w:p>
                          </w:tc>
                          <w:tc>
                            <w:tcPr>
                              <w:tcW w:w="1435" w:type="dxa"/>
                              <w:shd w:val="clear" w:color="auto" w:fill="002060"/>
                            </w:tcPr>
                            <w:p w14:paraId="6AF23BA5" w14:textId="4194601F" w:rsidR="007B5626" w:rsidRPr="003177F7" w:rsidRDefault="007B5626" w:rsidP="000C5D1B">
                              <w:pPr>
                                <w:pStyle w:val="a9"/>
                                <w:ind w:leftChars="0" w:left="0"/>
                                <w:jc w:val="left"/>
                                <w:rPr>
                                  <w:ins w:id="637" w:author="作成者"/>
                                  <w:b/>
                                  <w:color w:val="FFFFFF" w:themeColor="background1"/>
                                  <w:sz w:val="20"/>
                                  <w:szCs w:val="20"/>
                                </w:rPr>
                              </w:pPr>
                              <w:r>
                                <w:rPr>
                                  <w:rFonts w:hint="eastAsia"/>
                                  <w:b/>
                                  <w:color w:val="FFFFFF" w:themeColor="background1"/>
                                  <w:sz w:val="20"/>
                                  <w:szCs w:val="20"/>
                                </w:rPr>
                                <w:t>Variable name</w:t>
                              </w:r>
                            </w:p>
                          </w:tc>
                          <w:tc>
                            <w:tcPr>
                              <w:tcW w:w="1393" w:type="dxa"/>
                              <w:shd w:val="clear" w:color="auto" w:fill="002060"/>
                            </w:tcPr>
                            <w:p w14:paraId="69E7264B" w14:textId="5A97337A" w:rsidR="007B5626" w:rsidRPr="003177F7" w:rsidRDefault="007B5626" w:rsidP="000C5D1B">
                              <w:pPr>
                                <w:pStyle w:val="a9"/>
                                <w:ind w:leftChars="0" w:left="0"/>
                                <w:jc w:val="left"/>
                                <w:rPr>
                                  <w:ins w:id="638" w:author="作成者"/>
                                  <w:b/>
                                  <w:color w:val="FFFFFF" w:themeColor="background1"/>
                                  <w:sz w:val="20"/>
                                  <w:szCs w:val="20"/>
                                </w:rPr>
                              </w:pPr>
                              <w:r>
                                <w:rPr>
                                  <w:rFonts w:hint="eastAsia"/>
                                  <w:b/>
                                  <w:color w:val="FFFFFF" w:themeColor="background1"/>
                                  <w:sz w:val="20"/>
                                  <w:szCs w:val="20"/>
                                </w:rPr>
                                <w:t>Member variable</w:t>
                              </w:r>
                            </w:p>
                          </w:tc>
                          <w:tc>
                            <w:tcPr>
                              <w:tcW w:w="1393" w:type="dxa"/>
                              <w:shd w:val="clear" w:color="auto" w:fill="002060"/>
                            </w:tcPr>
                            <w:p w14:paraId="63B5071A" w14:textId="1F52ADC6" w:rsidR="007B5626" w:rsidRPr="003177F7" w:rsidRDefault="007B5626" w:rsidP="000C5D1B">
                              <w:pPr>
                                <w:pStyle w:val="a9"/>
                                <w:ind w:leftChars="0" w:left="0"/>
                                <w:jc w:val="left"/>
                                <w:rPr>
                                  <w:ins w:id="639" w:author="作成者"/>
                                  <w:b/>
                                  <w:color w:val="FFFFFF" w:themeColor="background1"/>
                                  <w:sz w:val="20"/>
                                  <w:szCs w:val="20"/>
                                </w:rPr>
                              </w:pPr>
                              <w:r>
                                <w:rPr>
                                  <w:rFonts w:hint="eastAsia"/>
                                  <w:b/>
                                  <w:color w:val="FFFFFF" w:themeColor="background1"/>
                                  <w:sz w:val="20"/>
                                  <w:szCs w:val="20"/>
                                </w:rPr>
                                <w:t>Substitute order</w:t>
                              </w:r>
                            </w:p>
                          </w:tc>
                          <w:tc>
                            <w:tcPr>
                              <w:tcW w:w="1393" w:type="dxa"/>
                              <w:shd w:val="clear" w:color="auto" w:fill="002060"/>
                            </w:tcPr>
                            <w:p w14:paraId="32DE53F4" w14:textId="789EDD48" w:rsidR="007B5626" w:rsidRPr="003177F7" w:rsidRDefault="007B5626" w:rsidP="000C5D1B">
                              <w:pPr>
                                <w:pStyle w:val="a9"/>
                                <w:ind w:leftChars="0" w:left="0"/>
                                <w:jc w:val="left"/>
                                <w:rPr>
                                  <w:ins w:id="640" w:author="作成者"/>
                                  <w:b/>
                                  <w:color w:val="FFFFFF" w:themeColor="background1"/>
                                  <w:sz w:val="20"/>
                                  <w:szCs w:val="20"/>
                                </w:rPr>
                              </w:pPr>
                              <w:r>
                                <w:rPr>
                                  <w:rFonts w:hint="eastAsia"/>
                                  <w:b/>
                                  <w:color w:val="FFFFFF" w:themeColor="background1"/>
                                  <w:sz w:val="20"/>
                                  <w:szCs w:val="20"/>
                                </w:rPr>
                                <w:t>Specific value</w:t>
                              </w:r>
                            </w:p>
                          </w:tc>
                        </w:tr>
                        <w:tr w:rsidR="007B5626" w:rsidRPr="003177F7" w14:paraId="477EEF79" w14:textId="77777777" w:rsidTr="000C5D1B">
                          <w:trPr>
                            <w:trHeight w:val="303"/>
                            <w:jc w:val="center"/>
                            <w:ins w:id="641" w:author="作成者"/>
                          </w:trPr>
                          <w:tc>
                            <w:tcPr>
                              <w:tcW w:w="783" w:type="dxa"/>
                            </w:tcPr>
                            <w:p w14:paraId="4E272116" w14:textId="77777777" w:rsidR="007B5626" w:rsidRPr="003177F7" w:rsidRDefault="007B5626" w:rsidP="000C5D1B">
                              <w:pPr>
                                <w:pStyle w:val="a9"/>
                                <w:ind w:leftChars="0" w:left="0"/>
                                <w:jc w:val="left"/>
                                <w:rPr>
                                  <w:ins w:id="642" w:author="作成者"/>
                                  <w:sz w:val="20"/>
                                  <w:szCs w:val="20"/>
                                </w:rPr>
                              </w:pPr>
                              <w:ins w:id="643" w:author="作成者">
                                <w:r w:rsidRPr="003177F7">
                                  <w:rPr>
                                    <w:rFonts w:hint="eastAsia"/>
                                    <w:sz w:val="20"/>
                                    <w:szCs w:val="20"/>
                                  </w:rPr>
                                  <w:t>1</w:t>
                                </w:r>
                              </w:ins>
                            </w:p>
                          </w:tc>
                          <w:tc>
                            <w:tcPr>
                              <w:tcW w:w="1435" w:type="dxa"/>
                            </w:tcPr>
                            <w:p w14:paraId="4E2D212F" w14:textId="77777777" w:rsidR="007B5626" w:rsidRPr="003177F7" w:rsidRDefault="007B5626" w:rsidP="000C5D1B">
                              <w:pPr>
                                <w:pStyle w:val="a9"/>
                                <w:ind w:leftChars="0" w:left="0"/>
                                <w:jc w:val="left"/>
                                <w:rPr>
                                  <w:ins w:id="644" w:author="作成者"/>
                                  <w:sz w:val="20"/>
                                  <w:szCs w:val="20"/>
                                </w:rPr>
                              </w:pPr>
                              <w:proofErr w:type="spellStart"/>
                              <w:ins w:id="645" w:author="作成者">
                                <w:r w:rsidRPr="003177F7">
                                  <w:rPr>
                                    <w:rFonts w:hint="eastAsia"/>
                                    <w:sz w:val="20"/>
                                    <w:szCs w:val="20"/>
                                  </w:rPr>
                                  <w:t>V</w:t>
                                </w:r>
                                <w:r w:rsidRPr="003177F7">
                                  <w:rPr>
                                    <w:sz w:val="20"/>
                                    <w:szCs w:val="20"/>
                                  </w:rPr>
                                  <w:t>AR_hoge</w:t>
                                </w:r>
                                <w:proofErr w:type="spellEnd"/>
                              </w:ins>
                            </w:p>
                          </w:tc>
                          <w:tc>
                            <w:tcPr>
                              <w:tcW w:w="1393" w:type="dxa"/>
                            </w:tcPr>
                            <w:p w14:paraId="345ED9E6" w14:textId="77777777" w:rsidR="007B5626" w:rsidRPr="003177F7" w:rsidRDefault="007B5626" w:rsidP="000C5D1B">
                              <w:pPr>
                                <w:pStyle w:val="a9"/>
                                <w:ind w:leftChars="0" w:left="0"/>
                                <w:jc w:val="left"/>
                                <w:rPr>
                                  <w:ins w:id="646" w:author="作成者"/>
                                  <w:sz w:val="20"/>
                                  <w:szCs w:val="20"/>
                                </w:rPr>
                              </w:pPr>
                              <w:ins w:id="647" w:author="作成者">
                                <w:r>
                                  <w:rPr>
                                    <w:sz w:val="20"/>
                                    <w:szCs w:val="20"/>
                                  </w:rPr>
                                  <w:t>[0]</w:t>
                                </w:r>
                              </w:ins>
                            </w:p>
                          </w:tc>
                          <w:tc>
                            <w:tcPr>
                              <w:tcW w:w="1393" w:type="dxa"/>
                            </w:tcPr>
                            <w:p w14:paraId="35DA0D85" w14:textId="5637D9B9" w:rsidR="007B5626" w:rsidRPr="003177F7" w:rsidRDefault="007B5626" w:rsidP="000C5D1B">
                              <w:pPr>
                                <w:pStyle w:val="a9"/>
                                <w:ind w:leftChars="0" w:left="0"/>
                                <w:jc w:val="left"/>
                                <w:rPr>
                                  <w:ins w:id="648" w:author="作成者"/>
                                  <w:sz w:val="20"/>
                                  <w:szCs w:val="20"/>
                                </w:rPr>
                              </w:pPr>
                              <w:r>
                                <w:rPr>
                                  <w:rFonts w:hint="eastAsia"/>
                                  <w:sz w:val="20"/>
                                  <w:szCs w:val="20"/>
                                </w:rPr>
                                <w:t>No</w:t>
                              </w:r>
                              <w:r>
                                <w:rPr>
                                  <w:sz w:val="20"/>
                                  <w:szCs w:val="20"/>
                                </w:rPr>
                                <w:t xml:space="preserve"> input required</w:t>
                              </w:r>
                            </w:p>
                          </w:tc>
                          <w:tc>
                            <w:tcPr>
                              <w:tcW w:w="1393" w:type="dxa"/>
                            </w:tcPr>
                            <w:p w14:paraId="09456D4E" w14:textId="77777777" w:rsidR="007B5626" w:rsidRPr="003177F7" w:rsidRDefault="007B5626" w:rsidP="000C5D1B">
                              <w:pPr>
                                <w:pStyle w:val="a9"/>
                                <w:ind w:leftChars="0" w:left="0"/>
                                <w:jc w:val="left"/>
                                <w:rPr>
                                  <w:ins w:id="649" w:author="作成者"/>
                                  <w:sz w:val="20"/>
                                  <w:szCs w:val="20"/>
                                </w:rPr>
                              </w:pPr>
                              <w:proofErr w:type="spellStart"/>
                              <w:ins w:id="650" w:author="作成者">
                                <w:r>
                                  <w:rPr>
                                    <w:sz w:val="20"/>
                                    <w:szCs w:val="20"/>
                                  </w:rPr>
                                  <w:t>bbb</w:t>
                                </w:r>
                                <w:proofErr w:type="spellEnd"/>
                              </w:ins>
                            </w:p>
                          </w:tc>
                        </w:tr>
                        <w:tr w:rsidR="007B5626" w:rsidRPr="003177F7" w14:paraId="5B916D57" w14:textId="77777777" w:rsidTr="000C5D1B">
                          <w:trPr>
                            <w:trHeight w:val="287"/>
                            <w:jc w:val="center"/>
                            <w:ins w:id="651" w:author="作成者"/>
                          </w:trPr>
                          <w:tc>
                            <w:tcPr>
                              <w:tcW w:w="783" w:type="dxa"/>
                            </w:tcPr>
                            <w:p w14:paraId="6BB5E041" w14:textId="77777777" w:rsidR="007B5626" w:rsidRPr="003177F7" w:rsidRDefault="007B5626" w:rsidP="000C5D1B">
                              <w:pPr>
                                <w:pStyle w:val="a9"/>
                                <w:ind w:leftChars="0" w:left="0"/>
                                <w:jc w:val="left"/>
                                <w:rPr>
                                  <w:ins w:id="652" w:author="作成者"/>
                                  <w:sz w:val="20"/>
                                  <w:szCs w:val="20"/>
                                </w:rPr>
                              </w:pPr>
                              <w:ins w:id="653" w:author="作成者">
                                <w:r w:rsidRPr="003177F7">
                                  <w:rPr>
                                    <w:rFonts w:hint="eastAsia"/>
                                    <w:sz w:val="20"/>
                                    <w:szCs w:val="20"/>
                                  </w:rPr>
                                  <w:t>2</w:t>
                                </w:r>
                              </w:ins>
                            </w:p>
                          </w:tc>
                          <w:tc>
                            <w:tcPr>
                              <w:tcW w:w="1435" w:type="dxa"/>
                            </w:tcPr>
                            <w:p w14:paraId="3B68FBA6" w14:textId="77777777" w:rsidR="007B5626" w:rsidRPr="003177F7" w:rsidRDefault="007B5626" w:rsidP="000C5D1B">
                              <w:pPr>
                                <w:pStyle w:val="a9"/>
                                <w:ind w:leftChars="0" w:left="0"/>
                                <w:jc w:val="left"/>
                                <w:rPr>
                                  <w:ins w:id="654" w:author="作成者"/>
                                  <w:sz w:val="20"/>
                                  <w:szCs w:val="20"/>
                                </w:rPr>
                              </w:pPr>
                              <w:proofErr w:type="spellStart"/>
                              <w:ins w:id="655" w:author="作成者">
                                <w:r w:rsidRPr="003177F7">
                                  <w:rPr>
                                    <w:rFonts w:hint="eastAsia"/>
                                    <w:sz w:val="20"/>
                                    <w:szCs w:val="20"/>
                                  </w:rPr>
                                  <w:t>VAR_ho</w:t>
                                </w:r>
                                <w:r w:rsidRPr="003177F7">
                                  <w:rPr>
                                    <w:sz w:val="20"/>
                                    <w:szCs w:val="20"/>
                                  </w:rPr>
                                  <w:t>ge</w:t>
                                </w:r>
                                <w:proofErr w:type="spellEnd"/>
                              </w:ins>
                            </w:p>
                          </w:tc>
                          <w:tc>
                            <w:tcPr>
                              <w:tcW w:w="1393" w:type="dxa"/>
                            </w:tcPr>
                            <w:p w14:paraId="458AE7A5" w14:textId="77777777" w:rsidR="007B5626" w:rsidRPr="003177F7" w:rsidRDefault="007B5626" w:rsidP="000C5D1B">
                              <w:pPr>
                                <w:pStyle w:val="a9"/>
                                <w:ind w:leftChars="0" w:left="0"/>
                                <w:jc w:val="left"/>
                                <w:rPr>
                                  <w:ins w:id="656" w:author="作成者"/>
                                  <w:sz w:val="20"/>
                                  <w:szCs w:val="20"/>
                                </w:rPr>
                              </w:pPr>
                              <w:ins w:id="657" w:author="作成者">
                                <w:r>
                                  <w:rPr>
                                    <w:rFonts w:hint="eastAsia"/>
                                    <w:sz w:val="20"/>
                                    <w:szCs w:val="20"/>
                                  </w:rPr>
                                  <w:t>[1]</w:t>
                                </w:r>
                              </w:ins>
                            </w:p>
                          </w:tc>
                          <w:tc>
                            <w:tcPr>
                              <w:tcW w:w="1393" w:type="dxa"/>
                            </w:tcPr>
                            <w:p w14:paraId="7CE584B2" w14:textId="359F5537" w:rsidR="007B5626" w:rsidRPr="003177F7" w:rsidRDefault="007B5626" w:rsidP="000C5D1B">
                              <w:pPr>
                                <w:pStyle w:val="a9"/>
                                <w:ind w:leftChars="0" w:left="0"/>
                                <w:jc w:val="left"/>
                                <w:rPr>
                                  <w:ins w:id="658" w:author="作成者"/>
                                  <w:sz w:val="20"/>
                                  <w:szCs w:val="20"/>
                                </w:rPr>
                              </w:pPr>
                              <w:r>
                                <w:rPr>
                                  <w:rFonts w:hint="eastAsia"/>
                                  <w:sz w:val="20"/>
                                  <w:szCs w:val="20"/>
                                </w:rPr>
                                <w:t>No</w:t>
                              </w:r>
                              <w:r>
                                <w:rPr>
                                  <w:sz w:val="20"/>
                                  <w:szCs w:val="20"/>
                                </w:rPr>
                                <w:t xml:space="preserve"> input required</w:t>
                              </w:r>
                            </w:p>
                          </w:tc>
                          <w:tc>
                            <w:tcPr>
                              <w:tcW w:w="1393" w:type="dxa"/>
                            </w:tcPr>
                            <w:p w14:paraId="0C20A61D" w14:textId="77777777" w:rsidR="007B5626" w:rsidRPr="003177F7" w:rsidRDefault="007B5626" w:rsidP="000C5D1B">
                              <w:pPr>
                                <w:pStyle w:val="a9"/>
                                <w:ind w:leftChars="0" w:left="0"/>
                                <w:jc w:val="left"/>
                                <w:rPr>
                                  <w:ins w:id="659" w:author="作成者"/>
                                  <w:sz w:val="20"/>
                                  <w:szCs w:val="20"/>
                                </w:rPr>
                              </w:pPr>
                              <w:ins w:id="660" w:author="作成者">
                                <w:r>
                                  <w:rPr>
                                    <w:sz w:val="20"/>
                                    <w:szCs w:val="20"/>
                                  </w:rPr>
                                  <w:t>2023</w:t>
                                </w:r>
                              </w:ins>
                            </w:p>
                          </w:tc>
                        </w:tr>
                      </w:tbl>
                      <w:p w14:paraId="751C9565" w14:textId="77777777" w:rsidR="007B5626" w:rsidRPr="003177F7" w:rsidRDefault="007B5626" w:rsidP="000C5D1B">
                        <w:pPr>
                          <w:pStyle w:val="a9"/>
                          <w:ind w:leftChars="0" w:left="360"/>
                          <w:jc w:val="left"/>
                          <w:rPr>
                            <w:ins w:id="661" w:author="作成者"/>
                            <w:sz w:val="20"/>
                            <w:szCs w:val="20"/>
                          </w:rPr>
                        </w:pPr>
                      </w:p>
                      <w:p w14:paraId="649C2805" w14:textId="61D4F0A6" w:rsidR="007B5626" w:rsidRPr="003177F7" w:rsidRDefault="007B5626" w:rsidP="000C5D1B">
                        <w:pPr>
                          <w:jc w:val="left"/>
                          <w:rPr>
                            <w:ins w:id="662" w:author="作成者"/>
                            <w:sz w:val="20"/>
                            <w:szCs w:val="20"/>
                          </w:rPr>
                        </w:pPr>
                        <w:ins w:id="663" w:author="作成者">
                          <w:r w:rsidRPr="003177F7">
                            <w:rPr>
                              <w:rFonts w:hint="eastAsia"/>
                              <w:sz w:val="20"/>
                              <w:szCs w:val="20"/>
                            </w:rPr>
                            <w:t>２．</w:t>
                          </w:r>
                        </w:ins>
                        <w:r>
                          <w:rPr>
                            <w:rFonts w:hint="eastAsia"/>
                            <w:sz w:val="20"/>
                            <w:szCs w:val="20"/>
                          </w:rPr>
                          <w:t xml:space="preserve">Value sent to </w:t>
                        </w:r>
                        <w:ins w:id="664" w:author="作成者">
                          <w:r w:rsidRPr="003177F7">
                            <w:rPr>
                              <w:rFonts w:hint="eastAsia"/>
                              <w:sz w:val="20"/>
                              <w:szCs w:val="20"/>
                            </w:rPr>
                            <w:t>Terraform</w:t>
                          </w:r>
                        </w:ins>
                        <w:r w:rsidRPr="003177F7">
                          <w:rPr>
                            <w:sz w:val="20"/>
                            <w:szCs w:val="20"/>
                          </w:rPr>
                          <w:t xml:space="preserve"> </w:t>
                        </w:r>
                      </w:p>
                      <w:tbl>
                        <w:tblPr>
                          <w:tblStyle w:val="28"/>
                          <w:tblW w:w="6610" w:type="dxa"/>
                          <w:jc w:val="center"/>
                          <w:tblLook w:val="04A0" w:firstRow="1" w:lastRow="0" w:firstColumn="1" w:lastColumn="0" w:noHBand="0" w:noVBand="1"/>
                        </w:tblPr>
                        <w:tblGrid>
                          <w:gridCol w:w="6610"/>
                        </w:tblGrid>
                        <w:tr w:rsidR="007B5626" w:rsidRPr="003177F7" w14:paraId="1531ED39" w14:textId="77777777" w:rsidTr="000C5D1B">
                          <w:trPr>
                            <w:trHeight w:val="795"/>
                            <w:jc w:val="center"/>
                            <w:ins w:id="665" w:author="作成者"/>
                          </w:trPr>
                          <w:tc>
                            <w:tcPr>
                              <w:tcW w:w="6610" w:type="dxa"/>
                            </w:tcPr>
                            <w:p w14:paraId="55B82A0C" w14:textId="77777777" w:rsidR="007B5626" w:rsidRPr="003177F7" w:rsidRDefault="007B5626" w:rsidP="000C5D1B">
                              <w:pPr>
                                <w:pStyle w:val="a9"/>
                                <w:ind w:leftChars="0" w:left="0"/>
                                <w:rPr>
                                  <w:ins w:id="666" w:author="作成者"/>
                                  <w:sz w:val="20"/>
                                  <w:szCs w:val="20"/>
                                </w:rPr>
                              </w:pPr>
                              <w:ins w:id="667" w:author="作成者">
                                <w:r>
                                  <w:rPr>
                                    <w:sz w:val="20"/>
                                    <w:szCs w:val="20"/>
                                  </w:rPr>
                                  <w:t>[“</w:t>
                                </w:r>
                                <w:proofErr w:type="spellStart"/>
                                <w:r>
                                  <w:rPr>
                                    <w:sz w:val="20"/>
                                    <w:szCs w:val="20"/>
                                  </w:rPr>
                                  <w:t>bbb</w:t>
                                </w:r>
                                <w:proofErr w:type="spellEnd"/>
                                <w:r>
                                  <w:rPr>
                                    <w:sz w:val="20"/>
                                    <w:szCs w:val="20"/>
                                  </w:rPr>
                                  <w:t>”, 2023:</w:t>
                                </w:r>
                              </w:ins>
                            </w:p>
                          </w:tc>
                        </w:tr>
                      </w:tbl>
                      <w:p w14:paraId="37665589" w14:textId="77777777" w:rsidR="007B5626" w:rsidRPr="003177F7" w:rsidRDefault="007B5626" w:rsidP="000C5D1B">
                        <w:pPr>
                          <w:jc w:val="left"/>
                          <w:rPr>
                            <w:ins w:id="668" w:author="作成者"/>
                            <w:sz w:val="20"/>
                            <w:szCs w:val="20"/>
                          </w:rPr>
                        </w:pPr>
                      </w:p>
                    </w:txbxContent>
                  </v:textbox>
                  <w10:wrap type="topAndBottom"/>
                </v:shape>
              </w:pict>
            </mc:Fallback>
          </mc:AlternateContent>
        </w:r>
      </w:ins>
    </w:p>
    <w:p w14:paraId="007C4437" w14:textId="6FC20064" w:rsidR="003B7738" w:rsidRPr="00EC4529" w:rsidRDefault="003B7738">
      <w:pPr>
        <w:widowControl/>
        <w:jc w:val="left"/>
      </w:pPr>
    </w:p>
    <w:p w14:paraId="42148921" w14:textId="76035CB0" w:rsidR="002D068D" w:rsidRPr="00CE0420" w:rsidRDefault="00272374" w:rsidP="002D068D">
      <w:pPr>
        <w:pStyle w:val="1"/>
      </w:pPr>
      <w:bookmarkStart w:id="669" w:name="_Toc105604717"/>
      <w:r w:rsidRPr="00272374">
        <w:t>Terraform driver console menu structure</w:t>
      </w:r>
      <w:bookmarkEnd w:id="669"/>
    </w:p>
    <w:p w14:paraId="28DD7EC5" w14:textId="2FDA89DF" w:rsidR="002D068D" w:rsidRPr="00CE0420" w:rsidRDefault="00230282" w:rsidP="00306AC8">
      <w:pPr>
        <w:jc w:val="left"/>
      </w:pPr>
      <w:r w:rsidRPr="00230282">
        <w:t>This chapter describes the menu c</w:t>
      </w:r>
      <w:r>
        <w:t>onfiguration of the ITA console</w:t>
      </w:r>
      <w:r w:rsidR="00272374" w:rsidRPr="00272374">
        <w:t>.</w:t>
      </w:r>
    </w:p>
    <w:p w14:paraId="785B737C" w14:textId="5EE0B9C4" w:rsidR="00272374" w:rsidRPr="00173486" w:rsidRDefault="00173486" w:rsidP="00306AC8">
      <w:pPr>
        <w:jc w:val="left"/>
      </w:pPr>
      <w:r w:rsidRPr="00173486">
        <w:t>Please refer to the "First Step Guide" for information on how to log in to the web console and the components/basi</w:t>
      </w:r>
      <w:r>
        <w:t>c operations of the menu screen</w:t>
      </w:r>
      <w:r w:rsidR="00306AC8">
        <w:t>.</w:t>
      </w:r>
    </w:p>
    <w:tbl>
      <w:tblPr>
        <w:tblStyle w:val="ab"/>
        <w:tblpPr w:leftFromText="142" w:rightFromText="142" w:vertAnchor="text" w:horzAnchor="margin" w:tblpX="-147" w:tblpY="901"/>
        <w:tblW w:w="9601" w:type="dxa"/>
        <w:tblLayout w:type="fixed"/>
        <w:tblLook w:val="04A0" w:firstRow="1" w:lastRow="0" w:firstColumn="1" w:lastColumn="0" w:noHBand="0" w:noVBand="1"/>
      </w:tblPr>
      <w:tblGrid>
        <w:gridCol w:w="568"/>
        <w:gridCol w:w="786"/>
        <w:gridCol w:w="1506"/>
        <w:gridCol w:w="941"/>
        <w:gridCol w:w="5800"/>
      </w:tblGrid>
      <w:tr w:rsidR="00A54F66" w:rsidRPr="00CE0420" w14:paraId="34B1ED1D" w14:textId="77777777" w:rsidTr="00A54F66">
        <w:trPr>
          <w:trHeight w:val="272"/>
        </w:trPr>
        <w:tc>
          <w:tcPr>
            <w:tcW w:w="568" w:type="dxa"/>
            <w:tcBorders>
              <w:top w:val="single" w:sz="4" w:space="0" w:color="auto"/>
              <w:left w:val="single" w:sz="4" w:space="0" w:color="auto"/>
              <w:right w:val="single" w:sz="4" w:space="0" w:color="auto"/>
            </w:tcBorders>
            <w:shd w:val="clear" w:color="auto" w:fill="002B62"/>
            <w:vAlign w:val="center"/>
            <w:hideMark/>
          </w:tcPr>
          <w:p w14:paraId="6E7A5769" w14:textId="77777777" w:rsidR="00A54F66" w:rsidRPr="00CE0420" w:rsidRDefault="00A54F66" w:rsidP="00A54F66">
            <w:pPr>
              <w:pStyle w:val="afe"/>
              <w:jc w:val="center"/>
            </w:pPr>
            <w:bookmarkStart w:id="670" w:name="_Toc491356627"/>
            <w:bookmarkStart w:id="671" w:name="_Toc491357388"/>
            <w:bookmarkStart w:id="672" w:name="_Toc491938689"/>
            <w:bookmarkStart w:id="673" w:name="_Toc491951538"/>
            <w:bookmarkStart w:id="674" w:name="_Toc491951541"/>
            <w:bookmarkEnd w:id="670"/>
            <w:bookmarkEnd w:id="671"/>
            <w:bookmarkEnd w:id="672"/>
            <w:bookmarkEnd w:id="673"/>
            <w:r w:rsidRPr="00CE0420">
              <w:rPr>
                <w:rFonts w:hint="eastAsia"/>
              </w:rPr>
              <w:t>No</w:t>
            </w:r>
          </w:p>
        </w:tc>
        <w:tc>
          <w:tcPr>
            <w:tcW w:w="786" w:type="dxa"/>
            <w:tcBorders>
              <w:top w:val="single" w:sz="4" w:space="0" w:color="auto"/>
              <w:left w:val="single" w:sz="4" w:space="0" w:color="auto"/>
              <w:bottom w:val="nil"/>
              <w:right w:val="single" w:sz="4" w:space="0" w:color="auto"/>
            </w:tcBorders>
            <w:shd w:val="clear" w:color="auto" w:fill="002B62"/>
            <w:vAlign w:val="center"/>
            <w:hideMark/>
          </w:tcPr>
          <w:p w14:paraId="66785493" w14:textId="77777777" w:rsidR="00A54F66" w:rsidRPr="00CE0420" w:rsidRDefault="00A54F66" w:rsidP="00A54F66">
            <w:pPr>
              <w:pStyle w:val="afe"/>
              <w:jc w:val="center"/>
            </w:pPr>
            <w:r>
              <w:rPr>
                <w:rFonts w:hint="eastAsia"/>
              </w:rPr>
              <w:t>Menu Group</w:t>
            </w:r>
          </w:p>
        </w:tc>
        <w:tc>
          <w:tcPr>
            <w:tcW w:w="1506" w:type="dxa"/>
            <w:tcBorders>
              <w:top w:val="single" w:sz="4" w:space="0" w:color="auto"/>
              <w:left w:val="single" w:sz="4" w:space="0" w:color="auto"/>
              <w:right w:val="single" w:sz="4" w:space="0" w:color="auto"/>
            </w:tcBorders>
            <w:shd w:val="clear" w:color="auto" w:fill="002B62"/>
            <w:vAlign w:val="center"/>
            <w:hideMark/>
          </w:tcPr>
          <w:p w14:paraId="315167F1" w14:textId="77777777" w:rsidR="00A54F66" w:rsidRPr="00CE0420" w:rsidRDefault="00A54F66" w:rsidP="00A54F66">
            <w:pPr>
              <w:pStyle w:val="afe"/>
              <w:jc w:val="center"/>
            </w:pPr>
            <w:r>
              <w:rPr>
                <w:rFonts w:hint="eastAsia"/>
              </w:rPr>
              <w:t>Menu Screen</w:t>
            </w:r>
          </w:p>
        </w:tc>
        <w:tc>
          <w:tcPr>
            <w:tcW w:w="941" w:type="dxa"/>
            <w:tcBorders>
              <w:top w:val="single" w:sz="4" w:space="0" w:color="auto"/>
              <w:left w:val="single" w:sz="4" w:space="0" w:color="auto"/>
              <w:right w:val="single" w:sz="4" w:space="0" w:color="auto"/>
            </w:tcBorders>
            <w:shd w:val="clear" w:color="auto" w:fill="002B62"/>
          </w:tcPr>
          <w:p w14:paraId="1B0D488B" w14:textId="77777777" w:rsidR="00A54F66" w:rsidRDefault="00A54F66" w:rsidP="00A54F66">
            <w:pPr>
              <w:pStyle w:val="afe"/>
              <w:jc w:val="center"/>
            </w:pPr>
            <w:r>
              <w:rPr>
                <w:rFonts w:hint="eastAsia"/>
              </w:rPr>
              <w:t>Hidden menu</w:t>
            </w:r>
            <w:r>
              <w:rPr>
                <w:rFonts w:hint="eastAsia"/>
              </w:rPr>
              <w:t>※</w:t>
            </w:r>
          </w:p>
        </w:tc>
        <w:tc>
          <w:tcPr>
            <w:tcW w:w="5800" w:type="dxa"/>
            <w:tcBorders>
              <w:top w:val="single" w:sz="4" w:space="0" w:color="auto"/>
              <w:left w:val="single" w:sz="4" w:space="0" w:color="auto"/>
              <w:right w:val="single" w:sz="4" w:space="0" w:color="auto"/>
            </w:tcBorders>
            <w:shd w:val="clear" w:color="auto" w:fill="002B62"/>
            <w:vAlign w:val="center"/>
            <w:hideMark/>
          </w:tcPr>
          <w:p w14:paraId="67A4B49E" w14:textId="77777777" w:rsidR="00A54F66" w:rsidRPr="00CE0420" w:rsidRDefault="00A54F66" w:rsidP="00A54F66">
            <w:pPr>
              <w:pStyle w:val="afe"/>
              <w:jc w:val="center"/>
            </w:pPr>
            <w:r>
              <w:rPr>
                <w:rFonts w:hint="eastAsia"/>
              </w:rPr>
              <w:t>Description</w:t>
            </w:r>
          </w:p>
        </w:tc>
      </w:tr>
      <w:tr w:rsidR="00A54F66" w:rsidRPr="00CE0420" w14:paraId="380C5511" w14:textId="77777777" w:rsidTr="00A54F66">
        <w:trPr>
          <w:trHeight w:val="293"/>
        </w:trPr>
        <w:tc>
          <w:tcPr>
            <w:tcW w:w="568" w:type="dxa"/>
            <w:tcBorders>
              <w:top w:val="dotted" w:sz="4" w:space="0" w:color="auto"/>
              <w:left w:val="single" w:sz="4" w:space="0" w:color="auto"/>
              <w:bottom w:val="dotted" w:sz="4" w:space="0" w:color="auto"/>
              <w:right w:val="single" w:sz="4" w:space="0" w:color="auto"/>
            </w:tcBorders>
            <w:shd w:val="clear" w:color="auto" w:fill="E5EAEF"/>
            <w:vAlign w:val="center"/>
          </w:tcPr>
          <w:p w14:paraId="28E2319A" w14:textId="77777777" w:rsidR="00A54F66" w:rsidRPr="00CE0420" w:rsidRDefault="00A54F66" w:rsidP="00A54F66">
            <w:pPr>
              <w:pStyle w:val="aff"/>
            </w:pPr>
            <w:r w:rsidRPr="00CE0420">
              <w:t>1</w:t>
            </w:r>
          </w:p>
        </w:tc>
        <w:tc>
          <w:tcPr>
            <w:tcW w:w="786" w:type="dxa"/>
            <w:vMerge w:val="restart"/>
            <w:tcBorders>
              <w:top w:val="nil"/>
              <w:left w:val="single" w:sz="4" w:space="0" w:color="auto"/>
              <w:bottom w:val="nil"/>
              <w:right w:val="single" w:sz="4" w:space="0" w:color="auto"/>
            </w:tcBorders>
            <w:shd w:val="clear" w:color="auto" w:fill="FFFFFF" w:themeFill="background2"/>
            <w:vAlign w:val="center"/>
            <w:hideMark/>
          </w:tcPr>
          <w:p w14:paraId="0895A00A" w14:textId="77777777" w:rsidR="00A54F66" w:rsidRPr="00CE0420" w:rsidRDefault="00A54F66" w:rsidP="00A54F66">
            <w:pPr>
              <w:pStyle w:val="aff"/>
            </w:pPr>
            <w:r>
              <w:rPr>
                <w:rFonts w:hint="eastAsia"/>
              </w:rPr>
              <w:t>Terraform</w:t>
            </w:r>
          </w:p>
        </w:tc>
        <w:tc>
          <w:tcPr>
            <w:tcW w:w="1506" w:type="dxa"/>
            <w:tcBorders>
              <w:top w:val="dotted" w:sz="4" w:space="0" w:color="auto"/>
              <w:left w:val="single" w:sz="4" w:space="0" w:color="auto"/>
              <w:bottom w:val="dotted" w:sz="4" w:space="0" w:color="auto"/>
              <w:right w:val="single" w:sz="4" w:space="0" w:color="auto"/>
            </w:tcBorders>
            <w:hideMark/>
          </w:tcPr>
          <w:p w14:paraId="6F2950DC" w14:textId="77777777" w:rsidR="00A54F66" w:rsidRPr="000C5D1B" w:rsidRDefault="00A54F66" w:rsidP="00A54F66">
            <w:pPr>
              <w:pStyle w:val="aff"/>
              <w:rPr>
                <w:sz w:val="20"/>
                <w:szCs w:val="20"/>
              </w:rPr>
            </w:pPr>
            <w:r w:rsidRPr="000C5D1B">
              <w:rPr>
                <w:rFonts w:hint="eastAsia"/>
                <w:sz w:val="20"/>
                <w:szCs w:val="20"/>
              </w:rPr>
              <w:t>Interface information</w:t>
            </w:r>
          </w:p>
        </w:tc>
        <w:tc>
          <w:tcPr>
            <w:tcW w:w="941" w:type="dxa"/>
            <w:tcBorders>
              <w:top w:val="dotted" w:sz="4" w:space="0" w:color="auto"/>
              <w:left w:val="single" w:sz="4" w:space="0" w:color="auto"/>
              <w:bottom w:val="dotted" w:sz="4" w:space="0" w:color="auto"/>
              <w:right w:val="single" w:sz="4" w:space="0" w:color="auto"/>
            </w:tcBorders>
          </w:tcPr>
          <w:p w14:paraId="1F0FEEBA" w14:textId="77777777" w:rsidR="00A54F66" w:rsidRPr="000C5D1B" w:rsidRDefault="00A54F66" w:rsidP="00A54F66">
            <w:pPr>
              <w:pStyle w:val="aff"/>
              <w:jc w:val="left"/>
              <w:rPr>
                <w:sz w:val="20"/>
                <w:szCs w:val="20"/>
              </w:rPr>
            </w:pPr>
          </w:p>
        </w:tc>
        <w:tc>
          <w:tcPr>
            <w:tcW w:w="5800" w:type="dxa"/>
            <w:tcBorders>
              <w:top w:val="dotted" w:sz="4" w:space="0" w:color="auto"/>
              <w:left w:val="single" w:sz="4" w:space="0" w:color="auto"/>
              <w:bottom w:val="dotted" w:sz="4" w:space="0" w:color="auto"/>
              <w:right w:val="single" w:sz="4" w:space="0" w:color="auto"/>
            </w:tcBorders>
            <w:hideMark/>
          </w:tcPr>
          <w:p w14:paraId="41461123" w14:textId="77777777" w:rsidR="00A54F66" w:rsidRPr="000C5D1B" w:rsidRDefault="00A54F66" w:rsidP="00A54F66">
            <w:pPr>
              <w:pStyle w:val="aff"/>
              <w:jc w:val="left"/>
              <w:rPr>
                <w:sz w:val="20"/>
                <w:szCs w:val="20"/>
              </w:rPr>
            </w:pPr>
            <w:r w:rsidRPr="000C5D1B">
              <w:rPr>
                <w:sz w:val="20"/>
                <w:szCs w:val="20"/>
              </w:rPr>
              <w:t>Manage Terraform information that links with ITA.</w:t>
            </w:r>
          </w:p>
        </w:tc>
      </w:tr>
      <w:tr w:rsidR="00A54F66" w:rsidRPr="00CE0420" w14:paraId="6E169328" w14:textId="77777777" w:rsidTr="00A54F66">
        <w:trPr>
          <w:trHeight w:val="293"/>
        </w:trPr>
        <w:tc>
          <w:tcPr>
            <w:tcW w:w="568" w:type="dxa"/>
            <w:tcBorders>
              <w:top w:val="dotted" w:sz="4" w:space="0" w:color="auto"/>
              <w:left w:val="single" w:sz="4" w:space="0" w:color="auto"/>
              <w:bottom w:val="dotted" w:sz="4" w:space="0" w:color="auto"/>
              <w:right w:val="single" w:sz="4" w:space="0" w:color="auto"/>
            </w:tcBorders>
            <w:shd w:val="clear" w:color="auto" w:fill="E5EAEF"/>
            <w:vAlign w:val="center"/>
          </w:tcPr>
          <w:p w14:paraId="4C282F7D" w14:textId="77777777" w:rsidR="00A54F66" w:rsidRPr="00CE0420" w:rsidRDefault="00A54F66" w:rsidP="00A54F66">
            <w:pPr>
              <w:pStyle w:val="aff"/>
            </w:pPr>
            <w:r w:rsidRPr="00CE0420">
              <w:rPr>
                <w:rFonts w:hint="eastAsia"/>
              </w:rPr>
              <w:t>2</w:t>
            </w:r>
          </w:p>
        </w:tc>
        <w:tc>
          <w:tcPr>
            <w:tcW w:w="786" w:type="dxa"/>
            <w:vMerge/>
            <w:tcBorders>
              <w:top w:val="nil"/>
              <w:left w:val="single" w:sz="4" w:space="0" w:color="auto"/>
              <w:bottom w:val="nil"/>
              <w:right w:val="single" w:sz="4" w:space="0" w:color="auto"/>
            </w:tcBorders>
            <w:shd w:val="clear" w:color="auto" w:fill="FFFFFF" w:themeFill="background2"/>
            <w:vAlign w:val="center"/>
          </w:tcPr>
          <w:p w14:paraId="3CB29EBC" w14:textId="77777777" w:rsidR="00A54F66" w:rsidRPr="00CE0420" w:rsidRDefault="00A54F66" w:rsidP="00A54F66">
            <w:pPr>
              <w:pStyle w:val="aff"/>
            </w:pPr>
          </w:p>
        </w:tc>
        <w:tc>
          <w:tcPr>
            <w:tcW w:w="1506" w:type="dxa"/>
            <w:tcBorders>
              <w:top w:val="dotted" w:sz="4" w:space="0" w:color="auto"/>
              <w:left w:val="single" w:sz="4" w:space="0" w:color="auto"/>
              <w:bottom w:val="dotted" w:sz="4" w:space="0" w:color="auto"/>
              <w:right w:val="single" w:sz="4" w:space="0" w:color="auto"/>
            </w:tcBorders>
          </w:tcPr>
          <w:p w14:paraId="2B806159" w14:textId="77777777" w:rsidR="00A54F66" w:rsidRPr="000C5D1B" w:rsidRDefault="00A54F66" w:rsidP="00A54F66">
            <w:pPr>
              <w:pStyle w:val="aff"/>
              <w:jc w:val="left"/>
              <w:rPr>
                <w:sz w:val="20"/>
                <w:szCs w:val="20"/>
              </w:rPr>
            </w:pPr>
            <w:r w:rsidRPr="000C5D1B">
              <w:rPr>
                <w:rFonts w:hint="eastAsia"/>
                <w:sz w:val="20"/>
                <w:szCs w:val="20"/>
              </w:rPr>
              <w:t>O</w:t>
            </w:r>
            <w:r w:rsidRPr="000C5D1B">
              <w:rPr>
                <w:sz w:val="20"/>
                <w:szCs w:val="20"/>
              </w:rPr>
              <w:t>rganizations</w:t>
            </w:r>
            <w:r w:rsidRPr="000C5D1B">
              <w:rPr>
                <w:rFonts w:hint="eastAsia"/>
                <w:sz w:val="20"/>
                <w:szCs w:val="20"/>
              </w:rPr>
              <w:t xml:space="preserve"> list</w:t>
            </w:r>
          </w:p>
        </w:tc>
        <w:tc>
          <w:tcPr>
            <w:tcW w:w="941" w:type="dxa"/>
            <w:tcBorders>
              <w:top w:val="dotted" w:sz="4" w:space="0" w:color="auto"/>
              <w:left w:val="single" w:sz="4" w:space="0" w:color="auto"/>
              <w:bottom w:val="dotted" w:sz="4" w:space="0" w:color="auto"/>
              <w:right w:val="single" w:sz="4" w:space="0" w:color="auto"/>
            </w:tcBorders>
          </w:tcPr>
          <w:p w14:paraId="77235F02" w14:textId="77777777" w:rsidR="00A54F66" w:rsidRPr="000C5D1B" w:rsidRDefault="00A54F66" w:rsidP="00A54F66">
            <w:pPr>
              <w:pStyle w:val="aff"/>
              <w:jc w:val="left"/>
              <w:rPr>
                <w:sz w:val="20"/>
                <w:szCs w:val="20"/>
              </w:rPr>
            </w:pPr>
          </w:p>
        </w:tc>
        <w:tc>
          <w:tcPr>
            <w:tcW w:w="5800" w:type="dxa"/>
            <w:tcBorders>
              <w:top w:val="dotted" w:sz="4" w:space="0" w:color="auto"/>
              <w:left w:val="single" w:sz="4" w:space="0" w:color="auto"/>
              <w:bottom w:val="dotted" w:sz="4" w:space="0" w:color="auto"/>
              <w:right w:val="single" w:sz="4" w:space="0" w:color="auto"/>
            </w:tcBorders>
          </w:tcPr>
          <w:p w14:paraId="2300BB1A" w14:textId="77777777" w:rsidR="00A54F66" w:rsidRPr="000C5D1B" w:rsidRDefault="00A54F66" w:rsidP="00A54F66">
            <w:pPr>
              <w:pStyle w:val="aff"/>
              <w:jc w:val="left"/>
              <w:rPr>
                <w:sz w:val="20"/>
                <w:szCs w:val="20"/>
              </w:rPr>
            </w:pPr>
            <w:r w:rsidRPr="000C5D1B">
              <w:rPr>
                <w:sz w:val="20"/>
                <w:szCs w:val="20"/>
              </w:rPr>
              <w:t>Manage the Organization information used in Terraform.</w:t>
            </w:r>
          </w:p>
        </w:tc>
      </w:tr>
      <w:tr w:rsidR="00A54F66" w:rsidRPr="00CE0420" w14:paraId="0986F5AB" w14:textId="77777777" w:rsidTr="00A54F66">
        <w:trPr>
          <w:trHeight w:val="281"/>
        </w:trPr>
        <w:tc>
          <w:tcPr>
            <w:tcW w:w="568" w:type="dxa"/>
            <w:tcBorders>
              <w:top w:val="dotted" w:sz="4" w:space="0" w:color="auto"/>
              <w:left w:val="single" w:sz="4" w:space="0" w:color="auto"/>
              <w:bottom w:val="dotted" w:sz="4" w:space="0" w:color="auto"/>
              <w:right w:val="single" w:sz="4" w:space="0" w:color="auto"/>
            </w:tcBorders>
            <w:shd w:val="clear" w:color="auto" w:fill="E5EAEF"/>
            <w:vAlign w:val="center"/>
          </w:tcPr>
          <w:p w14:paraId="73186701" w14:textId="77777777" w:rsidR="00A54F66" w:rsidRPr="00CE0420" w:rsidRDefault="00A54F66" w:rsidP="00A54F66">
            <w:pPr>
              <w:pStyle w:val="aff"/>
            </w:pPr>
            <w:r>
              <w:rPr>
                <w:rFonts w:hint="eastAsia"/>
              </w:rPr>
              <w:t>3</w:t>
            </w:r>
          </w:p>
        </w:tc>
        <w:tc>
          <w:tcPr>
            <w:tcW w:w="786" w:type="dxa"/>
            <w:vMerge/>
            <w:tcBorders>
              <w:top w:val="nil"/>
              <w:left w:val="single" w:sz="4" w:space="0" w:color="auto"/>
              <w:bottom w:val="nil"/>
              <w:right w:val="single" w:sz="4" w:space="0" w:color="auto"/>
            </w:tcBorders>
            <w:shd w:val="clear" w:color="auto" w:fill="FFFFFF" w:themeFill="background2"/>
            <w:vAlign w:val="center"/>
          </w:tcPr>
          <w:p w14:paraId="0A348CC6" w14:textId="77777777" w:rsidR="00A54F66" w:rsidRPr="00CE0420" w:rsidRDefault="00A54F66" w:rsidP="00A54F66">
            <w:pPr>
              <w:pStyle w:val="aff"/>
            </w:pPr>
          </w:p>
        </w:tc>
        <w:tc>
          <w:tcPr>
            <w:tcW w:w="1506" w:type="dxa"/>
            <w:tcBorders>
              <w:top w:val="dotted" w:sz="4" w:space="0" w:color="auto"/>
              <w:left w:val="single" w:sz="4" w:space="0" w:color="auto"/>
              <w:bottom w:val="dotted" w:sz="4" w:space="0" w:color="auto"/>
              <w:right w:val="single" w:sz="4" w:space="0" w:color="auto"/>
            </w:tcBorders>
          </w:tcPr>
          <w:p w14:paraId="1D0941B4" w14:textId="77777777" w:rsidR="00A54F66" w:rsidRPr="000C5D1B" w:rsidRDefault="00A54F66" w:rsidP="00A54F66">
            <w:pPr>
              <w:pStyle w:val="aff"/>
              <w:rPr>
                <w:sz w:val="20"/>
                <w:szCs w:val="20"/>
              </w:rPr>
            </w:pPr>
            <w:r w:rsidRPr="000C5D1B">
              <w:rPr>
                <w:rFonts w:hint="eastAsia"/>
                <w:sz w:val="20"/>
                <w:szCs w:val="20"/>
              </w:rPr>
              <w:t>W</w:t>
            </w:r>
            <w:r w:rsidRPr="000C5D1B">
              <w:rPr>
                <w:sz w:val="20"/>
                <w:szCs w:val="20"/>
              </w:rPr>
              <w:t>orkspaces</w:t>
            </w:r>
            <w:r w:rsidRPr="000C5D1B">
              <w:rPr>
                <w:rFonts w:hint="eastAsia"/>
                <w:sz w:val="20"/>
                <w:szCs w:val="20"/>
              </w:rPr>
              <w:t xml:space="preserve"> list</w:t>
            </w:r>
          </w:p>
        </w:tc>
        <w:tc>
          <w:tcPr>
            <w:tcW w:w="941" w:type="dxa"/>
            <w:tcBorders>
              <w:top w:val="dotted" w:sz="4" w:space="0" w:color="auto"/>
              <w:left w:val="single" w:sz="4" w:space="0" w:color="auto"/>
              <w:bottom w:val="dotted" w:sz="4" w:space="0" w:color="auto"/>
              <w:right w:val="single" w:sz="4" w:space="0" w:color="auto"/>
            </w:tcBorders>
          </w:tcPr>
          <w:p w14:paraId="072A4B98" w14:textId="77777777" w:rsidR="00A54F66" w:rsidRPr="000C5D1B" w:rsidRDefault="00A54F66" w:rsidP="00A54F66">
            <w:pPr>
              <w:pStyle w:val="aff"/>
              <w:jc w:val="left"/>
              <w:rPr>
                <w:sz w:val="20"/>
                <w:szCs w:val="20"/>
              </w:rPr>
            </w:pPr>
          </w:p>
        </w:tc>
        <w:tc>
          <w:tcPr>
            <w:tcW w:w="5800" w:type="dxa"/>
            <w:tcBorders>
              <w:top w:val="dotted" w:sz="4" w:space="0" w:color="auto"/>
              <w:left w:val="single" w:sz="4" w:space="0" w:color="auto"/>
              <w:bottom w:val="dotted" w:sz="4" w:space="0" w:color="auto"/>
              <w:right w:val="single" w:sz="4" w:space="0" w:color="auto"/>
            </w:tcBorders>
          </w:tcPr>
          <w:p w14:paraId="7CA2B858" w14:textId="77777777" w:rsidR="00A54F66" w:rsidRPr="000C5D1B" w:rsidRDefault="00A54F66" w:rsidP="00A54F66">
            <w:pPr>
              <w:pStyle w:val="aff"/>
              <w:jc w:val="left"/>
              <w:rPr>
                <w:sz w:val="20"/>
                <w:szCs w:val="20"/>
              </w:rPr>
            </w:pPr>
            <w:r w:rsidRPr="000C5D1B">
              <w:rPr>
                <w:sz w:val="20"/>
                <w:szCs w:val="20"/>
              </w:rPr>
              <w:t>Manage the Workspace information used in Terraform.</w:t>
            </w:r>
          </w:p>
        </w:tc>
      </w:tr>
      <w:tr w:rsidR="00A54F66" w:rsidRPr="00CE0420" w14:paraId="5E7D2E64" w14:textId="77777777" w:rsidTr="00A54F66">
        <w:trPr>
          <w:trHeight w:val="293"/>
        </w:trPr>
        <w:tc>
          <w:tcPr>
            <w:tcW w:w="568" w:type="dxa"/>
            <w:tcBorders>
              <w:top w:val="dotted" w:sz="4" w:space="0" w:color="auto"/>
              <w:left w:val="single" w:sz="4" w:space="0" w:color="auto"/>
              <w:bottom w:val="dotted" w:sz="4" w:space="0" w:color="auto"/>
              <w:right w:val="single" w:sz="4" w:space="0" w:color="auto"/>
            </w:tcBorders>
            <w:shd w:val="clear" w:color="auto" w:fill="E5EAEF"/>
            <w:vAlign w:val="center"/>
          </w:tcPr>
          <w:p w14:paraId="198B519A" w14:textId="77777777" w:rsidR="00A54F66" w:rsidRDefault="00A54F66" w:rsidP="00A54F66">
            <w:pPr>
              <w:pStyle w:val="aff"/>
            </w:pPr>
            <w:r>
              <w:rPr>
                <w:rFonts w:hint="eastAsia"/>
              </w:rPr>
              <w:t>4</w:t>
            </w:r>
          </w:p>
        </w:tc>
        <w:tc>
          <w:tcPr>
            <w:tcW w:w="786" w:type="dxa"/>
            <w:vMerge/>
            <w:tcBorders>
              <w:top w:val="nil"/>
              <w:left w:val="single" w:sz="4" w:space="0" w:color="auto"/>
              <w:bottom w:val="nil"/>
              <w:right w:val="single" w:sz="4" w:space="0" w:color="auto"/>
            </w:tcBorders>
            <w:shd w:val="clear" w:color="auto" w:fill="FFFFFF" w:themeFill="background2"/>
            <w:vAlign w:val="center"/>
          </w:tcPr>
          <w:p w14:paraId="10C6486E" w14:textId="77777777" w:rsidR="00A54F66" w:rsidRPr="00CE0420" w:rsidRDefault="00A54F66" w:rsidP="00A54F66">
            <w:pPr>
              <w:pStyle w:val="aff"/>
            </w:pPr>
          </w:p>
        </w:tc>
        <w:tc>
          <w:tcPr>
            <w:tcW w:w="1506" w:type="dxa"/>
            <w:tcBorders>
              <w:top w:val="dotted" w:sz="4" w:space="0" w:color="auto"/>
              <w:left w:val="single" w:sz="4" w:space="0" w:color="auto"/>
              <w:bottom w:val="dotted" w:sz="4" w:space="0" w:color="auto"/>
              <w:right w:val="single" w:sz="4" w:space="0" w:color="auto"/>
            </w:tcBorders>
          </w:tcPr>
          <w:p w14:paraId="21D56261" w14:textId="77777777" w:rsidR="00A54F66" w:rsidRPr="000C5D1B" w:rsidRDefault="00A54F66" w:rsidP="00A54F66">
            <w:pPr>
              <w:pStyle w:val="aff"/>
              <w:rPr>
                <w:sz w:val="20"/>
                <w:szCs w:val="20"/>
              </w:rPr>
            </w:pPr>
            <w:r w:rsidRPr="000C5D1B">
              <w:rPr>
                <w:rFonts w:hint="eastAsia"/>
                <w:sz w:val="20"/>
                <w:szCs w:val="20"/>
              </w:rPr>
              <w:t>Movement list</w:t>
            </w:r>
          </w:p>
        </w:tc>
        <w:tc>
          <w:tcPr>
            <w:tcW w:w="941" w:type="dxa"/>
            <w:tcBorders>
              <w:top w:val="dotted" w:sz="4" w:space="0" w:color="auto"/>
              <w:left w:val="single" w:sz="4" w:space="0" w:color="auto"/>
              <w:bottom w:val="dotted" w:sz="4" w:space="0" w:color="auto"/>
              <w:right w:val="single" w:sz="4" w:space="0" w:color="auto"/>
            </w:tcBorders>
          </w:tcPr>
          <w:p w14:paraId="122BE27B" w14:textId="77777777" w:rsidR="00A54F66" w:rsidRPr="000C5D1B" w:rsidRDefault="00A54F66" w:rsidP="00A54F66">
            <w:pPr>
              <w:pStyle w:val="aff"/>
              <w:jc w:val="left"/>
              <w:rPr>
                <w:sz w:val="20"/>
                <w:szCs w:val="20"/>
              </w:rPr>
            </w:pPr>
          </w:p>
        </w:tc>
        <w:tc>
          <w:tcPr>
            <w:tcW w:w="5800" w:type="dxa"/>
            <w:tcBorders>
              <w:top w:val="dotted" w:sz="4" w:space="0" w:color="auto"/>
              <w:left w:val="single" w:sz="4" w:space="0" w:color="auto"/>
              <w:bottom w:val="dotted" w:sz="4" w:space="0" w:color="auto"/>
              <w:right w:val="single" w:sz="4" w:space="0" w:color="auto"/>
            </w:tcBorders>
          </w:tcPr>
          <w:p w14:paraId="389C47D9" w14:textId="77777777" w:rsidR="00A54F66" w:rsidRPr="000C5D1B" w:rsidRDefault="00A54F66" w:rsidP="00A54F66">
            <w:pPr>
              <w:pStyle w:val="aff"/>
              <w:jc w:val="left"/>
              <w:rPr>
                <w:sz w:val="20"/>
                <w:szCs w:val="20"/>
              </w:rPr>
            </w:pPr>
            <w:r w:rsidRPr="000C5D1B">
              <w:rPr>
                <w:sz w:val="20"/>
                <w:szCs w:val="20"/>
              </w:rPr>
              <w:t>Manages the list of Movements that you want to register with Symphony.</w:t>
            </w:r>
          </w:p>
        </w:tc>
      </w:tr>
      <w:tr w:rsidR="00A54F66" w:rsidRPr="00CE0420" w14:paraId="185F23DA" w14:textId="77777777" w:rsidTr="00A54F66">
        <w:trPr>
          <w:trHeight w:val="293"/>
        </w:trPr>
        <w:tc>
          <w:tcPr>
            <w:tcW w:w="568" w:type="dxa"/>
            <w:tcBorders>
              <w:top w:val="dotted" w:sz="4" w:space="0" w:color="auto"/>
              <w:left w:val="single" w:sz="4" w:space="0" w:color="auto"/>
              <w:bottom w:val="dotted" w:sz="4" w:space="0" w:color="auto"/>
              <w:right w:val="single" w:sz="4" w:space="0" w:color="auto"/>
            </w:tcBorders>
            <w:shd w:val="clear" w:color="auto" w:fill="E5EAEF"/>
            <w:vAlign w:val="center"/>
          </w:tcPr>
          <w:p w14:paraId="03699503" w14:textId="77777777" w:rsidR="00A54F66" w:rsidRDefault="00A54F66" w:rsidP="00A54F66">
            <w:pPr>
              <w:pStyle w:val="aff"/>
            </w:pPr>
            <w:r>
              <w:rPr>
                <w:rFonts w:hint="eastAsia"/>
              </w:rPr>
              <w:t>5</w:t>
            </w:r>
          </w:p>
        </w:tc>
        <w:tc>
          <w:tcPr>
            <w:tcW w:w="786" w:type="dxa"/>
            <w:vMerge/>
            <w:tcBorders>
              <w:top w:val="nil"/>
              <w:left w:val="single" w:sz="4" w:space="0" w:color="auto"/>
              <w:bottom w:val="nil"/>
              <w:right w:val="single" w:sz="4" w:space="0" w:color="auto"/>
            </w:tcBorders>
            <w:shd w:val="clear" w:color="auto" w:fill="FFFFFF" w:themeFill="background2"/>
            <w:vAlign w:val="center"/>
          </w:tcPr>
          <w:p w14:paraId="04865009" w14:textId="77777777" w:rsidR="00A54F66" w:rsidRPr="00CE0420" w:rsidRDefault="00A54F66" w:rsidP="00A54F66">
            <w:pPr>
              <w:pStyle w:val="aff"/>
            </w:pPr>
          </w:p>
        </w:tc>
        <w:tc>
          <w:tcPr>
            <w:tcW w:w="1506" w:type="dxa"/>
            <w:tcBorders>
              <w:top w:val="dotted" w:sz="4" w:space="0" w:color="auto"/>
              <w:left w:val="single" w:sz="4" w:space="0" w:color="auto"/>
              <w:bottom w:val="dotted" w:sz="4" w:space="0" w:color="auto"/>
              <w:right w:val="single" w:sz="4" w:space="0" w:color="auto"/>
            </w:tcBorders>
          </w:tcPr>
          <w:p w14:paraId="2FB928BC" w14:textId="77777777" w:rsidR="00A54F66" w:rsidRPr="000C5D1B" w:rsidRDefault="00A54F66" w:rsidP="00A54F66">
            <w:pPr>
              <w:pStyle w:val="aff"/>
              <w:rPr>
                <w:sz w:val="20"/>
                <w:szCs w:val="20"/>
              </w:rPr>
            </w:pPr>
            <w:r w:rsidRPr="000C5D1B">
              <w:rPr>
                <w:sz w:val="20"/>
                <w:szCs w:val="20"/>
              </w:rPr>
              <w:t>Module files</w:t>
            </w:r>
          </w:p>
        </w:tc>
        <w:tc>
          <w:tcPr>
            <w:tcW w:w="941" w:type="dxa"/>
            <w:tcBorders>
              <w:top w:val="dotted" w:sz="4" w:space="0" w:color="auto"/>
              <w:left w:val="single" w:sz="4" w:space="0" w:color="auto"/>
              <w:bottom w:val="dotted" w:sz="4" w:space="0" w:color="auto"/>
              <w:right w:val="single" w:sz="4" w:space="0" w:color="auto"/>
            </w:tcBorders>
          </w:tcPr>
          <w:p w14:paraId="6D5C885D" w14:textId="77777777" w:rsidR="00A54F66" w:rsidRPr="000C5D1B" w:rsidRDefault="00A54F66" w:rsidP="00A54F66">
            <w:pPr>
              <w:pStyle w:val="aff"/>
              <w:jc w:val="left"/>
              <w:rPr>
                <w:sz w:val="20"/>
                <w:szCs w:val="20"/>
              </w:rPr>
            </w:pPr>
          </w:p>
        </w:tc>
        <w:tc>
          <w:tcPr>
            <w:tcW w:w="5800" w:type="dxa"/>
            <w:tcBorders>
              <w:top w:val="dotted" w:sz="4" w:space="0" w:color="auto"/>
              <w:left w:val="single" w:sz="4" w:space="0" w:color="auto"/>
              <w:bottom w:val="dotted" w:sz="4" w:space="0" w:color="auto"/>
              <w:right w:val="single" w:sz="4" w:space="0" w:color="auto"/>
            </w:tcBorders>
          </w:tcPr>
          <w:p w14:paraId="11E85059" w14:textId="77777777" w:rsidR="00A54F66" w:rsidRPr="000C5D1B" w:rsidRDefault="00A54F66" w:rsidP="00A54F66">
            <w:pPr>
              <w:pStyle w:val="aff"/>
              <w:jc w:val="left"/>
              <w:rPr>
                <w:sz w:val="20"/>
                <w:szCs w:val="20"/>
              </w:rPr>
            </w:pPr>
            <w:r w:rsidRPr="000C5D1B">
              <w:rPr>
                <w:sz w:val="20"/>
                <w:szCs w:val="20"/>
              </w:rPr>
              <w:t>Manage Module files.</w:t>
            </w:r>
          </w:p>
        </w:tc>
      </w:tr>
      <w:tr w:rsidR="00A54F66" w:rsidRPr="00CE0420" w14:paraId="1B7C5229" w14:textId="77777777" w:rsidTr="00A54F66">
        <w:trPr>
          <w:trHeight w:val="281"/>
        </w:trPr>
        <w:tc>
          <w:tcPr>
            <w:tcW w:w="568" w:type="dxa"/>
            <w:tcBorders>
              <w:top w:val="dotted" w:sz="4" w:space="0" w:color="auto"/>
              <w:left w:val="single" w:sz="4" w:space="0" w:color="auto"/>
              <w:bottom w:val="dotted" w:sz="4" w:space="0" w:color="auto"/>
              <w:right w:val="single" w:sz="4" w:space="0" w:color="auto"/>
            </w:tcBorders>
            <w:shd w:val="clear" w:color="auto" w:fill="E5EAEF"/>
            <w:vAlign w:val="center"/>
          </w:tcPr>
          <w:p w14:paraId="14EF1A8B" w14:textId="77777777" w:rsidR="00A54F66" w:rsidRDefault="00A54F66" w:rsidP="00A54F66">
            <w:pPr>
              <w:pStyle w:val="aff"/>
            </w:pPr>
            <w:r>
              <w:rPr>
                <w:rFonts w:hint="eastAsia"/>
              </w:rPr>
              <w:t>6</w:t>
            </w:r>
          </w:p>
        </w:tc>
        <w:tc>
          <w:tcPr>
            <w:tcW w:w="786" w:type="dxa"/>
            <w:vMerge/>
            <w:tcBorders>
              <w:top w:val="nil"/>
              <w:left w:val="single" w:sz="4" w:space="0" w:color="auto"/>
              <w:bottom w:val="nil"/>
              <w:right w:val="single" w:sz="4" w:space="0" w:color="auto"/>
            </w:tcBorders>
            <w:shd w:val="clear" w:color="auto" w:fill="FFFFFF" w:themeFill="background2"/>
            <w:vAlign w:val="center"/>
          </w:tcPr>
          <w:p w14:paraId="33DA10C0" w14:textId="77777777" w:rsidR="00A54F66" w:rsidRPr="00CE0420" w:rsidRDefault="00A54F66" w:rsidP="00A54F66">
            <w:pPr>
              <w:pStyle w:val="aff"/>
            </w:pPr>
          </w:p>
        </w:tc>
        <w:tc>
          <w:tcPr>
            <w:tcW w:w="1506" w:type="dxa"/>
            <w:tcBorders>
              <w:top w:val="dotted" w:sz="4" w:space="0" w:color="auto"/>
              <w:left w:val="single" w:sz="4" w:space="0" w:color="auto"/>
              <w:bottom w:val="dotted" w:sz="4" w:space="0" w:color="auto"/>
              <w:right w:val="single" w:sz="4" w:space="0" w:color="auto"/>
            </w:tcBorders>
          </w:tcPr>
          <w:p w14:paraId="4FC16FD0" w14:textId="77777777" w:rsidR="00A54F66" w:rsidRPr="000C5D1B" w:rsidRDefault="00A54F66" w:rsidP="00A54F66">
            <w:pPr>
              <w:pStyle w:val="aff"/>
              <w:rPr>
                <w:sz w:val="20"/>
                <w:szCs w:val="20"/>
              </w:rPr>
            </w:pPr>
            <w:r w:rsidRPr="000C5D1B">
              <w:rPr>
                <w:rFonts w:hint="eastAsia"/>
                <w:sz w:val="20"/>
                <w:szCs w:val="20"/>
              </w:rPr>
              <w:t>Policies list</w:t>
            </w:r>
          </w:p>
        </w:tc>
        <w:tc>
          <w:tcPr>
            <w:tcW w:w="941" w:type="dxa"/>
            <w:tcBorders>
              <w:top w:val="dotted" w:sz="4" w:space="0" w:color="auto"/>
              <w:left w:val="single" w:sz="4" w:space="0" w:color="auto"/>
              <w:bottom w:val="dotted" w:sz="4" w:space="0" w:color="auto"/>
              <w:right w:val="single" w:sz="4" w:space="0" w:color="auto"/>
            </w:tcBorders>
          </w:tcPr>
          <w:p w14:paraId="4AEB6524" w14:textId="77777777" w:rsidR="00A54F66" w:rsidRPr="000C5D1B" w:rsidRDefault="00A54F66" w:rsidP="00A54F66">
            <w:pPr>
              <w:pStyle w:val="aff"/>
              <w:jc w:val="left"/>
              <w:rPr>
                <w:sz w:val="20"/>
                <w:szCs w:val="20"/>
              </w:rPr>
            </w:pPr>
          </w:p>
        </w:tc>
        <w:tc>
          <w:tcPr>
            <w:tcW w:w="5800" w:type="dxa"/>
            <w:tcBorders>
              <w:top w:val="dotted" w:sz="4" w:space="0" w:color="auto"/>
              <w:left w:val="single" w:sz="4" w:space="0" w:color="auto"/>
              <w:bottom w:val="dotted" w:sz="4" w:space="0" w:color="auto"/>
              <w:right w:val="single" w:sz="4" w:space="0" w:color="auto"/>
            </w:tcBorders>
          </w:tcPr>
          <w:p w14:paraId="4393E31B" w14:textId="77777777" w:rsidR="00A54F66" w:rsidRPr="000C5D1B" w:rsidRDefault="00A54F66" w:rsidP="00A54F66">
            <w:pPr>
              <w:pStyle w:val="aff"/>
              <w:jc w:val="left"/>
              <w:rPr>
                <w:sz w:val="20"/>
                <w:szCs w:val="20"/>
              </w:rPr>
            </w:pPr>
            <w:r w:rsidRPr="000C5D1B">
              <w:rPr>
                <w:sz w:val="20"/>
                <w:szCs w:val="20"/>
              </w:rPr>
              <w:t>Manage policy files.</w:t>
            </w:r>
          </w:p>
        </w:tc>
      </w:tr>
      <w:tr w:rsidR="00A54F66" w:rsidRPr="00CE0420" w14:paraId="0123DEFD" w14:textId="77777777" w:rsidTr="00A54F66">
        <w:trPr>
          <w:trHeight w:val="587"/>
        </w:trPr>
        <w:tc>
          <w:tcPr>
            <w:tcW w:w="568" w:type="dxa"/>
            <w:tcBorders>
              <w:top w:val="dotted" w:sz="4" w:space="0" w:color="auto"/>
              <w:left w:val="single" w:sz="4" w:space="0" w:color="auto"/>
              <w:bottom w:val="dotted" w:sz="4" w:space="0" w:color="auto"/>
              <w:right w:val="single" w:sz="4" w:space="0" w:color="auto"/>
            </w:tcBorders>
            <w:shd w:val="clear" w:color="auto" w:fill="E5EAEF"/>
            <w:vAlign w:val="center"/>
          </w:tcPr>
          <w:p w14:paraId="0B68B016" w14:textId="77777777" w:rsidR="00A54F66" w:rsidRDefault="00A54F66" w:rsidP="00A54F66">
            <w:pPr>
              <w:pStyle w:val="aff"/>
            </w:pPr>
            <w:r>
              <w:rPr>
                <w:rFonts w:hint="eastAsia"/>
              </w:rPr>
              <w:t>7</w:t>
            </w:r>
          </w:p>
        </w:tc>
        <w:tc>
          <w:tcPr>
            <w:tcW w:w="786" w:type="dxa"/>
            <w:vMerge/>
            <w:tcBorders>
              <w:top w:val="nil"/>
              <w:left w:val="single" w:sz="4" w:space="0" w:color="auto"/>
              <w:bottom w:val="nil"/>
              <w:right w:val="single" w:sz="4" w:space="0" w:color="auto"/>
            </w:tcBorders>
            <w:shd w:val="clear" w:color="auto" w:fill="FFFFFF" w:themeFill="background2"/>
            <w:vAlign w:val="center"/>
          </w:tcPr>
          <w:p w14:paraId="4A37F084" w14:textId="77777777" w:rsidR="00A54F66" w:rsidRPr="00CE0420" w:rsidRDefault="00A54F66" w:rsidP="00A54F66">
            <w:pPr>
              <w:pStyle w:val="aff"/>
            </w:pPr>
          </w:p>
        </w:tc>
        <w:tc>
          <w:tcPr>
            <w:tcW w:w="1506" w:type="dxa"/>
            <w:tcBorders>
              <w:top w:val="dotted" w:sz="4" w:space="0" w:color="auto"/>
              <w:left w:val="single" w:sz="4" w:space="0" w:color="auto"/>
              <w:bottom w:val="dotted" w:sz="4" w:space="0" w:color="auto"/>
              <w:right w:val="single" w:sz="4" w:space="0" w:color="auto"/>
            </w:tcBorders>
          </w:tcPr>
          <w:p w14:paraId="5F12DE74" w14:textId="77777777" w:rsidR="00A54F66" w:rsidRPr="000C5D1B" w:rsidRDefault="00A54F66" w:rsidP="00A54F66">
            <w:pPr>
              <w:pStyle w:val="aff"/>
              <w:rPr>
                <w:sz w:val="20"/>
                <w:szCs w:val="20"/>
              </w:rPr>
            </w:pPr>
            <w:r w:rsidRPr="000C5D1B">
              <w:rPr>
                <w:rFonts w:hint="eastAsia"/>
                <w:sz w:val="20"/>
                <w:szCs w:val="20"/>
              </w:rPr>
              <w:t>Policy Sets list</w:t>
            </w:r>
          </w:p>
        </w:tc>
        <w:tc>
          <w:tcPr>
            <w:tcW w:w="941" w:type="dxa"/>
            <w:tcBorders>
              <w:top w:val="dotted" w:sz="4" w:space="0" w:color="auto"/>
              <w:left w:val="single" w:sz="4" w:space="0" w:color="auto"/>
              <w:bottom w:val="dotted" w:sz="4" w:space="0" w:color="auto"/>
              <w:right w:val="single" w:sz="4" w:space="0" w:color="auto"/>
            </w:tcBorders>
          </w:tcPr>
          <w:p w14:paraId="71ECF48F" w14:textId="77777777" w:rsidR="00A54F66" w:rsidRPr="000C5D1B" w:rsidRDefault="00A54F66" w:rsidP="00A54F66">
            <w:pPr>
              <w:pStyle w:val="aff"/>
              <w:jc w:val="left"/>
              <w:rPr>
                <w:sz w:val="20"/>
                <w:szCs w:val="20"/>
              </w:rPr>
            </w:pPr>
          </w:p>
        </w:tc>
        <w:tc>
          <w:tcPr>
            <w:tcW w:w="5800" w:type="dxa"/>
            <w:tcBorders>
              <w:top w:val="dotted" w:sz="4" w:space="0" w:color="auto"/>
              <w:left w:val="single" w:sz="4" w:space="0" w:color="auto"/>
              <w:bottom w:val="dotted" w:sz="4" w:space="0" w:color="auto"/>
              <w:right w:val="single" w:sz="4" w:space="0" w:color="auto"/>
            </w:tcBorders>
          </w:tcPr>
          <w:p w14:paraId="2A6F0BC9" w14:textId="77777777" w:rsidR="00A54F66" w:rsidRPr="000C5D1B" w:rsidRDefault="00A54F66" w:rsidP="00A54F66">
            <w:pPr>
              <w:pStyle w:val="aff"/>
              <w:jc w:val="left"/>
              <w:rPr>
                <w:sz w:val="20"/>
                <w:szCs w:val="20"/>
              </w:rPr>
            </w:pPr>
            <w:r w:rsidRPr="000C5D1B">
              <w:rPr>
                <w:sz w:val="20"/>
                <w:szCs w:val="20"/>
              </w:rPr>
              <w:t xml:space="preserve">Manage Policy </w:t>
            </w:r>
            <w:proofErr w:type="spellStart"/>
            <w:r w:rsidRPr="000C5D1B">
              <w:rPr>
                <w:sz w:val="20"/>
                <w:szCs w:val="20"/>
              </w:rPr>
              <w:t>Set.Policy</w:t>
            </w:r>
            <w:proofErr w:type="spellEnd"/>
            <w:r w:rsidRPr="000C5D1B">
              <w:rPr>
                <w:sz w:val="20"/>
                <w:szCs w:val="20"/>
              </w:rPr>
              <w:t xml:space="preserve"> Set is linked with </w:t>
            </w:r>
            <w:proofErr w:type="spellStart"/>
            <w:r w:rsidRPr="000C5D1B">
              <w:rPr>
                <w:sz w:val="20"/>
                <w:szCs w:val="20"/>
              </w:rPr>
              <w:t>Polycy</w:t>
            </w:r>
            <w:proofErr w:type="spellEnd"/>
            <w:r w:rsidRPr="000C5D1B">
              <w:rPr>
                <w:sz w:val="20"/>
                <w:szCs w:val="20"/>
              </w:rPr>
              <w:t xml:space="preserve"> and Workspace to enable </w:t>
            </w:r>
            <w:proofErr w:type="spellStart"/>
            <w:r w:rsidRPr="000C5D1B">
              <w:rPr>
                <w:sz w:val="20"/>
                <w:szCs w:val="20"/>
              </w:rPr>
              <w:t>Polycy</w:t>
            </w:r>
            <w:proofErr w:type="spellEnd"/>
            <w:r w:rsidRPr="000C5D1B">
              <w:rPr>
                <w:sz w:val="20"/>
                <w:szCs w:val="20"/>
              </w:rPr>
              <w:t xml:space="preserve"> for the workspace of target when you execute work.</w:t>
            </w:r>
          </w:p>
        </w:tc>
      </w:tr>
      <w:tr w:rsidR="00A54F66" w:rsidRPr="00CE0420" w14:paraId="5EFE225D" w14:textId="77777777" w:rsidTr="00A54F66">
        <w:trPr>
          <w:trHeight w:val="575"/>
        </w:trPr>
        <w:tc>
          <w:tcPr>
            <w:tcW w:w="568" w:type="dxa"/>
            <w:tcBorders>
              <w:top w:val="dotted" w:sz="4" w:space="0" w:color="auto"/>
              <w:left w:val="single" w:sz="4" w:space="0" w:color="auto"/>
              <w:bottom w:val="dotted" w:sz="4" w:space="0" w:color="auto"/>
              <w:right w:val="single" w:sz="4" w:space="0" w:color="auto"/>
            </w:tcBorders>
            <w:shd w:val="clear" w:color="auto" w:fill="E5EAEF"/>
            <w:vAlign w:val="center"/>
          </w:tcPr>
          <w:p w14:paraId="582E2F87" w14:textId="77777777" w:rsidR="00A54F66" w:rsidRDefault="00A54F66" w:rsidP="00A54F66">
            <w:pPr>
              <w:pStyle w:val="aff"/>
            </w:pPr>
            <w:r>
              <w:rPr>
                <w:rFonts w:hint="eastAsia"/>
              </w:rPr>
              <w:t>8</w:t>
            </w:r>
          </w:p>
        </w:tc>
        <w:tc>
          <w:tcPr>
            <w:tcW w:w="786" w:type="dxa"/>
            <w:vMerge/>
            <w:tcBorders>
              <w:top w:val="nil"/>
              <w:left w:val="single" w:sz="4" w:space="0" w:color="auto"/>
              <w:bottom w:val="nil"/>
              <w:right w:val="single" w:sz="4" w:space="0" w:color="auto"/>
            </w:tcBorders>
            <w:shd w:val="clear" w:color="auto" w:fill="FFFFFF" w:themeFill="background2"/>
            <w:vAlign w:val="center"/>
          </w:tcPr>
          <w:p w14:paraId="7EE240E8" w14:textId="77777777" w:rsidR="00A54F66" w:rsidRPr="00CE0420" w:rsidRDefault="00A54F66" w:rsidP="00A54F66">
            <w:pPr>
              <w:pStyle w:val="aff"/>
            </w:pPr>
          </w:p>
        </w:tc>
        <w:tc>
          <w:tcPr>
            <w:tcW w:w="1506" w:type="dxa"/>
            <w:tcBorders>
              <w:top w:val="dotted" w:sz="4" w:space="0" w:color="auto"/>
              <w:left w:val="single" w:sz="4" w:space="0" w:color="auto"/>
              <w:bottom w:val="dotted" w:sz="4" w:space="0" w:color="auto"/>
              <w:right w:val="single" w:sz="4" w:space="0" w:color="auto"/>
            </w:tcBorders>
          </w:tcPr>
          <w:p w14:paraId="48E0FB0B" w14:textId="77777777" w:rsidR="00A54F66" w:rsidRPr="000C5D1B" w:rsidRDefault="00A54F66" w:rsidP="00A54F66">
            <w:pPr>
              <w:pStyle w:val="aff"/>
              <w:rPr>
                <w:sz w:val="20"/>
                <w:szCs w:val="20"/>
              </w:rPr>
            </w:pPr>
            <w:proofErr w:type="spellStart"/>
            <w:r w:rsidRPr="000C5D1B">
              <w:rPr>
                <w:rFonts w:hint="eastAsia"/>
                <w:sz w:val="20"/>
                <w:szCs w:val="20"/>
              </w:rPr>
              <w:t>PolicySet</w:t>
            </w:r>
            <w:proofErr w:type="spellEnd"/>
            <w:r w:rsidRPr="000C5D1B">
              <w:rPr>
                <w:rFonts w:hint="eastAsia"/>
                <w:sz w:val="20"/>
                <w:szCs w:val="20"/>
              </w:rPr>
              <w:t>-Policy link list</w:t>
            </w:r>
          </w:p>
        </w:tc>
        <w:tc>
          <w:tcPr>
            <w:tcW w:w="941" w:type="dxa"/>
            <w:tcBorders>
              <w:top w:val="dotted" w:sz="4" w:space="0" w:color="auto"/>
              <w:left w:val="single" w:sz="4" w:space="0" w:color="auto"/>
              <w:bottom w:val="dotted" w:sz="4" w:space="0" w:color="auto"/>
              <w:right w:val="single" w:sz="4" w:space="0" w:color="auto"/>
            </w:tcBorders>
          </w:tcPr>
          <w:p w14:paraId="7A0BAB16" w14:textId="77777777" w:rsidR="00A54F66" w:rsidRPr="000C5D1B" w:rsidRDefault="00A54F66" w:rsidP="00A54F66">
            <w:pPr>
              <w:pStyle w:val="aff"/>
              <w:jc w:val="left"/>
              <w:rPr>
                <w:sz w:val="20"/>
                <w:szCs w:val="20"/>
              </w:rPr>
            </w:pPr>
          </w:p>
        </w:tc>
        <w:tc>
          <w:tcPr>
            <w:tcW w:w="5800" w:type="dxa"/>
            <w:tcBorders>
              <w:top w:val="dotted" w:sz="4" w:space="0" w:color="auto"/>
              <w:left w:val="single" w:sz="4" w:space="0" w:color="auto"/>
              <w:bottom w:val="dotted" w:sz="4" w:space="0" w:color="auto"/>
              <w:right w:val="single" w:sz="4" w:space="0" w:color="auto"/>
            </w:tcBorders>
          </w:tcPr>
          <w:p w14:paraId="2CAF5FE2" w14:textId="77777777" w:rsidR="00A54F66" w:rsidRPr="000C5D1B" w:rsidRDefault="00A54F66" w:rsidP="00A54F66">
            <w:pPr>
              <w:pStyle w:val="aff"/>
              <w:jc w:val="left"/>
              <w:rPr>
                <w:sz w:val="20"/>
                <w:szCs w:val="20"/>
              </w:rPr>
            </w:pPr>
            <w:r w:rsidRPr="000C5D1B">
              <w:rPr>
                <w:sz w:val="20"/>
                <w:szCs w:val="20"/>
              </w:rPr>
              <w:t xml:space="preserve">Manages the linking between </w:t>
            </w:r>
            <w:proofErr w:type="spellStart"/>
            <w:r w:rsidRPr="000C5D1B">
              <w:rPr>
                <w:sz w:val="20"/>
                <w:szCs w:val="20"/>
              </w:rPr>
              <w:t>PolicySet</w:t>
            </w:r>
            <w:proofErr w:type="spellEnd"/>
            <w:r w:rsidRPr="000C5D1B">
              <w:rPr>
                <w:sz w:val="20"/>
                <w:szCs w:val="20"/>
              </w:rPr>
              <w:t xml:space="preserve"> and </w:t>
            </w:r>
            <w:proofErr w:type="spellStart"/>
            <w:r w:rsidRPr="000C5D1B">
              <w:rPr>
                <w:sz w:val="20"/>
                <w:szCs w:val="20"/>
              </w:rPr>
              <w:t>Polycy</w:t>
            </w:r>
            <w:proofErr w:type="spellEnd"/>
            <w:r w:rsidRPr="000C5D1B">
              <w:rPr>
                <w:sz w:val="20"/>
                <w:szCs w:val="20"/>
              </w:rPr>
              <w:t>.</w:t>
            </w:r>
          </w:p>
        </w:tc>
      </w:tr>
      <w:tr w:rsidR="00A54F66" w:rsidRPr="00CE0420" w14:paraId="7CE6F312" w14:textId="77777777" w:rsidTr="00A54F66">
        <w:trPr>
          <w:trHeight w:val="587"/>
        </w:trPr>
        <w:tc>
          <w:tcPr>
            <w:tcW w:w="568" w:type="dxa"/>
            <w:tcBorders>
              <w:top w:val="dotted" w:sz="4" w:space="0" w:color="auto"/>
              <w:left w:val="single" w:sz="4" w:space="0" w:color="auto"/>
              <w:bottom w:val="dotted" w:sz="4" w:space="0" w:color="auto"/>
              <w:right w:val="single" w:sz="4" w:space="0" w:color="auto"/>
            </w:tcBorders>
            <w:shd w:val="clear" w:color="auto" w:fill="E5EAEF"/>
            <w:vAlign w:val="center"/>
          </w:tcPr>
          <w:p w14:paraId="56792BA4" w14:textId="77777777" w:rsidR="00A54F66" w:rsidRDefault="00A54F66" w:rsidP="00A54F66">
            <w:pPr>
              <w:pStyle w:val="aff"/>
            </w:pPr>
            <w:r>
              <w:rPr>
                <w:rFonts w:hint="eastAsia"/>
              </w:rPr>
              <w:t>9</w:t>
            </w:r>
          </w:p>
        </w:tc>
        <w:tc>
          <w:tcPr>
            <w:tcW w:w="786" w:type="dxa"/>
            <w:vMerge/>
            <w:tcBorders>
              <w:top w:val="nil"/>
              <w:left w:val="single" w:sz="4" w:space="0" w:color="auto"/>
              <w:bottom w:val="nil"/>
              <w:right w:val="single" w:sz="4" w:space="0" w:color="auto"/>
            </w:tcBorders>
            <w:shd w:val="clear" w:color="auto" w:fill="FFFFFF" w:themeFill="background2"/>
            <w:vAlign w:val="center"/>
          </w:tcPr>
          <w:p w14:paraId="018C14F7" w14:textId="77777777" w:rsidR="00A54F66" w:rsidRPr="00CE0420" w:rsidRDefault="00A54F66" w:rsidP="00A54F66">
            <w:pPr>
              <w:pStyle w:val="aff"/>
            </w:pPr>
          </w:p>
        </w:tc>
        <w:tc>
          <w:tcPr>
            <w:tcW w:w="1506" w:type="dxa"/>
            <w:tcBorders>
              <w:top w:val="dotted" w:sz="4" w:space="0" w:color="auto"/>
              <w:left w:val="single" w:sz="4" w:space="0" w:color="auto"/>
              <w:bottom w:val="dotted" w:sz="4" w:space="0" w:color="auto"/>
              <w:right w:val="single" w:sz="4" w:space="0" w:color="auto"/>
            </w:tcBorders>
          </w:tcPr>
          <w:p w14:paraId="760CE7CC" w14:textId="77777777" w:rsidR="00A54F66" w:rsidRPr="000C5D1B" w:rsidRDefault="00A54F66" w:rsidP="00A54F66">
            <w:pPr>
              <w:pStyle w:val="aff"/>
              <w:rPr>
                <w:sz w:val="20"/>
                <w:szCs w:val="20"/>
              </w:rPr>
            </w:pPr>
            <w:proofErr w:type="spellStart"/>
            <w:r w:rsidRPr="000C5D1B">
              <w:rPr>
                <w:rFonts w:hint="eastAsia"/>
                <w:sz w:val="20"/>
                <w:szCs w:val="20"/>
              </w:rPr>
              <w:t>PolicySet</w:t>
            </w:r>
            <w:proofErr w:type="spellEnd"/>
            <w:r w:rsidRPr="000C5D1B">
              <w:rPr>
                <w:rFonts w:hint="eastAsia"/>
                <w:sz w:val="20"/>
                <w:szCs w:val="20"/>
              </w:rPr>
              <w:t>-Workspace link list</w:t>
            </w:r>
          </w:p>
        </w:tc>
        <w:tc>
          <w:tcPr>
            <w:tcW w:w="941" w:type="dxa"/>
            <w:tcBorders>
              <w:top w:val="dotted" w:sz="4" w:space="0" w:color="auto"/>
              <w:left w:val="single" w:sz="4" w:space="0" w:color="auto"/>
              <w:bottom w:val="dotted" w:sz="4" w:space="0" w:color="auto"/>
              <w:right w:val="single" w:sz="4" w:space="0" w:color="auto"/>
            </w:tcBorders>
          </w:tcPr>
          <w:p w14:paraId="6825736C" w14:textId="77777777" w:rsidR="00A54F66" w:rsidRPr="000C5D1B" w:rsidRDefault="00A54F66" w:rsidP="00A54F66">
            <w:pPr>
              <w:pStyle w:val="aff"/>
              <w:jc w:val="left"/>
              <w:rPr>
                <w:sz w:val="20"/>
                <w:szCs w:val="20"/>
              </w:rPr>
            </w:pPr>
          </w:p>
        </w:tc>
        <w:tc>
          <w:tcPr>
            <w:tcW w:w="5800" w:type="dxa"/>
            <w:tcBorders>
              <w:top w:val="dotted" w:sz="4" w:space="0" w:color="auto"/>
              <w:left w:val="single" w:sz="4" w:space="0" w:color="auto"/>
              <w:bottom w:val="dotted" w:sz="4" w:space="0" w:color="auto"/>
              <w:right w:val="single" w:sz="4" w:space="0" w:color="auto"/>
            </w:tcBorders>
          </w:tcPr>
          <w:p w14:paraId="7FC9D46A" w14:textId="77777777" w:rsidR="00A54F66" w:rsidRPr="000C5D1B" w:rsidRDefault="00A54F66" w:rsidP="00A54F66">
            <w:pPr>
              <w:pStyle w:val="aff"/>
              <w:jc w:val="left"/>
              <w:rPr>
                <w:sz w:val="20"/>
                <w:szCs w:val="20"/>
              </w:rPr>
            </w:pPr>
            <w:r w:rsidRPr="000C5D1B">
              <w:rPr>
                <w:sz w:val="20"/>
                <w:szCs w:val="20"/>
              </w:rPr>
              <w:t xml:space="preserve">Manages the linking between </w:t>
            </w:r>
            <w:proofErr w:type="spellStart"/>
            <w:r w:rsidRPr="000C5D1B">
              <w:rPr>
                <w:sz w:val="20"/>
                <w:szCs w:val="20"/>
              </w:rPr>
              <w:t>PolicySet</w:t>
            </w:r>
            <w:proofErr w:type="spellEnd"/>
            <w:r w:rsidRPr="000C5D1B">
              <w:rPr>
                <w:sz w:val="20"/>
                <w:szCs w:val="20"/>
              </w:rPr>
              <w:t xml:space="preserve"> and Workspace.</w:t>
            </w:r>
          </w:p>
        </w:tc>
      </w:tr>
      <w:tr w:rsidR="00A54F66" w:rsidRPr="00CE0420" w14:paraId="396500D2" w14:textId="77777777" w:rsidTr="00A54F66">
        <w:trPr>
          <w:trHeight w:val="293"/>
        </w:trPr>
        <w:tc>
          <w:tcPr>
            <w:tcW w:w="568" w:type="dxa"/>
            <w:tcBorders>
              <w:top w:val="dotted" w:sz="4" w:space="0" w:color="auto"/>
              <w:left w:val="single" w:sz="4" w:space="0" w:color="auto"/>
              <w:bottom w:val="dotted" w:sz="4" w:space="0" w:color="auto"/>
              <w:right w:val="single" w:sz="4" w:space="0" w:color="auto"/>
            </w:tcBorders>
            <w:shd w:val="clear" w:color="auto" w:fill="E5EAEF"/>
            <w:vAlign w:val="center"/>
          </w:tcPr>
          <w:p w14:paraId="4307F073" w14:textId="77777777" w:rsidR="00A54F66" w:rsidRDefault="00A54F66" w:rsidP="00A54F66">
            <w:pPr>
              <w:pStyle w:val="aff"/>
            </w:pPr>
            <w:r>
              <w:rPr>
                <w:rFonts w:hint="eastAsia"/>
              </w:rPr>
              <w:t>10</w:t>
            </w:r>
          </w:p>
        </w:tc>
        <w:tc>
          <w:tcPr>
            <w:tcW w:w="786" w:type="dxa"/>
            <w:vMerge/>
            <w:tcBorders>
              <w:top w:val="nil"/>
              <w:left w:val="single" w:sz="4" w:space="0" w:color="auto"/>
              <w:bottom w:val="nil"/>
              <w:right w:val="single" w:sz="4" w:space="0" w:color="auto"/>
            </w:tcBorders>
            <w:shd w:val="clear" w:color="auto" w:fill="FFFFFF" w:themeFill="background2"/>
            <w:vAlign w:val="center"/>
          </w:tcPr>
          <w:p w14:paraId="22A04FCF" w14:textId="77777777" w:rsidR="00A54F66" w:rsidRPr="00CE0420" w:rsidRDefault="00A54F66" w:rsidP="00A54F66">
            <w:pPr>
              <w:pStyle w:val="aff"/>
            </w:pPr>
          </w:p>
        </w:tc>
        <w:tc>
          <w:tcPr>
            <w:tcW w:w="1506" w:type="dxa"/>
            <w:tcBorders>
              <w:top w:val="dotted" w:sz="4" w:space="0" w:color="auto"/>
              <w:left w:val="single" w:sz="4" w:space="0" w:color="auto"/>
              <w:bottom w:val="dotted" w:sz="4" w:space="0" w:color="auto"/>
              <w:right w:val="single" w:sz="4" w:space="0" w:color="auto"/>
            </w:tcBorders>
          </w:tcPr>
          <w:p w14:paraId="7B227E7B" w14:textId="77777777" w:rsidR="00A54F66" w:rsidRPr="000C5D1B" w:rsidRDefault="00A54F66" w:rsidP="00A54F66">
            <w:pPr>
              <w:pStyle w:val="aff"/>
              <w:rPr>
                <w:sz w:val="20"/>
                <w:szCs w:val="20"/>
              </w:rPr>
            </w:pPr>
            <w:r w:rsidRPr="000C5D1B">
              <w:rPr>
                <w:rFonts w:hint="eastAsia"/>
                <w:sz w:val="20"/>
                <w:szCs w:val="20"/>
              </w:rPr>
              <w:t>Movement module link</w:t>
            </w:r>
          </w:p>
        </w:tc>
        <w:tc>
          <w:tcPr>
            <w:tcW w:w="941" w:type="dxa"/>
            <w:tcBorders>
              <w:top w:val="dotted" w:sz="4" w:space="0" w:color="auto"/>
              <w:left w:val="single" w:sz="4" w:space="0" w:color="auto"/>
              <w:bottom w:val="dotted" w:sz="4" w:space="0" w:color="auto"/>
              <w:right w:val="single" w:sz="4" w:space="0" w:color="auto"/>
            </w:tcBorders>
          </w:tcPr>
          <w:p w14:paraId="755B1D0E" w14:textId="77777777" w:rsidR="00A54F66" w:rsidRPr="000C5D1B" w:rsidRDefault="00A54F66" w:rsidP="00A54F66">
            <w:pPr>
              <w:pStyle w:val="aff"/>
              <w:jc w:val="left"/>
              <w:rPr>
                <w:sz w:val="20"/>
                <w:szCs w:val="20"/>
              </w:rPr>
            </w:pPr>
          </w:p>
        </w:tc>
        <w:tc>
          <w:tcPr>
            <w:tcW w:w="5800" w:type="dxa"/>
            <w:tcBorders>
              <w:top w:val="dotted" w:sz="4" w:space="0" w:color="auto"/>
              <w:left w:val="single" w:sz="4" w:space="0" w:color="auto"/>
              <w:bottom w:val="dotted" w:sz="4" w:space="0" w:color="auto"/>
              <w:right w:val="single" w:sz="4" w:space="0" w:color="auto"/>
            </w:tcBorders>
          </w:tcPr>
          <w:p w14:paraId="4376A356" w14:textId="77777777" w:rsidR="00A54F66" w:rsidRPr="000C5D1B" w:rsidRDefault="00A54F66" w:rsidP="00A54F66">
            <w:pPr>
              <w:pStyle w:val="aff"/>
              <w:jc w:val="left"/>
              <w:rPr>
                <w:sz w:val="20"/>
                <w:szCs w:val="20"/>
              </w:rPr>
            </w:pPr>
            <w:r w:rsidRPr="000C5D1B">
              <w:rPr>
                <w:sz w:val="20"/>
                <w:szCs w:val="20"/>
              </w:rPr>
              <w:t>Manages the linking between Movement and Module files.</w:t>
            </w:r>
          </w:p>
        </w:tc>
      </w:tr>
      <w:tr w:rsidR="00A54F66" w:rsidRPr="00CE0420" w14:paraId="16FCD8C2" w14:textId="77777777" w:rsidTr="00A54F66">
        <w:trPr>
          <w:trHeight w:val="575"/>
        </w:trPr>
        <w:tc>
          <w:tcPr>
            <w:tcW w:w="568" w:type="dxa"/>
            <w:tcBorders>
              <w:top w:val="dotted" w:sz="4" w:space="0" w:color="auto"/>
              <w:left w:val="single" w:sz="4" w:space="0" w:color="auto"/>
              <w:bottom w:val="dotted" w:sz="4" w:space="0" w:color="auto"/>
              <w:right w:val="single" w:sz="4" w:space="0" w:color="auto"/>
            </w:tcBorders>
            <w:shd w:val="clear" w:color="auto" w:fill="E5EAEF"/>
            <w:vAlign w:val="center"/>
          </w:tcPr>
          <w:p w14:paraId="72DD4550" w14:textId="77777777" w:rsidR="00A54F66" w:rsidRDefault="00A54F66" w:rsidP="00A54F66">
            <w:pPr>
              <w:pStyle w:val="aff"/>
            </w:pPr>
            <w:r>
              <w:rPr>
                <w:rFonts w:hint="eastAsia"/>
              </w:rPr>
              <w:t>11</w:t>
            </w:r>
          </w:p>
        </w:tc>
        <w:tc>
          <w:tcPr>
            <w:tcW w:w="786" w:type="dxa"/>
            <w:vMerge/>
            <w:tcBorders>
              <w:top w:val="nil"/>
              <w:left w:val="single" w:sz="4" w:space="0" w:color="auto"/>
              <w:bottom w:val="nil"/>
              <w:right w:val="single" w:sz="4" w:space="0" w:color="auto"/>
            </w:tcBorders>
            <w:shd w:val="clear" w:color="auto" w:fill="FFFFFF" w:themeFill="background2"/>
            <w:vAlign w:val="center"/>
          </w:tcPr>
          <w:p w14:paraId="2DB903C7" w14:textId="77777777" w:rsidR="00A54F66" w:rsidRPr="00CE0420" w:rsidRDefault="00A54F66" w:rsidP="00A54F66">
            <w:pPr>
              <w:pStyle w:val="aff"/>
            </w:pPr>
          </w:p>
        </w:tc>
        <w:tc>
          <w:tcPr>
            <w:tcW w:w="1506" w:type="dxa"/>
            <w:tcBorders>
              <w:top w:val="dotted" w:sz="4" w:space="0" w:color="auto"/>
              <w:left w:val="single" w:sz="4" w:space="0" w:color="auto"/>
              <w:bottom w:val="dotted" w:sz="4" w:space="0" w:color="auto"/>
              <w:right w:val="single" w:sz="4" w:space="0" w:color="auto"/>
            </w:tcBorders>
          </w:tcPr>
          <w:p w14:paraId="2DD2AA8F" w14:textId="62FDF420" w:rsidR="00A54F66" w:rsidRPr="000C5D1B" w:rsidRDefault="007E216E" w:rsidP="00A54F66">
            <w:pPr>
              <w:pStyle w:val="aff"/>
              <w:jc w:val="left"/>
              <w:rPr>
                <w:sz w:val="20"/>
                <w:szCs w:val="20"/>
              </w:rPr>
            </w:pPr>
            <w:r>
              <w:rPr>
                <w:rFonts w:hint="eastAsia"/>
              </w:rPr>
              <w:t>V</w:t>
            </w:r>
            <w:r>
              <w:t>ariable nest list</w:t>
            </w:r>
          </w:p>
        </w:tc>
        <w:tc>
          <w:tcPr>
            <w:tcW w:w="941" w:type="dxa"/>
            <w:tcBorders>
              <w:top w:val="dotted" w:sz="4" w:space="0" w:color="auto"/>
              <w:left w:val="single" w:sz="4" w:space="0" w:color="auto"/>
              <w:bottom w:val="dotted" w:sz="4" w:space="0" w:color="auto"/>
              <w:right w:val="single" w:sz="4" w:space="0" w:color="auto"/>
            </w:tcBorders>
          </w:tcPr>
          <w:p w14:paraId="05E5EB72" w14:textId="77777777" w:rsidR="00A54F66" w:rsidRPr="00EC7711" w:rsidRDefault="00A54F66" w:rsidP="00A54F66">
            <w:pPr>
              <w:pStyle w:val="aff"/>
              <w:jc w:val="left"/>
            </w:pPr>
          </w:p>
        </w:tc>
        <w:tc>
          <w:tcPr>
            <w:tcW w:w="5800" w:type="dxa"/>
            <w:tcBorders>
              <w:top w:val="dotted" w:sz="4" w:space="0" w:color="auto"/>
              <w:left w:val="single" w:sz="4" w:space="0" w:color="auto"/>
              <w:bottom w:val="dotted" w:sz="4" w:space="0" w:color="auto"/>
              <w:right w:val="single" w:sz="4" w:space="0" w:color="auto"/>
            </w:tcBorders>
          </w:tcPr>
          <w:p w14:paraId="1F79EA6D" w14:textId="77777777" w:rsidR="00424168" w:rsidRDefault="00424168" w:rsidP="00424168">
            <w:pPr>
              <w:pStyle w:val="aff"/>
              <w:jc w:val="left"/>
            </w:pPr>
            <w:r>
              <w:t xml:space="preserve">Manages the maximum number of repetitions of the member variable </w:t>
            </w:r>
            <w:proofErr w:type="spellStart"/>
            <w:r>
              <w:t>ifIf</w:t>
            </w:r>
            <w:proofErr w:type="spellEnd"/>
            <w:r>
              <w:t xml:space="preserve"> the type of the variable defined in the </w:t>
            </w:r>
            <w:proofErr w:type="spellStart"/>
            <w:r>
              <w:t>tf</w:t>
            </w:r>
            <w:proofErr w:type="spellEnd"/>
            <w:r>
              <w:t xml:space="preserve"> file registered in the Module file collection is </w:t>
            </w:r>
            <w:proofErr w:type="spellStart"/>
            <w:r>
              <w:t>list,set</w:t>
            </w:r>
            <w:proofErr w:type="spellEnd"/>
            <w:r>
              <w:t xml:space="preserve"> </w:t>
            </w:r>
          </w:p>
          <w:p w14:paraId="6086306E" w14:textId="232312B8" w:rsidR="00A54F66" w:rsidRPr="000C5D1B" w:rsidRDefault="00424168" w:rsidP="00424168">
            <w:pPr>
              <w:pStyle w:val="aff"/>
              <w:jc w:val="left"/>
              <w:rPr>
                <w:sz w:val="20"/>
                <w:szCs w:val="20"/>
              </w:rPr>
            </w:pPr>
            <w:r>
              <w:t xml:space="preserve">and </w:t>
            </w:r>
            <w:proofErr w:type="spellStart"/>
            <w:r>
              <w:t>list,set,tuple,object</w:t>
            </w:r>
            <w:proofErr w:type="spellEnd"/>
            <w:r>
              <w:t xml:space="preserve"> is defined in the variable.</w:t>
            </w:r>
          </w:p>
        </w:tc>
      </w:tr>
      <w:tr w:rsidR="00A54F66" w:rsidRPr="00CE0420" w14:paraId="14D470D3" w14:textId="77777777" w:rsidTr="00A54F66">
        <w:trPr>
          <w:trHeight w:val="587"/>
        </w:trPr>
        <w:tc>
          <w:tcPr>
            <w:tcW w:w="568" w:type="dxa"/>
            <w:tcBorders>
              <w:top w:val="dotted" w:sz="4" w:space="0" w:color="auto"/>
              <w:left w:val="single" w:sz="4" w:space="0" w:color="auto"/>
              <w:bottom w:val="dotted" w:sz="4" w:space="0" w:color="auto"/>
              <w:right w:val="single" w:sz="4" w:space="0" w:color="auto"/>
            </w:tcBorders>
            <w:shd w:val="clear" w:color="auto" w:fill="E5EAEF"/>
            <w:vAlign w:val="center"/>
          </w:tcPr>
          <w:p w14:paraId="7D145A6C" w14:textId="77777777" w:rsidR="00A54F66" w:rsidRDefault="00A54F66" w:rsidP="00A54F66">
            <w:pPr>
              <w:pStyle w:val="aff"/>
            </w:pPr>
            <w:r>
              <w:rPr>
                <w:rFonts w:hint="eastAsia"/>
              </w:rPr>
              <w:t>12</w:t>
            </w:r>
          </w:p>
        </w:tc>
        <w:tc>
          <w:tcPr>
            <w:tcW w:w="786" w:type="dxa"/>
            <w:vMerge/>
            <w:tcBorders>
              <w:top w:val="nil"/>
              <w:left w:val="single" w:sz="4" w:space="0" w:color="auto"/>
              <w:bottom w:val="nil"/>
              <w:right w:val="single" w:sz="4" w:space="0" w:color="auto"/>
            </w:tcBorders>
            <w:shd w:val="clear" w:color="auto" w:fill="FFFFFF" w:themeFill="background2"/>
            <w:vAlign w:val="center"/>
          </w:tcPr>
          <w:p w14:paraId="10DDDA2C" w14:textId="77777777" w:rsidR="00A54F66" w:rsidRPr="00CE0420" w:rsidRDefault="00A54F66" w:rsidP="00A54F66">
            <w:pPr>
              <w:pStyle w:val="aff"/>
            </w:pPr>
          </w:p>
        </w:tc>
        <w:tc>
          <w:tcPr>
            <w:tcW w:w="1506" w:type="dxa"/>
            <w:tcBorders>
              <w:top w:val="dotted" w:sz="4" w:space="0" w:color="auto"/>
              <w:left w:val="single" w:sz="4" w:space="0" w:color="auto"/>
              <w:bottom w:val="dotted" w:sz="4" w:space="0" w:color="auto"/>
              <w:right w:val="single" w:sz="4" w:space="0" w:color="auto"/>
            </w:tcBorders>
          </w:tcPr>
          <w:p w14:paraId="2A07840E" w14:textId="77777777" w:rsidR="00A54F66" w:rsidRPr="000C5D1B" w:rsidRDefault="00A54F66" w:rsidP="00A54F66">
            <w:pPr>
              <w:pStyle w:val="aff"/>
              <w:rPr>
                <w:sz w:val="20"/>
                <w:szCs w:val="20"/>
              </w:rPr>
            </w:pPr>
            <w:r w:rsidRPr="000C5D1B">
              <w:rPr>
                <w:sz w:val="20"/>
                <w:szCs w:val="20"/>
              </w:rPr>
              <w:t>Substitution value automatic registration</w:t>
            </w:r>
          </w:p>
        </w:tc>
        <w:tc>
          <w:tcPr>
            <w:tcW w:w="941" w:type="dxa"/>
            <w:tcBorders>
              <w:top w:val="dotted" w:sz="4" w:space="0" w:color="auto"/>
              <w:left w:val="single" w:sz="4" w:space="0" w:color="auto"/>
              <w:bottom w:val="dotted" w:sz="4" w:space="0" w:color="auto"/>
              <w:right w:val="single" w:sz="4" w:space="0" w:color="auto"/>
            </w:tcBorders>
          </w:tcPr>
          <w:p w14:paraId="7D61DE28" w14:textId="77777777" w:rsidR="00A54F66" w:rsidRPr="000C5D1B" w:rsidRDefault="00A54F66" w:rsidP="00A54F66">
            <w:pPr>
              <w:pStyle w:val="aff"/>
              <w:jc w:val="left"/>
              <w:rPr>
                <w:sz w:val="20"/>
                <w:szCs w:val="20"/>
              </w:rPr>
            </w:pPr>
          </w:p>
        </w:tc>
        <w:tc>
          <w:tcPr>
            <w:tcW w:w="5800" w:type="dxa"/>
            <w:tcBorders>
              <w:top w:val="dotted" w:sz="4" w:space="0" w:color="auto"/>
              <w:left w:val="single" w:sz="4" w:space="0" w:color="auto"/>
              <w:bottom w:val="dotted" w:sz="4" w:space="0" w:color="auto"/>
              <w:right w:val="single" w:sz="4" w:space="0" w:color="auto"/>
            </w:tcBorders>
          </w:tcPr>
          <w:p w14:paraId="2E9492E7" w14:textId="77777777" w:rsidR="00A54F66" w:rsidRPr="000C5D1B" w:rsidRDefault="00A54F66" w:rsidP="00A54F66">
            <w:pPr>
              <w:pStyle w:val="aff"/>
              <w:jc w:val="left"/>
              <w:rPr>
                <w:sz w:val="20"/>
                <w:szCs w:val="20"/>
              </w:rPr>
            </w:pPr>
            <w:r w:rsidRPr="000C5D1B">
              <w:rPr>
                <w:sz w:val="20"/>
                <w:szCs w:val="20"/>
              </w:rPr>
              <w:t>Manage movements and variables that link items and values for each operation registered in the parameter sheet menu.</w:t>
            </w:r>
          </w:p>
        </w:tc>
      </w:tr>
      <w:tr w:rsidR="00A54F66" w:rsidRPr="00CE0420" w14:paraId="3779B149" w14:textId="77777777" w:rsidTr="00A54F66">
        <w:trPr>
          <w:trHeight w:val="281"/>
        </w:trPr>
        <w:tc>
          <w:tcPr>
            <w:tcW w:w="568" w:type="dxa"/>
            <w:tcBorders>
              <w:top w:val="dotted" w:sz="4" w:space="0" w:color="auto"/>
              <w:left w:val="single" w:sz="4" w:space="0" w:color="auto"/>
              <w:bottom w:val="dotted" w:sz="4" w:space="0" w:color="auto"/>
              <w:right w:val="single" w:sz="4" w:space="0" w:color="auto"/>
            </w:tcBorders>
            <w:shd w:val="clear" w:color="auto" w:fill="E5EAEF"/>
            <w:vAlign w:val="center"/>
          </w:tcPr>
          <w:p w14:paraId="34F91E61" w14:textId="77777777" w:rsidR="00A54F66" w:rsidRDefault="00A54F66" w:rsidP="00A54F66">
            <w:pPr>
              <w:pStyle w:val="aff"/>
            </w:pPr>
            <w:r>
              <w:rPr>
                <w:rFonts w:hint="eastAsia"/>
              </w:rPr>
              <w:t>13</w:t>
            </w:r>
          </w:p>
        </w:tc>
        <w:tc>
          <w:tcPr>
            <w:tcW w:w="786" w:type="dxa"/>
            <w:vMerge/>
            <w:tcBorders>
              <w:top w:val="nil"/>
              <w:left w:val="single" w:sz="4" w:space="0" w:color="auto"/>
              <w:bottom w:val="nil"/>
              <w:right w:val="single" w:sz="4" w:space="0" w:color="auto"/>
            </w:tcBorders>
            <w:shd w:val="clear" w:color="auto" w:fill="FFFFFF" w:themeFill="background2"/>
            <w:vAlign w:val="center"/>
          </w:tcPr>
          <w:p w14:paraId="540F2CE7" w14:textId="77777777" w:rsidR="00A54F66" w:rsidRPr="00CE0420" w:rsidRDefault="00A54F66" w:rsidP="00A54F66">
            <w:pPr>
              <w:pStyle w:val="aff"/>
            </w:pPr>
          </w:p>
        </w:tc>
        <w:tc>
          <w:tcPr>
            <w:tcW w:w="1506" w:type="dxa"/>
            <w:tcBorders>
              <w:top w:val="dotted" w:sz="4" w:space="0" w:color="auto"/>
              <w:left w:val="single" w:sz="4" w:space="0" w:color="auto"/>
              <w:bottom w:val="dotted" w:sz="4" w:space="0" w:color="auto"/>
              <w:right w:val="single" w:sz="4" w:space="0" w:color="auto"/>
            </w:tcBorders>
          </w:tcPr>
          <w:p w14:paraId="653A8690" w14:textId="77777777" w:rsidR="00A54F66" w:rsidRPr="000C5D1B" w:rsidRDefault="00A54F66" w:rsidP="00A54F66">
            <w:pPr>
              <w:pStyle w:val="aff"/>
              <w:rPr>
                <w:sz w:val="20"/>
                <w:szCs w:val="20"/>
              </w:rPr>
            </w:pPr>
            <w:r w:rsidRPr="000C5D1B">
              <w:rPr>
                <w:sz w:val="20"/>
                <w:szCs w:val="20"/>
              </w:rPr>
              <w:t>Substitution value list</w:t>
            </w:r>
          </w:p>
        </w:tc>
        <w:tc>
          <w:tcPr>
            <w:tcW w:w="941" w:type="dxa"/>
            <w:tcBorders>
              <w:top w:val="dotted" w:sz="4" w:space="0" w:color="auto"/>
              <w:left w:val="single" w:sz="4" w:space="0" w:color="auto"/>
              <w:bottom w:val="dotted" w:sz="4" w:space="0" w:color="auto"/>
              <w:right w:val="single" w:sz="4" w:space="0" w:color="auto"/>
            </w:tcBorders>
          </w:tcPr>
          <w:p w14:paraId="11492AB1" w14:textId="77777777" w:rsidR="00A54F66" w:rsidRPr="000C5D1B" w:rsidRDefault="00A54F66" w:rsidP="00A54F66">
            <w:pPr>
              <w:pStyle w:val="aff"/>
              <w:jc w:val="left"/>
              <w:rPr>
                <w:sz w:val="20"/>
                <w:szCs w:val="20"/>
              </w:rPr>
            </w:pPr>
          </w:p>
        </w:tc>
        <w:tc>
          <w:tcPr>
            <w:tcW w:w="5800" w:type="dxa"/>
            <w:tcBorders>
              <w:top w:val="dotted" w:sz="4" w:space="0" w:color="auto"/>
              <w:left w:val="single" w:sz="4" w:space="0" w:color="auto"/>
              <w:bottom w:val="dotted" w:sz="4" w:space="0" w:color="auto"/>
              <w:right w:val="single" w:sz="4" w:space="0" w:color="auto"/>
            </w:tcBorders>
          </w:tcPr>
          <w:p w14:paraId="3EF77CC0" w14:textId="77777777" w:rsidR="00A54F66" w:rsidRPr="000C5D1B" w:rsidRDefault="00A54F66" w:rsidP="00A54F66">
            <w:pPr>
              <w:pStyle w:val="aff"/>
              <w:jc w:val="left"/>
              <w:rPr>
                <w:sz w:val="20"/>
                <w:szCs w:val="20"/>
              </w:rPr>
            </w:pPr>
            <w:r w:rsidRPr="000C5D1B">
              <w:rPr>
                <w:sz w:val="20"/>
                <w:szCs w:val="20"/>
              </w:rPr>
              <w:t xml:space="preserve">Manages the </w:t>
            </w:r>
            <w:proofErr w:type="spellStart"/>
            <w:r w:rsidRPr="000C5D1B">
              <w:rPr>
                <w:sz w:val="20"/>
                <w:szCs w:val="20"/>
              </w:rPr>
              <w:t>subsituted</w:t>
            </w:r>
            <w:proofErr w:type="spellEnd"/>
            <w:r w:rsidRPr="000C5D1B">
              <w:rPr>
                <w:sz w:val="20"/>
                <w:szCs w:val="20"/>
              </w:rPr>
              <w:t xml:space="preserve"> value of a variable.</w:t>
            </w:r>
          </w:p>
        </w:tc>
      </w:tr>
      <w:tr w:rsidR="00A54F66" w:rsidRPr="00CE0420" w14:paraId="75BE6599" w14:textId="77777777" w:rsidTr="00A54F66">
        <w:trPr>
          <w:trHeight w:val="293"/>
        </w:trPr>
        <w:tc>
          <w:tcPr>
            <w:tcW w:w="568" w:type="dxa"/>
            <w:tcBorders>
              <w:top w:val="dotted" w:sz="4" w:space="0" w:color="auto"/>
              <w:left w:val="single" w:sz="4" w:space="0" w:color="auto"/>
              <w:bottom w:val="dotted" w:sz="4" w:space="0" w:color="auto"/>
              <w:right w:val="single" w:sz="4" w:space="0" w:color="auto"/>
            </w:tcBorders>
            <w:shd w:val="clear" w:color="auto" w:fill="E5EAEF"/>
            <w:vAlign w:val="center"/>
          </w:tcPr>
          <w:p w14:paraId="529307B3" w14:textId="77777777" w:rsidR="00A54F66" w:rsidRDefault="00A54F66" w:rsidP="00A54F66">
            <w:pPr>
              <w:pStyle w:val="aff"/>
            </w:pPr>
            <w:r>
              <w:rPr>
                <w:rFonts w:hint="eastAsia"/>
              </w:rPr>
              <w:t>14</w:t>
            </w:r>
          </w:p>
        </w:tc>
        <w:tc>
          <w:tcPr>
            <w:tcW w:w="786" w:type="dxa"/>
            <w:vMerge/>
            <w:tcBorders>
              <w:top w:val="nil"/>
              <w:left w:val="single" w:sz="4" w:space="0" w:color="auto"/>
              <w:bottom w:val="nil"/>
              <w:right w:val="single" w:sz="4" w:space="0" w:color="auto"/>
            </w:tcBorders>
            <w:shd w:val="clear" w:color="auto" w:fill="FFFFFF" w:themeFill="background2"/>
            <w:vAlign w:val="center"/>
          </w:tcPr>
          <w:p w14:paraId="6D9B311F" w14:textId="77777777" w:rsidR="00A54F66" w:rsidRPr="00CE0420" w:rsidRDefault="00A54F66" w:rsidP="00A54F66">
            <w:pPr>
              <w:pStyle w:val="aff"/>
            </w:pPr>
          </w:p>
        </w:tc>
        <w:tc>
          <w:tcPr>
            <w:tcW w:w="1506" w:type="dxa"/>
            <w:tcBorders>
              <w:top w:val="dotted" w:sz="4" w:space="0" w:color="auto"/>
              <w:left w:val="single" w:sz="4" w:space="0" w:color="auto"/>
              <w:bottom w:val="dotted" w:sz="4" w:space="0" w:color="auto"/>
              <w:right w:val="single" w:sz="4" w:space="0" w:color="auto"/>
            </w:tcBorders>
          </w:tcPr>
          <w:p w14:paraId="75B85CF5" w14:textId="77777777" w:rsidR="00A54F66" w:rsidRPr="000C5D1B" w:rsidRDefault="00A54F66" w:rsidP="00A54F66">
            <w:pPr>
              <w:pStyle w:val="aff"/>
              <w:rPr>
                <w:sz w:val="20"/>
                <w:szCs w:val="20"/>
              </w:rPr>
            </w:pPr>
            <w:r w:rsidRPr="000C5D1B">
              <w:rPr>
                <w:rFonts w:hint="eastAsia"/>
                <w:sz w:val="20"/>
                <w:szCs w:val="20"/>
              </w:rPr>
              <w:t>Operation execution</w:t>
            </w:r>
          </w:p>
        </w:tc>
        <w:tc>
          <w:tcPr>
            <w:tcW w:w="941" w:type="dxa"/>
            <w:tcBorders>
              <w:top w:val="dotted" w:sz="4" w:space="0" w:color="auto"/>
              <w:left w:val="single" w:sz="4" w:space="0" w:color="auto"/>
              <w:bottom w:val="dotted" w:sz="4" w:space="0" w:color="auto"/>
              <w:right w:val="single" w:sz="4" w:space="0" w:color="auto"/>
            </w:tcBorders>
          </w:tcPr>
          <w:p w14:paraId="3CD31605" w14:textId="77777777" w:rsidR="00A54F66" w:rsidRPr="000C5D1B" w:rsidRDefault="00A54F66" w:rsidP="00A54F66">
            <w:pPr>
              <w:pStyle w:val="aff"/>
              <w:jc w:val="left"/>
              <w:rPr>
                <w:sz w:val="20"/>
                <w:szCs w:val="20"/>
              </w:rPr>
            </w:pPr>
          </w:p>
        </w:tc>
        <w:tc>
          <w:tcPr>
            <w:tcW w:w="5800" w:type="dxa"/>
            <w:tcBorders>
              <w:top w:val="dotted" w:sz="4" w:space="0" w:color="auto"/>
              <w:left w:val="single" w:sz="4" w:space="0" w:color="auto"/>
              <w:bottom w:val="dotted" w:sz="4" w:space="0" w:color="auto"/>
              <w:right w:val="single" w:sz="4" w:space="0" w:color="auto"/>
            </w:tcBorders>
          </w:tcPr>
          <w:p w14:paraId="090090C4" w14:textId="77777777" w:rsidR="00A54F66" w:rsidRPr="000C5D1B" w:rsidRDefault="00A54F66" w:rsidP="00A54F66">
            <w:pPr>
              <w:pStyle w:val="aff"/>
              <w:jc w:val="left"/>
              <w:rPr>
                <w:sz w:val="20"/>
                <w:szCs w:val="20"/>
              </w:rPr>
            </w:pPr>
            <w:r w:rsidRPr="000C5D1B">
              <w:rPr>
                <w:sz w:val="20"/>
                <w:szCs w:val="20"/>
              </w:rPr>
              <w:t>Select the Movement and Operation to execute and indicate the execution.</w:t>
            </w:r>
          </w:p>
        </w:tc>
      </w:tr>
      <w:tr w:rsidR="00A54F66" w:rsidRPr="00CE0420" w14:paraId="0EC828A2" w14:textId="77777777" w:rsidTr="00A54F66">
        <w:trPr>
          <w:trHeight w:val="293"/>
        </w:trPr>
        <w:tc>
          <w:tcPr>
            <w:tcW w:w="568" w:type="dxa"/>
            <w:tcBorders>
              <w:top w:val="dotted" w:sz="4" w:space="0" w:color="auto"/>
              <w:left w:val="single" w:sz="4" w:space="0" w:color="auto"/>
              <w:bottom w:val="dotted" w:sz="4" w:space="0" w:color="auto"/>
              <w:right w:val="single" w:sz="4" w:space="0" w:color="auto"/>
            </w:tcBorders>
            <w:shd w:val="clear" w:color="auto" w:fill="E5EAEF"/>
            <w:vAlign w:val="center"/>
          </w:tcPr>
          <w:p w14:paraId="244C99D7" w14:textId="77777777" w:rsidR="00A54F66" w:rsidRDefault="00A54F66" w:rsidP="00A54F66">
            <w:pPr>
              <w:pStyle w:val="aff"/>
            </w:pPr>
            <w:r>
              <w:rPr>
                <w:rFonts w:hint="eastAsia"/>
              </w:rPr>
              <w:t>1</w:t>
            </w:r>
            <w:r>
              <w:t>5</w:t>
            </w:r>
          </w:p>
        </w:tc>
        <w:tc>
          <w:tcPr>
            <w:tcW w:w="786" w:type="dxa"/>
            <w:vMerge/>
            <w:tcBorders>
              <w:top w:val="nil"/>
              <w:left w:val="single" w:sz="4" w:space="0" w:color="auto"/>
              <w:bottom w:val="nil"/>
              <w:right w:val="single" w:sz="4" w:space="0" w:color="auto"/>
            </w:tcBorders>
            <w:shd w:val="clear" w:color="auto" w:fill="FFFFFF" w:themeFill="background2"/>
            <w:vAlign w:val="center"/>
          </w:tcPr>
          <w:p w14:paraId="29B69F4E" w14:textId="77777777" w:rsidR="00A54F66" w:rsidRPr="00CE0420" w:rsidRDefault="00A54F66" w:rsidP="00A54F66">
            <w:pPr>
              <w:pStyle w:val="aff"/>
            </w:pPr>
          </w:p>
        </w:tc>
        <w:tc>
          <w:tcPr>
            <w:tcW w:w="1506" w:type="dxa"/>
            <w:tcBorders>
              <w:top w:val="dotted" w:sz="4" w:space="0" w:color="auto"/>
              <w:left w:val="single" w:sz="4" w:space="0" w:color="auto"/>
              <w:bottom w:val="dotted" w:sz="4" w:space="0" w:color="auto"/>
              <w:right w:val="single" w:sz="4" w:space="0" w:color="auto"/>
            </w:tcBorders>
          </w:tcPr>
          <w:p w14:paraId="5E0A30C7" w14:textId="77777777" w:rsidR="00A54F66" w:rsidRPr="000C5D1B" w:rsidRDefault="00A54F66" w:rsidP="00A54F66">
            <w:pPr>
              <w:pStyle w:val="aff"/>
              <w:rPr>
                <w:sz w:val="20"/>
                <w:szCs w:val="20"/>
              </w:rPr>
            </w:pPr>
            <w:r w:rsidRPr="000C5D1B">
              <w:rPr>
                <w:rFonts w:hint="eastAsia"/>
                <w:sz w:val="20"/>
                <w:szCs w:val="20"/>
              </w:rPr>
              <w:t>Check operation status</w:t>
            </w:r>
          </w:p>
        </w:tc>
        <w:tc>
          <w:tcPr>
            <w:tcW w:w="941" w:type="dxa"/>
            <w:tcBorders>
              <w:top w:val="dotted" w:sz="4" w:space="0" w:color="auto"/>
              <w:left w:val="single" w:sz="4" w:space="0" w:color="auto"/>
              <w:bottom w:val="dotted" w:sz="4" w:space="0" w:color="auto"/>
              <w:right w:val="single" w:sz="4" w:space="0" w:color="auto"/>
            </w:tcBorders>
          </w:tcPr>
          <w:p w14:paraId="47FE1A09" w14:textId="77777777" w:rsidR="00A54F66" w:rsidRPr="000C5D1B" w:rsidRDefault="00A54F66" w:rsidP="00A54F66">
            <w:pPr>
              <w:pStyle w:val="aff"/>
              <w:jc w:val="left"/>
              <w:rPr>
                <w:sz w:val="20"/>
                <w:szCs w:val="20"/>
              </w:rPr>
            </w:pPr>
          </w:p>
        </w:tc>
        <w:tc>
          <w:tcPr>
            <w:tcW w:w="5800" w:type="dxa"/>
            <w:tcBorders>
              <w:top w:val="dotted" w:sz="4" w:space="0" w:color="auto"/>
              <w:left w:val="single" w:sz="4" w:space="0" w:color="auto"/>
              <w:bottom w:val="dotted" w:sz="4" w:space="0" w:color="auto"/>
              <w:right w:val="single" w:sz="4" w:space="0" w:color="auto"/>
            </w:tcBorders>
          </w:tcPr>
          <w:p w14:paraId="7A3999A4" w14:textId="77777777" w:rsidR="00A54F66" w:rsidRPr="000C5D1B" w:rsidRDefault="00A54F66" w:rsidP="00A54F66">
            <w:pPr>
              <w:pStyle w:val="aff"/>
              <w:jc w:val="left"/>
              <w:rPr>
                <w:sz w:val="20"/>
                <w:szCs w:val="20"/>
              </w:rPr>
            </w:pPr>
            <w:r w:rsidRPr="000C5D1B">
              <w:rPr>
                <w:sz w:val="20"/>
                <w:szCs w:val="20"/>
              </w:rPr>
              <w:t>Displays the operation status.</w:t>
            </w:r>
          </w:p>
        </w:tc>
      </w:tr>
      <w:tr w:rsidR="00A54F66" w:rsidRPr="00CE0420" w14:paraId="20A64674" w14:textId="77777777" w:rsidTr="00A54F66">
        <w:trPr>
          <w:trHeight w:val="281"/>
        </w:trPr>
        <w:tc>
          <w:tcPr>
            <w:tcW w:w="568" w:type="dxa"/>
            <w:tcBorders>
              <w:top w:val="dotted" w:sz="4" w:space="0" w:color="auto"/>
              <w:left w:val="single" w:sz="4" w:space="0" w:color="auto"/>
              <w:bottom w:val="dotted" w:sz="4" w:space="0" w:color="auto"/>
              <w:right w:val="single" w:sz="4" w:space="0" w:color="auto"/>
            </w:tcBorders>
            <w:shd w:val="clear" w:color="auto" w:fill="E5EAEF"/>
            <w:vAlign w:val="center"/>
          </w:tcPr>
          <w:p w14:paraId="2FCB92AA" w14:textId="77777777" w:rsidR="00A54F66" w:rsidRDefault="00A54F66" w:rsidP="00A54F66">
            <w:pPr>
              <w:pStyle w:val="aff"/>
            </w:pPr>
            <w:r>
              <w:t>1</w:t>
            </w:r>
            <w:r>
              <w:rPr>
                <w:rFonts w:hint="eastAsia"/>
              </w:rPr>
              <w:t>6</w:t>
            </w:r>
          </w:p>
        </w:tc>
        <w:tc>
          <w:tcPr>
            <w:tcW w:w="786" w:type="dxa"/>
            <w:vMerge/>
            <w:tcBorders>
              <w:top w:val="nil"/>
              <w:left w:val="single" w:sz="4" w:space="0" w:color="auto"/>
              <w:bottom w:val="nil"/>
              <w:right w:val="single" w:sz="4" w:space="0" w:color="auto"/>
            </w:tcBorders>
            <w:shd w:val="clear" w:color="auto" w:fill="FFFFFF" w:themeFill="background2"/>
            <w:vAlign w:val="center"/>
          </w:tcPr>
          <w:p w14:paraId="2FC645FF" w14:textId="77777777" w:rsidR="00A54F66" w:rsidRPr="00CE0420" w:rsidRDefault="00A54F66" w:rsidP="00A54F66">
            <w:pPr>
              <w:pStyle w:val="aff"/>
            </w:pPr>
          </w:p>
        </w:tc>
        <w:tc>
          <w:tcPr>
            <w:tcW w:w="1506" w:type="dxa"/>
            <w:tcBorders>
              <w:top w:val="dotted" w:sz="4" w:space="0" w:color="auto"/>
              <w:left w:val="single" w:sz="4" w:space="0" w:color="auto"/>
              <w:bottom w:val="dotted" w:sz="4" w:space="0" w:color="auto"/>
              <w:right w:val="single" w:sz="4" w:space="0" w:color="auto"/>
            </w:tcBorders>
          </w:tcPr>
          <w:p w14:paraId="647810FD" w14:textId="77777777" w:rsidR="00A54F66" w:rsidRPr="000C5D1B" w:rsidRDefault="00A54F66" w:rsidP="00A54F66">
            <w:pPr>
              <w:pStyle w:val="aff"/>
              <w:jc w:val="left"/>
              <w:rPr>
                <w:sz w:val="20"/>
                <w:szCs w:val="20"/>
              </w:rPr>
            </w:pPr>
            <w:r w:rsidRPr="000C5D1B">
              <w:rPr>
                <w:rFonts w:hint="eastAsia"/>
                <w:sz w:val="20"/>
                <w:szCs w:val="20"/>
              </w:rPr>
              <w:t>Work list</w:t>
            </w:r>
          </w:p>
        </w:tc>
        <w:tc>
          <w:tcPr>
            <w:tcW w:w="941" w:type="dxa"/>
            <w:tcBorders>
              <w:top w:val="dotted" w:sz="4" w:space="0" w:color="auto"/>
              <w:left w:val="single" w:sz="4" w:space="0" w:color="auto"/>
              <w:bottom w:val="dotted" w:sz="4" w:space="0" w:color="auto"/>
              <w:right w:val="single" w:sz="4" w:space="0" w:color="auto"/>
            </w:tcBorders>
          </w:tcPr>
          <w:p w14:paraId="6D30B371" w14:textId="77777777" w:rsidR="00A54F66" w:rsidRPr="000C5D1B" w:rsidRDefault="00A54F66" w:rsidP="00A54F66">
            <w:pPr>
              <w:pStyle w:val="aff"/>
              <w:jc w:val="left"/>
              <w:rPr>
                <w:sz w:val="20"/>
                <w:szCs w:val="20"/>
              </w:rPr>
            </w:pPr>
          </w:p>
        </w:tc>
        <w:tc>
          <w:tcPr>
            <w:tcW w:w="5800" w:type="dxa"/>
            <w:tcBorders>
              <w:top w:val="dotted" w:sz="4" w:space="0" w:color="auto"/>
              <w:left w:val="single" w:sz="4" w:space="0" w:color="auto"/>
              <w:bottom w:val="dotted" w:sz="4" w:space="0" w:color="auto"/>
              <w:right w:val="single" w:sz="4" w:space="0" w:color="auto"/>
            </w:tcBorders>
          </w:tcPr>
          <w:p w14:paraId="0060E7B9" w14:textId="03CF26A5" w:rsidR="00A54F66" w:rsidRPr="000C5D1B" w:rsidRDefault="00A54F66" w:rsidP="00A54F66">
            <w:pPr>
              <w:pStyle w:val="aff"/>
              <w:jc w:val="left"/>
              <w:rPr>
                <w:sz w:val="20"/>
                <w:szCs w:val="20"/>
              </w:rPr>
            </w:pPr>
            <w:r w:rsidRPr="000C5D1B">
              <w:rPr>
                <w:sz w:val="20"/>
                <w:szCs w:val="20"/>
              </w:rPr>
              <w:t>Manage</w:t>
            </w:r>
            <w:r w:rsidR="00424168">
              <w:rPr>
                <w:sz w:val="20"/>
                <w:szCs w:val="20"/>
              </w:rPr>
              <w:t>s</w:t>
            </w:r>
            <w:r w:rsidRPr="000C5D1B">
              <w:rPr>
                <w:sz w:val="20"/>
                <w:szCs w:val="20"/>
              </w:rPr>
              <w:t xml:space="preserve"> execution history.</w:t>
            </w:r>
          </w:p>
        </w:tc>
      </w:tr>
      <w:tr w:rsidR="00A54F66" w:rsidRPr="00CE0420" w14:paraId="693A8B87" w14:textId="77777777" w:rsidTr="00A54F66">
        <w:trPr>
          <w:trHeight w:val="293"/>
        </w:trPr>
        <w:tc>
          <w:tcPr>
            <w:tcW w:w="568" w:type="dxa"/>
            <w:tcBorders>
              <w:top w:val="dotted" w:sz="4" w:space="0" w:color="auto"/>
              <w:left w:val="single" w:sz="4" w:space="0" w:color="auto"/>
              <w:bottom w:val="dotted" w:sz="4" w:space="0" w:color="auto"/>
              <w:right w:val="single" w:sz="4" w:space="0" w:color="auto"/>
            </w:tcBorders>
            <w:shd w:val="clear" w:color="auto" w:fill="E5EAEF"/>
            <w:vAlign w:val="center"/>
          </w:tcPr>
          <w:p w14:paraId="25E983FF" w14:textId="77777777" w:rsidR="00A54F66" w:rsidRDefault="00A54F66" w:rsidP="00A54F66">
            <w:pPr>
              <w:pStyle w:val="aff"/>
            </w:pPr>
            <w:r>
              <w:rPr>
                <w:rFonts w:hint="eastAsia"/>
              </w:rPr>
              <w:lastRenderedPageBreak/>
              <w:t>17</w:t>
            </w:r>
          </w:p>
        </w:tc>
        <w:tc>
          <w:tcPr>
            <w:tcW w:w="786" w:type="dxa"/>
            <w:tcBorders>
              <w:top w:val="nil"/>
              <w:left w:val="single" w:sz="4" w:space="0" w:color="auto"/>
              <w:bottom w:val="nil"/>
              <w:right w:val="single" w:sz="4" w:space="0" w:color="auto"/>
            </w:tcBorders>
            <w:shd w:val="clear" w:color="auto" w:fill="FFFFFF" w:themeFill="background2"/>
            <w:vAlign w:val="center"/>
          </w:tcPr>
          <w:p w14:paraId="0A7983D0" w14:textId="77777777" w:rsidR="00A54F66" w:rsidRPr="00CE0420" w:rsidRDefault="00A54F66" w:rsidP="00A54F66">
            <w:pPr>
              <w:pStyle w:val="aff"/>
            </w:pPr>
          </w:p>
        </w:tc>
        <w:tc>
          <w:tcPr>
            <w:tcW w:w="1506" w:type="dxa"/>
            <w:tcBorders>
              <w:top w:val="dotted" w:sz="4" w:space="0" w:color="auto"/>
              <w:left w:val="single" w:sz="4" w:space="0" w:color="auto"/>
              <w:bottom w:val="dotted" w:sz="4" w:space="0" w:color="auto"/>
              <w:right w:val="single" w:sz="4" w:space="0" w:color="auto"/>
            </w:tcBorders>
          </w:tcPr>
          <w:p w14:paraId="72C2828C" w14:textId="4A02EAC7" w:rsidR="00A54F66" w:rsidRPr="000C5D1B" w:rsidRDefault="00A54F66" w:rsidP="00A54F66">
            <w:pPr>
              <w:pStyle w:val="aff"/>
              <w:jc w:val="left"/>
              <w:rPr>
                <w:sz w:val="20"/>
                <w:szCs w:val="20"/>
              </w:rPr>
            </w:pPr>
            <w:r>
              <w:rPr>
                <w:rFonts w:hint="eastAsia"/>
              </w:rPr>
              <w:t>M</w:t>
            </w:r>
            <w:r w:rsidR="00424168">
              <w:t>odule variable link list</w:t>
            </w:r>
          </w:p>
        </w:tc>
        <w:tc>
          <w:tcPr>
            <w:tcW w:w="941" w:type="dxa"/>
            <w:tcBorders>
              <w:top w:val="dotted" w:sz="4" w:space="0" w:color="auto"/>
              <w:left w:val="single" w:sz="4" w:space="0" w:color="auto"/>
              <w:bottom w:val="dotted" w:sz="4" w:space="0" w:color="auto"/>
              <w:right w:val="single" w:sz="4" w:space="0" w:color="auto"/>
            </w:tcBorders>
          </w:tcPr>
          <w:p w14:paraId="2B1739B5" w14:textId="77777777" w:rsidR="00A54F66" w:rsidRPr="000C5D1B" w:rsidRDefault="00A54F66" w:rsidP="00A54F66">
            <w:pPr>
              <w:pStyle w:val="aff"/>
              <w:jc w:val="left"/>
              <w:rPr>
                <w:sz w:val="20"/>
                <w:szCs w:val="20"/>
              </w:rPr>
            </w:pPr>
            <w:r>
              <w:rPr>
                <w:rFonts w:hint="eastAsia"/>
              </w:rPr>
              <w:t>〇</w:t>
            </w:r>
          </w:p>
        </w:tc>
        <w:tc>
          <w:tcPr>
            <w:tcW w:w="5800" w:type="dxa"/>
            <w:tcBorders>
              <w:top w:val="dotted" w:sz="4" w:space="0" w:color="auto"/>
              <w:left w:val="single" w:sz="4" w:space="0" w:color="auto"/>
              <w:bottom w:val="dotted" w:sz="4" w:space="0" w:color="auto"/>
              <w:right w:val="single" w:sz="4" w:space="0" w:color="auto"/>
            </w:tcBorders>
          </w:tcPr>
          <w:p w14:paraId="350DB08B" w14:textId="090931B1" w:rsidR="00A54F66" w:rsidRPr="000C5D1B" w:rsidRDefault="00424168" w:rsidP="00424168">
            <w:pPr>
              <w:pStyle w:val="aff"/>
              <w:jc w:val="left"/>
              <w:rPr>
                <w:sz w:val="20"/>
                <w:szCs w:val="20"/>
              </w:rPr>
            </w:pPr>
            <w:r>
              <w:t>Manages links between Module variables and Module files.</w:t>
            </w:r>
          </w:p>
        </w:tc>
      </w:tr>
      <w:tr w:rsidR="00A54F66" w:rsidRPr="00CE0420" w14:paraId="1ED141A4" w14:textId="77777777" w:rsidTr="00A54F66">
        <w:trPr>
          <w:trHeight w:val="293"/>
        </w:trPr>
        <w:tc>
          <w:tcPr>
            <w:tcW w:w="568" w:type="dxa"/>
            <w:tcBorders>
              <w:top w:val="dotted" w:sz="4" w:space="0" w:color="auto"/>
              <w:left w:val="single" w:sz="4" w:space="0" w:color="auto"/>
              <w:bottom w:val="dotted" w:sz="4" w:space="0" w:color="auto"/>
              <w:right w:val="single" w:sz="4" w:space="0" w:color="auto"/>
            </w:tcBorders>
            <w:shd w:val="clear" w:color="auto" w:fill="E5EAEF"/>
            <w:vAlign w:val="center"/>
          </w:tcPr>
          <w:p w14:paraId="06079B61" w14:textId="77777777" w:rsidR="00A54F66" w:rsidRDefault="00A54F66" w:rsidP="00A54F66">
            <w:pPr>
              <w:pStyle w:val="aff"/>
            </w:pPr>
            <w:r>
              <w:rPr>
                <w:rFonts w:hint="eastAsia"/>
              </w:rPr>
              <w:t>18</w:t>
            </w:r>
          </w:p>
        </w:tc>
        <w:tc>
          <w:tcPr>
            <w:tcW w:w="786" w:type="dxa"/>
            <w:tcBorders>
              <w:top w:val="nil"/>
              <w:left w:val="single" w:sz="4" w:space="0" w:color="auto"/>
              <w:bottom w:val="nil"/>
              <w:right w:val="single" w:sz="4" w:space="0" w:color="auto"/>
            </w:tcBorders>
            <w:shd w:val="clear" w:color="auto" w:fill="FFFFFF" w:themeFill="background2"/>
            <w:vAlign w:val="center"/>
          </w:tcPr>
          <w:p w14:paraId="6CE089D7" w14:textId="77777777" w:rsidR="00A54F66" w:rsidRPr="00CE0420" w:rsidRDefault="00A54F66" w:rsidP="00A54F66">
            <w:pPr>
              <w:pStyle w:val="aff"/>
            </w:pPr>
          </w:p>
        </w:tc>
        <w:tc>
          <w:tcPr>
            <w:tcW w:w="1506" w:type="dxa"/>
            <w:tcBorders>
              <w:top w:val="dotted" w:sz="4" w:space="0" w:color="auto"/>
              <w:left w:val="single" w:sz="4" w:space="0" w:color="auto"/>
              <w:bottom w:val="dotted" w:sz="4" w:space="0" w:color="auto"/>
              <w:right w:val="single" w:sz="4" w:space="0" w:color="auto"/>
            </w:tcBorders>
          </w:tcPr>
          <w:p w14:paraId="7D14E062" w14:textId="117CF79B" w:rsidR="00A54F66" w:rsidRPr="000C5D1B" w:rsidRDefault="00DD1144" w:rsidP="00A54F66">
            <w:pPr>
              <w:pStyle w:val="aff"/>
              <w:jc w:val="left"/>
              <w:rPr>
                <w:sz w:val="20"/>
                <w:szCs w:val="20"/>
              </w:rPr>
            </w:pPr>
            <w:r>
              <w:rPr>
                <w:rFonts w:hint="eastAsia"/>
              </w:rPr>
              <w:t>Member variable</w:t>
            </w:r>
            <w:r w:rsidR="00614CA8">
              <w:rPr>
                <w:rFonts w:hint="eastAsia"/>
              </w:rPr>
              <w:t xml:space="preserve"> </w:t>
            </w:r>
            <w:r w:rsidR="00614CA8">
              <w:t>list</w:t>
            </w:r>
          </w:p>
        </w:tc>
        <w:tc>
          <w:tcPr>
            <w:tcW w:w="941" w:type="dxa"/>
            <w:tcBorders>
              <w:top w:val="dotted" w:sz="4" w:space="0" w:color="auto"/>
              <w:left w:val="single" w:sz="4" w:space="0" w:color="auto"/>
              <w:bottom w:val="dotted" w:sz="4" w:space="0" w:color="auto"/>
              <w:right w:val="single" w:sz="4" w:space="0" w:color="auto"/>
            </w:tcBorders>
          </w:tcPr>
          <w:p w14:paraId="24F1035E" w14:textId="77777777" w:rsidR="00A54F66" w:rsidRPr="000C5D1B" w:rsidRDefault="00A54F66" w:rsidP="00A54F66">
            <w:pPr>
              <w:pStyle w:val="aff"/>
              <w:jc w:val="left"/>
              <w:rPr>
                <w:sz w:val="20"/>
                <w:szCs w:val="20"/>
              </w:rPr>
            </w:pPr>
            <w:r>
              <w:rPr>
                <w:rFonts w:hint="eastAsia"/>
              </w:rPr>
              <w:t>〇</w:t>
            </w:r>
          </w:p>
        </w:tc>
        <w:tc>
          <w:tcPr>
            <w:tcW w:w="5800" w:type="dxa"/>
            <w:tcBorders>
              <w:top w:val="dotted" w:sz="4" w:space="0" w:color="auto"/>
              <w:left w:val="single" w:sz="4" w:space="0" w:color="auto"/>
              <w:bottom w:val="dotted" w:sz="4" w:space="0" w:color="auto"/>
              <w:right w:val="single" w:sz="4" w:space="0" w:color="auto"/>
            </w:tcBorders>
          </w:tcPr>
          <w:p w14:paraId="4D1AF90D" w14:textId="4D119924" w:rsidR="00A54F66" w:rsidRPr="000C5D1B" w:rsidRDefault="00424168" w:rsidP="00483124">
            <w:pPr>
              <w:pStyle w:val="aff"/>
              <w:jc w:val="left"/>
              <w:rPr>
                <w:sz w:val="20"/>
                <w:szCs w:val="20"/>
              </w:rPr>
            </w:pPr>
            <w:r>
              <w:t>Manages Member variables</w:t>
            </w:r>
            <w:r w:rsidR="00483124">
              <w:t>.</w:t>
            </w:r>
          </w:p>
        </w:tc>
      </w:tr>
      <w:tr w:rsidR="00A54F66" w:rsidRPr="00CE0420" w14:paraId="7E6C2F89" w14:textId="77777777" w:rsidTr="00A54F66">
        <w:trPr>
          <w:trHeight w:val="281"/>
        </w:trPr>
        <w:tc>
          <w:tcPr>
            <w:tcW w:w="568" w:type="dxa"/>
            <w:tcBorders>
              <w:top w:val="dotted" w:sz="4" w:space="0" w:color="auto"/>
              <w:left w:val="single" w:sz="4" w:space="0" w:color="auto"/>
              <w:bottom w:val="dotted" w:sz="4" w:space="0" w:color="auto"/>
              <w:right w:val="single" w:sz="4" w:space="0" w:color="auto"/>
            </w:tcBorders>
            <w:shd w:val="clear" w:color="auto" w:fill="E5EAEF"/>
            <w:vAlign w:val="center"/>
          </w:tcPr>
          <w:p w14:paraId="5CCFE2DB" w14:textId="77777777" w:rsidR="00A54F66" w:rsidRDefault="00A54F66" w:rsidP="00A54F66">
            <w:pPr>
              <w:pStyle w:val="aff"/>
            </w:pPr>
            <w:r>
              <w:rPr>
                <w:rFonts w:hint="eastAsia"/>
              </w:rPr>
              <w:t>19</w:t>
            </w:r>
          </w:p>
        </w:tc>
        <w:tc>
          <w:tcPr>
            <w:tcW w:w="786" w:type="dxa"/>
            <w:tcBorders>
              <w:top w:val="nil"/>
              <w:left w:val="single" w:sz="4" w:space="0" w:color="auto"/>
              <w:bottom w:val="nil"/>
              <w:right w:val="single" w:sz="4" w:space="0" w:color="auto"/>
            </w:tcBorders>
            <w:shd w:val="clear" w:color="auto" w:fill="FFFFFF" w:themeFill="background2"/>
            <w:vAlign w:val="center"/>
          </w:tcPr>
          <w:p w14:paraId="2E3EC0D4" w14:textId="77777777" w:rsidR="00A54F66" w:rsidRPr="00CE0420" w:rsidRDefault="00A54F66" w:rsidP="00A54F66">
            <w:pPr>
              <w:pStyle w:val="aff"/>
            </w:pPr>
          </w:p>
        </w:tc>
        <w:tc>
          <w:tcPr>
            <w:tcW w:w="1506" w:type="dxa"/>
            <w:tcBorders>
              <w:top w:val="dotted" w:sz="4" w:space="0" w:color="auto"/>
              <w:left w:val="single" w:sz="4" w:space="0" w:color="auto"/>
              <w:bottom w:val="dotted" w:sz="4" w:space="0" w:color="auto"/>
              <w:right w:val="single" w:sz="4" w:space="0" w:color="auto"/>
            </w:tcBorders>
          </w:tcPr>
          <w:p w14:paraId="3878539E" w14:textId="06EA1B39" w:rsidR="00A54F66" w:rsidRPr="000C5D1B" w:rsidRDefault="00A54F66" w:rsidP="00614CA8">
            <w:pPr>
              <w:pStyle w:val="aff"/>
              <w:jc w:val="left"/>
              <w:rPr>
                <w:sz w:val="20"/>
                <w:szCs w:val="20"/>
              </w:rPr>
            </w:pPr>
            <w:r>
              <w:rPr>
                <w:rFonts w:hint="eastAsia"/>
              </w:rPr>
              <w:t>Movement</w:t>
            </w:r>
            <w:r w:rsidR="00614CA8">
              <w:rPr>
                <w:rFonts w:hint="eastAsia"/>
              </w:rPr>
              <w:t xml:space="preserve"> </w:t>
            </w:r>
            <w:r w:rsidR="00614CA8">
              <w:t>variable link list</w:t>
            </w:r>
          </w:p>
        </w:tc>
        <w:tc>
          <w:tcPr>
            <w:tcW w:w="941" w:type="dxa"/>
            <w:tcBorders>
              <w:top w:val="dotted" w:sz="4" w:space="0" w:color="auto"/>
              <w:left w:val="single" w:sz="4" w:space="0" w:color="auto"/>
              <w:bottom w:val="dotted" w:sz="4" w:space="0" w:color="auto"/>
              <w:right w:val="single" w:sz="4" w:space="0" w:color="auto"/>
            </w:tcBorders>
          </w:tcPr>
          <w:p w14:paraId="7B2C9CA0" w14:textId="77777777" w:rsidR="00A54F66" w:rsidRPr="000C5D1B" w:rsidRDefault="00A54F66" w:rsidP="00A54F66">
            <w:pPr>
              <w:pStyle w:val="aff"/>
              <w:jc w:val="left"/>
              <w:rPr>
                <w:sz w:val="20"/>
                <w:szCs w:val="20"/>
              </w:rPr>
            </w:pPr>
            <w:r>
              <w:rPr>
                <w:rFonts w:hint="eastAsia"/>
              </w:rPr>
              <w:t>〇</w:t>
            </w:r>
          </w:p>
        </w:tc>
        <w:tc>
          <w:tcPr>
            <w:tcW w:w="5800" w:type="dxa"/>
            <w:tcBorders>
              <w:top w:val="dotted" w:sz="4" w:space="0" w:color="auto"/>
              <w:left w:val="single" w:sz="4" w:space="0" w:color="auto"/>
              <w:bottom w:val="dotted" w:sz="4" w:space="0" w:color="auto"/>
              <w:right w:val="single" w:sz="4" w:space="0" w:color="auto"/>
            </w:tcBorders>
          </w:tcPr>
          <w:p w14:paraId="7981AA38" w14:textId="30BB9B23" w:rsidR="00A54F66" w:rsidRPr="000C5D1B" w:rsidRDefault="00614CA8" w:rsidP="00614CA8">
            <w:pPr>
              <w:pStyle w:val="aff"/>
              <w:jc w:val="left"/>
              <w:rPr>
                <w:sz w:val="20"/>
                <w:szCs w:val="20"/>
              </w:rPr>
            </w:pPr>
            <w:r>
              <w:t>Manages links between Movements and Variable names</w:t>
            </w:r>
          </w:p>
        </w:tc>
      </w:tr>
      <w:tr w:rsidR="00A54F66" w:rsidRPr="00CE0420" w14:paraId="7B31B8B9" w14:textId="77777777" w:rsidTr="00A54F66">
        <w:trPr>
          <w:trHeight w:val="587"/>
        </w:trPr>
        <w:tc>
          <w:tcPr>
            <w:tcW w:w="568" w:type="dxa"/>
            <w:tcBorders>
              <w:top w:val="dotted" w:sz="4" w:space="0" w:color="auto"/>
              <w:left w:val="single" w:sz="4" w:space="0" w:color="auto"/>
              <w:bottom w:val="dotted" w:sz="4" w:space="0" w:color="auto"/>
              <w:right w:val="single" w:sz="4" w:space="0" w:color="auto"/>
            </w:tcBorders>
            <w:shd w:val="clear" w:color="auto" w:fill="E5EAEF"/>
            <w:vAlign w:val="center"/>
          </w:tcPr>
          <w:p w14:paraId="17688B17" w14:textId="77777777" w:rsidR="00A54F66" w:rsidRDefault="00A54F66" w:rsidP="00A54F66">
            <w:pPr>
              <w:pStyle w:val="aff"/>
            </w:pPr>
            <w:r>
              <w:rPr>
                <w:rFonts w:hint="eastAsia"/>
              </w:rPr>
              <w:t>20</w:t>
            </w:r>
          </w:p>
        </w:tc>
        <w:tc>
          <w:tcPr>
            <w:tcW w:w="786" w:type="dxa"/>
            <w:tcBorders>
              <w:top w:val="nil"/>
              <w:left w:val="single" w:sz="4" w:space="0" w:color="auto"/>
              <w:bottom w:val="nil"/>
              <w:right w:val="single" w:sz="4" w:space="0" w:color="auto"/>
            </w:tcBorders>
            <w:shd w:val="clear" w:color="auto" w:fill="FFFFFF" w:themeFill="background2"/>
            <w:vAlign w:val="center"/>
          </w:tcPr>
          <w:p w14:paraId="20ACAFA0" w14:textId="77777777" w:rsidR="00A54F66" w:rsidRPr="00CE0420" w:rsidRDefault="00A54F66" w:rsidP="00A54F66">
            <w:pPr>
              <w:pStyle w:val="aff"/>
            </w:pPr>
          </w:p>
        </w:tc>
        <w:tc>
          <w:tcPr>
            <w:tcW w:w="1506" w:type="dxa"/>
            <w:tcBorders>
              <w:top w:val="dotted" w:sz="4" w:space="0" w:color="auto"/>
              <w:left w:val="single" w:sz="4" w:space="0" w:color="auto"/>
              <w:bottom w:val="dotted" w:sz="4" w:space="0" w:color="auto"/>
              <w:right w:val="single" w:sz="4" w:space="0" w:color="auto"/>
            </w:tcBorders>
          </w:tcPr>
          <w:p w14:paraId="1BDA3E6E" w14:textId="77777777" w:rsidR="00A54F66" w:rsidRPr="000C5D1B" w:rsidRDefault="00A54F66" w:rsidP="00A54F66">
            <w:pPr>
              <w:pStyle w:val="aff"/>
              <w:jc w:val="left"/>
              <w:rPr>
                <w:sz w:val="20"/>
                <w:szCs w:val="20"/>
              </w:rPr>
            </w:pPr>
            <w:r w:rsidRPr="000C5D1B">
              <w:rPr>
                <w:sz w:val="20"/>
                <w:szCs w:val="20"/>
              </w:rPr>
              <w:t>Terraform registration list</w:t>
            </w:r>
          </w:p>
        </w:tc>
        <w:tc>
          <w:tcPr>
            <w:tcW w:w="941" w:type="dxa"/>
            <w:tcBorders>
              <w:top w:val="dotted" w:sz="4" w:space="0" w:color="auto"/>
              <w:left w:val="single" w:sz="4" w:space="0" w:color="auto"/>
              <w:bottom w:val="dotted" w:sz="4" w:space="0" w:color="auto"/>
              <w:right w:val="single" w:sz="4" w:space="0" w:color="auto"/>
            </w:tcBorders>
          </w:tcPr>
          <w:p w14:paraId="1E99C95F" w14:textId="77777777" w:rsidR="00A54F66" w:rsidRPr="000C5D1B" w:rsidRDefault="00A54F66" w:rsidP="00A54F66">
            <w:pPr>
              <w:pStyle w:val="aff"/>
              <w:jc w:val="left"/>
              <w:rPr>
                <w:sz w:val="20"/>
                <w:szCs w:val="20"/>
              </w:rPr>
            </w:pPr>
          </w:p>
        </w:tc>
        <w:tc>
          <w:tcPr>
            <w:tcW w:w="5800" w:type="dxa"/>
            <w:tcBorders>
              <w:top w:val="dotted" w:sz="4" w:space="0" w:color="auto"/>
              <w:left w:val="single" w:sz="4" w:space="0" w:color="auto"/>
              <w:bottom w:val="dotted" w:sz="4" w:space="0" w:color="auto"/>
              <w:right w:val="single" w:sz="4" w:space="0" w:color="auto"/>
            </w:tcBorders>
          </w:tcPr>
          <w:p w14:paraId="0CCEF8F6" w14:textId="23FE8DC4" w:rsidR="00A54F66" w:rsidRPr="000C5D1B" w:rsidRDefault="00A54F66" w:rsidP="00A54F66">
            <w:pPr>
              <w:pStyle w:val="aff"/>
              <w:jc w:val="left"/>
              <w:rPr>
                <w:sz w:val="20"/>
                <w:szCs w:val="20"/>
              </w:rPr>
            </w:pPr>
            <w:r w:rsidRPr="000C5D1B">
              <w:rPr>
                <w:sz w:val="20"/>
                <w:szCs w:val="20"/>
              </w:rPr>
              <w:t xml:space="preserve">Users can list and delete Organizations, Workspaces, Policies and </w:t>
            </w:r>
            <w:proofErr w:type="spellStart"/>
            <w:r w:rsidRPr="000C5D1B">
              <w:rPr>
                <w:sz w:val="20"/>
                <w:szCs w:val="20"/>
              </w:rPr>
              <w:t>PolicySets</w:t>
            </w:r>
            <w:proofErr w:type="spellEnd"/>
            <w:r w:rsidRPr="000C5D1B">
              <w:rPr>
                <w:sz w:val="20"/>
                <w:szCs w:val="20"/>
              </w:rPr>
              <w:t xml:space="preserve"> that are registered in Terraform.</w:t>
            </w:r>
          </w:p>
        </w:tc>
      </w:tr>
    </w:tbl>
    <w:p w14:paraId="673762B0" w14:textId="3767975D" w:rsidR="00A54F66" w:rsidRDefault="00A54F66" w:rsidP="00A54F66">
      <w:pPr>
        <w:ind w:leftChars="135" w:left="283"/>
        <w:jc w:val="left"/>
        <w:rPr>
          <w:ins w:id="675" w:author="作成者"/>
        </w:rPr>
      </w:pPr>
      <w:ins w:id="676" w:author="作成者">
        <w:r>
          <w:rPr>
            <w:rFonts w:hint="eastAsia"/>
          </w:rPr>
          <w:t>※</w:t>
        </w:r>
        <w:r>
          <w:rPr>
            <w:rFonts w:hint="eastAsia"/>
          </w:rPr>
          <w:t>1</w:t>
        </w:r>
      </w:ins>
      <w:r w:rsidR="0039025A">
        <w:t xml:space="preserve"> The hidden menus are menus used to register and update data using the backyard function. </w:t>
      </w:r>
    </w:p>
    <w:p w14:paraId="52D1D8B9" w14:textId="5C335FCA" w:rsidR="00A54F66" w:rsidRPr="0039025A" w:rsidRDefault="0039025A" w:rsidP="00A54F66">
      <w:pPr>
        <w:ind w:leftChars="135" w:left="283"/>
        <w:jc w:val="left"/>
        <w:rPr>
          <w:ins w:id="677" w:author="作成者"/>
        </w:rPr>
      </w:pPr>
      <w:r>
        <w:t>They are set to be hidden when the Terraform driver is installed.</w:t>
      </w:r>
    </w:p>
    <w:p w14:paraId="188E0BE8" w14:textId="1E8EE1B3" w:rsidR="00A54F66" w:rsidRDefault="0039025A" w:rsidP="00A54F66">
      <w:pPr>
        <w:ind w:leftChars="135" w:left="283"/>
        <w:jc w:val="left"/>
        <w:rPr>
          <w:ins w:id="678" w:author="作成者"/>
        </w:rPr>
      </w:pPr>
      <w:r>
        <w:t>If you want to display the hidden menus, you can do so from the “Management console &gt; Role/Menu link list” menu. For more information, please see the Management console user manual.</w:t>
      </w:r>
    </w:p>
    <w:p w14:paraId="63AECB84" w14:textId="214EF1F2" w:rsidR="00A54F66" w:rsidRDefault="0039025A" w:rsidP="00A54F66">
      <w:pPr>
        <w:ind w:leftChars="135" w:left="283"/>
        <w:jc w:val="left"/>
        <w:rPr>
          <w:ins w:id="679" w:author="作成者"/>
        </w:rPr>
      </w:pPr>
      <w:r>
        <w:br/>
      </w:r>
      <w:r>
        <w:rPr>
          <w:rFonts w:hint="eastAsia"/>
        </w:rPr>
        <w:t>N</w:t>
      </w:r>
      <w:r>
        <w:t>ote that the backyard function might not function normally if the data in the hidden menus are changed. We recommend not changing any of the data.</w:t>
      </w:r>
    </w:p>
    <w:p w14:paraId="6F8B2EDF" w14:textId="32257DEE" w:rsidR="002D068D" w:rsidRPr="00CE0420" w:rsidRDefault="000C5D1B" w:rsidP="007A1101">
      <w:pPr>
        <w:pStyle w:val="20"/>
      </w:pPr>
      <w:bookmarkStart w:id="680" w:name="_Toc105604718"/>
      <w:r>
        <w:t>Menu</w:t>
      </w:r>
      <w:r w:rsidR="00272374">
        <w:t>/Screen list</w:t>
      </w:r>
      <w:bookmarkEnd w:id="674"/>
      <w:bookmarkEnd w:id="680"/>
    </w:p>
    <w:p w14:paraId="499217D9" w14:textId="19B51A0A" w:rsidR="002D068D" w:rsidRPr="00A30E07" w:rsidRDefault="005F5176" w:rsidP="00B46FB2">
      <w:pPr>
        <w:pStyle w:val="a0"/>
        <w:numPr>
          <w:ilvl w:val="0"/>
          <w:numId w:val="12"/>
        </w:numPr>
        <w:ind w:left="709" w:hanging="425"/>
        <w:rPr>
          <w:b/>
        </w:rPr>
      </w:pPr>
      <w:r>
        <w:rPr>
          <w:rFonts w:hint="eastAsia"/>
        </w:rPr>
        <w:t>ITA</w:t>
      </w:r>
      <w:r w:rsidR="00272374">
        <w:t xml:space="preserve"> basic console menu</w:t>
      </w:r>
    </w:p>
    <w:p w14:paraId="7EC34776" w14:textId="085EFAB1" w:rsidR="00E84364" w:rsidRPr="00CE0420" w:rsidRDefault="0039348A" w:rsidP="002D068D">
      <w:pPr>
        <w:ind w:leftChars="135" w:left="283"/>
        <w:jc w:val="left"/>
      </w:pPr>
      <w:r w:rsidRPr="0039348A">
        <w:t>The menu list of ITA basic console used in Terr</w:t>
      </w:r>
      <w:r>
        <w:t>aform driver is described below</w:t>
      </w:r>
      <w:r w:rsidR="0046105E" w:rsidRPr="0046105E">
        <w:t>.</w:t>
      </w:r>
    </w:p>
    <w:p w14:paraId="2499841D" w14:textId="6C6BBFEE" w:rsidR="002D068D" w:rsidRPr="0046105E" w:rsidRDefault="0046105E" w:rsidP="008D4D1B">
      <w:pPr>
        <w:pStyle w:val="af2"/>
        <w:jc w:val="center"/>
      </w:pPr>
      <w:r>
        <w:rPr>
          <w:rFonts w:hint="eastAsia"/>
        </w:rPr>
        <w:t>Table</w:t>
      </w:r>
      <w:r w:rsidR="008D4D1B" w:rsidRPr="00CE0420">
        <w:rPr>
          <w:rFonts w:hint="eastAsia"/>
        </w:rPr>
        <w:t xml:space="preserve"> </w:t>
      </w:r>
      <w:r w:rsidR="008D4D1B" w:rsidRPr="00CE0420">
        <w:fldChar w:fldCharType="begin"/>
      </w:r>
      <w:r w:rsidR="008D4D1B" w:rsidRPr="00CE0420">
        <w:instrText xml:space="preserve"> </w:instrText>
      </w:r>
      <w:r w:rsidR="008D4D1B" w:rsidRPr="00CE0420">
        <w:rPr>
          <w:rFonts w:hint="eastAsia"/>
        </w:rPr>
        <w:instrText>STYLEREF 2 \s</w:instrText>
      </w:r>
      <w:r w:rsidR="008D4D1B" w:rsidRPr="00CE0420">
        <w:instrText xml:space="preserve"> </w:instrText>
      </w:r>
      <w:r w:rsidR="008D4D1B" w:rsidRPr="00CE0420">
        <w:fldChar w:fldCharType="separate"/>
      </w:r>
      <w:r w:rsidR="00F6708B">
        <w:rPr>
          <w:noProof/>
        </w:rPr>
        <w:t>3.1</w:t>
      </w:r>
      <w:r w:rsidR="008D4D1B" w:rsidRPr="00CE0420">
        <w:fldChar w:fldCharType="end"/>
      </w:r>
      <w:r w:rsidR="008D4D1B" w:rsidRPr="00CE0420">
        <w:noBreakHyphen/>
      </w:r>
      <w:r w:rsidR="008D4D1B" w:rsidRPr="00CE0420">
        <w:fldChar w:fldCharType="begin"/>
      </w:r>
      <w:r w:rsidR="008D4D1B" w:rsidRPr="00CE0420">
        <w:instrText xml:space="preserve"> </w:instrText>
      </w:r>
      <w:r w:rsidR="008D4D1B" w:rsidRPr="00CE0420">
        <w:rPr>
          <w:rFonts w:hint="eastAsia"/>
        </w:rPr>
        <w:instrText xml:space="preserve">SEQ </w:instrText>
      </w:r>
      <w:r w:rsidR="008D4D1B" w:rsidRPr="00CE0420">
        <w:rPr>
          <w:rFonts w:hint="eastAsia"/>
        </w:rPr>
        <w:instrText>表</w:instrText>
      </w:r>
      <w:r w:rsidR="008D4D1B" w:rsidRPr="00CE0420">
        <w:rPr>
          <w:rFonts w:hint="eastAsia"/>
        </w:rPr>
        <w:instrText xml:space="preserve"> \* ARABIC \s 2</w:instrText>
      </w:r>
      <w:r w:rsidR="008D4D1B" w:rsidRPr="00CE0420">
        <w:instrText xml:space="preserve"> </w:instrText>
      </w:r>
      <w:r w:rsidR="008D4D1B" w:rsidRPr="00CE0420">
        <w:fldChar w:fldCharType="separate"/>
      </w:r>
      <w:r w:rsidR="00F6708B">
        <w:rPr>
          <w:noProof/>
        </w:rPr>
        <w:t>1</w:t>
      </w:r>
      <w:r w:rsidR="008D4D1B" w:rsidRPr="00CE0420">
        <w:fldChar w:fldCharType="end"/>
      </w:r>
      <w:r>
        <w:t xml:space="preserve"> Basic console menu/screen list</w:t>
      </w:r>
    </w:p>
    <w:tbl>
      <w:tblPr>
        <w:tblStyle w:val="ab"/>
        <w:tblW w:w="9443" w:type="dxa"/>
        <w:tblInd w:w="304" w:type="dxa"/>
        <w:tblLayout w:type="fixed"/>
        <w:tblLook w:val="04A0" w:firstRow="1" w:lastRow="0" w:firstColumn="1" w:lastColumn="0" w:noHBand="0" w:noVBand="1"/>
      </w:tblPr>
      <w:tblGrid>
        <w:gridCol w:w="484"/>
        <w:gridCol w:w="1588"/>
        <w:gridCol w:w="1985"/>
        <w:gridCol w:w="5386"/>
      </w:tblGrid>
      <w:tr w:rsidR="00811557" w:rsidRPr="00CE0420" w14:paraId="6B7B0C80" w14:textId="77777777" w:rsidTr="003E4C2D">
        <w:trPr>
          <w:trHeight w:val="192"/>
        </w:trPr>
        <w:tc>
          <w:tcPr>
            <w:tcW w:w="484"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306E04F5" w14:textId="77777777" w:rsidR="00811557" w:rsidRPr="00CE0420" w:rsidRDefault="00811557" w:rsidP="002D068D">
            <w:pPr>
              <w:pStyle w:val="afe"/>
              <w:jc w:val="center"/>
            </w:pPr>
            <w:r w:rsidRPr="00CE0420">
              <w:rPr>
                <w:rFonts w:hint="eastAsia"/>
              </w:rPr>
              <w:t>No</w:t>
            </w:r>
          </w:p>
        </w:tc>
        <w:tc>
          <w:tcPr>
            <w:tcW w:w="1588"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07C0FC3B" w14:textId="30EA1512" w:rsidR="00811557" w:rsidRPr="00CE0420" w:rsidRDefault="009D2ABE" w:rsidP="002D068D">
            <w:pPr>
              <w:pStyle w:val="afe"/>
              <w:jc w:val="center"/>
            </w:pPr>
            <w:r>
              <w:t>M</w:t>
            </w:r>
            <w:r>
              <w:rPr>
                <w:rFonts w:hint="eastAsia"/>
              </w:rPr>
              <w:t xml:space="preserve">enu </w:t>
            </w:r>
            <w:r w:rsidR="00E261B4">
              <w:t>G</w:t>
            </w:r>
            <w:r>
              <w:t>roup</w:t>
            </w:r>
          </w:p>
        </w:tc>
        <w:tc>
          <w:tcPr>
            <w:tcW w:w="1985"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11991304" w14:textId="474F0F90" w:rsidR="00811557" w:rsidRPr="00CE0420" w:rsidRDefault="00E261B4" w:rsidP="002D068D">
            <w:pPr>
              <w:pStyle w:val="afe"/>
              <w:jc w:val="center"/>
            </w:pPr>
            <w:r>
              <w:rPr>
                <w:rFonts w:hint="eastAsia"/>
              </w:rPr>
              <w:t>Menu S</w:t>
            </w:r>
            <w:r w:rsidR="009D2ABE">
              <w:rPr>
                <w:rFonts w:hint="eastAsia"/>
              </w:rPr>
              <w:t>creen</w:t>
            </w:r>
          </w:p>
        </w:tc>
        <w:tc>
          <w:tcPr>
            <w:tcW w:w="5386"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387B410B" w14:textId="3D1C89C3" w:rsidR="00811557" w:rsidRPr="00CE0420" w:rsidRDefault="009D2ABE" w:rsidP="002D068D">
            <w:pPr>
              <w:pStyle w:val="afe"/>
              <w:jc w:val="center"/>
            </w:pPr>
            <w:r>
              <w:rPr>
                <w:rFonts w:hint="eastAsia"/>
              </w:rPr>
              <w:t>Description</w:t>
            </w:r>
          </w:p>
        </w:tc>
      </w:tr>
      <w:tr w:rsidR="00AC63CB" w:rsidRPr="00CE0420" w14:paraId="0FE1D585" w14:textId="77777777" w:rsidTr="00320375">
        <w:tc>
          <w:tcPr>
            <w:tcW w:w="484" w:type="dxa"/>
            <w:shd w:val="clear" w:color="auto" w:fill="E5EAEF"/>
            <w:vAlign w:val="center"/>
          </w:tcPr>
          <w:p w14:paraId="6A9B6B9B" w14:textId="77777777" w:rsidR="00AC63CB" w:rsidRPr="00CE0420" w:rsidRDefault="00AC63CB" w:rsidP="008D7BAB">
            <w:pPr>
              <w:pStyle w:val="aff"/>
            </w:pPr>
            <w:r w:rsidRPr="00CE0420">
              <w:rPr>
                <w:rFonts w:hint="eastAsia"/>
              </w:rPr>
              <w:t>1</w:t>
            </w:r>
          </w:p>
        </w:tc>
        <w:tc>
          <w:tcPr>
            <w:tcW w:w="1588" w:type="dxa"/>
            <w:vAlign w:val="center"/>
          </w:tcPr>
          <w:p w14:paraId="677C02BB" w14:textId="44687C3E" w:rsidR="00AC63CB" w:rsidRPr="00CE0420" w:rsidRDefault="005F5176" w:rsidP="008D7BAB">
            <w:pPr>
              <w:pStyle w:val="aff"/>
              <w:jc w:val="left"/>
              <w:rPr>
                <w:b/>
                <w:color w:val="003C8A" w:themeColor="accent6" w:themeTint="E6"/>
                <w:szCs w:val="18"/>
              </w:rPr>
            </w:pPr>
            <w:r>
              <w:rPr>
                <w:rFonts w:hint="eastAsia"/>
              </w:rPr>
              <w:t>ITA</w:t>
            </w:r>
            <w:r w:rsidR="00AC63CB" w:rsidRPr="00CE0420">
              <w:rPr>
                <w:szCs w:val="18"/>
              </w:rPr>
              <w:br/>
            </w:r>
            <w:r w:rsidR="009D2ABE">
              <w:rPr>
                <w:rFonts w:hint="eastAsia"/>
                <w:szCs w:val="18"/>
              </w:rPr>
              <w:t xml:space="preserve">Basic console </w:t>
            </w:r>
          </w:p>
        </w:tc>
        <w:tc>
          <w:tcPr>
            <w:tcW w:w="1985" w:type="dxa"/>
          </w:tcPr>
          <w:p w14:paraId="1B81AF94" w14:textId="2326DBE9" w:rsidR="00AC63CB" w:rsidRPr="00B537E1" w:rsidRDefault="003C684B" w:rsidP="00B537E1">
            <w:pPr>
              <w:pStyle w:val="aff"/>
            </w:pPr>
            <w:r>
              <w:t>Operation</w:t>
            </w:r>
            <w:r w:rsidR="00B537E1">
              <w:rPr>
                <w:rFonts w:hint="eastAsia"/>
              </w:rPr>
              <w:t xml:space="preserve"> </w:t>
            </w:r>
            <w:r w:rsidR="000B3ACC">
              <w:t>list</w:t>
            </w:r>
          </w:p>
        </w:tc>
        <w:tc>
          <w:tcPr>
            <w:tcW w:w="5386" w:type="dxa"/>
          </w:tcPr>
          <w:p w14:paraId="59398CF7" w14:textId="3FEAF76B" w:rsidR="00AC63CB" w:rsidRPr="00CE0420" w:rsidRDefault="0061492C" w:rsidP="008D4D1B">
            <w:pPr>
              <w:pStyle w:val="aff"/>
              <w:jc w:val="left"/>
              <w:rPr>
                <w:szCs w:val="18"/>
              </w:rPr>
            </w:pPr>
            <w:r w:rsidRPr="0061492C">
              <w:rPr>
                <w:szCs w:val="18"/>
              </w:rPr>
              <w:t xml:space="preserve">The </w:t>
            </w:r>
            <w:r w:rsidR="003C684B">
              <w:rPr>
                <w:szCs w:val="18"/>
              </w:rPr>
              <w:t>Operation</w:t>
            </w:r>
            <w:r w:rsidRPr="0061492C">
              <w:rPr>
                <w:szCs w:val="18"/>
              </w:rPr>
              <w:t xml:space="preserve"> list can be maintained </w:t>
            </w:r>
            <w:r w:rsidR="00B032BE">
              <w:rPr>
                <w:szCs w:val="18"/>
              </w:rPr>
              <w:t>(browsing</w:t>
            </w:r>
            <w:r w:rsidR="000B3ACC" w:rsidRPr="000B3ACC">
              <w:rPr>
                <w:szCs w:val="18"/>
              </w:rPr>
              <w:t>/register/update/ab</w:t>
            </w:r>
            <w:r>
              <w:rPr>
                <w:szCs w:val="18"/>
              </w:rPr>
              <w:t>olish).</w:t>
            </w:r>
          </w:p>
        </w:tc>
      </w:tr>
    </w:tbl>
    <w:p w14:paraId="5BDBB8E7" w14:textId="77777777" w:rsidR="0051031D" w:rsidRPr="00CE0420" w:rsidRDefault="0051031D" w:rsidP="00B537E1">
      <w:pPr>
        <w:jc w:val="left"/>
      </w:pPr>
    </w:p>
    <w:p w14:paraId="17515335" w14:textId="6223BE1E" w:rsidR="0051031D" w:rsidRPr="00CE0420" w:rsidRDefault="00286A2C" w:rsidP="00B46FB2">
      <w:pPr>
        <w:pStyle w:val="a0"/>
        <w:numPr>
          <w:ilvl w:val="0"/>
          <w:numId w:val="12"/>
        </w:numPr>
        <w:ind w:left="709"/>
        <w:rPr>
          <w:b/>
        </w:rPr>
      </w:pPr>
      <w:r>
        <w:rPr>
          <w:b/>
        </w:rPr>
        <w:t xml:space="preserve">Console menu of </w:t>
      </w:r>
      <w:r w:rsidR="001F7EEE">
        <w:rPr>
          <w:rFonts w:hint="eastAsia"/>
          <w:b/>
        </w:rPr>
        <w:t>Terraform</w:t>
      </w:r>
      <w:r w:rsidR="003A3AA7">
        <w:rPr>
          <w:b/>
        </w:rPr>
        <w:t xml:space="preserve"> </w:t>
      </w:r>
      <w:r w:rsidR="001F7EEE">
        <w:rPr>
          <w:b/>
        </w:rPr>
        <w:t>driver</w:t>
      </w:r>
    </w:p>
    <w:p w14:paraId="0AFF7069" w14:textId="541C751B" w:rsidR="00286A2C" w:rsidRPr="00B537E1" w:rsidRDefault="00DC391F" w:rsidP="00B537E1">
      <w:pPr>
        <w:ind w:leftChars="135" w:left="283"/>
        <w:jc w:val="left"/>
      </w:pPr>
      <w:r w:rsidRPr="00DC391F">
        <w:t>The menu list for the Terraform dr</w:t>
      </w:r>
      <w:r>
        <w:t>iver console is described below</w:t>
      </w:r>
      <w:r w:rsidR="00286A2C" w:rsidRPr="00286A2C">
        <w:t>.</w:t>
      </w:r>
    </w:p>
    <w:p w14:paraId="3DAFC3B8" w14:textId="1F4952AF" w:rsidR="0051031D" w:rsidRPr="00286A2C" w:rsidRDefault="00286A2C" w:rsidP="0051031D">
      <w:pPr>
        <w:pStyle w:val="aff1"/>
      </w:pPr>
      <w:r>
        <w:rPr>
          <w:rFonts w:hint="eastAsia"/>
        </w:rPr>
        <w:t>Table</w:t>
      </w:r>
      <w:r w:rsidR="008D4D1B" w:rsidRPr="00CE0420">
        <w:rPr>
          <w:rFonts w:hint="eastAsia"/>
        </w:rPr>
        <w:t xml:space="preserve"> </w:t>
      </w:r>
      <w:r w:rsidR="008D4D1B" w:rsidRPr="00CE0420">
        <w:fldChar w:fldCharType="begin"/>
      </w:r>
      <w:r w:rsidR="008D4D1B" w:rsidRPr="00CE0420">
        <w:instrText xml:space="preserve"> </w:instrText>
      </w:r>
      <w:r w:rsidR="008D4D1B" w:rsidRPr="00CE0420">
        <w:rPr>
          <w:rFonts w:hint="eastAsia"/>
        </w:rPr>
        <w:instrText>STYLEREF 2 \s</w:instrText>
      </w:r>
      <w:r w:rsidR="008D4D1B" w:rsidRPr="00CE0420">
        <w:instrText xml:space="preserve"> </w:instrText>
      </w:r>
      <w:r w:rsidR="008D4D1B" w:rsidRPr="00CE0420">
        <w:fldChar w:fldCharType="separate"/>
      </w:r>
      <w:r w:rsidR="00F6708B">
        <w:t>3.1</w:t>
      </w:r>
      <w:r w:rsidR="008D4D1B" w:rsidRPr="00CE0420">
        <w:fldChar w:fldCharType="end"/>
      </w:r>
      <w:r w:rsidR="008D4D1B" w:rsidRPr="00CE0420">
        <w:noBreakHyphen/>
      </w:r>
      <w:r w:rsidR="008D4D1B" w:rsidRPr="00CE0420">
        <w:fldChar w:fldCharType="begin"/>
      </w:r>
      <w:r w:rsidR="008D4D1B" w:rsidRPr="00CE0420">
        <w:instrText xml:space="preserve"> </w:instrText>
      </w:r>
      <w:r w:rsidR="008D4D1B" w:rsidRPr="00CE0420">
        <w:rPr>
          <w:rFonts w:hint="eastAsia"/>
        </w:rPr>
        <w:instrText xml:space="preserve">SEQ </w:instrText>
      </w:r>
      <w:r w:rsidR="008D4D1B" w:rsidRPr="00CE0420">
        <w:rPr>
          <w:rFonts w:hint="eastAsia"/>
        </w:rPr>
        <w:instrText>表</w:instrText>
      </w:r>
      <w:r w:rsidR="008D4D1B" w:rsidRPr="00CE0420">
        <w:rPr>
          <w:rFonts w:hint="eastAsia"/>
        </w:rPr>
        <w:instrText xml:space="preserve"> \* ARABIC \s 2</w:instrText>
      </w:r>
      <w:r w:rsidR="008D4D1B" w:rsidRPr="00CE0420">
        <w:instrText xml:space="preserve"> </w:instrText>
      </w:r>
      <w:r w:rsidR="008D4D1B" w:rsidRPr="00CE0420">
        <w:fldChar w:fldCharType="separate"/>
      </w:r>
      <w:r w:rsidR="00F6708B">
        <w:t>2</w:t>
      </w:r>
      <w:r w:rsidR="008D4D1B" w:rsidRPr="00CE0420">
        <w:fldChar w:fldCharType="end"/>
      </w:r>
      <w:r w:rsidR="001F7EEE">
        <w:rPr>
          <w:rFonts w:hint="eastAsia"/>
        </w:rPr>
        <w:t>Terraform driver</w:t>
      </w:r>
      <w:r>
        <w:t xml:space="preserve"> console menu/screen list</w:t>
      </w:r>
    </w:p>
    <w:p w14:paraId="728A5B66" w14:textId="1EEC0EAC" w:rsidR="008228C6" w:rsidRPr="00CE0420" w:rsidRDefault="008228C6">
      <w:pPr>
        <w:widowControl/>
        <w:jc w:val="left"/>
      </w:pPr>
    </w:p>
    <w:p w14:paraId="1E883ECC" w14:textId="1986A0D9" w:rsidR="00161ACC" w:rsidRPr="00CE0420" w:rsidRDefault="009C16EB" w:rsidP="009C16EB">
      <w:pPr>
        <w:pStyle w:val="1"/>
      </w:pPr>
      <w:bookmarkStart w:id="681" w:name="_Toc105604719"/>
      <w:bookmarkEnd w:id="13"/>
      <w:r>
        <w:t xml:space="preserve">Terraform driver </w:t>
      </w:r>
      <w:r w:rsidR="003B03FE">
        <w:t>user</w:t>
      </w:r>
      <w:r w:rsidRPr="009C16EB">
        <w:t xml:space="preserve"> instruction</w:t>
      </w:r>
      <w:bookmarkEnd w:id="681"/>
    </w:p>
    <w:p w14:paraId="6BDDD8FF" w14:textId="1C91BE80" w:rsidR="00E84364" w:rsidRPr="00CE0420" w:rsidRDefault="000E7BAE" w:rsidP="00E84364">
      <w:bookmarkStart w:id="682" w:name="_Toc473210573"/>
      <w:bookmarkStart w:id="683" w:name="_Toc435436143"/>
      <w:bookmarkStart w:id="684" w:name="_Ref450556745"/>
      <w:bookmarkStart w:id="685" w:name="_Ref450556804"/>
      <w:bookmarkStart w:id="686" w:name="_Ref450566079"/>
      <w:r w:rsidRPr="000E7BAE">
        <w:t>Description about user instruction of each Terraform console</w:t>
      </w:r>
      <w:r w:rsidR="009C16EB">
        <w:t>.</w:t>
      </w:r>
    </w:p>
    <w:p w14:paraId="38DA9404" w14:textId="77777777" w:rsidR="003D76E0" w:rsidRPr="00CE0420" w:rsidRDefault="003D76E0" w:rsidP="00E84364"/>
    <w:p w14:paraId="346D2E27" w14:textId="13844B97" w:rsidR="002D068D" w:rsidRPr="00CE0420" w:rsidRDefault="00CB3911" w:rsidP="007A1101">
      <w:pPr>
        <w:pStyle w:val="20"/>
      </w:pPr>
      <w:bookmarkStart w:id="687" w:name="_Toc105604720"/>
      <w:r>
        <w:rPr>
          <w:rFonts w:hint="eastAsia"/>
        </w:rPr>
        <w:t>Terraform</w:t>
      </w:r>
      <w:r w:rsidR="009C16EB">
        <w:rPr>
          <w:rFonts w:hint="eastAsia"/>
        </w:rPr>
        <w:t xml:space="preserve"> workflow</w:t>
      </w:r>
      <w:bookmarkEnd w:id="687"/>
    </w:p>
    <w:p w14:paraId="5B9059B2" w14:textId="530B7FF5" w:rsidR="002D068D" w:rsidRPr="00CE0420" w:rsidRDefault="00ED5BAA" w:rsidP="00306AC8">
      <w:pPr>
        <w:ind w:leftChars="135" w:left="283"/>
        <w:jc w:val="left"/>
      </w:pPr>
      <w:r w:rsidRPr="00ED5BAA">
        <w:t xml:space="preserve">The standard work flow for each </w:t>
      </w:r>
      <w:r>
        <w:t>Terraform console is as follows</w:t>
      </w:r>
      <w:r w:rsidR="00D81194">
        <w:t>.</w:t>
      </w:r>
    </w:p>
    <w:p w14:paraId="1C8B141B" w14:textId="77777777" w:rsidR="00ED5BAA" w:rsidRDefault="00ED5BAA" w:rsidP="00306AC8">
      <w:pPr>
        <w:ind w:leftChars="135" w:left="283"/>
        <w:jc w:val="left"/>
      </w:pPr>
      <w:r>
        <w:t>Details of each operations</w:t>
      </w:r>
      <w:r w:rsidRPr="00ED5BAA">
        <w:t xml:space="preserve"> are described in the next section.</w:t>
      </w:r>
    </w:p>
    <w:p w14:paraId="3A5156DA" w14:textId="4A95420E" w:rsidR="00845D77" w:rsidRDefault="00ED5BAA" w:rsidP="00ED5BAA">
      <w:pPr>
        <w:ind w:leftChars="135" w:left="283"/>
        <w:jc w:val="left"/>
      </w:pPr>
      <w:r w:rsidRPr="00ED5BAA">
        <w:t>For information on how to us</w:t>
      </w:r>
      <w:r>
        <w:t>e the ITA Basic Console, please refer to</w:t>
      </w:r>
      <w:r w:rsidRPr="00ED5BAA">
        <w:t xml:space="preserve"> "</w:t>
      </w:r>
      <w:r w:rsidR="00834D96">
        <w:t xml:space="preserve">User </w:t>
      </w:r>
      <w:r w:rsidRPr="00ED5BAA">
        <w:t>Instructio</w:t>
      </w:r>
      <w:r>
        <w:t xml:space="preserve">n </w:t>
      </w:r>
      <w:proofErr w:type="spellStart"/>
      <w:r w:rsidR="000C5D1B">
        <w:t>Menu</w:t>
      </w:r>
      <w:r>
        <w:t>al_Basic</w:t>
      </w:r>
      <w:proofErr w:type="spellEnd"/>
      <w:r>
        <w:t xml:space="preserve"> Console"</w:t>
      </w:r>
      <w:r w:rsidR="00D81194" w:rsidRPr="00D81194">
        <w:t>.</w:t>
      </w:r>
    </w:p>
    <w:p w14:paraId="5D7DCBB9" w14:textId="1FEB217B" w:rsidR="00845D77" w:rsidRDefault="00845D77" w:rsidP="005D3787"/>
    <w:p w14:paraId="268262EB" w14:textId="48BDC556" w:rsidR="000D7C76" w:rsidRPr="00075D42" w:rsidRDefault="00EA526B" w:rsidP="00075D42">
      <w:r w:rsidRPr="00EA526B">
        <w:t>The flow to operation in Terraform are as f</w:t>
      </w:r>
      <w:r>
        <w:t>ollows</w:t>
      </w:r>
      <w:r w:rsidR="00D81194" w:rsidRPr="00D81194">
        <w:t>.</w:t>
      </w:r>
    </w:p>
    <w:p w14:paraId="1059BF17" w14:textId="0A3175D7" w:rsidR="006B33C9" w:rsidRDefault="007D72B7" w:rsidP="00845D77">
      <w:pPr>
        <w:widowControl/>
        <w:jc w:val="left"/>
      </w:pPr>
      <w:r>
        <w:rPr>
          <w:noProof/>
        </w:rPr>
        <mc:AlternateContent>
          <mc:Choice Requires="wpg">
            <w:drawing>
              <wp:anchor distT="0" distB="0" distL="114300" distR="114300" simplePos="0" relativeHeight="251706368" behindDoc="0" locked="0" layoutInCell="1" allowOverlap="1" wp14:anchorId="6618F042" wp14:editId="1871B385">
                <wp:simplePos x="0" y="0"/>
                <wp:positionH relativeFrom="margin">
                  <wp:align>left</wp:align>
                </wp:positionH>
                <wp:positionV relativeFrom="paragraph">
                  <wp:posOffset>59690</wp:posOffset>
                </wp:positionV>
                <wp:extent cx="6019800" cy="6010909"/>
                <wp:effectExtent l="0" t="0" r="19050" b="28575"/>
                <wp:wrapNone/>
                <wp:docPr id="340" name="キャンバス 104"/>
                <wp:cNvGraphicFramePr/>
                <a:graphic xmlns:a="http://schemas.openxmlformats.org/drawingml/2006/main">
                  <a:graphicData uri="http://schemas.microsoft.com/office/word/2010/wordprocessingGroup">
                    <wpg:wgp>
                      <wpg:cNvGrpSpPr/>
                      <wpg:grpSpPr>
                        <a:xfrm>
                          <a:off x="0" y="0"/>
                          <a:ext cx="6019800" cy="6010909"/>
                          <a:chOff x="0" y="0"/>
                          <a:chExt cx="5953125" cy="6010910"/>
                        </a:xfrm>
                      </wpg:grpSpPr>
                      <wps:wsp>
                        <wps:cNvPr id="341" name="正方形/長方形 341"/>
                        <wps:cNvSpPr/>
                        <wps:spPr>
                          <a:xfrm>
                            <a:off x="0" y="0"/>
                            <a:ext cx="5953125" cy="6010910"/>
                          </a:xfrm>
                          <a:prstGeom prst="rect">
                            <a:avLst/>
                          </a:prstGeom>
                          <a:solidFill>
                            <a:schemeClr val="bg1">
                              <a:lumMod val="95000"/>
                            </a:schemeClr>
                          </a:solidFill>
                          <a:ln>
                            <a:solidFill>
                              <a:schemeClr val="bg1">
                                <a:lumMod val="75000"/>
                              </a:schemeClr>
                            </a:solidFill>
                          </a:ln>
                        </wps:spPr>
                        <wps:bodyPr/>
                      </wps:wsp>
                      <wps:wsp>
                        <wps:cNvPr id="342" name="下矢印 342"/>
                        <wps:cNvSpPr/>
                        <wps:spPr>
                          <a:xfrm>
                            <a:off x="266048" y="476947"/>
                            <a:ext cx="353683" cy="5397158"/>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3" name="角丸四角形 343"/>
                        <wps:cNvSpPr/>
                        <wps:spPr>
                          <a:xfrm>
                            <a:off x="102324" y="224988"/>
                            <a:ext cx="2761205"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F46C3E6" w14:textId="62722E1B" w:rsidR="007B5626" w:rsidRDefault="007B5626" w:rsidP="004E2AB4">
                              <w:pPr>
                                <w:pStyle w:val="Web"/>
                                <w:numPr>
                                  <w:ilvl w:val="0"/>
                                  <w:numId w:val="35"/>
                                </w:numPr>
                                <w:spacing w:before="0" w:beforeAutospacing="0" w:after="0" w:afterAutospacing="0"/>
                              </w:pPr>
                              <w:r>
                                <w:rPr>
                                  <w:rFonts w:asciiTheme="minorHAnsi" w:hAnsi="Arial" w:cs="Times New Roman"/>
                                  <w:b/>
                                  <w:bCs/>
                                  <w:color w:val="003C8A"/>
                                  <w:kern w:val="2"/>
                                  <w:sz w:val="20"/>
                                  <w:szCs w:val="20"/>
                                </w:rPr>
                                <w:t>Register Operation name</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344" name="角丸四角形 344"/>
                        <wps:cNvSpPr/>
                        <wps:spPr>
                          <a:xfrm>
                            <a:off x="102146" y="2146311"/>
                            <a:ext cx="2864997"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8D60BB2" w14:textId="7EB21E89" w:rsidR="007B5626" w:rsidRDefault="007B5626" w:rsidP="007D72B7">
                              <w:pPr>
                                <w:pStyle w:val="Web"/>
                                <w:spacing w:before="0" w:beforeAutospacing="0" w:after="0" w:afterAutospacing="0"/>
                              </w:pPr>
                              <w:r>
                                <w:rPr>
                                  <w:rFonts w:asciiTheme="minorHAnsi" w:cs="Times New Roman" w:hint="eastAsia"/>
                                  <w:b/>
                                  <w:bCs/>
                                  <w:color w:val="003C8A"/>
                                  <w:kern w:val="2"/>
                                  <w:sz w:val="20"/>
                                  <w:szCs w:val="20"/>
                                </w:rPr>
                                <w:t>⑤</w:t>
                              </w:r>
                              <w:r>
                                <w:rPr>
                                  <w:rFonts w:asciiTheme="minorHAnsi" w:cs="Times New Roman" w:hint="eastAsia"/>
                                  <w:b/>
                                  <w:bCs/>
                                  <w:color w:val="003C8A"/>
                                  <w:kern w:val="2"/>
                                  <w:sz w:val="20"/>
                                  <w:szCs w:val="20"/>
                                </w:rPr>
                                <w:t xml:space="preserve"> </w:t>
                              </w:r>
                              <w:r>
                                <w:rPr>
                                  <w:rFonts w:asciiTheme="minorHAnsi" w:hAnsi="Arial" w:cs="Times New Roman"/>
                                  <w:b/>
                                  <w:bCs/>
                                  <w:color w:val="003C8A"/>
                                  <w:kern w:val="2"/>
                                  <w:sz w:val="20"/>
                                  <w:szCs w:val="20"/>
                                </w:rPr>
                                <w:t>Register work pattern (Movement)</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345" name="角丸四角形 345"/>
                        <wps:cNvSpPr/>
                        <wps:spPr>
                          <a:xfrm>
                            <a:off x="102146" y="2673042"/>
                            <a:ext cx="285557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68B8DE5" w14:textId="0B6C2B0B" w:rsidR="007B5626" w:rsidRDefault="007B5626" w:rsidP="007D72B7">
                              <w:pPr>
                                <w:pStyle w:val="Web"/>
                                <w:spacing w:before="0" w:beforeAutospacing="0" w:after="0" w:afterAutospacing="0"/>
                              </w:pPr>
                              <w:r>
                                <w:rPr>
                                  <w:rFonts w:asciiTheme="minorHAnsi" w:cs="Times New Roman" w:hint="eastAsia"/>
                                  <w:b/>
                                  <w:bCs/>
                                  <w:color w:val="003C8A"/>
                                  <w:kern w:val="2"/>
                                  <w:sz w:val="20"/>
                                  <w:szCs w:val="20"/>
                                </w:rPr>
                                <w:t>⑥</w:t>
                              </w:r>
                              <w:r>
                                <w:rPr>
                                  <w:rFonts w:asciiTheme="minorHAnsi" w:cs="Times New Roman" w:hint="eastAsia"/>
                                  <w:b/>
                                  <w:bCs/>
                                  <w:color w:val="003C8A"/>
                                  <w:kern w:val="2"/>
                                  <w:sz w:val="20"/>
                                  <w:szCs w:val="20"/>
                                </w:rPr>
                                <w:t xml:space="preserve"> </w:t>
                              </w:r>
                              <w:r>
                                <w:rPr>
                                  <w:rFonts w:asciiTheme="minorHAnsi" w:hAnsi="Arial" w:cs="Times New Roman"/>
                                  <w:b/>
                                  <w:bCs/>
                                  <w:color w:val="003C8A"/>
                                  <w:kern w:val="2"/>
                                  <w:sz w:val="20"/>
                                  <w:szCs w:val="20"/>
                                </w:rPr>
                                <w:t>Register module files</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346" name="角丸四角形 346"/>
                        <wps:cNvSpPr/>
                        <wps:spPr>
                          <a:xfrm>
                            <a:off x="3750993" y="121700"/>
                            <a:ext cx="991901"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2CF690D" w14:textId="54A5A8ED" w:rsidR="007B5626" w:rsidRDefault="007B5626" w:rsidP="007D72B7">
                              <w:pPr>
                                <w:pStyle w:val="Web"/>
                                <w:spacing w:before="0" w:beforeAutospacing="0" w:after="0" w:afterAutospacing="0"/>
                              </w:pPr>
                              <w:r>
                                <w:rPr>
                                  <w:rFonts w:asciiTheme="minorHAnsi" w:hAnsi="Arial" w:cs="Times New Roman"/>
                                  <w:b/>
                                  <w:bCs/>
                                  <w:color w:val="002B62"/>
                                  <w:kern w:val="2"/>
                                  <w:sz w:val="18"/>
                                  <w:szCs w:val="18"/>
                                </w:rPr>
                                <w:t>Required task</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347" name="角丸四角形 347"/>
                        <wps:cNvSpPr/>
                        <wps:spPr>
                          <a:xfrm>
                            <a:off x="4773531" y="121713"/>
                            <a:ext cx="942753"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9FDEFEA" w14:textId="04EF3D97" w:rsidR="007B5626" w:rsidRDefault="007B5626" w:rsidP="007D72B7">
                              <w:pPr>
                                <w:pStyle w:val="Web"/>
                                <w:spacing w:before="0" w:beforeAutospacing="0" w:after="0" w:afterAutospacing="0"/>
                                <w:jc w:val="center"/>
                              </w:pPr>
                              <w:r>
                                <w:rPr>
                                  <w:rFonts w:asciiTheme="minorHAnsi" w:hAnsi="Arial" w:cs="Times New Roman"/>
                                  <w:b/>
                                  <w:bCs/>
                                  <w:color w:val="000000" w:themeColor="dark1"/>
                                  <w:kern w:val="2"/>
                                  <w:sz w:val="18"/>
                                  <w:szCs w:val="18"/>
                                </w:rPr>
                                <w:t xml:space="preserve">Optional task </w:t>
                              </w:r>
                              <w:proofErr w:type="spellStart"/>
                              <w:r>
                                <w:rPr>
                                  <w:rFonts w:asciiTheme="minorHAnsi" w:hAnsi="Arial" w:cs="Times New Roman"/>
                                  <w:b/>
                                  <w:bCs/>
                                  <w:color w:val="000000" w:themeColor="dark1"/>
                                  <w:kern w:val="2"/>
                                  <w:sz w:val="18"/>
                                  <w:szCs w:val="18"/>
                                </w:rPr>
                                <w:t>task</w:t>
                              </w:r>
                              <w:proofErr w:type="spellEnd"/>
                            </w:p>
                          </w:txbxContent>
                        </wps:txbx>
                        <wps:bodyPr rot="0" spcFirstLastPara="0" vert="horz" wrap="square" lIns="36000" tIns="0" rIns="0" bIns="0" numCol="1" spcCol="0" rtlCol="0" fromWordArt="0" anchor="ctr" anchorCtr="0" forceAA="0" compatLnSpc="1">
                          <a:prstTxWarp prst="textNoShape">
                            <a:avLst/>
                          </a:prstTxWarp>
                          <a:noAutofit/>
                        </wps:bodyPr>
                      </wps:wsp>
                      <wps:wsp>
                        <wps:cNvPr id="348" name="テキスト ボックス 194"/>
                        <wps:cNvSpPr txBox="1"/>
                        <wps:spPr>
                          <a:xfrm>
                            <a:off x="3120576" y="45745"/>
                            <a:ext cx="2633713" cy="431288"/>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DE9B5D5" w14:textId="77777777" w:rsidR="007B5626" w:rsidRDefault="007B5626" w:rsidP="007D72B7">
                              <w:pPr>
                                <w:pStyle w:val="Web"/>
                                <w:spacing w:before="0" w:beforeAutospacing="0" w:after="0" w:afterAutospacing="0"/>
                              </w:pPr>
                              <w:r>
                                <w:rPr>
                                  <w:rFonts w:asciiTheme="minorHAnsi" w:cs="Times New Roman" w:hint="eastAsia"/>
                                  <w:b/>
                                  <w:bCs/>
                                  <w:color w:val="404040"/>
                                  <w:kern w:val="2"/>
                                  <w:sz w:val="21"/>
                                  <w:szCs w:val="21"/>
                                </w:rPr>
                                <w:t>【</w:t>
                              </w:r>
                              <w:r>
                                <w:rPr>
                                  <w:rFonts w:asciiTheme="minorHAnsi" w:eastAsiaTheme="minorEastAsia" w:hAnsi="Arial" w:cstheme="minorBidi"/>
                                  <w:color w:val="000000" w:themeColor="dark1"/>
                                  <w:sz w:val="21"/>
                                  <w:szCs w:val="21"/>
                                </w:rPr>
                                <w:t>Legend</w:t>
                              </w:r>
                              <w:r>
                                <w:rPr>
                                  <w:rFonts w:asciiTheme="minorHAnsi" w:cs="Times New Roman" w:hint="eastAsia"/>
                                  <w:b/>
                                  <w:bCs/>
                                  <w:color w:val="404040"/>
                                  <w:kern w:val="2"/>
                                  <w:sz w:val="21"/>
                                  <w:szCs w:val="21"/>
                                </w:rPr>
                                <w: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49" name="角丸四角形 349"/>
                        <wps:cNvSpPr/>
                        <wps:spPr>
                          <a:xfrm>
                            <a:off x="102146" y="5088395"/>
                            <a:ext cx="2902675"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9F16D57" w14:textId="70FBF80C" w:rsidR="007B5626" w:rsidRPr="00F16A6E" w:rsidRDefault="007B5626" w:rsidP="007D72B7">
                              <w:pPr>
                                <w:pStyle w:val="Web"/>
                                <w:spacing w:before="0" w:beforeAutospacing="0" w:after="0" w:afterAutospacing="0"/>
                                <w:rPr>
                                  <w:b/>
                                </w:rPr>
                              </w:pPr>
                              <w:r w:rsidRPr="00F16A6E">
                                <w:rPr>
                                  <w:rFonts w:asciiTheme="minorHAnsi" w:cs="Times New Roman" w:hint="eastAsia"/>
                                  <w:b/>
                                  <w:bCs/>
                                  <w:color w:val="003C8A"/>
                                  <w:kern w:val="2"/>
                                  <w:sz w:val="20"/>
                                  <w:szCs w:val="20"/>
                                </w:rPr>
                                <w:t xml:space="preserve">⑪　</w:t>
                              </w:r>
                              <w:r>
                                <w:rPr>
                                  <w:rFonts w:asciiTheme="minorHAnsi" w:cs="Times New Roman" w:hint="eastAsia"/>
                                  <w:b/>
                                  <w:bCs/>
                                  <w:color w:val="003C8A"/>
                                  <w:kern w:val="2"/>
                                  <w:sz w:val="20"/>
                                  <w:szCs w:val="20"/>
                                </w:rPr>
                                <w:t>S</w:t>
                              </w:r>
                              <w:r>
                                <w:rPr>
                                  <w:rFonts w:asciiTheme="minorHAnsi" w:cs="Times New Roman"/>
                                  <w:b/>
                                  <w:bCs/>
                                  <w:color w:val="003C8A"/>
                                  <w:kern w:val="2"/>
                                  <w:sz w:val="20"/>
                                  <w:szCs w:val="20"/>
                                </w:rPr>
                                <w:t xml:space="preserve">et </w:t>
                              </w:r>
                              <w:r>
                                <w:rPr>
                                  <w:rFonts w:asciiTheme="minorHAnsi" w:hAnsi="Arial" w:cs="Times New Roman"/>
                                  <w:b/>
                                  <w:bCs/>
                                  <w:color w:val="003C8A"/>
                                  <w:kern w:val="2"/>
                                  <w:sz w:val="20"/>
                                  <w:szCs w:val="20"/>
                                </w:rPr>
                                <w:t xml:space="preserve">module files in </w:t>
                              </w:r>
                              <w:r w:rsidRPr="00F16A6E">
                                <w:rPr>
                                  <w:rFonts w:asciiTheme="minorHAnsi" w:hAnsi="Arial" w:cs="Times New Roman"/>
                                  <w:b/>
                                  <w:bCs/>
                                  <w:color w:val="003C8A"/>
                                  <w:kern w:val="2"/>
                                  <w:sz w:val="20"/>
                                  <w:szCs w:val="20"/>
                                </w:rPr>
                                <w:t>movement</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350" name="角丸四角形 350"/>
                        <wps:cNvSpPr/>
                        <wps:spPr>
                          <a:xfrm>
                            <a:off x="102146" y="658512"/>
                            <a:ext cx="2780222"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DFC8EF4" w14:textId="2ABA09DB" w:rsidR="007B5626" w:rsidRDefault="007B5626" w:rsidP="007D72B7">
                              <w:pPr>
                                <w:pStyle w:val="Web"/>
                                <w:spacing w:before="0" w:beforeAutospacing="0" w:after="0" w:afterAutospacing="0"/>
                              </w:pPr>
                              <w:r>
                                <w:rPr>
                                  <w:rFonts w:asciiTheme="minorHAnsi" w:cs="Times New Roman" w:hint="eastAsia"/>
                                  <w:b/>
                                  <w:bCs/>
                                  <w:color w:val="003C8A"/>
                                  <w:kern w:val="2"/>
                                  <w:sz w:val="20"/>
                                  <w:szCs w:val="20"/>
                                </w:rPr>
                                <w:t xml:space="preserve">②　</w:t>
                              </w:r>
                              <w:r>
                                <w:rPr>
                                  <w:rFonts w:asciiTheme="minorHAnsi" w:hAnsi="Arial" w:cs="Times New Roman"/>
                                  <w:b/>
                                  <w:bCs/>
                                  <w:color w:val="003C8A"/>
                                  <w:kern w:val="2"/>
                                  <w:sz w:val="20"/>
                                  <w:szCs w:val="20"/>
                                </w:rPr>
                                <w:t>Register interface information</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351" name="角丸四角形 351"/>
                        <wps:cNvSpPr/>
                        <wps:spPr>
                          <a:xfrm>
                            <a:off x="102325" y="1135138"/>
                            <a:ext cx="2817722"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D04F324" w14:textId="77777777" w:rsidR="007B5626" w:rsidRPr="001C5069" w:rsidRDefault="007B5626" w:rsidP="007D72B7">
                              <w:pPr>
                                <w:pStyle w:val="Web"/>
                                <w:spacing w:before="0" w:beforeAutospacing="0" w:after="0" w:afterAutospacing="0"/>
                                <w:rPr>
                                  <w:rFonts w:asciiTheme="minorHAnsi" w:hAnsiTheme="minorHAnsi" w:cstheme="minorHAnsi"/>
                                </w:rPr>
                              </w:pPr>
                              <w:r w:rsidRPr="001C5069">
                                <w:rPr>
                                  <w:rFonts w:ascii="ＭＳ ゴシック" w:eastAsia="ＭＳ ゴシック" w:hAnsi="ＭＳ ゴシック" w:cs="ＭＳ ゴシック" w:hint="eastAsia"/>
                                  <w:b/>
                                  <w:bCs/>
                                  <w:color w:val="003C8A"/>
                                  <w:sz w:val="20"/>
                                  <w:szCs w:val="20"/>
                                </w:rPr>
                                <w:t>③</w:t>
                              </w:r>
                              <w:r w:rsidRPr="001C5069">
                                <w:rPr>
                                  <w:rFonts w:asciiTheme="minorHAnsi" w:hAnsiTheme="minorHAnsi" w:cstheme="minorHAnsi"/>
                                  <w:b/>
                                  <w:color w:val="000000" w:themeColor="dark1"/>
                                </w:rPr>
                                <w:t xml:space="preserve"> </w:t>
                              </w:r>
                              <w:r w:rsidRPr="001C5069">
                                <w:rPr>
                                  <w:rFonts w:asciiTheme="minorHAnsi" w:hAnsiTheme="minorHAnsi" w:cstheme="minorHAnsi"/>
                                  <w:b/>
                                  <w:bCs/>
                                  <w:color w:val="003C8A"/>
                                  <w:sz w:val="20"/>
                                  <w:szCs w:val="20"/>
                                </w:rPr>
                                <w:t>Organization registration and cooperation</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128" name="角丸四角形 128"/>
                        <wps:cNvSpPr/>
                        <wps:spPr>
                          <a:xfrm>
                            <a:off x="102378" y="1635379"/>
                            <a:ext cx="2836506"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1F09760" w14:textId="7524E1C9" w:rsidR="007B5626" w:rsidRPr="001C5069" w:rsidRDefault="007B5626" w:rsidP="007D72B7">
                              <w:pPr>
                                <w:pStyle w:val="Web"/>
                                <w:spacing w:before="0" w:beforeAutospacing="0" w:after="0" w:afterAutospacing="0"/>
                                <w:rPr>
                                  <w:rFonts w:asciiTheme="minorHAnsi" w:hAnsiTheme="minorHAnsi" w:cstheme="minorHAnsi"/>
                                </w:rPr>
                              </w:pPr>
                              <w:r w:rsidRPr="001C5069">
                                <w:rPr>
                                  <w:rFonts w:ascii="ＭＳ ゴシック" w:eastAsia="ＭＳ ゴシック" w:hAnsi="ＭＳ ゴシック" w:cs="ＭＳ ゴシック" w:hint="eastAsia"/>
                                  <w:b/>
                                  <w:bCs/>
                                  <w:color w:val="003C8A"/>
                                  <w:sz w:val="20"/>
                                  <w:szCs w:val="20"/>
                                </w:rPr>
                                <w:t>④</w:t>
                              </w:r>
                              <w:r>
                                <w:rPr>
                                  <w:rFonts w:ascii="ＭＳ ゴシック" w:eastAsia="ＭＳ ゴシック" w:hAnsi="ＭＳ ゴシック" w:cs="ＭＳ ゴシック" w:hint="eastAsia"/>
                                  <w:b/>
                                  <w:bCs/>
                                  <w:color w:val="003C8A"/>
                                  <w:sz w:val="20"/>
                                  <w:szCs w:val="20"/>
                                </w:rPr>
                                <w:t xml:space="preserve"> </w:t>
                              </w:r>
                              <w:r>
                                <w:rPr>
                                  <w:rFonts w:asciiTheme="minorHAnsi" w:hAnsiTheme="minorHAnsi" w:cstheme="minorHAnsi"/>
                                  <w:b/>
                                  <w:bCs/>
                                  <w:color w:val="003C8A"/>
                                  <w:sz w:val="20"/>
                                  <w:szCs w:val="20"/>
                                </w:rPr>
                                <w:t>Workspace</w:t>
                              </w:r>
                              <w:r>
                                <w:rPr>
                                  <w:rFonts w:asciiTheme="minorHAnsi" w:hAnsiTheme="minorHAnsi" w:cstheme="minorHAnsi" w:hint="eastAsia"/>
                                  <w:b/>
                                  <w:bCs/>
                                  <w:color w:val="003C8A"/>
                                  <w:sz w:val="20"/>
                                  <w:szCs w:val="20"/>
                                </w:rPr>
                                <w:t xml:space="preserve"> </w:t>
                              </w:r>
                              <w:r w:rsidRPr="001C5069">
                                <w:rPr>
                                  <w:rFonts w:asciiTheme="minorHAnsi" w:hAnsiTheme="minorHAnsi" w:cstheme="minorHAnsi"/>
                                  <w:b/>
                                  <w:bCs/>
                                  <w:color w:val="003C8A"/>
                                  <w:sz w:val="20"/>
                                  <w:szCs w:val="20"/>
                                </w:rPr>
                                <w:t>registration and cooperation</w:t>
                              </w:r>
                            </w:p>
                          </w:txbxContent>
                        </wps:txbx>
                        <wps:bodyPr rot="0" spcFirstLastPara="0" vert="horz" wrap="square" lIns="36000" tIns="0" rIns="0" bIns="0" numCol="1" spcCol="0" rtlCol="0" fromWordArt="0" anchor="ctr" anchorCtr="0" forceAA="0" compatLnSpc="1">
                          <a:prstTxWarp prst="textNoShape">
                            <a:avLst/>
                          </a:prstTxWarp>
                          <a:noAutofit/>
                        </wps:bodyPr>
                      </wps:wsp>
                      <wpg:grpSp>
                        <wpg:cNvPr id="130" name="グループ化 130"/>
                        <wpg:cNvGrpSpPr/>
                        <wpg:grpSpPr>
                          <a:xfrm>
                            <a:off x="611765" y="3142655"/>
                            <a:ext cx="2815590" cy="285750"/>
                            <a:chOff x="611765" y="3142655"/>
                            <a:chExt cx="2815590" cy="285750"/>
                          </a:xfrm>
                        </wpg:grpSpPr>
                        <wps:wsp>
                          <wps:cNvPr id="132" name="角丸四角形 132"/>
                          <wps:cNvSpPr/>
                          <wps:spPr>
                            <a:xfrm>
                              <a:off x="1331855" y="3166785"/>
                              <a:ext cx="2095500" cy="25146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5EC1BE9" w14:textId="0F102052" w:rsidR="007B5626" w:rsidRDefault="007B5626" w:rsidP="007D72B7">
                                <w:pPr>
                                  <w:pStyle w:val="Web"/>
                                  <w:spacing w:before="0" w:beforeAutospacing="0" w:after="0" w:afterAutospacing="0"/>
                                </w:pPr>
                                <w:r>
                                  <w:rPr>
                                    <w:rFonts w:cs="Times New Roman" w:hint="eastAsia"/>
                                    <w:b/>
                                    <w:bCs/>
                                    <w:color w:val="325121"/>
                                    <w:sz w:val="20"/>
                                    <w:szCs w:val="20"/>
                                  </w:rPr>
                                  <w:t>⑦ Register Policy</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133" name="下矢印 133"/>
                          <wps:cNvSpPr/>
                          <wps:spPr>
                            <a:xfrm rot="5400000">
                              <a:off x="802265" y="2952155"/>
                              <a:ext cx="285750" cy="666750"/>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34" name="グループ化 134"/>
                        <wpg:cNvGrpSpPr/>
                        <wpg:grpSpPr>
                          <a:xfrm>
                            <a:off x="611159" y="3588883"/>
                            <a:ext cx="2815590" cy="285750"/>
                            <a:chOff x="611159" y="3588883"/>
                            <a:chExt cx="2815590" cy="285750"/>
                          </a:xfrm>
                        </wpg:grpSpPr>
                        <wps:wsp>
                          <wps:cNvPr id="136" name="角丸四角形 136"/>
                          <wps:cNvSpPr/>
                          <wps:spPr>
                            <a:xfrm>
                              <a:off x="1331249" y="3613013"/>
                              <a:ext cx="2095500" cy="250825"/>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DF791EA" w14:textId="7C5A9481" w:rsidR="007B5626" w:rsidRPr="00430E49" w:rsidRDefault="007B5626" w:rsidP="007D72B7">
                                <w:pPr>
                                  <w:pStyle w:val="Web"/>
                                  <w:spacing w:before="0" w:beforeAutospacing="0" w:after="0" w:afterAutospacing="0"/>
                                  <w:rPr>
                                    <w:sz w:val="20"/>
                                    <w:szCs w:val="20"/>
                                  </w:rPr>
                                </w:pPr>
                                <w:r w:rsidRPr="00430E49">
                                  <w:rPr>
                                    <w:rFonts w:cs="Times New Roman" w:hint="eastAsia"/>
                                    <w:b/>
                                    <w:bCs/>
                                    <w:color w:val="325121"/>
                                    <w:sz w:val="20"/>
                                    <w:szCs w:val="20"/>
                                  </w:rPr>
                                  <w:t xml:space="preserve">⑧ </w:t>
                                </w:r>
                                <w:r>
                                  <w:rPr>
                                    <w:rFonts w:asciiTheme="minorHAnsi" w:eastAsiaTheme="minorEastAsia" w:hAnsi="Arial" w:cstheme="minorBidi"/>
                                    <w:bCs/>
                                    <w:color w:val="000000" w:themeColor="dark1"/>
                                    <w:sz w:val="20"/>
                                    <w:szCs w:val="20"/>
                                  </w:rPr>
                                  <w:t xml:space="preserve">Register </w:t>
                                </w:r>
                                <w:proofErr w:type="spellStart"/>
                                <w:r w:rsidRPr="00A9479E">
                                  <w:rPr>
                                    <w:rFonts w:cs="Times New Roman" w:hint="eastAsia"/>
                                    <w:b/>
                                    <w:bCs/>
                                    <w:color w:val="325121"/>
                                    <w:sz w:val="20"/>
                                    <w:szCs w:val="20"/>
                                  </w:rPr>
                                  <w:t>PolicySet</w:t>
                                </w:r>
                                <w:proofErr w:type="spellEnd"/>
                              </w:p>
                            </w:txbxContent>
                          </wps:txbx>
                          <wps:bodyPr rot="0" spcFirstLastPara="0" vert="horz" wrap="square" lIns="36000" tIns="0" rIns="0" bIns="0" numCol="1" spcCol="0" rtlCol="0" fromWordArt="0" anchor="ctr" anchorCtr="0" forceAA="0" compatLnSpc="1">
                            <a:prstTxWarp prst="textNoShape">
                              <a:avLst/>
                            </a:prstTxWarp>
                            <a:noAutofit/>
                          </wps:bodyPr>
                        </wps:wsp>
                        <wps:wsp>
                          <wps:cNvPr id="137" name="下矢印 137"/>
                          <wps:cNvSpPr/>
                          <wps:spPr>
                            <a:xfrm rot="5400000">
                              <a:off x="801342" y="3398700"/>
                              <a:ext cx="285750" cy="666115"/>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38" name="グループ化 138"/>
                        <wpg:cNvGrpSpPr/>
                        <wpg:grpSpPr>
                          <a:xfrm>
                            <a:off x="603844" y="4037294"/>
                            <a:ext cx="2815590" cy="285750"/>
                            <a:chOff x="603844" y="4037294"/>
                            <a:chExt cx="2815590" cy="285750"/>
                          </a:xfrm>
                        </wpg:grpSpPr>
                        <wps:wsp>
                          <wps:cNvPr id="139" name="角丸四角形 139"/>
                          <wps:cNvSpPr/>
                          <wps:spPr>
                            <a:xfrm>
                              <a:off x="1323934" y="4061424"/>
                              <a:ext cx="2095500" cy="250825"/>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DA5706F" w14:textId="77777777" w:rsidR="007B5626" w:rsidRPr="00A7542A" w:rsidRDefault="007B5626" w:rsidP="007D72B7">
                                <w:pPr>
                                  <w:pStyle w:val="Web"/>
                                  <w:spacing w:before="0" w:beforeAutospacing="0" w:after="0" w:afterAutospacing="0"/>
                                  <w:rPr>
                                    <w:b/>
                                  </w:rPr>
                                </w:pPr>
                                <w:r w:rsidRPr="00A7542A">
                                  <w:rPr>
                                    <w:rFonts w:cs="Times New Roman" w:hint="eastAsia"/>
                                    <w:b/>
                                    <w:bCs/>
                                    <w:color w:val="325121"/>
                                    <w:sz w:val="20"/>
                                    <w:szCs w:val="20"/>
                                  </w:rPr>
                                  <w:t xml:space="preserve">⑨ Link Policy to </w:t>
                                </w:r>
                                <w:proofErr w:type="spellStart"/>
                                <w:r w:rsidRPr="00A7542A">
                                  <w:rPr>
                                    <w:rFonts w:cs="Times New Roman" w:hint="eastAsia"/>
                                    <w:b/>
                                    <w:bCs/>
                                    <w:color w:val="325121"/>
                                    <w:sz w:val="20"/>
                                    <w:szCs w:val="20"/>
                                  </w:rPr>
                                  <w:t>PolicySet</w:t>
                                </w:r>
                                <w:proofErr w:type="spellEnd"/>
                              </w:p>
                            </w:txbxContent>
                          </wps:txbx>
                          <wps:bodyPr rot="0" spcFirstLastPara="0" vert="horz" wrap="square" lIns="36000" tIns="0" rIns="0" bIns="0" numCol="1" spcCol="0" rtlCol="0" fromWordArt="0" anchor="ctr" anchorCtr="0" forceAA="0" compatLnSpc="1">
                            <a:prstTxWarp prst="textNoShape">
                              <a:avLst/>
                            </a:prstTxWarp>
                            <a:noAutofit/>
                          </wps:bodyPr>
                        </wps:wsp>
                        <wps:wsp>
                          <wps:cNvPr id="140" name="下矢印 140"/>
                          <wps:cNvSpPr/>
                          <wps:spPr>
                            <a:xfrm rot="5400000">
                              <a:off x="794027" y="3847111"/>
                              <a:ext cx="285750" cy="666115"/>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45" name="グループ化 145"/>
                        <wpg:cNvGrpSpPr/>
                        <wpg:grpSpPr>
                          <a:xfrm>
                            <a:off x="612400" y="4495968"/>
                            <a:ext cx="2815590" cy="285750"/>
                            <a:chOff x="612400" y="4495968"/>
                            <a:chExt cx="2815590" cy="285750"/>
                          </a:xfrm>
                        </wpg:grpSpPr>
                        <wps:wsp>
                          <wps:cNvPr id="146" name="角丸四角形 146"/>
                          <wps:cNvSpPr/>
                          <wps:spPr>
                            <a:xfrm>
                              <a:off x="1332490" y="4520098"/>
                              <a:ext cx="2095500" cy="250825"/>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ED73587" w14:textId="77777777" w:rsidR="007B5626" w:rsidRDefault="007B5626" w:rsidP="007D72B7">
                                <w:pPr>
                                  <w:pStyle w:val="Web"/>
                                  <w:spacing w:before="0" w:beforeAutospacing="0" w:after="0" w:afterAutospacing="0"/>
                                </w:pPr>
                                <w:r>
                                  <w:rPr>
                                    <w:rFonts w:cs="Times New Roman" w:hint="eastAsia"/>
                                    <w:b/>
                                    <w:bCs/>
                                    <w:color w:val="325121"/>
                                    <w:sz w:val="20"/>
                                    <w:szCs w:val="20"/>
                                  </w:rPr>
                                  <w:t xml:space="preserve">⑩ Link Workspace to </w:t>
                                </w:r>
                                <w:proofErr w:type="spellStart"/>
                                <w:r>
                                  <w:rPr>
                                    <w:rFonts w:cs="Times New Roman" w:hint="eastAsia"/>
                                    <w:b/>
                                    <w:bCs/>
                                    <w:color w:val="325121"/>
                                    <w:sz w:val="20"/>
                                    <w:szCs w:val="20"/>
                                  </w:rPr>
                                  <w:t>PolicySet</w:t>
                                </w:r>
                                <w:proofErr w:type="spellEnd"/>
                              </w:p>
                            </w:txbxContent>
                          </wps:txbx>
                          <wps:bodyPr rot="0" spcFirstLastPara="0" vert="horz" wrap="square" lIns="36000" tIns="0" rIns="0" bIns="0" numCol="1" spcCol="0" rtlCol="0" fromWordArt="0" anchor="ctr" anchorCtr="0" forceAA="0" compatLnSpc="1">
                            <a:prstTxWarp prst="textNoShape">
                              <a:avLst/>
                            </a:prstTxWarp>
                            <a:noAutofit/>
                          </wps:bodyPr>
                        </wps:wsp>
                        <wps:wsp>
                          <wps:cNvPr id="147" name="下矢印 147"/>
                          <wps:cNvSpPr/>
                          <wps:spPr>
                            <a:xfrm rot="5400000">
                              <a:off x="802583" y="4305785"/>
                              <a:ext cx="285750" cy="666115"/>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6618F042" id="キャンバス 104" o:spid="_x0000_s1031" style="position:absolute;margin-left:0;margin-top:4.7pt;width:474pt;height:473.3pt;z-index:251706368;mso-position-horizontal:left;mso-position-horizontal-relative:margin;mso-width-relative:margin;mso-height-relative:margin" coordsize="59531,60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">
                <v:rect id="正方形/長方形 341" o:spid="_x0000_s1032" style="position:absolute;width:59531;height:60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" fillcolor="#f2f2f2 [3052]" strokecolor="#bfbfbf [2412]"/>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342" o:spid="_x0000_s1033" type="#_x0000_t67" style="position:absolute;left:2660;top:4769;width:3537;height:53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" adj="21099" fillcolor="#003d8b" strokecolor="#003c8c [2905]" strokeweight="2pt">
                  <v:fill opacity="52428f"/>
                </v:shape>
                <v:roundrect id="角丸四角形 343" o:spid="_x0000_s1034" style="position:absolute;left:1023;top:2249;width:27612;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" fillcolor="white [3201]" strokecolor="#003c8c [2905]" strokeweight="2pt">
                  <v:shadow on="t" color="black" opacity="26214f" origin="-.5,-.5" offset=".74836mm,.74836mm"/>
                  <v:textbox inset="1mm,0,0,0">
                    <w:txbxContent>
                      <w:p w14:paraId="2F46C3E6" w14:textId="62722E1B" w:rsidR="007B5626" w:rsidRDefault="007B5626" w:rsidP="004E2AB4">
                        <w:pPr>
                          <w:pStyle w:val="Web"/>
                          <w:numPr>
                            <w:ilvl w:val="0"/>
                            <w:numId w:val="35"/>
                          </w:numPr>
                          <w:spacing w:before="0" w:beforeAutospacing="0" w:after="0" w:afterAutospacing="0"/>
                        </w:pPr>
                        <w:r>
                          <w:rPr>
                            <w:rFonts w:asciiTheme="minorHAnsi" w:hAnsi="Arial" w:cs="Times New Roman"/>
                            <w:b/>
                            <w:bCs/>
                            <w:color w:val="003C8A"/>
                            <w:kern w:val="2"/>
                            <w:sz w:val="20"/>
                            <w:szCs w:val="20"/>
                          </w:rPr>
                          <w:t>Register Operation name</w:t>
                        </w:r>
                      </w:p>
                    </w:txbxContent>
                  </v:textbox>
                </v:roundrect>
                <v:roundrect id="角丸四角形 344" o:spid="_x0000_s1035" style="position:absolute;left:1021;top:21463;width:2865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" fillcolor="white [3201]" strokecolor="#003c8c [2905]" strokeweight="2pt">
                  <v:shadow on="t" color="black" opacity="26214f" origin="-.5,-.5" offset=".74836mm,.74836mm"/>
                  <v:textbox inset="1mm,0,0,0">
                    <w:txbxContent>
                      <w:p w14:paraId="48D60BB2" w14:textId="7EB21E89" w:rsidR="007B5626" w:rsidRDefault="007B5626" w:rsidP="007D72B7">
                        <w:pPr>
                          <w:pStyle w:val="Web"/>
                          <w:spacing w:before="0" w:beforeAutospacing="0" w:after="0" w:afterAutospacing="0"/>
                        </w:pPr>
                        <w:r>
                          <w:rPr>
                            <w:rFonts w:asciiTheme="minorHAnsi" w:cs="Times New Roman" w:hint="eastAsia"/>
                            <w:b/>
                            <w:bCs/>
                            <w:color w:val="003C8A"/>
                            <w:kern w:val="2"/>
                            <w:sz w:val="20"/>
                            <w:szCs w:val="20"/>
                          </w:rPr>
                          <w:t>⑤</w:t>
                        </w:r>
                        <w:r>
                          <w:rPr>
                            <w:rFonts w:asciiTheme="minorHAnsi" w:cs="Times New Roman" w:hint="eastAsia"/>
                            <w:b/>
                            <w:bCs/>
                            <w:color w:val="003C8A"/>
                            <w:kern w:val="2"/>
                            <w:sz w:val="20"/>
                            <w:szCs w:val="20"/>
                          </w:rPr>
                          <w:t xml:space="preserve"> </w:t>
                        </w:r>
                        <w:r>
                          <w:rPr>
                            <w:rFonts w:asciiTheme="minorHAnsi" w:hAnsi="Arial" w:cs="Times New Roman"/>
                            <w:b/>
                            <w:bCs/>
                            <w:color w:val="003C8A"/>
                            <w:kern w:val="2"/>
                            <w:sz w:val="20"/>
                            <w:szCs w:val="20"/>
                          </w:rPr>
                          <w:t>Register work pattern (Movement)</w:t>
                        </w:r>
                      </w:p>
                    </w:txbxContent>
                  </v:textbox>
                </v:roundrect>
                <v:roundrect id="角丸四角形 345" o:spid="_x0000_s1036" style="position:absolute;left:1021;top:26730;width:285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" fillcolor="white [3201]" strokecolor="#003c8c [2905]" strokeweight="2pt">
                  <v:shadow on="t" color="black" opacity="26214f" origin="-.5,-.5" offset=".74836mm,.74836mm"/>
                  <v:textbox inset="1mm,0,0,0">
                    <w:txbxContent>
                      <w:p w14:paraId="568B8DE5" w14:textId="0B6C2B0B" w:rsidR="007B5626" w:rsidRDefault="007B5626" w:rsidP="007D72B7">
                        <w:pPr>
                          <w:pStyle w:val="Web"/>
                          <w:spacing w:before="0" w:beforeAutospacing="0" w:after="0" w:afterAutospacing="0"/>
                        </w:pPr>
                        <w:r>
                          <w:rPr>
                            <w:rFonts w:asciiTheme="minorHAnsi" w:cs="Times New Roman" w:hint="eastAsia"/>
                            <w:b/>
                            <w:bCs/>
                            <w:color w:val="003C8A"/>
                            <w:kern w:val="2"/>
                            <w:sz w:val="20"/>
                            <w:szCs w:val="20"/>
                          </w:rPr>
                          <w:t>⑥</w:t>
                        </w:r>
                        <w:r>
                          <w:rPr>
                            <w:rFonts w:asciiTheme="minorHAnsi" w:cs="Times New Roman" w:hint="eastAsia"/>
                            <w:b/>
                            <w:bCs/>
                            <w:color w:val="003C8A"/>
                            <w:kern w:val="2"/>
                            <w:sz w:val="20"/>
                            <w:szCs w:val="20"/>
                          </w:rPr>
                          <w:t xml:space="preserve"> </w:t>
                        </w:r>
                        <w:r>
                          <w:rPr>
                            <w:rFonts w:asciiTheme="minorHAnsi" w:hAnsi="Arial" w:cs="Times New Roman"/>
                            <w:b/>
                            <w:bCs/>
                            <w:color w:val="003C8A"/>
                            <w:kern w:val="2"/>
                            <w:sz w:val="20"/>
                            <w:szCs w:val="20"/>
                          </w:rPr>
                          <w:t>Register module files</w:t>
                        </w:r>
                      </w:p>
                    </w:txbxContent>
                  </v:textbox>
                </v:roundrect>
                <v:roundrect id="角丸四角形 346" o:spid="_x0000_s1037" style="position:absolute;left:37509;top:1217;width:9919;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" fillcolor="white [3201]" strokecolor="#003c8c [2905]" strokeweight="2pt">
                  <v:shadow on="t" color="black" opacity="26214f" origin="-.5,-.5" offset=".74836mm,.74836mm"/>
                  <v:textbox inset="1mm,0,0,0">
                    <w:txbxContent>
                      <w:p w14:paraId="42CF690D" w14:textId="54A5A8ED" w:rsidR="007B5626" w:rsidRDefault="007B5626" w:rsidP="007D72B7">
                        <w:pPr>
                          <w:pStyle w:val="Web"/>
                          <w:spacing w:before="0" w:beforeAutospacing="0" w:after="0" w:afterAutospacing="0"/>
                        </w:pPr>
                        <w:r>
                          <w:rPr>
                            <w:rFonts w:asciiTheme="minorHAnsi" w:hAnsi="Arial" w:cs="Times New Roman"/>
                            <w:b/>
                            <w:bCs/>
                            <w:color w:val="002B62"/>
                            <w:kern w:val="2"/>
                            <w:sz w:val="18"/>
                            <w:szCs w:val="18"/>
                          </w:rPr>
                          <w:t>Required task</w:t>
                        </w:r>
                      </w:p>
                    </w:txbxContent>
                  </v:textbox>
                </v:roundrect>
                <v:roundrect id="角丸四角形 347" o:spid="_x0000_s1038" style="position:absolute;left:47735;top:1217;width:9427;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" fillcolor="white [3201]" strokecolor="#508035 [2422]" strokeweight="2pt">
                  <v:shadow on="t" color="black" opacity="26214f" origin="-.5,-.5" offset=".74836mm,.74836mm"/>
                  <v:textbox inset="1mm,0,0,0">
                    <w:txbxContent>
                      <w:p w14:paraId="29FDEFEA" w14:textId="04EF3D97" w:rsidR="007B5626" w:rsidRDefault="007B5626" w:rsidP="007D72B7">
                        <w:pPr>
                          <w:pStyle w:val="Web"/>
                          <w:spacing w:before="0" w:beforeAutospacing="0" w:after="0" w:afterAutospacing="0"/>
                          <w:jc w:val="center"/>
                        </w:pPr>
                        <w:r>
                          <w:rPr>
                            <w:rFonts w:asciiTheme="minorHAnsi" w:hAnsi="Arial" w:cs="Times New Roman"/>
                            <w:b/>
                            <w:bCs/>
                            <w:color w:val="000000" w:themeColor="dark1"/>
                            <w:kern w:val="2"/>
                            <w:sz w:val="18"/>
                            <w:szCs w:val="18"/>
                          </w:rPr>
                          <w:t xml:space="preserve">Optional task </w:t>
                        </w:r>
                        <w:proofErr w:type="spellStart"/>
                        <w:r>
                          <w:rPr>
                            <w:rFonts w:asciiTheme="minorHAnsi" w:hAnsi="Arial" w:cs="Times New Roman"/>
                            <w:b/>
                            <w:bCs/>
                            <w:color w:val="000000" w:themeColor="dark1"/>
                            <w:kern w:val="2"/>
                            <w:sz w:val="18"/>
                            <w:szCs w:val="18"/>
                          </w:rPr>
                          <w:t>task</w:t>
                        </w:r>
                        <w:proofErr w:type="spellEnd"/>
                      </w:p>
                    </w:txbxContent>
                  </v:textbox>
                </v:roundrect>
                <v:shapetype id="_x0000_t202" coordsize="21600,21600" o:spt="202" path="m,l,21600r21600,l21600,xe">
                  <v:stroke joinstyle="miter"/>
                  <v:path gradientshapeok="t" o:connecttype="rect"/>
                </v:shapetype>
                <v:shape id="テキスト ボックス 194" o:spid="_x0000_s1039" type="#_x0000_t202" style="position:absolute;left:31205;top:457;width:26337;height:4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" filled="f" strokecolor="#7f7f7f [1612]" strokeweight=".5pt">
                  <v:textbox inset="0,0,0,0">
                    <w:txbxContent>
                      <w:p w14:paraId="0DE9B5D5" w14:textId="77777777" w:rsidR="007B5626" w:rsidRDefault="007B5626" w:rsidP="007D72B7">
                        <w:pPr>
                          <w:pStyle w:val="Web"/>
                          <w:spacing w:before="0" w:beforeAutospacing="0" w:after="0" w:afterAutospacing="0"/>
                        </w:pPr>
                        <w:r>
                          <w:rPr>
                            <w:rFonts w:asciiTheme="minorHAnsi" w:cs="Times New Roman" w:hint="eastAsia"/>
                            <w:b/>
                            <w:bCs/>
                            <w:color w:val="404040"/>
                            <w:kern w:val="2"/>
                            <w:sz w:val="21"/>
                            <w:szCs w:val="21"/>
                          </w:rPr>
                          <w:t>【</w:t>
                        </w:r>
                        <w:r>
                          <w:rPr>
                            <w:rFonts w:asciiTheme="minorHAnsi" w:eastAsiaTheme="minorEastAsia" w:hAnsi="Arial" w:cstheme="minorBidi"/>
                            <w:color w:val="000000" w:themeColor="dark1"/>
                            <w:sz w:val="21"/>
                            <w:szCs w:val="21"/>
                          </w:rPr>
                          <w:t>Legend</w:t>
                        </w:r>
                        <w:r>
                          <w:rPr>
                            <w:rFonts w:asciiTheme="minorHAnsi" w:cs="Times New Roman" w:hint="eastAsia"/>
                            <w:b/>
                            <w:bCs/>
                            <w:color w:val="404040"/>
                            <w:kern w:val="2"/>
                            <w:sz w:val="21"/>
                            <w:szCs w:val="21"/>
                          </w:rPr>
                          <w:t>】</w:t>
                        </w:r>
                      </w:p>
                    </w:txbxContent>
                  </v:textbox>
                </v:shape>
                <v:roundrect id="角丸四角形 349" o:spid="_x0000_s1040" style="position:absolute;left:1021;top:50883;width:29027;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" fillcolor="white [3201]" strokecolor="#003c8c [2905]" strokeweight="2pt">
                  <v:shadow on="t" color="black" opacity="26214f" origin="-.5,-.5" offset=".74836mm,.74836mm"/>
                  <v:textbox inset="1mm,0,0,0">
                    <w:txbxContent>
                      <w:p w14:paraId="59F16D57" w14:textId="70FBF80C" w:rsidR="007B5626" w:rsidRPr="00F16A6E" w:rsidRDefault="007B5626" w:rsidP="007D72B7">
                        <w:pPr>
                          <w:pStyle w:val="Web"/>
                          <w:spacing w:before="0" w:beforeAutospacing="0" w:after="0" w:afterAutospacing="0"/>
                          <w:rPr>
                            <w:b/>
                          </w:rPr>
                        </w:pPr>
                        <w:r w:rsidRPr="00F16A6E">
                          <w:rPr>
                            <w:rFonts w:asciiTheme="minorHAnsi" w:cs="Times New Roman" w:hint="eastAsia"/>
                            <w:b/>
                            <w:bCs/>
                            <w:color w:val="003C8A"/>
                            <w:kern w:val="2"/>
                            <w:sz w:val="20"/>
                            <w:szCs w:val="20"/>
                          </w:rPr>
                          <w:t xml:space="preserve">⑪　</w:t>
                        </w:r>
                        <w:r>
                          <w:rPr>
                            <w:rFonts w:asciiTheme="minorHAnsi" w:cs="Times New Roman" w:hint="eastAsia"/>
                            <w:b/>
                            <w:bCs/>
                            <w:color w:val="003C8A"/>
                            <w:kern w:val="2"/>
                            <w:sz w:val="20"/>
                            <w:szCs w:val="20"/>
                          </w:rPr>
                          <w:t>S</w:t>
                        </w:r>
                        <w:r>
                          <w:rPr>
                            <w:rFonts w:asciiTheme="minorHAnsi" w:cs="Times New Roman"/>
                            <w:b/>
                            <w:bCs/>
                            <w:color w:val="003C8A"/>
                            <w:kern w:val="2"/>
                            <w:sz w:val="20"/>
                            <w:szCs w:val="20"/>
                          </w:rPr>
                          <w:t xml:space="preserve">et </w:t>
                        </w:r>
                        <w:r>
                          <w:rPr>
                            <w:rFonts w:asciiTheme="minorHAnsi" w:hAnsi="Arial" w:cs="Times New Roman"/>
                            <w:b/>
                            <w:bCs/>
                            <w:color w:val="003C8A"/>
                            <w:kern w:val="2"/>
                            <w:sz w:val="20"/>
                            <w:szCs w:val="20"/>
                          </w:rPr>
                          <w:t xml:space="preserve">module files in </w:t>
                        </w:r>
                        <w:r w:rsidRPr="00F16A6E">
                          <w:rPr>
                            <w:rFonts w:asciiTheme="minorHAnsi" w:hAnsi="Arial" w:cs="Times New Roman"/>
                            <w:b/>
                            <w:bCs/>
                            <w:color w:val="003C8A"/>
                            <w:kern w:val="2"/>
                            <w:sz w:val="20"/>
                            <w:szCs w:val="20"/>
                          </w:rPr>
                          <w:t>movement</w:t>
                        </w:r>
                      </w:p>
                    </w:txbxContent>
                  </v:textbox>
                </v:roundrect>
                <v:roundrect id="角丸四角形 350" o:spid="_x0000_s1041" style="position:absolute;left:1021;top:6585;width:27802;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" fillcolor="white [3201]" strokecolor="#003c8c [2905]" strokeweight="2pt">
                  <v:shadow on="t" color="black" opacity="26214f" origin="-.5,-.5" offset=".74836mm,.74836mm"/>
                  <v:textbox inset="1mm,0,0,0">
                    <w:txbxContent>
                      <w:p w14:paraId="1DFC8EF4" w14:textId="2ABA09DB" w:rsidR="007B5626" w:rsidRDefault="007B5626" w:rsidP="007D72B7">
                        <w:pPr>
                          <w:pStyle w:val="Web"/>
                          <w:spacing w:before="0" w:beforeAutospacing="0" w:after="0" w:afterAutospacing="0"/>
                        </w:pPr>
                        <w:r>
                          <w:rPr>
                            <w:rFonts w:asciiTheme="minorHAnsi" w:cs="Times New Roman" w:hint="eastAsia"/>
                            <w:b/>
                            <w:bCs/>
                            <w:color w:val="003C8A"/>
                            <w:kern w:val="2"/>
                            <w:sz w:val="20"/>
                            <w:szCs w:val="20"/>
                          </w:rPr>
                          <w:t xml:space="preserve">②　</w:t>
                        </w:r>
                        <w:r>
                          <w:rPr>
                            <w:rFonts w:asciiTheme="minorHAnsi" w:hAnsi="Arial" w:cs="Times New Roman"/>
                            <w:b/>
                            <w:bCs/>
                            <w:color w:val="003C8A"/>
                            <w:kern w:val="2"/>
                            <w:sz w:val="20"/>
                            <w:szCs w:val="20"/>
                          </w:rPr>
                          <w:t>Register interface information</w:t>
                        </w:r>
                      </w:p>
                    </w:txbxContent>
                  </v:textbox>
                </v:roundrect>
                <v:roundrect id="角丸四角形 351" o:spid="_x0000_s1042" style="position:absolute;left:1023;top:11351;width:28177;height:2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" fillcolor="white [3201]" strokecolor="#003c8c [2905]" strokeweight="2pt">
                  <v:shadow on="t" color="black" opacity="26214f" origin="-.5,-.5" offset=".74836mm,.74836mm"/>
                  <v:textbox inset="1mm,0,0,0">
                    <w:txbxContent>
                      <w:p w14:paraId="7D04F324" w14:textId="77777777" w:rsidR="007B5626" w:rsidRPr="001C5069" w:rsidRDefault="007B5626" w:rsidP="007D72B7">
                        <w:pPr>
                          <w:pStyle w:val="Web"/>
                          <w:spacing w:before="0" w:beforeAutospacing="0" w:after="0" w:afterAutospacing="0"/>
                          <w:rPr>
                            <w:rFonts w:asciiTheme="minorHAnsi" w:hAnsiTheme="minorHAnsi" w:cstheme="minorHAnsi"/>
                          </w:rPr>
                        </w:pPr>
                        <w:r w:rsidRPr="001C5069">
                          <w:rPr>
                            <w:rFonts w:ascii="ＭＳ ゴシック" w:eastAsia="ＭＳ ゴシック" w:hAnsi="ＭＳ ゴシック" w:cs="ＭＳ ゴシック" w:hint="eastAsia"/>
                            <w:b/>
                            <w:bCs/>
                            <w:color w:val="003C8A"/>
                            <w:sz w:val="20"/>
                            <w:szCs w:val="20"/>
                          </w:rPr>
                          <w:t>③</w:t>
                        </w:r>
                        <w:r w:rsidRPr="001C5069">
                          <w:rPr>
                            <w:rFonts w:asciiTheme="minorHAnsi" w:hAnsiTheme="minorHAnsi" w:cstheme="minorHAnsi"/>
                            <w:b/>
                            <w:color w:val="000000" w:themeColor="dark1"/>
                          </w:rPr>
                          <w:t xml:space="preserve"> </w:t>
                        </w:r>
                        <w:r w:rsidRPr="001C5069">
                          <w:rPr>
                            <w:rFonts w:asciiTheme="minorHAnsi" w:hAnsiTheme="minorHAnsi" w:cstheme="minorHAnsi"/>
                            <w:b/>
                            <w:bCs/>
                            <w:color w:val="003C8A"/>
                            <w:sz w:val="20"/>
                            <w:szCs w:val="20"/>
                          </w:rPr>
                          <w:t>Organization registration and cooperation</w:t>
                        </w:r>
                      </w:p>
                    </w:txbxContent>
                  </v:textbox>
                </v:roundrect>
                <v:roundrect id="角丸四角形 128" o:spid="_x0000_s1043" style="position:absolute;left:1023;top:16353;width:28365;height:25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" fillcolor="white [3201]" strokecolor="#003c8c [2905]" strokeweight="2pt">
                  <v:shadow on="t" color="black" opacity="26214f" origin="-.5,-.5" offset=".74836mm,.74836mm"/>
                  <v:textbox inset="1mm,0,0,0">
                    <w:txbxContent>
                      <w:p w14:paraId="41F09760" w14:textId="7524E1C9" w:rsidR="007B5626" w:rsidRPr="001C5069" w:rsidRDefault="007B5626" w:rsidP="007D72B7">
                        <w:pPr>
                          <w:pStyle w:val="Web"/>
                          <w:spacing w:before="0" w:beforeAutospacing="0" w:after="0" w:afterAutospacing="0"/>
                          <w:rPr>
                            <w:rFonts w:asciiTheme="minorHAnsi" w:hAnsiTheme="minorHAnsi" w:cstheme="minorHAnsi"/>
                          </w:rPr>
                        </w:pPr>
                        <w:r w:rsidRPr="001C5069">
                          <w:rPr>
                            <w:rFonts w:ascii="ＭＳ ゴシック" w:eastAsia="ＭＳ ゴシック" w:hAnsi="ＭＳ ゴシック" w:cs="ＭＳ ゴシック" w:hint="eastAsia"/>
                            <w:b/>
                            <w:bCs/>
                            <w:color w:val="003C8A"/>
                            <w:sz w:val="20"/>
                            <w:szCs w:val="20"/>
                          </w:rPr>
                          <w:t>④</w:t>
                        </w:r>
                        <w:r>
                          <w:rPr>
                            <w:rFonts w:ascii="ＭＳ ゴシック" w:eastAsia="ＭＳ ゴシック" w:hAnsi="ＭＳ ゴシック" w:cs="ＭＳ ゴシック" w:hint="eastAsia"/>
                            <w:b/>
                            <w:bCs/>
                            <w:color w:val="003C8A"/>
                            <w:sz w:val="20"/>
                            <w:szCs w:val="20"/>
                          </w:rPr>
                          <w:t xml:space="preserve"> </w:t>
                        </w:r>
                        <w:r>
                          <w:rPr>
                            <w:rFonts w:asciiTheme="minorHAnsi" w:hAnsiTheme="minorHAnsi" w:cstheme="minorHAnsi"/>
                            <w:b/>
                            <w:bCs/>
                            <w:color w:val="003C8A"/>
                            <w:sz w:val="20"/>
                            <w:szCs w:val="20"/>
                          </w:rPr>
                          <w:t>Workspace</w:t>
                        </w:r>
                        <w:r>
                          <w:rPr>
                            <w:rFonts w:asciiTheme="minorHAnsi" w:hAnsiTheme="minorHAnsi" w:cstheme="minorHAnsi" w:hint="eastAsia"/>
                            <w:b/>
                            <w:bCs/>
                            <w:color w:val="003C8A"/>
                            <w:sz w:val="20"/>
                            <w:szCs w:val="20"/>
                          </w:rPr>
                          <w:t xml:space="preserve"> </w:t>
                        </w:r>
                        <w:r w:rsidRPr="001C5069">
                          <w:rPr>
                            <w:rFonts w:asciiTheme="minorHAnsi" w:hAnsiTheme="minorHAnsi" w:cstheme="minorHAnsi"/>
                            <w:b/>
                            <w:bCs/>
                            <w:color w:val="003C8A"/>
                            <w:sz w:val="20"/>
                            <w:szCs w:val="20"/>
                          </w:rPr>
                          <w:t>registration and cooperation</w:t>
                        </w:r>
                      </w:p>
                    </w:txbxContent>
                  </v:textbox>
                </v:roundrect>
                <v:group id="グループ化 130" o:spid="_x0000_s1044" style="position:absolute;left:6117;top:31426;width:28156;height:2858" coordorigin="6117,31426" coordsize="28155,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Dh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">
                  <v:roundrect id="角丸四角形 132" o:spid="_x0000_s1045" style="position:absolute;left:13318;top:31667;width:20955;height:25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" fillcolor="white [3212]" strokecolor="#508035 [2422]" strokeweight="2pt">
                    <v:shadow on="t" color="black" opacity="26214f" origin="-.5,-.5" offset=".74836mm,.74836mm"/>
                    <v:textbox inset="1mm,0,0,0">
                      <w:txbxContent>
                        <w:p w14:paraId="45EC1BE9" w14:textId="0F102052" w:rsidR="007B5626" w:rsidRDefault="007B5626" w:rsidP="007D72B7">
                          <w:pPr>
                            <w:pStyle w:val="Web"/>
                            <w:spacing w:before="0" w:beforeAutospacing="0" w:after="0" w:afterAutospacing="0"/>
                          </w:pPr>
                          <w:r>
                            <w:rPr>
                              <w:rFonts w:cs="Times New Roman" w:hint="eastAsia"/>
                              <w:b/>
                              <w:bCs/>
                              <w:color w:val="325121"/>
                              <w:sz w:val="20"/>
                              <w:szCs w:val="20"/>
                            </w:rPr>
                            <w:t>⑦ Register Policy</w:t>
                          </w:r>
                        </w:p>
                      </w:txbxContent>
                    </v:textbox>
                  </v:roundrect>
                  <v:shape id="下矢印 133" o:spid="_x0000_s1046" type="#_x0000_t67" style="position:absolute;left:8022;top:29521;width:2858;height:666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" adj="18324" fillcolor="#518135" strokecolor="#508035 [2422]" strokeweight="2pt">
                    <v:fill opacity="52428f"/>
                  </v:shape>
                </v:group>
                <v:group id="グループ化 134" o:spid="_x0000_s1047" style="position:absolute;left:6111;top:35888;width:28156;height:2858" coordorigin="6111,35888" coordsize="28155,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roundrect id="角丸四角形 136" o:spid="_x0000_s1048" style="position:absolute;left:13312;top:36130;width:20955;height:25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" fillcolor="white [3212]" strokecolor="#508035 [2422]" strokeweight="2pt">
                    <v:shadow on="t" color="black" opacity="26214f" origin="-.5,-.5" offset=".74836mm,.74836mm"/>
                    <v:textbox inset="1mm,0,0,0">
                      <w:txbxContent>
                        <w:p w14:paraId="0DF791EA" w14:textId="7C5A9481" w:rsidR="007B5626" w:rsidRPr="00430E49" w:rsidRDefault="007B5626" w:rsidP="007D72B7">
                          <w:pPr>
                            <w:pStyle w:val="Web"/>
                            <w:spacing w:before="0" w:beforeAutospacing="0" w:after="0" w:afterAutospacing="0"/>
                            <w:rPr>
                              <w:sz w:val="20"/>
                              <w:szCs w:val="20"/>
                            </w:rPr>
                          </w:pPr>
                          <w:r w:rsidRPr="00430E49">
                            <w:rPr>
                              <w:rFonts w:cs="Times New Roman" w:hint="eastAsia"/>
                              <w:b/>
                              <w:bCs/>
                              <w:color w:val="325121"/>
                              <w:sz w:val="20"/>
                              <w:szCs w:val="20"/>
                            </w:rPr>
                            <w:t xml:space="preserve">⑧ </w:t>
                          </w:r>
                          <w:r>
                            <w:rPr>
                              <w:rFonts w:asciiTheme="minorHAnsi" w:eastAsiaTheme="minorEastAsia" w:hAnsi="Arial" w:cstheme="minorBidi"/>
                              <w:bCs/>
                              <w:color w:val="000000" w:themeColor="dark1"/>
                              <w:sz w:val="20"/>
                              <w:szCs w:val="20"/>
                            </w:rPr>
                            <w:t xml:space="preserve">Register </w:t>
                          </w:r>
                          <w:proofErr w:type="spellStart"/>
                          <w:r w:rsidRPr="00A9479E">
                            <w:rPr>
                              <w:rFonts w:cs="Times New Roman" w:hint="eastAsia"/>
                              <w:b/>
                              <w:bCs/>
                              <w:color w:val="325121"/>
                              <w:sz w:val="20"/>
                              <w:szCs w:val="20"/>
                            </w:rPr>
                            <w:t>PolicySet</w:t>
                          </w:r>
                          <w:proofErr w:type="spellEnd"/>
                        </w:p>
                      </w:txbxContent>
                    </v:textbox>
                  </v:roundrect>
                  <v:shape id="下矢印 137" o:spid="_x0000_s1049" type="#_x0000_t67" style="position:absolute;left:8013;top:33986;width:2858;height:66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" adj="18321" fillcolor="#518135" strokecolor="#508035 [2422]" strokeweight="2pt">
                    <v:fill opacity="52428f"/>
                  </v:shape>
                </v:group>
                <v:group id="グループ化 138" o:spid="_x0000_s1050" style="position:absolute;left:6038;top:40372;width:28156;height:2858" coordorigin="6038,40372" coordsize="28155,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lzn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">
                  <v:roundrect id="角丸四角形 139" o:spid="_x0000_s1051" style="position:absolute;left:13239;top:40614;width:20955;height:25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" fillcolor="white [3212]" strokecolor="#508035 [2422]" strokeweight="2pt">
                    <v:shadow on="t" color="black" opacity="26214f" origin="-.5,-.5" offset=".74836mm,.74836mm"/>
                    <v:textbox inset="1mm,0,0,0">
                      <w:txbxContent>
                        <w:p w14:paraId="6DA5706F" w14:textId="77777777" w:rsidR="007B5626" w:rsidRPr="00A7542A" w:rsidRDefault="007B5626" w:rsidP="007D72B7">
                          <w:pPr>
                            <w:pStyle w:val="Web"/>
                            <w:spacing w:before="0" w:beforeAutospacing="0" w:after="0" w:afterAutospacing="0"/>
                            <w:rPr>
                              <w:b/>
                            </w:rPr>
                          </w:pPr>
                          <w:r w:rsidRPr="00A7542A">
                            <w:rPr>
                              <w:rFonts w:cs="Times New Roman" w:hint="eastAsia"/>
                              <w:b/>
                              <w:bCs/>
                              <w:color w:val="325121"/>
                              <w:sz w:val="20"/>
                              <w:szCs w:val="20"/>
                            </w:rPr>
                            <w:t xml:space="preserve">⑨ Link Policy to </w:t>
                          </w:r>
                          <w:proofErr w:type="spellStart"/>
                          <w:r w:rsidRPr="00A7542A">
                            <w:rPr>
                              <w:rFonts w:cs="Times New Roman" w:hint="eastAsia"/>
                              <w:b/>
                              <w:bCs/>
                              <w:color w:val="325121"/>
                              <w:sz w:val="20"/>
                              <w:szCs w:val="20"/>
                            </w:rPr>
                            <w:t>PolicySet</w:t>
                          </w:r>
                          <w:proofErr w:type="spellEnd"/>
                        </w:p>
                      </w:txbxContent>
                    </v:textbox>
                  </v:roundrect>
                  <v:shape id="下矢印 140" o:spid="_x0000_s1052" type="#_x0000_t67" style="position:absolute;left:7940;top:38470;width:2858;height:66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" adj="18321" fillcolor="#518135" strokecolor="#508035 [2422]" strokeweight="2pt">
                    <v:fill opacity="52428f"/>
                  </v:shape>
                </v:group>
                <v:group id="グループ化 145" o:spid="_x0000_s1053" style="position:absolute;left:6124;top:44959;width:28155;height:2858" coordorigin="6124,44959" coordsize="28155,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roundrect id="角丸四角形 146" o:spid="_x0000_s1054" style="position:absolute;left:13324;top:45200;width:20955;height:250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" fillcolor="white [3212]" strokecolor="#508035 [2422]" strokeweight="2pt">
                    <v:shadow on="t" color="black" opacity="26214f" origin="-.5,-.5" offset=".74836mm,.74836mm"/>
                    <v:textbox inset="1mm,0,0,0">
                      <w:txbxContent>
                        <w:p w14:paraId="7ED73587" w14:textId="77777777" w:rsidR="007B5626" w:rsidRDefault="007B5626" w:rsidP="007D72B7">
                          <w:pPr>
                            <w:pStyle w:val="Web"/>
                            <w:spacing w:before="0" w:beforeAutospacing="0" w:after="0" w:afterAutospacing="0"/>
                          </w:pPr>
                          <w:r>
                            <w:rPr>
                              <w:rFonts w:cs="Times New Roman" w:hint="eastAsia"/>
                              <w:b/>
                              <w:bCs/>
                              <w:color w:val="325121"/>
                              <w:sz w:val="20"/>
                              <w:szCs w:val="20"/>
                            </w:rPr>
                            <w:t xml:space="preserve">⑩ Link Workspace to </w:t>
                          </w:r>
                          <w:proofErr w:type="spellStart"/>
                          <w:r>
                            <w:rPr>
                              <w:rFonts w:cs="Times New Roman" w:hint="eastAsia"/>
                              <w:b/>
                              <w:bCs/>
                              <w:color w:val="325121"/>
                              <w:sz w:val="20"/>
                              <w:szCs w:val="20"/>
                            </w:rPr>
                            <w:t>PolicySet</w:t>
                          </w:r>
                          <w:proofErr w:type="spellEnd"/>
                        </w:p>
                      </w:txbxContent>
                    </v:textbox>
                  </v:roundrect>
                  <v:shape id="下矢印 147" o:spid="_x0000_s1055" type="#_x0000_t67" style="position:absolute;left:8026;top:43057;width:2858;height:66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" adj="18321" fillcolor="#518135" strokecolor="#508035 [2422]" strokeweight="2pt">
                    <v:fill opacity="52428f"/>
                  </v:shape>
                </v:group>
                <w10:wrap anchorx="margin"/>
              </v:group>
            </w:pict>
          </mc:Fallback>
        </mc:AlternateContent>
      </w:r>
    </w:p>
    <w:p w14:paraId="16B6E1A8" w14:textId="77777777" w:rsidR="007D72B7" w:rsidRDefault="007D72B7" w:rsidP="00845D77">
      <w:pPr>
        <w:widowControl/>
        <w:jc w:val="left"/>
      </w:pPr>
    </w:p>
    <w:p w14:paraId="533CEE38" w14:textId="6D72FF48" w:rsidR="007D72B7" w:rsidRDefault="007D72B7" w:rsidP="00845D77">
      <w:pPr>
        <w:widowControl/>
        <w:jc w:val="left"/>
      </w:pPr>
    </w:p>
    <w:p w14:paraId="57D69B16" w14:textId="77777777" w:rsidR="007D72B7" w:rsidRPr="008970BD" w:rsidRDefault="007D72B7" w:rsidP="00845D77">
      <w:pPr>
        <w:widowControl/>
        <w:jc w:val="left"/>
      </w:pPr>
    </w:p>
    <w:p w14:paraId="32197923" w14:textId="792EE043" w:rsidR="006B33C9" w:rsidRPr="00CE0420" w:rsidRDefault="006B33C9" w:rsidP="00845D77">
      <w:pPr>
        <w:widowControl/>
        <w:jc w:val="left"/>
      </w:pPr>
      <w:r w:rsidRPr="00CE0420">
        <w:rPr>
          <w:rFonts w:cstheme="minorHAnsi"/>
          <w:noProof/>
        </w:rPr>
        <w:lastRenderedPageBreak/>
        <mc:AlternateContent>
          <mc:Choice Requires="wpc">
            <w:drawing>
              <wp:inline distT="0" distB="0" distL="0" distR="0" wp14:anchorId="0F68020A" wp14:editId="5C368620">
                <wp:extent cx="5953125" cy="2609850"/>
                <wp:effectExtent l="0" t="0" r="28575" b="19050"/>
                <wp:docPr id="476" name="キャンバス 47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451" name="下矢印 451"/>
                        <wps:cNvSpPr/>
                        <wps:spPr>
                          <a:xfrm>
                            <a:off x="277272" y="319975"/>
                            <a:ext cx="353683" cy="1661758"/>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0" name="角丸四角形 460"/>
                        <wps:cNvSpPr/>
                        <wps:spPr>
                          <a:xfrm>
                            <a:off x="102146" y="989583"/>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E7334A2" w14:textId="31C90409" w:rsidR="007B5626" w:rsidRPr="00982EAC" w:rsidRDefault="007B5626" w:rsidP="006B33C9">
                              <w:pPr>
                                <w:jc w:val="left"/>
                                <w:rPr>
                                  <w:b/>
                                  <w:color w:val="003C8A" w:themeColor="accent6" w:themeTint="E6"/>
                                  <w:sz w:val="20"/>
                                  <w:szCs w:val="20"/>
                                </w:rPr>
                              </w:pPr>
                              <w:r>
                                <w:rPr>
                                  <w:rFonts w:hint="eastAsia"/>
                                  <w:b/>
                                  <w:color w:val="003C8A" w:themeColor="accent6" w:themeTint="E6"/>
                                  <w:sz w:val="20"/>
                                  <w:szCs w:val="20"/>
                                </w:rPr>
                                <w:t>⑬</w:t>
                              </w:r>
                              <w:r w:rsidRPr="00982EAC">
                                <w:rPr>
                                  <w:rFonts w:hint="eastAsia"/>
                                  <w:b/>
                                  <w:color w:val="003C8A" w:themeColor="accent6" w:themeTint="E6"/>
                                  <w:sz w:val="20"/>
                                  <w:szCs w:val="20"/>
                                </w:rPr>
                                <w:t xml:space="preserve"> </w:t>
                              </w:r>
                              <w:r>
                                <w:rPr>
                                  <w:rFonts w:hint="eastAsia"/>
                                  <w:b/>
                                  <w:color w:val="003C8A" w:themeColor="accent6" w:themeTint="E6"/>
                                  <w:sz w:val="20"/>
                                  <w:szCs w:val="20"/>
                                </w:rPr>
                                <w:t>Execute Operation</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1" name="角丸四角形 461"/>
                        <wps:cNvSpPr/>
                        <wps:spPr>
                          <a:xfrm>
                            <a:off x="102146" y="1453636"/>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4B6F149" w14:textId="7DD65654" w:rsidR="007B5626" w:rsidRPr="00982EAC" w:rsidRDefault="007B5626" w:rsidP="006B33C9">
                              <w:pPr>
                                <w:jc w:val="left"/>
                                <w:rPr>
                                  <w:b/>
                                  <w:color w:val="003C8A" w:themeColor="accent6" w:themeTint="E6"/>
                                  <w:sz w:val="20"/>
                                  <w:szCs w:val="20"/>
                                </w:rPr>
                              </w:pPr>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実行状態確認</w:t>
                              </w:r>
                            </w:p>
                            <w:p w14:paraId="39534D78" w14:textId="77777777" w:rsidR="007B5626" w:rsidRPr="00982EAC" w:rsidRDefault="007B5626" w:rsidP="006B33C9">
                              <w:pPr>
                                <w:jc w:val="left"/>
                                <w:rPr>
                                  <w:b/>
                                  <w:color w:val="003C8A" w:themeColor="accent6" w:themeTint="E6"/>
                                  <w:sz w:val="20"/>
                                  <w:szCs w:val="20"/>
                                </w:rPr>
                              </w:pP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4" name="角丸四角形 464"/>
                        <wps:cNvSpPr/>
                        <wps:spPr>
                          <a:xfrm>
                            <a:off x="102146" y="2013403"/>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E8875A2" w14:textId="238AC1B9" w:rsidR="007B5626" w:rsidRPr="00982EAC" w:rsidRDefault="007B5626" w:rsidP="006B33C9">
                              <w:pPr>
                                <w:jc w:val="left"/>
                                <w:rPr>
                                  <w:b/>
                                  <w:color w:val="003C8A" w:themeColor="accent6" w:themeTint="E6"/>
                                  <w:sz w:val="20"/>
                                  <w:szCs w:val="20"/>
                                </w:rPr>
                              </w:pPr>
                              <w:r>
                                <w:rPr>
                                  <w:rFonts w:hint="eastAsia"/>
                                  <w:b/>
                                  <w:color w:val="003C8A" w:themeColor="accent6" w:themeTint="E6"/>
                                  <w:sz w:val="20"/>
                                  <w:szCs w:val="20"/>
                                </w:rPr>
                                <w:t>⑮</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作業履歴確認</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7" name="角丸四角形 467"/>
                        <wps:cNvSpPr/>
                        <wps:spPr>
                          <a:xfrm>
                            <a:off x="4085223" y="150301"/>
                            <a:ext cx="720000"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BA6921A" w14:textId="77777777" w:rsidR="007B5626" w:rsidRPr="00811557" w:rsidRDefault="007B5626" w:rsidP="006B33C9">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8" name="角丸四角形 468"/>
                        <wps:cNvSpPr/>
                        <wps:spPr>
                          <a:xfrm>
                            <a:off x="4907387" y="150301"/>
                            <a:ext cx="720000"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03FD7F8" w14:textId="77777777" w:rsidR="007B5626" w:rsidRPr="00E84364" w:rsidRDefault="007B5626" w:rsidP="006B33C9">
                              <w:pPr>
                                <w:jc w:val="center"/>
                                <w:rPr>
                                  <w:b/>
                                  <w:sz w:val="18"/>
                                  <w:szCs w:val="21"/>
                                </w:rPr>
                              </w:pPr>
                              <w:r>
                                <w:rPr>
                                  <w:rFonts w:hint="eastAsia"/>
                                  <w:b/>
                                  <w:sz w:val="18"/>
                                  <w:szCs w:val="21"/>
                                </w:rPr>
                                <w:t>任意</w:t>
                              </w:r>
                              <w:r>
                                <w:rPr>
                                  <w:b/>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9" name="テキスト ボックス 469"/>
                        <wps:cNvSpPr txBox="1"/>
                        <wps:spPr>
                          <a:xfrm>
                            <a:off x="3507211" y="64576"/>
                            <a:ext cx="2114549" cy="431288"/>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C4D2DEB" w14:textId="77777777" w:rsidR="007B5626" w:rsidRPr="00811557" w:rsidRDefault="007B5626" w:rsidP="006B33C9">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wpg:cNvPr id="242" name="グループ化 242"/>
                        <wpg:cNvGrpSpPr/>
                        <wpg:grpSpPr>
                          <a:xfrm>
                            <a:off x="619803" y="477880"/>
                            <a:ext cx="2816108" cy="286040"/>
                            <a:chOff x="619803" y="778489"/>
                            <a:chExt cx="2816108" cy="286040"/>
                          </a:xfrm>
                        </wpg:grpSpPr>
                        <wps:wsp>
                          <wps:cNvPr id="458" name="角丸四角形 458"/>
                          <wps:cNvSpPr/>
                          <wps:spPr>
                            <a:xfrm>
                              <a:off x="1340396" y="802792"/>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02DF741" w14:textId="0111F512" w:rsidR="007B5626" w:rsidRPr="003D76E0" w:rsidRDefault="007B5626" w:rsidP="006B33C9">
                                <w:pPr>
                                  <w:jc w:val="left"/>
                                  <w:rPr>
                                    <w:b/>
                                    <w:color w:val="325121" w:themeColor="accent3" w:themeTint="E6"/>
                                    <w:sz w:val="20"/>
                                    <w:szCs w:val="20"/>
                                  </w:rPr>
                                </w:pPr>
                                <w:r>
                                  <w:rPr>
                                    <w:rFonts w:hint="eastAsia"/>
                                    <w:b/>
                                    <w:color w:val="325121" w:themeColor="accent3" w:themeTint="E6"/>
                                    <w:sz w:val="20"/>
                                    <w:szCs w:val="20"/>
                                  </w:rPr>
                                  <w:t>⑫</w:t>
                                </w:r>
                                <w:r w:rsidRPr="003D76E0">
                                  <w:rPr>
                                    <w:rFonts w:hint="eastAsia"/>
                                    <w:b/>
                                    <w:color w:val="325121" w:themeColor="accent3" w:themeTint="E6"/>
                                    <w:sz w:val="20"/>
                                    <w:szCs w:val="20"/>
                                  </w:rPr>
                                  <w:t xml:space="preserve"> </w:t>
                                </w:r>
                                <w:r>
                                  <w:rPr>
                                    <w:rFonts w:hint="eastAsia"/>
                                    <w:b/>
                                    <w:color w:val="325121" w:themeColor="accent3" w:themeTint="E6"/>
                                    <w:sz w:val="20"/>
                                    <w:szCs w:val="20"/>
                                  </w:rPr>
                                  <w:t>Configure Variable values</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72" name="下矢印 472"/>
                          <wps:cNvSpPr/>
                          <wps:spPr>
                            <a:xfrm rot="5400000">
                              <a:off x="810180" y="588112"/>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256" name="キャンバス 476"/>
                        <wpg:cNvGrpSpPr/>
                        <wpg:grpSpPr>
                          <a:xfrm>
                            <a:off x="0" y="28575"/>
                            <a:ext cx="5953125" cy="2569576"/>
                            <a:chOff x="0" y="0"/>
                            <a:chExt cx="5953125" cy="2581910"/>
                          </a:xfrm>
                        </wpg:grpSpPr>
                        <wps:wsp>
                          <wps:cNvPr id="257" name="正方形/長方形 257"/>
                          <wps:cNvSpPr/>
                          <wps:spPr>
                            <a:xfrm>
                              <a:off x="0" y="0"/>
                              <a:ext cx="5953125" cy="2581910"/>
                            </a:xfrm>
                            <a:prstGeom prst="rect">
                              <a:avLst/>
                            </a:prstGeom>
                            <a:solidFill>
                              <a:schemeClr val="bg1">
                                <a:lumMod val="95000"/>
                              </a:schemeClr>
                            </a:solidFill>
                            <a:ln>
                              <a:solidFill>
                                <a:schemeClr val="bg1">
                                  <a:lumMod val="75000"/>
                                </a:schemeClr>
                              </a:solidFill>
                            </a:ln>
                          </wps:spPr>
                          <wps:bodyPr/>
                        </wps:wsp>
                        <wps:wsp>
                          <wps:cNvPr id="258" name="下矢印 258"/>
                          <wps:cNvSpPr/>
                          <wps:spPr>
                            <a:xfrm>
                              <a:off x="277272" y="291400"/>
                              <a:ext cx="353683" cy="1661758"/>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9" name="角丸四角形 259"/>
                          <wps:cNvSpPr/>
                          <wps:spPr>
                            <a:xfrm>
                              <a:off x="102146" y="961008"/>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D33DEB5" w14:textId="12D055D7" w:rsidR="007B5626" w:rsidRDefault="007B5626" w:rsidP="00F245D1">
                                <w:pPr>
                                  <w:pStyle w:val="Web"/>
                                  <w:spacing w:before="0" w:beforeAutospacing="0" w:after="0" w:afterAutospacing="0"/>
                                </w:pPr>
                                <w:r>
                                  <w:rPr>
                                    <w:rFonts w:asciiTheme="minorHAnsi" w:cs="Times New Roman" w:hint="eastAsia"/>
                                    <w:b/>
                                    <w:bCs/>
                                    <w:color w:val="003C8A"/>
                                    <w:kern w:val="2"/>
                                    <w:sz w:val="20"/>
                                    <w:szCs w:val="20"/>
                                  </w:rPr>
                                  <w:t>⑬</w:t>
                                </w:r>
                                <w:r>
                                  <w:rPr>
                                    <w:rFonts w:asciiTheme="minorHAnsi" w:cs="Times New Roman" w:hint="eastAsia"/>
                                    <w:b/>
                                    <w:bCs/>
                                    <w:color w:val="003C8A"/>
                                    <w:kern w:val="2"/>
                                    <w:sz w:val="20"/>
                                    <w:szCs w:val="20"/>
                                  </w:rPr>
                                  <w:t xml:space="preserve"> E</w:t>
                                </w:r>
                                <w:r>
                                  <w:rPr>
                                    <w:rFonts w:asciiTheme="minorHAnsi" w:hAnsi="Arial" w:cs="Times New Roman"/>
                                    <w:b/>
                                    <w:bCs/>
                                    <w:color w:val="003C8A"/>
                                    <w:kern w:val="2"/>
                                    <w:sz w:val="20"/>
                                    <w:szCs w:val="20"/>
                                  </w:rPr>
                                  <w:t>xecution</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60" name="角丸四角形 260"/>
                          <wps:cNvSpPr/>
                          <wps:spPr>
                            <a:xfrm>
                              <a:off x="102146" y="1425061"/>
                              <a:ext cx="2635428" cy="252001"/>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9F5D343" w14:textId="7441CFD6" w:rsidR="007B5626" w:rsidRDefault="007B5626" w:rsidP="00F245D1">
                                <w:pPr>
                                  <w:pStyle w:val="Web"/>
                                  <w:spacing w:before="0" w:beforeAutospacing="0" w:after="0" w:afterAutospacing="0"/>
                                </w:pPr>
                                <w:r>
                                  <w:rPr>
                                    <w:rFonts w:asciiTheme="minorHAnsi" w:cs="Times New Roman" w:hint="eastAsia"/>
                                    <w:b/>
                                    <w:bCs/>
                                    <w:color w:val="003C8A"/>
                                    <w:kern w:val="2"/>
                                    <w:sz w:val="20"/>
                                    <w:szCs w:val="20"/>
                                  </w:rPr>
                                  <w:t>⑭</w:t>
                                </w:r>
                                <w:r>
                                  <w:rPr>
                                    <w:rFonts w:asciiTheme="minorHAnsi" w:cs="Times New Roman" w:hint="eastAsia"/>
                                    <w:b/>
                                    <w:bCs/>
                                    <w:color w:val="003C8A"/>
                                    <w:kern w:val="2"/>
                                    <w:sz w:val="20"/>
                                    <w:szCs w:val="20"/>
                                  </w:rPr>
                                  <w:t xml:space="preserve"> </w:t>
                                </w:r>
                                <w:r>
                                  <w:rPr>
                                    <w:rFonts w:asciiTheme="minorHAnsi" w:hAnsi="Arial" w:cs="Times New Roman"/>
                                    <w:b/>
                                    <w:bCs/>
                                    <w:color w:val="003C8A"/>
                                    <w:kern w:val="2"/>
                                    <w:sz w:val="20"/>
                                    <w:szCs w:val="20"/>
                                  </w:rPr>
                                  <w:t>Check operation status</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61" name="角丸四角形 261"/>
                          <wps:cNvSpPr/>
                          <wps:spPr>
                            <a:xfrm>
                              <a:off x="102146" y="1984828"/>
                              <a:ext cx="2635428" cy="252001"/>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4813529" w14:textId="527F8F4A" w:rsidR="007B5626" w:rsidRDefault="007B5626" w:rsidP="00F245D1">
                                <w:pPr>
                                  <w:pStyle w:val="Web"/>
                                  <w:spacing w:before="0" w:beforeAutospacing="0" w:after="0" w:afterAutospacing="0"/>
                                </w:pPr>
                                <w:r>
                                  <w:rPr>
                                    <w:rFonts w:asciiTheme="minorHAnsi" w:cs="Times New Roman" w:hint="eastAsia"/>
                                    <w:b/>
                                    <w:bCs/>
                                    <w:color w:val="003C8A"/>
                                    <w:kern w:val="2"/>
                                    <w:sz w:val="20"/>
                                    <w:szCs w:val="20"/>
                                  </w:rPr>
                                  <w:t>⑮</w:t>
                                </w:r>
                                <w:r>
                                  <w:rPr>
                                    <w:rFonts w:asciiTheme="minorHAnsi" w:cs="Times New Roman" w:hint="eastAsia"/>
                                    <w:b/>
                                    <w:bCs/>
                                    <w:color w:val="003C8A"/>
                                    <w:kern w:val="2"/>
                                    <w:sz w:val="20"/>
                                    <w:szCs w:val="20"/>
                                  </w:rPr>
                                  <w:t xml:space="preserve"> Check operation history</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62" name="角丸四角形 262"/>
                          <wps:cNvSpPr/>
                          <wps:spPr>
                            <a:xfrm>
                              <a:off x="3785046" y="131251"/>
                              <a:ext cx="1020177"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EE24674" w14:textId="547DC1A1" w:rsidR="007B5626" w:rsidRDefault="007B5626" w:rsidP="00F245D1">
                                <w:pPr>
                                  <w:pStyle w:val="Web"/>
                                  <w:spacing w:before="0" w:beforeAutospacing="0" w:after="0" w:afterAutospacing="0"/>
                                </w:pPr>
                                <w:r>
                                  <w:rPr>
                                    <w:rFonts w:asciiTheme="minorHAnsi" w:hAnsi="Arial" w:cs="Times New Roman"/>
                                    <w:b/>
                                    <w:bCs/>
                                    <w:color w:val="002B62"/>
                                    <w:kern w:val="2"/>
                                    <w:sz w:val="18"/>
                                    <w:szCs w:val="18"/>
                                  </w:rPr>
                                  <w:t>Required task</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63" name="角丸四角形 263"/>
                          <wps:cNvSpPr/>
                          <wps:spPr>
                            <a:xfrm>
                              <a:off x="4907386" y="121726"/>
                              <a:ext cx="960013"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ABD532C" w14:textId="77777777" w:rsidR="007B5626" w:rsidRDefault="007B5626" w:rsidP="00F245D1">
                                <w:pPr>
                                  <w:pStyle w:val="Web"/>
                                  <w:spacing w:before="0" w:beforeAutospacing="0" w:after="0" w:afterAutospacing="0"/>
                                  <w:jc w:val="center"/>
                                </w:pPr>
                                <w:r>
                                  <w:rPr>
                                    <w:rFonts w:asciiTheme="minorHAnsi" w:hAnsi="Arial" w:cs="Times New Roman"/>
                                    <w:b/>
                                    <w:bCs/>
                                    <w:color w:val="000000" w:themeColor="dark1"/>
                                    <w:kern w:val="2"/>
                                    <w:sz w:val="18"/>
                                    <w:szCs w:val="18"/>
                                  </w:rPr>
                                  <w:t>Optional task</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64" name="テキスト ボックス 469"/>
                          <wps:cNvSpPr txBox="1"/>
                          <wps:spPr>
                            <a:xfrm>
                              <a:off x="3168934" y="75655"/>
                              <a:ext cx="2750714" cy="375367"/>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7B8192D2" w14:textId="77777777" w:rsidR="007B5626" w:rsidRDefault="007B5626" w:rsidP="00F245D1">
                                <w:pPr>
                                  <w:pStyle w:val="Web"/>
                                  <w:spacing w:before="0" w:beforeAutospacing="0" w:after="0" w:afterAutospacing="0"/>
                                </w:pPr>
                                <w:r>
                                  <w:rPr>
                                    <w:rFonts w:asciiTheme="minorHAnsi" w:cs="Times New Roman" w:hint="eastAsia"/>
                                    <w:b/>
                                    <w:bCs/>
                                    <w:color w:val="404040"/>
                                    <w:kern w:val="2"/>
                                    <w:sz w:val="21"/>
                                    <w:szCs w:val="21"/>
                                  </w:rPr>
                                  <w:t>【</w:t>
                                </w:r>
                                <w:r>
                                  <w:rPr>
                                    <w:rFonts w:asciiTheme="minorHAnsi" w:eastAsiaTheme="minorEastAsia" w:hAnsi="Arial" w:cstheme="minorBidi"/>
                                    <w:color w:val="000000" w:themeColor="dark1"/>
                                    <w:sz w:val="21"/>
                                    <w:szCs w:val="21"/>
                                  </w:rPr>
                                  <w:t>Legend</w:t>
                                </w:r>
                                <w:r>
                                  <w:rPr>
                                    <w:rFonts w:asciiTheme="minorHAnsi" w:cs="Times New Roman" w:hint="eastAsia"/>
                                    <w:b/>
                                    <w:bCs/>
                                    <w:color w:val="404040"/>
                                    <w:kern w:val="2"/>
                                    <w:sz w:val="21"/>
                                    <w:szCs w:val="21"/>
                                  </w:rPr>
                                  <w:t>】</w:t>
                                </w:r>
                              </w:p>
                            </w:txbxContent>
                          </wps:txbx>
                          <wps:bodyPr rot="0" spcFirstLastPara="0" vert="horz" wrap="square" lIns="0" tIns="0" rIns="0" bIns="0" numCol="1" spcCol="0" rtlCol="0" fromWordArt="0" anchor="ctr" anchorCtr="0" forceAA="0" compatLnSpc="1">
                            <a:prstTxWarp prst="textNoShape">
                              <a:avLst/>
                            </a:prstTxWarp>
                            <a:noAutofit/>
                          </wps:bodyPr>
                        </wps:wsp>
                        <wpg:grpSp>
                          <wpg:cNvPr id="265" name="グループ化 265"/>
                          <wpg:cNvGrpSpPr/>
                          <wpg:grpSpPr>
                            <a:xfrm>
                              <a:off x="619803" y="449306"/>
                              <a:ext cx="2816108" cy="286039"/>
                              <a:chOff x="619803" y="449306"/>
                              <a:chExt cx="2816108" cy="286040"/>
                            </a:xfrm>
                          </wpg:grpSpPr>
                          <wps:wsp>
                            <wps:cNvPr id="266" name="角丸四角形 266"/>
                            <wps:cNvSpPr/>
                            <wps:spPr>
                              <a:xfrm>
                                <a:off x="1340396" y="473608"/>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23C4FC5" w14:textId="3A7DACA5" w:rsidR="007B5626" w:rsidRDefault="007B5626" w:rsidP="00F245D1">
                                  <w:pPr>
                                    <w:pStyle w:val="Web"/>
                                    <w:spacing w:before="0" w:beforeAutospacing="0" w:after="0" w:afterAutospacing="0"/>
                                  </w:pPr>
                                  <w:r w:rsidRPr="00F16A6E">
                                    <w:rPr>
                                      <w:rFonts w:asciiTheme="minorHAnsi" w:eastAsiaTheme="minorEastAsia" w:hAnsi="Arial" w:cstheme="minorBidi" w:hint="eastAsia"/>
                                      <w:b/>
                                      <w:color w:val="000000" w:themeColor="dark1"/>
                                      <w:sz w:val="22"/>
                                      <w:szCs w:val="22"/>
                                    </w:rPr>
                                    <w:t>⑫</w:t>
                                  </w:r>
                                  <w:r>
                                    <w:rPr>
                                      <w:rFonts w:asciiTheme="minorHAnsi" w:eastAsiaTheme="minorEastAsia" w:hAnsi="Arial" w:cstheme="minorBidi" w:hint="eastAsia"/>
                                      <w:b/>
                                      <w:color w:val="000000" w:themeColor="dark1"/>
                                      <w:sz w:val="22"/>
                                      <w:szCs w:val="22"/>
                                    </w:rPr>
                                    <w:t xml:space="preserve"> </w:t>
                                  </w:r>
                                  <w:r>
                                    <w:rPr>
                                      <w:rFonts w:asciiTheme="minorHAnsi" w:eastAsiaTheme="minorEastAsia" w:hAnsi="Arial" w:cstheme="minorBidi"/>
                                      <w:color w:val="000000" w:themeColor="dark1"/>
                                      <w:sz w:val="22"/>
                                      <w:szCs w:val="22"/>
                                    </w:rPr>
                                    <w:t>Set variable value</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67" name="下矢印 267"/>
                            <wps:cNvSpPr/>
                            <wps:spPr>
                              <a:xfrm rot="5400000">
                                <a:off x="810180" y="258929"/>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wpc:wpc>
                  </a:graphicData>
                </a:graphic>
              </wp:inline>
            </w:drawing>
          </mc:Choice>
          <mc:Fallback>
            <w:pict>
              <v:group w14:anchorId="0F68020A" id="キャンバス 476" o:spid="_x0000_s1056" editas="canvas" style="width:468.75pt;height:205.5pt;mso-position-horizontal-relative:char;mso-position-vertical-relative:line" coordsize="59531,26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7" type="#_x0000_t75" style="position:absolute;width:59531;height:26098;visibility:visible;mso-wrap-style:square" filled="t" fillcolor="#f2f2f2 [3052]" stroked="t" strokecolor="#bfbfbf [2412]">
                  <v:fill o:detectmouseclick="t"/>
                  <v:path o:connecttype="none"/>
                </v:shape>
                <v:shape id="下矢印 451" o:spid="_x0000_s1058" type="#_x0000_t67" style="position:absolute;left:2772;top:3199;width:3537;height:166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" adj="19973" fillcolor="#003d8b" strokecolor="#003c8c [2905]" strokeweight="2pt">
                  <v:fill opacity="52428f"/>
                </v:shape>
                <v:roundrect id="角丸四角形 460" o:spid="_x0000_s1059" style="position:absolute;left:1021;top:9895;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" fillcolor="white [3201]" strokecolor="#003c8c [2905]" strokeweight="2pt">
                  <v:shadow on="t" color="black" opacity="26214f" origin="-.5,-.5" offset=".74836mm,.74836mm"/>
                  <v:textbox inset="1mm,0,0,0">
                    <w:txbxContent>
                      <w:p w14:paraId="1E7334A2" w14:textId="31C90409" w:rsidR="007B5626" w:rsidRPr="00982EAC" w:rsidRDefault="007B5626" w:rsidP="006B33C9">
                        <w:pPr>
                          <w:jc w:val="left"/>
                          <w:rPr>
                            <w:b/>
                            <w:color w:val="003C8A" w:themeColor="accent6" w:themeTint="E6"/>
                            <w:sz w:val="20"/>
                            <w:szCs w:val="20"/>
                          </w:rPr>
                        </w:pPr>
                        <w:r>
                          <w:rPr>
                            <w:rFonts w:hint="eastAsia"/>
                            <w:b/>
                            <w:color w:val="003C8A" w:themeColor="accent6" w:themeTint="E6"/>
                            <w:sz w:val="20"/>
                            <w:szCs w:val="20"/>
                          </w:rPr>
                          <w:t>⑬</w:t>
                        </w:r>
                        <w:r w:rsidRPr="00982EAC">
                          <w:rPr>
                            <w:rFonts w:hint="eastAsia"/>
                            <w:b/>
                            <w:color w:val="003C8A" w:themeColor="accent6" w:themeTint="E6"/>
                            <w:sz w:val="20"/>
                            <w:szCs w:val="20"/>
                          </w:rPr>
                          <w:t xml:space="preserve"> </w:t>
                        </w:r>
                        <w:r>
                          <w:rPr>
                            <w:rFonts w:hint="eastAsia"/>
                            <w:b/>
                            <w:color w:val="003C8A" w:themeColor="accent6" w:themeTint="E6"/>
                            <w:sz w:val="20"/>
                            <w:szCs w:val="20"/>
                          </w:rPr>
                          <w:t>Execute Operation</w:t>
                        </w:r>
                      </w:p>
                    </w:txbxContent>
                  </v:textbox>
                </v:roundrect>
                <v:roundrect id="角丸四角形 461" o:spid="_x0000_s1060" style="position:absolute;left:1021;top:14536;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" fillcolor="white [3201]" strokecolor="#003c8c [2905]" strokeweight="2pt">
                  <v:shadow on="t" color="black" opacity="26214f" origin="-.5,-.5" offset=".74836mm,.74836mm"/>
                  <v:textbox inset="1mm,0,0,0">
                    <w:txbxContent>
                      <w:p w14:paraId="44B6F149" w14:textId="7DD65654" w:rsidR="007B5626" w:rsidRPr="00982EAC" w:rsidRDefault="007B5626" w:rsidP="006B33C9">
                        <w:pPr>
                          <w:jc w:val="left"/>
                          <w:rPr>
                            <w:b/>
                            <w:color w:val="003C8A" w:themeColor="accent6" w:themeTint="E6"/>
                            <w:sz w:val="20"/>
                            <w:szCs w:val="20"/>
                          </w:rPr>
                        </w:pPr>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実行状態確認</w:t>
                        </w:r>
                      </w:p>
                      <w:p w14:paraId="39534D78" w14:textId="77777777" w:rsidR="007B5626" w:rsidRPr="00982EAC" w:rsidRDefault="007B5626" w:rsidP="006B33C9">
                        <w:pPr>
                          <w:jc w:val="left"/>
                          <w:rPr>
                            <w:b/>
                            <w:color w:val="003C8A" w:themeColor="accent6" w:themeTint="E6"/>
                            <w:sz w:val="20"/>
                            <w:szCs w:val="20"/>
                          </w:rPr>
                        </w:pPr>
                      </w:p>
                    </w:txbxContent>
                  </v:textbox>
                </v:roundrect>
                <v:roundrect id="角丸四角形 464" o:spid="_x0000_s1061" style="position:absolute;left:1021;top:20134;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" fillcolor="white [3201]" strokecolor="#003c8c [2905]" strokeweight="2pt">
                  <v:shadow on="t" color="black" opacity="26214f" origin="-.5,-.5" offset=".74836mm,.74836mm"/>
                  <v:textbox inset="1mm,0,0,0">
                    <w:txbxContent>
                      <w:p w14:paraId="2E8875A2" w14:textId="238AC1B9" w:rsidR="007B5626" w:rsidRPr="00982EAC" w:rsidRDefault="007B5626" w:rsidP="006B33C9">
                        <w:pPr>
                          <w:jc w:val="left"/>
                          <w:rPr>
                            <w:b/>
                            <w:color w:val="003C8A" w:themeColor="accent6" w:themeTint="E6"/>
                            <w:sz w:val="20"/>
                            <w:szCs w:val="20"/>
                          </w:rPr>
                        </w:pPr>
                        <w:r>
                          <w:rPr>
                            <w:rFonts w:hint="eastAsia"/>
                            <w:b/>
                            <w:color w:val="003C8A" w:themeColor="accent6" w:themeTint="E6"/>
                            <w:sz w:val="20"/>
                            <w:szCs w:val="20"/>
                          </w:rPr>
                          <w:t>⑮</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作業履歴確認</w:t>
                        </w:r>
                      </w:p>
                    </w:txbxContent>
                  </v:textbox>
                </v:roundrect>
                <v:roundrect id="角丸四角形 467" o:spid="_x0000_s1062" style="position:absolute;left:40852;top:1503;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" fillcolor="white [3201]" strokecolor="#003c8c [2905]" strokeweight="2pt">
                  <v:shadow on="t" color="black" opacity="26214f" origin="-.5,-.5" offset=".74836mm,.74836mm"/>
                  <v:textbox inset="1mm,0,0,0">
                    <w:txbxContent>
                      <w:p w14:paraId="7BA6921A" w14:textId="77777777" w:rsidR="007B5626" w:rsidRPr="00811557" w:rsidRDefault="007B5626" w:rsidP="006B33C9">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v:textbox>
                </v:roundrect>
                <v:roundrect id="角丸四角形 468" o:spid="_x0000_s1063" style="position:absolute;left:49073;top:1503;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" fillcolor="white [3201]" strokecolor="#508035 [2422]" strokeweight="2pt">
                  <v:shadow on="t" color="black" opacity="26214f" origin="-.5,-.5" offset=".74836mm,.74836mm"/>
                  <v:textbox inset="1mm,0,0,0">
                    <w:txbxContent>
                      <w:p w14:paraId="403FD7F8" w14:textId="77777777" w:rsidR="007B5626" w:rsidRPr="00E84364" w:rsidRDefault="007B5626" w:rsidP="006B33C9">
                        <w:pPr>
                          <w:jc w:val="center"/>
                          <w:rPr>
                            <w:b/>
                            <w:sz w:val="18"/>
                            <w:szCs w:val="21"/>
                          </w:rPr>
                        </w:pPr>
                        <w:r>
                          <w:rPr>
                            <w:rFonts w:hint="eastAsia"/>
                            <w:b/>
                            <w:sz w:val="18"/>
                            <w:szCs w:val="21"/>
                          </w:rPr>
                          <w:t>任意</w:t>
                        </w:r>
                        <w:r>
                          <w:rPr>
                            <w:b/>
                            <w:sz w:val="18"/>
                            <w:szCs w:val="21"/>
                          </w:rPr>
                          <w:t>タスク</w:t>
                        </w:r>
                      </w:p>
                    </w:txbxContent>
                  </v:textbox>
                </v:roundrect>
                <v:shape id="テキスト ボックス 469" o:spid="_x0000_s1064" type="#_x0000_t202" style="position:absolute;left:35072;top:645;width:21145;height:4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" filled="f" strokecolor="#7f7f7f [1612]" strokeweight=".5pt">
                  <v:textbox inset="0,0,0,0">
                    <w:txbxContent>
                      <w:p w14:paraId="6C4D2DEB" w14:textId="77777777" w:rsidR="007B5626" w:rsidRPr="00811557" w:rsidRDefault="007B5626" w:rsidP="006B33C9">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v:textbox>
                </v:shape>
                <v:group id="グループ化 242" o:spid="_x0000_s1065" style="position:absolute;left:6198;top:4778;width:28161;height:2861" coordorigin="6198,7784" coordsize="28161,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roundrect id="角丸四角形 458" o:spid="_x0000_s1066" style="position:absolute;left:13403;top:8027;width:209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" fillcolor="white [3212]" strokecolor="#508035 [2422]" strokeweight="2pt">
                    <v:shadow on="t" color="black" opacity="26214f" origin="-.5,-.5" offset=".74836mm,.74836mm"/>
                    <v:textbox inset="1mm,0,0,0">
                      <w:txbxContent>
                        <w:p w14:paraId="202DF741" w14:textId="0111F512" w:rsidR="007B5626" w:rsidRPr="003D76E0" w:rsidRDefault="007B5626" w:rsidP="006B33C9">
                          <w:pPr>
                            <w:jc w:val="left"/>
                            <w:rPr>
                              <w:b/>
                              <w:color w:val="325121" w:themeColor="accent3" w:themeTint="E6"/>
                              <w:sz w:val="20"/>
                              <w:szCs w:val="20"/>
                            </w:rPr>
                          </w:pPr>
                          <w:r>
                            <w:rPr>
                              <w:rFonts w:hint="eastAsia"/>
                              <w:b/>
                              <w:color w:val="325121" w:themeColor="accent3" w:themeTint="E6"/>
                              <w:sz w:val="20"/>
                              <w:szCs w:val="20"/>
                            </w:rPr>
                            <w:t>⑫</w:t>
                          </w:r>
                          <w:r w:rsidRPr="003D76E0">
                            <w:rPr>
                              <w:rFonts w:hint="eastAsia"/>
                              <w:b/>
                              <w:color w:val="325121" w:themeColor="accent3" w:themeTint="E6"/>
                              <w:sz w:val="20"/>
                              <w:szCs w:val="20"/>
                            </w:rPr>
                            <w:t xml:space="preserve"> </w:t>
                          </w:r>
                          <w:r>
                            <w:rPr>
                              <w:rFonts w:hint="eastAsia"/>
                              <w:b/>
                              <w:color w:val="325121" w:themeColor="accent3" w:themeTint="E6"/>
                              <w:sz w:val="20"/>
                              <w:szCs w:val="20"/>
                            </w:rPr>
                            <w:t>Configure Variable values</w:t>
                          </w:r>
                        </w:p>
                      </w:txbxContent>
                    </v:textbox>
                  </v:roundrect>
                  <v:shape id="下矢印 472" o:spid="_x0000_s1067" type="#_x0000_t67" style="position:absolute;left:8101;top:5881;width:2861;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" adj="18321" fillcolor="#518135" strokecolor="#508035 [2422]" strokeweight="2pt">
                    <v:fill opacity="52428f"/>
                  </v:shape>
                </v:group>
                <v:group id="_x0000_s1068" style="position:absolute;top:285;width:59531;height:25696" coordsize="59531,25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">
                  <v:rect id="正方形/長方形 257" o:spid="_x0000_s1069" style="position:absolute;width:59531;height:25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" fillcolor="#f2f2f2 [3052]" strokecolor="#bfbfbf [2412]"/>
                  <v:shape id="下矢印 258" o:spid="_x0000_s1070" type="#_x0000_t67" style="position:absolute;left:2772;top:2914;width:3537;height:16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" adj="19973" fillcolor="#003d8b" strokecolor="#003c8c [2905]" strokeweight="2pt">
                    <v:fill opacity="52428f"/>
                  </v:shape>
                  <v:roundrect id="角丸四角形 259" o:spid="_x0000_s1071" style="position:absolute;left:1021;top:9610;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" fillcolor="white [3201]" strokecolor="#003c8c [2905]" strokeweight="2pt">
                    <v:shadow on="t" color="black" opacity="26214f" origin="-.5,-.5" offset=".74836mm,.74836mm"/>
                    <v:textbox inset="1mm,0,0,0">
                      <w:txbxContent>
                        <w:p w14:paraId="2D33DEB5" w14:textId="12D055D7" w:rsidR="007B5626" w:rsidRDefault="007B5626" w:rsidP="00F245D1">
                          <w:pPr>
                            <w:pStyle w:val="Web"/>
                            <w:spacing w:before="0" w:beforeAutospacing="0" w:after="0" w:afterAutospacing="0"/>
                          </w:pPr>
                          <w:r>
                            <w:rPr>
                              <w:rFonts w:asciiTheme="minorHAnsi" w:cs="Times New Roman" w:hint="eastAsia"/>
                              <w:b/>
                              <w:bCs/>
                              <w:color w:val="003C8A"/>
                              <w:kern w:val="2"/>
                              <w:sz w:val="20"/>
                              <w:szCs w:val="20"/>
                            </w:rPr>
                            <w:t>⑬</w:t>
                          </w:r>
                          <w:r>
                            <w:rPr>
                              <w:rFonts w:asciiTheme="minorHAnsi" w:cs="Times New Roman" w:hint="eastAsia"/>
                              <w:b/>
                              <w:bCs/>
                              <w:color w:val="003C8A"/>
                              <w:kern w:val="2"/>
                              <w:sz w:val="20"/>
                              <w:szCs w:val="20"/>
                            </w:rPr>
                            <w:t xml:space="preserve"> E</w:t>
                          </w:r>
                          <w:r>
                            <w:rPr>
                              <w:rFonts w:asciiTheme="minorHAnsi" w:hAnsi="Arial" w:cs="Times New Roman"/>
                              <w:b/>
                              <w:bCs/>
                              <w:color w:val="003C8A"/>
                              <w:kern w:val="2"/>
                              <w:sz w:val="20"/>
                              <w:szCs w:val="20"/>
                            </w:rPr>
                            <w:t>xecution</w:t>
                          </w:r>
                        </w:p>
                      </w:txbxContent>
                    </v:textbox>
                  </v:roundrect>
                  <v:roundrect id="角丸四角形 260" o:spid="_x0000_s1072" style="position:absolute;left:1021;top:14250;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" fillcolor="white [3201]" strokecolor="#003c8c [2905]" strokeweight="2pt">
                    <v:shadow on="t" color="black" opacity="26214f" origin="-.5,-.5" offset=".74836mm,.74836mm"/>
                    <v:textbox inset="1mm,0,0,0">
                      <w:txbxContent>
                        <w:p w14:paraId="29F5D343" w14:textId="7441CFD6" w:rsidR="007B5626" w:rsidRDefault="007B5626" w:rsidP="00F245D1">
                          <w:pPr>
                            <w:pStyle w:val="Web"/>
                            <w:spacing w:before="0" w:beforeAutospacing="0" w:after="0" w:afterAutospacing="0"/>
                          </w:pPr>
                          <w:r>
                            <w:rPr>
                              <w:rFonts w:asciiTheme="minorHAnsi" w:cs="Times New Roman" w:hint="eastAsia"/>
                              <w:b/>
                              <w:bCs/>
                              <w:color w:val="003C8A"/>
                              <w:kern w:val="2"/>
                              <w:sz w:val="20"/>
                              <w:szCs w:val="20"/>
                            </w:rPr>
                            <w:t>⑭</w:t>
                          </w:r>
                          <w:r>
                            <w:rPr>
                              <w:rFonts w:asciiTheme="minorHAnsi" w:cs="Times New Roman" w:hint="eastAsia"/>
                              <w:b/>
                              <w:bCs/>
                              <w:color w:val="003C8A"/>
                              <w:kern w:val="2"/>
                              <w:sz w:val="20"/>
                              <w:szCs w:val="20"/>
                            </w:rPr>
                            <w:t xml:space="preserve"> </w:t>
                          </w:r>
                          <w:r>
                            <w:rPr>
                              <w:rFonts w:asciiTheme="minorHAnsi" w:hAnsi="Arial" w:cs="Times New Roman"/>
                              <w:b/>
                              <w:bCs/>
                              <w:color w:val="003C8A"/>
                              <w:kern w:val="2"/>
                              <w:sz w:val="20"/>
                              <w:szCs w:val="20"/>
                            </w:rPr>
                            <w:t>Check operation status</w:t>
                          </w:r>
                        </w:p>
                      </w:txbxContent>
                    </v:textbox>
                  </v:roundrect>
                  <v:roundrect id="角丸四角形 261" o:spid="_x0000_s1073" style="position:absolute;left:1021;top:19848;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" fillcolor="white [3201]" strokecolor="#003c8c [2905]" strokeweight="2pt">
                    <v:shadow on="t" color="black" opacity="26214f" origin="-.5,-.5" offset=".74836mm,.74836mm"/>
                    <v:textbox inset="1mm,0,0,0">
                      <w:txbxContent>
                        <w:p w14:paraId="54813529" w14:textId="527F8F4A" w:rsidR="007B5626" w:rsidRDefault="007B5626" w:rsidP="00F245D1">
                          <w:pPr>
                            <w:pStyle w:val="Web"/>
                            <w:spacing w:before="0" w:beforeAutospacing="0" w:after="0" w:afterAutospacing="0"/>
                          </w:pPr>
                          <w:r>
                            <w:rPr>
                              <w:rFonts w:asciiTheme="minorHAnsi" w:cs="Times New Roman" w:hint="eastAsia"/>
                              <w:b/>
                              <w:bCs/>
                              <w:color w:val="003C8A"/>
                              <w:kern w:val="2"/>
                              <w:sz w:val="20"/>
                              <w:szCs w:val="20"/>
                            </w:rPr>
                            <w:t>⑮</w:t>
                          </w:r>
                          <w:r>
                            <w:rPr>
                              <w:rFonts w:asciiTheme="minorHAnsi" w:cs="Times New Roman" w:hint="eastAsia"/>
                              <w:b/>
                              <w:bCs/>
                              <w:color w:val="003C8A"/>
                              <w:kern w:val="2"/>
                              <w:sz w:val="20"/>
                              <w:szCs w:val="20"/>
                            </w:rPr>
                            <w:t xml:space="preserve"> Check operation history</w:t>
                          </w:r>
                        </w:p>
                      </w:txbxContent>
                    </v:textbox>
                  </v:roundrect>
                  <v:roundrect id="角丸四角形 262" o:spid="_x0000_s1074" style="position:absolute;left:37850;top:1312;width:10202;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" fillcolor="white [3201]" strokecolor="#003c8c [2905]" strokeweight="2pt">
                    <v:shadow on="t" color="black" opacity="26214f" origin="-.5,-.5" offset=".74836mm,.74836mm"/>
                    <v:textbox inset="1mm,0,0,0">
                      <w:txbxContent>
                        <w:p w14:paraId="1EE24674" w14:textId="547DC1A1" w:rsidR="007B5626" w:rsidRDefault="007B5626" w:rsidP="00F245D1">
                          <w:pPr>
                            <w:pStyle w:val="Web"/>
                            <w:spacing w:before="0" w:beforeAutospacing="0" w:after="0" w:afterAutospacing="0"/>
                          </w:pPr>
                          <w:r>
                            <w:rPr>
                              <w:rFonts w:asciiTheme="minorHAnsi" w:hAnsi="Arial" w:cs="Times New Roman"/>
                              <w:b/>
                              <w:bCs/>
                              <w:color w:val="002B62"/>
                              <w:kern w:val="2"/>
                              <w:sz w:val="18"/>
                              <w:szCs w:val="18"/>
                            </w:rPr>
                            <w:t>Required task</w:t>
                          </w:r>
                        </w:p>
                      </w:txbxContent>
                    </v:textbox>
                  </v:roundrect>
                  <v:roundrect id="角丸四角形 263" o:spid="_x0000_s1075" style="position:absolute;left:49073;top:1217;width:96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" fillcolor="white [3201]" strokecolor="#508035 [2422]" strokeweight="2pt">
                    <v:shadow on="t" color="black" opacity="26214f" origin="-.5,-.5" offset=".74836mm,.74836mm"/>
                    <v:textbox inset="1mm,0,0,0">
                      <w:txbxContent>
                        <w:p w14:paraId="6ABD532C" w14:textId="77777777" w:rsidR="007B5626" w:rsidRDefault="007B5626" w:rsidP="00F245D1">
                          <w:pPr>
                            <w:pStyle w:val="Web"/>
                            <w:spacing w:before="0" w:beforeAutospacing="0" w:after="0" w:afterAutospacing="0"/>
                            <w:jc w:val="center"/>
                          </w:pPr>
                          <w:r>
                            <w:rPr>
                              <w:rFonts w:asciiTheme="minorHAnsi" w:hAnsi="Arial" w:cs="Times New Roman"/>
                              <w:b/>
                              <w:bCs/>
                              <w:color w:val="000000" w:themeColor="dark1"/>
                              <w:kern w:val="2"/>
                              <w:sz w:val="18"/>
                              <w:szCs w:val="18"/>
                            </w:rPr>
                            <w:t>Optional task</w:t>
                          </w:r>
                        </w:p>
                      </w:txbxContent>
                    </v:textbox>
                  </v:roundrect>
                  <v:shape id="テキスト ボックス 469" o:spid="_x0000_s1076" type="#_x0000_t202" style="position:absolute;left:31689;top:756;width:27507;height:3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" filled="f" strokecolor="#7f7f7f [1612]" strokeweight=".5pt">
                    <v:textbox inset="0,0,0,0">
                      <w:txbxContent>
                        <w:p w14:paraId="7B8192D2" w14:textId="77777777" w:rsidR="007B5626" w:rsidRDefault="007B5626" w:rsidP="00F245D1">
                          <w:pPr>
                            <w:pStyle w:val="Web"/>
                            <w:spacing w:before="0" w:beforeAutospacing="0" w:after="0" w:afterAutospacing="0"/>
                          </w:pPr>
                          <w:r>
                            <w:rPr>
                              <w:rFonts w:asciiTheme="minorHAnsi" w:cs="Times New Roman" w:hint="eastAsia"/>
                              <w:b/>
                              <w:bCs/>
                              <w:color w:val="404040"/>
                              <w:kern w:val="2"/>
                              <w:sz w:val="21"/>
                              <w:szCs w:val="21"/>
                            </w:rPr>
                            <w:t>【</w:t>
                          </w:r>
                          <w:r>
                            <w:rPr>
                              <w:rFonts w:asciiTheme="minorHAnsi" w:eastAsiaTheme="minorEastAsia" w:hAnsi="Arial" w:cstheme="minorBidi"/>
                              <w:color w:val="000000" w:themeColor="dark1"/>
                              <w:sz w:val="21"/>
                              <w:szCs w:val="21"/>
                            </w:rPr>
                            <w:t>Legend</w:t>
                          </w:r>
                          <w:r>
                            <w:rPr>
                              <w:rFonts w:asciiTheme="minorHAnsi" w:cs="Times New Roman" w:hint="eastAsia"/>
                              <w:b/>
                              <w:bCs/>
                              <w:color w:val="404040"/>
                              <w:kern w:val="2"/>
                              <w:sz w:val="21"/>
                              <w:szCs w:val="21"/>
                            </w:rPr>
                            <w:t>】</w:t>
                          </w:r>
                        </w:p>
                      </w:txbxContent>
                    </v:textbox>
                  </v:shape>
                  <v:group id="グループ化 265" o:spid="_x0000_s1077" style="position:absolute;left:6198;top:4493;width:28161;height:2860" coordorigin="6198,4493" coordsize="28161,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">
                    <v:roundrect id="角丸四角形 266" o:spid="_x0000_s1078" style="position:absolute;left:13403;top:4736;width:209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" fillcolor="white [3212]" strokecolor="#508035 [2422]" strokeweight="2pt">
                      <v:shadow on="t" color="black" opacity="26214f" origin="-.5,-.5" offset=".74836mm,.74836mm"/>
                      <v:textbox inset="1mm,0,0,0">
                        <w:txbxContent>
                          <w:p w14:paraId="023C4FC5" w14:textId="3A7DACA5" w:rsidR="007B5626" w:rsidRDefault="007B5626" w:rsidP="00F245D1">
                            <w:pPr>
                              <w:pStyle w:val="Web"/>
                              <w:spacing w:before="0" w:beforeAutospacing="0" w:after="0" w:afterAutospacing="0"/>
                            </w:pPr>
                            <w:r w:rsidRPr="00F16A6E">
                              <w:rPr>
                                <w:rFonts w:asciiTheme="minorHAnsi" w:eastAsiaTheme="minorEastAsia" w:hAnsi="Arial" w:cstheme="minorBidi" w:hint="eastAsia"/>
                                <w:b/>
                                <w:color w:val="000000" w:themeColor="dark1"/>
                                <w:sz w:val="22"/>
                                <w:szCs w:val="22"/>
                              </w:rPr>
                              <w:t>⑫</w:t>
                            </w:r>
                            <w:r>
                              <w:rPr>
                                <w:rFonts w:asciiTheme="minorHAnsi" w:eastAsiaTheme="minorEastAsia" w:hAnsi="Arial" w:cstheme="minorBidi" w:hint="eastAsia"/>
                                <w:b/>
                                <w:color w:val="000000" w:themeColor="dark1"/>
                                <w:sz w:val="22"/>
                                <w:szCs w:val="22"/>
                              </w:rPr>
                              <w:t xml:space="preserve"> </w:t>
                            </w:r>
                            <w:r>
                              <w:rPr>
                                <w:rFonts w:asciiTheme="minorHAnsi" w:eastAsiaTheme="minorEastAsia" w:hAnsi="Arial" w:cstheme="minorBidi"/>
                                <w:color w:val="000000" w:themeColor="dark1"/>
                                <w:sz w:val="22"/>
                                <w:szCs w:val="22"/>
                              </w:rPr>
                              <w:t>Set variable value</w:t>
                            </w:r>
                          </w:p>
                        </w:txbxContent>
                      </v:textbox>
                    </v:roundrect>
                    <v:shape id="下矢印 267" o:spid="_x0000_s1079" type="#_x0000_t67" style="position:absolute;left:8102;top:2589;width:2860;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" adj="18321" fillcolor="#518135" strokecolor="#508035 [2422]" strokeweight="2pt">
                      <v:fill opacity="52428f"/>
                    </v:shape>
                  </v:group>
                </v:group>
                <w10:anchorlock/>
              </v:group>
            </w:pict>
          </mc:Fallback>
        </mc:AlternateContent>
      </w:r>
    </w:p>
    <w:p w14:paraId="487C8B1F" w14:textId="639FC1A5" w:rsidR="006B33C9" w:rsidRPr="006B33C9" w:rsidRDefault="006B33C9" w:rsidP="006B33C9">
      <w:pPr>
        <w:widowControl/>
        <w:jc w:val="left"/>
        <w:rPr>
          <w:b/>
          <w:color w:val="003C8A" w:themeColor="accent6" w:themeTint="E6"/>
          <w:sz w:val="22"/>
        </w:rPr>
      </w:pPr>
    </w:p>
    <w:p w14:paraId="0088EF02" w14:textId="7B381D2D" w:rsidR="00B01C30" w:rsidRPr="00E22A79" w:rsidRDefault="00965836" w:rsidP="00B46FB2">
      <w:pPr>
        <w:pStyle w:val="a9"/>
        <w:widowControl/>
        <w:numPr>
          <w:ilvl w:val="0"/>
          <w:numId w:val="13"/>
        </w:numPr>
        <w:ind w:leftChars="0"/>
        <w:jc w:val="left"/>
        <w:rPr>
          <w:b/>
          <w:color w:val="003C8A" w:themeColor="accent6" w:themeTint="E6"/>
          <w:sz w:val="22"/>
        </w:rPr>
      </w:pPr>
      <w:r w:rsidRPr="00965836">
        <w:rPr>
          <w:b/>
          <w:color w:val="003C8A" w:themeColor="accent6" w:themeTint="E6"/>
          <w:sz w:val="22"/>
        </w:rPr>
        <w:t>Work flow details and reference</w:t>
      </w:r>
      <w:r w:rsidR="0056468A">
        <w:rPr>
          <w:b/>
          <w:color w:val="003C8A" w:themeColor="accent6" w:themeTint="E6"/>
          <w:sz w:val="22"/>
        </w:rPr>
        <w:t>s</w:t>
      </w:r>
    </w:p>
    <w:p w14:paraId="40A6760B" w14:textId="35677247" w:rsidR="00AC63CB" w:rsidRPr="00CE0420" w:rsidRDefault="001B0484" w:rsidP="00B46FB2">
      <w:pPr>
        <w:pStyle w:val="a9"/>
        <w:widowControl/>
        <w:numPr>
          <w:ilvl w:val="0"/>
          <w:numId w:val="14"/>
        </w:numPr>
        <w:ind w:leftChars="0"/>
        <w:jc w:val="left"/>
        <w:rPr>
          <w:b/>
        </w:rPr>
      </w:pPr>
      <w:r>
        <w:rPr>
          <w:b/>
        </w:rPr>
        <w:t xml:space="preserve">Register </w:t>
      </w:r>
      <w:r w:rsidR="003C684B">
        <w:rPr>
          <w:b/>
        </w:rPr>
        <w:t>Operation</w:t>
      </w:r>
      <w:r>
        <w:rPr>
          <w:b/>
        </w:rPr>
        <w:t xml:space="preserve"> name</w:t>
      </w:r>
    </w:p>
    <w:p w14:paraId="07BD443C" w14:textId="5212B360" w:rsidR="00965836" w:rsidRDefault="00965836" w:rsidP="00965836">
      <w:pPr>
        <w:pStyle w:val="a9"/>
        <w:widowControl/>
        <w:ind w:leftChars="0" w:left="567"/>
        <w:jc w:val="left"/>
      </w:pPr>
      <w:r w:rsidRPr="00965836">
        <w:t xml:space="preserve">Register the </w:t>
      </w:r>
      <w:r w:rsidR="003C684B">
        <w:t>Operation</w:t>
      </w:r>
      <w:r w:rsidRPr="00965836">
        <w:t xml:space="preserve"> name for work from the </w:t>
      </w:r>
      <w:r w:rsidR="003C684B">
        <w:t>Operation</w:t>
      </w:r>
      <w:r w:rsidRPr="00965836">
        <w:t xml:space="preserve"> list </w:t>
      </w:r>
      <w:r>
        <w:t>screen of the ITA basic console.</w:t>
      </w:r>
    </w:p>
    <w:p w14:paraId="2B1C4A32" w14:textId="4DB033C9" w:rsidR="001D148C" w:rsidRDefault="00965836" w:rsidP="00965836">
      <w:pPr>
        <w:pStyle w:val="a9"/>
        <w:widowControl/>
        <w:ind w:leftChars="0" w:left="567"/>
        <w:jc w:val="left"/>
      </w:pPr>
      <w:r w:rsidRPr="00965836">
        <w:t>For de</w:t>
      </w:r>
      <w:r w:rsidR="00020E27">
        <w:t>tails, refer to "</w:t>
      </w:r>
      <w:r w:rsidR="00020E27" w:rsidRPr="00A20594">
        <w:rPr>
          <w:u w:val="single"/>
        </w:rPr>
        <w:t xml:space="preserve">6.1.1 </w:t>
      </w:r>
      <w:r w:rsidR="003C684B">
        <w:rPr>
          <w:u w:val="single"/>
        </w:rPr>
        <w:t>Operation</w:t>
      </w:r>
      <w:r w:rsidR="000840FD" w:rsidRPr="00A20594">
        <w:rPr>
          <w:u w:val="single"/>
        </w:rPr>
        <w:t xml:space="preserve"> list</w:t>
      </w:r>
      <w:r w:rsidRPr="00965836">
        <w:t>".</w:t>
      </w:r>
      <w:r>
        <w:t xml:space="preserve"> </w:t>
      </w:r>
    </w:p>
    <w:p w14:paraId="23B7A7F6" w14:textId="4EB36820" w:rsidR="001D148C" w:rsidRDefault="001D148C" w:rsidP="00E22A79">
      <w:pPr>
        <w:widowControl/>
        <w:jc w:val="left"/>
      </w:pPr>
    </w:p>
    <w:p w14:paraId="6C775081" w14:textId="63C6E4B0" w:rsidR="001D148C" w:rsidRPr="00CE0420" w:rsidRDefault="00847F4A" w:rsidP="00B46FB2">
      <w:pPr>
        <w:pStyle w:val="a9"/>
        <w:widowControl/>
        <w:numPr>
          <w:ilvl w:val="0"/>
          <w:numId w:val="14"/>
        </w:numPr>
        <w:ind w:leftChars="0"/>
        <w:jc w:val="left"/>
        <w:rPr>
          <w:b/>
        </w:rPr>
      </w:pPr>
      <w:r>
        <w:rPr>
          <w:b/>
        </w:rPr>
        <w:t xml:space="preserve">Register </w:t>
      </w:r>
      <w:r w:rsidR="002C77FA" w:rsidRPr="002C77FA">
        <w:rPr>
          <w:b/>
        </w:rPr>
        <w:t>interface information</w:t>
      </w:r>
    </w:p>
    <w:p w14:paraId="7E6FFA19" w14:textId="3C79B033" w:rsidR="00B01C30" w:rsidRDefault="002C77FA" w:rsidP="002C77FA">
      <w:pPr>
        <w:pStyle w:val="a9"/>
        <w:widowControl/>
        <w:ind w:leftChars="0" w:left="567"/>
        <w:jc w:val="left"/>
      </w:pPr>
      <w:r w:rsidRPr="002C77FA">
        <w:t>Register the information o</w:t>
      </w:r>
      <w:r w:rsidR="00E17B6C">
        <w:t xml:space="preserve">f </w:t>
      </w:r>
      <w:r w:rsidR="003C684B">
        <w:t>Terraform</w:t>
      </w:r>
      <w:r w:rsidR="00E17B6C">
        <w:t xml:space="preserve"> that link</w:t>
      </w:r>
      <w:r w:rsidRPr="002C77FA">
        <w:t>s with the ITA system.</w:t>
      </w:r>
    </w:p>
    <w:p w14:paraId="3F821CC5" w14:textId="7617055F" w:rsidR="00F20FF1" w:rsidRPr="00CE0420" w:rsidRDefault="002C77FA" w:rsidP="00F20FF1">
      <w:pPr>
        <w:pStyle w:val="a9"/>
        <w:widowControl/>
        <w:ind w:leftChars="0" w:left="567"/>
        <w:jc w:val="left"/>
      </w:pPr>
      <w:r w:rsidRPr="002C77FA">
        <w:t>For details, refer to "</w:t>
      </w:r>
      <w:r w:rsidRPr="00A20594">
        <w:rPr>
          <w:u w:val="single"/>
        </w:rPr>
        <w:t>6.2.1 Interface Information</w:t>
      </w:r>
      <w:r w:rsidRPr="002C77FA">
        <w:t>".</w:t>
      </w:r>
      <w:r w:rsidRPr="00CE0420">
        <w:t xml:space="preserve"> </w:t>
      </w:r>
    </w:p>
    <w:p w14:paraId="518D75EF" w14:textId="77777777" w:rsidR="001D148C" w:rsidRPr="00E22A79" w:rsidRDefault="001D148C" w:rsidP="00E22A79">
      <w:pPr>
        <w:widowControl/>
        <w:jc w:val="left"/>
        <w:rPr>
          <w:b/>
        </w:rPr>
      </w:pPr>
    </w:p>
    <w:p w14:paraId="05CBC604" w14:textId="1EC955AC" w:rsidR="00B01C30" w:rsidRDefault="002C77FA" w:rsidP="00B46FB2">
      <w:pPr>
        <w:pStyle w:val="a9"/>
        <w:widowControl/>
        <w:numPr>
          <w:ilvl w:val="0"/>
          <w:numId w:val="14"/>
        </w:numPr>
        <w:ind w:leftChars="0"/>
        <w:jc w:val="left"/>
        <w:rPr>
          <w:b/>
        </w:rPr>
      </w:pPr>
      <w:r w:rsidRPr="002C77FA">
        <w:rPr>
          <w:b/>
        </w:rPr>
        <w:t>Organization registration and cooperation</w:t>
      </w:r>
    </w:p>
    <w:p w14:paraId="4284E7EE" w14:textId="1B71A3B7" w:rsidR="00E22A79" w:rsidRDefault="002C77FA" w:rsidP="00E22A79">
      <w:pPr>
        <w:pStyle w:val="a9"/>
        <w:widowControl/>
        <w:ind w:leftChars="0" w:left="567"/>
        <w:jc w:val="left"/>
      </w:pPr>
      <w:r w:rsidRPr="002C77FA">
        <w:t xml:space="preserve">Register Organization information and link with </w:t>
      </w:r>
      <w:r w:rsidR="003C684B">
        <w:t>Terraform</w:t>
      </w:r>
      <w:r w:rsidRPr="002C77FA">
        <w:t>.</w:t>
      </w:r>
    </w:p>
    <w:p w14:paraId="2ED80F46" w14:textId="503D4B61" w:rsidR="00E22A79" w:rsidRPr="00E22A79" w:rsidRDefault="002C77FA" w:rsidP="00E22A79">
      <w:pPr>
        <w:pStyle w:val="a9"/>
        <w:widowControl/>
        <w:ind w:leftChars="0" w:left="567"/>
        <w:jc w:val="left"/>
      </w:pPr>
      <w:r w:rsidRPr="002C77FA">
        <w:t>For details, refer to</w:t>
      </w:r>
      <w:r w:rsidR="000840FD">
        <w:t xml:space="preserve"> "</w:t>
      </w:r>
      <w:r w:rsidR="000840FD" w:rsidRPr="00A20594">
        <w:rPr>
          <w:u w:val="single"/>
        </w:rPr>
        <w:t>6.2.2 Organizations list</w:t>
      </w:r>
      <w:r w:rsidRPr="00A20594">
        <w:rPr>
          <w:u w:val="single"/>
        </w:rPr>
        <w:t>"</w:t>
      </w:r>
      <w:r w:rsidRPr="002C77FA">
        <w:t>.</w:t>
      </w:r>
    </w:p>
    <w:p w14:paraId="6557F5DD" w14:textId="77777777" w:rsidR="00B01C30" w:rsidRPr="00E22A79" w:rsidRDefault="00B01C30" w:rsidP="00E22A79">
      <w:pPr>
        <w:widowControl/>
        <w:jc w:val="left"/>
        <w:rPr>
          <w:b/>
        </w:rPr>
      </w:pPr>
    </w:p>
    <w:p w14:paraId="75EEE1A7" w14:textId="5860F071" w:rsidR="00E22A79" w:rsidRDefault="00140164" w:rsidP="00B46FB2">
      <w:pPr>
        <w:pStyle w:val="a9"/>
        <w:widowControl/>
        <w:numPr>
          <w:ilvl w:val="0"/>
          <w:numId w:val="14"/>
        </w:numPr>
        <w:ind w:leftChars="0"/>
        <w:jc w:val="left"/>
        <w:rPr>
          <w:b/>
        </w:rPr>
      </w:pPr>
      <w:r w:rsidRPr="007538D8">
        <w:rPr>
          <w:b/>
        </w:rPr>
        <w:t xml:space="preserve">Workspace </w:t>
      </w:r>
      <w:r w:rsidR="007538D8" w:rsidRPr="007538D8">
        <w:rPr>
          <w:b/>
        </w:rPr>
        <w:t>Registration a</w:t>
      </w:r>
      <w:r>
        <w:rPr>
          <w:b/>
        </w:rPr>
        <w:t>nd cooperation</w:t>
      </w:r>
    </w:p>
    <w:p w14:paraId="6C0E2B31" w14:textId="7E980806" w:rsidR="00E22A79" w:rsidRPr="007538D8" w:rsidRDefault="007538D8" w:rsidP="00E22A79">
      <w:pPr>
        <w:pStyle w:val="a9"/>
        <w:widowControl/>
        <w:ind w:leftChars="0" w:left="567"/>
        <w:jc w:val="left"/>
      </w:pPr>
      <w:r w:rsidRPr="007538D8">
        <w:t xml:space="preserve">Register Workspace information and link with </w:t>
      </w:r>
      <w:r w:rsidR="003C684B">
        <w:t>Terraform</w:t>
      </w:r>
      <w:r w:rsidRPr="007538D8">
        <w:t>.</w:t>
      </w:r>
    </w:p>
    <w:p w14:paraId="322F5C81" w14:textId="11F75B61" w:rsidR="00B01C30" w:rsidRPr="00E22A79" w:rsidRDefault="007538D8" w:rsidP="00B01C30">
      <w:pPr>
        <w:pStyle w:val="a9"/>
        <w:widowControl/>
        <w:ind w:leftChars="0" w:left="567"/>
        <w:jc w:val="left"/>
      </w:pPr>
      <w:r w:rsidRPr="002C77FA">
        <w:t>For details, refer to "</w:t>
      </w:r>
      <w:r w:rsidRPr="00A20594">
        <w:rPr>
          <w:u w:val="single"/>
        </w:rPr>
        <w:t>6.2.3 Workspace</w:t>
      </w:r>
      <w:r w:rsidR="000840FD" w:rsidRPr="00A20594">
        <w:rPr>
          <w:u w:val="single"/>
        </w:rPr>
        <w:t xml:space="preserve"> list</w:t>
      </w:r>
      <w:r w:rsidRPr="002C77FA">
        <w:t>"</w:t>
      </w:r>
    </w:p>
    <w:p w14:paraId="4939CED3" w14:textId="4CD4B6C6" w:rsidR="00923380" w:rsidRPr="00E22A79" w:rsidRDefault="00923380" w:rsidP="00E22A79">
      <w:pPr>
        <w:widowControl/>
        <w:jc w:val="left"/>
        <w:rPr>
          <w:b/>
        </w:rPr>
      </w:pPr>
    </w:p>
    <w:p w14:paraId="49C04846" w14:textId="3C912C24" w:rsidR="00923380" w:rsidRPr="00E63233" w:rsidRDefault="00F2703D" w:rsidP="00B46FB2">
      <w:pPr>
        <w:pStyle w:val="a9"/>
        <w:widowControl/>
        <w:numPr>
          <w:ilvl w:val="0"/>
          <w:numId w:val="14"/>
        </w:numPr>
        <w:ind w:leftChars="0"/>
        <w:jc w:val="left"/>
        <w:rPr>
          <w:b/>
        </w:rPr>
      </w:pPr>
      <w:r>
        <w:rPr>
          <w:b/>
        </w:rPr>
        <w:t xml:space="preserve">Register </w:t>
      </w:r>
      <w:r w:rsidR="00E63233">
        <w:rPr>
          <w:b/>
        </w:rPr>
        <w:t xml:space="preserve">work pattern </w:t>
      </w:r>
      <w:r w:rsidR="00E63233" w:rsidRPr="0038085F">
        <w:rPr>
          <w:b/>
        </w:rPr>
        <w:t>(Movement)</w:t>
      </w:r>
      <w:r w:rsidR="00923380" w:rsidRPr="00E63233">
        <w:rPr>
          <w:b/>
        </w:rPr>
        <w:br/>
      </w:r>
      <w:r w:rsidR="00E17B6C">
        <w:t>Register a movement for operation</w:t>
      </w:r>
      <w:r w:rsidR="00E63233" w:rsidRPr="00BF296D">
        <w:t>.</w:t>
      </w:r>
      <w:r w:rsidR="00E63233" w:rsidRPr="00CE0420">
        <w:br/>
      </w:r>
      <w:r w:rsidR="00E63233" w:rsidRPr="002C77FA">
        <w:t>For details, refer to "</w:t>
      </w:r>
      <w:r w:rsidR="00E63233" w:rsidRPr="00A20594">
        <w:rPr>
          <w:u w:val="single"/>
        </w:rPr>
        <w:t>6.2.4 Movement list</w:t>
      </w:r>
      <w:r w:rsidR="00E63233" w:rsidRPr="002C77FA">
        <w:t>"</w:t>
      </w:r>
      <w:r w:rsidR="0038085F" w:rsidRPr="0038085F">
        <w:t>.</w:t>
      </w:r>
    </w:p>
    <w:p w14:paraId="6A20EF0B" w14:textId="2E802594" w:rsidR="00E22A79" w:rsidRPr="00E22A79" w:rsidRDefault="00E22A79" w:rsidP="00E22A79">
      <w:pPr>
        <w:widowControl/>
        <w:jc w:val="left"/>
        <w:rPr>
          <w:b/>
        </w:rPr>
      </w:pPr>
    </w:p>
    <w:p w14:paraId="7CF2DEE0" w14:textId="0B2285EC" w:rsidR="00923380" w:rsidRPr="00CE0420" w:rsidRDefault="00E63233" w:rsidP="00B46FB2">
      <w:pPr>
        <w:pStyle w:val="a9"/>
        <w:widowControl/>
        <w:numPr>
          <w:ilvl w:val="0"/>
          <w:numId w:val="14"/>
        </w:numPr>
        <w:ind w:leftChars="0"/>
        <w:jc w:val="left"/>
        <w:rPr>
          <w:b/>
        </w:rPr>
      </w:pPr>
      <w:r w:rsidRPr="00E63233">
        <w:rPr>
          <w:b/>
        </w:rPr>
        <w:t>Regi</w:t>
      </w:r>
      <w:r w:rsidR="000836F4">
        <w:rPr>
          <w:b/>
        </w:rPr>
        <w:t>st</w:t>
      </w:r>
      <w:r w:rsidR="00F2703D">
        <w:rPr>
          <w:b/>
        </w:rPr>
        <w:t xml:space="preserve">er </w:t>
      </w:r>
      <w:r w:rsidRPr="00E63233">
        <w:rPr>
          <w:b/>
        </w:rPr>
        <w:t xml:space="preserve">module </w:t>
      </w:r>
      <w:r w:rsidR="00131E7D">
        <w:rPr>
          <w:b/>
        </w:rPr>
        <w:t>files</w:t>
      </w:r>
    </w:p>
    <w:p w14:paraId="0C5D3363" w14:textId="695911CC" w:rsidR="008D4D1B" w:rsidRPr="0038085F" w:rsidRDefault="00E17B6C" w:rsidP="00923380">
      <w:pPr>
        <w:pStyle w:val="a9"/>
        <w:widowControl/>
        <w:ind w:leftChars="0" w:left="567"/>
        <w:jc w:val="left"/>
      </w:pPr>
      <w:r w:rsidRPr="00E17B6C">
        <w:t>Register the Mod</w:t>
      </w:r>
      <w:r>
        <w:t>ule file to be executed in the operation</w:t>
      </w:r>
      <w:r w:rsidR="0038085F" w:rsidRPr="0038085F">
        <w:t>.</w:t>
      </w:r>
    </w:p>
    <w:p w14:paraId="6E8901C1" w14:textId="2C2052E3" w:rsidR="00923380" w:rsidRPr="00CE0420" w:rsidRDefault="00E63233" w:rsidP="00923380">
      <w:pPr>
        <w:pStyle w:val="a9"/>
        <w:widowControl/>
        <w:ind w:leftChars="0" w:left="567"/>
        <w:jc w:val="left"/>
      </w:pPr>
      <w:r w:rsidRPr="00E63233">
        <w:t>For details, refer to "</w:t>
      </w:r>
      <w:r w:rsidRPr="00A20594">
        <w:rPr>
          <w:u w:val="single"/>
        </w:rPr>
        <w:t xml:space="preserve">6.2.5 Module </w:t>
      </w:r>
      <w:r w:rsidR="000840FD" w:rsidRPr="00A20594">
        <w:rPr>
          <w:u w:val="single"/>
        </w:rPr>
        <w:t>files</w:t>
      </w:r>
      <w:r>
        <w:t>"</w:t>
      </w:r>
      <w:r w:rsidR="0038085F" w:rsidRPr="0038085F">
        <w:t>.</w:t>
      </w:r>
    </w:p>
    <w:p w14:paraId="19152A13" w14:textId="77777777" w:rsidR="00923380" w:rsidRPr="004000C3" w:rsidRDefault="00923380" w:rsidP="00E22A79">
      <w:pPr>
        <w:rPr>
          <w:b/>
        </w:rPr>
      </w:pPr>
    </w:p>
    <w:p w14:paraId="5BFBD02D" w14:textId="41A2C211" w:rsidR="00923380" w:rsidRPr="00CE0420" w:rsidRDefault="00574082" w:rsidP="00F81AB6">
      <w:pPr>
        <w:pStyle w:val="a9"/>
        <w:widowControl/>
        <w:numPr>
          <w:ilvl w:val="0"/>
          <w:numId w:val="14"/>
        </w:numPr>
        <w:ind w:leftChars="0"/>
        <w:rPr>
          <w:b/>
        </w:rPr>
      </w:pPr>
      <w:r>
        <w:rPr>
          <w:b/>
        </w:rPr>
        <w:t xml:space="preserve">Register </w:t>
      </w:r>
      <w:r w:rsidR="00E63233">
        <w:rPr>
          <w:b/>
        </w:rPr>
        <w:t xml:space="preserve">policy </w:t>
      </w:r>
      <w:r w:rsidR="00E63233" w:rsidRPr="00E63233">
        <w:rPr>
          <w:b/>
        </w:rPr>
        <w:t>(</w:t>
      </w:r>
      <w:r w:rsidR="00347136">
        <w:rPr>
          <w:b/>
        </w:rPr>
        <w:t>E</w:t>
      </w:r>
      <w:r w:rsidR="00347136" w:rsidRPr="001025C6">
        <w:rPr>
          <w:b/>
        </w:rPr>
        <w:t>xecute if needed</w:t>
      </w:r>
      <w:r w:rsidR="00E63233" w:rsidRPr="00E63233">
        <w:rPr>
          <w:b/>
        </w:rPr>
        <w:t>)</w:t>
      </w:r>
      <w:r w:rsidR="00923380" w:rsidRPr="00CE0420">
        <w:rPr>
          <w:b/>
        </w:rPr>
        <w:br/>
      </w:r>
      <w:r w:rsidR="00F81AB6" w:rsidRPr="00F81AB6">
        <w:t xml:space="preserve">Register the </w:t>
      </w:r>
      <w:proofErr w:type="spellStart"/>
      <w:r w:rsidR="00F81AB6" w:rsidRPr="00F81AB6">
        <w:t>Polycy</w:t>
      </w:r>
      <w:proofErr w:type="spellEnd"/>
      <w:r w:rsidR="00F81AB6" w:rsidRPr="00F81AB6">
        <w:t xml:space="preserve"> file to run with </w:t>
      </w:r>
      <w:proofErr w:type="spellStart"/>
      <w:r w:rsidR="00F81AB6" w:rsidRPr="00F81AB6">
        <w:t>PolyCh</w:t>
      </w:r>
      <w:r w:rsidR="00F81AB6">
        <w:t>eck</w:t>
      </w:r>
      <w:proofErr w:type="spellEnd"/>
      <w:r w:rsidR="00F81AB6">
        <w:t xml:space="preserve"> before you execute the work</w:t>
      </w:r>
      <w:r w:rsidR="00E63233" w:rsidRPr="00E63233">
        <w:t>.</w:t>
      </w:r>
    </w:p>
    <w:p w14:paraId="666E2DCE" w14:textId="6DB2D62D" w:rsidR="00923380" w:rsidRPr="00D40488" w:rsidRDefault="00E63233" w:rsidP="000923C0">
      <w:pPr>
        <w:pStyle w:val="a9"/>
        <w:widowControl/>
        <w:ind w:leftChars="0" w:left="567" w:firstLineChars="50" w:firstLine="105"/>
      </w:pPr>
      <w:r>
        <w:t>For details, refer to “</w:t>
      </w:r>
      <w:r w:rsidRPr="00A20594">
        <w:rPr>
          <w:u w:val="single"/>
        </w:rPr>
        <w:t>6.2.6 Policies</w:t>
      </w:r>
      <w:r w:rsidR="000840FD" w:rsidRPr="00A20594">
        <w:rPr>
          <w:u w:val="single"/>
        </w:rPr>
        <w:t xml:space="preserve"> list</w:t>
      </w:r>
      <w:r w:rsidRPr="00A20594">
        <w:rPr>
          <w:u w:val="single"/>
        </w:rPr>
        <w:t>”</w:t>
      </w:r>
      <w:r w:rsidR="006B35B9" w:rsidRPr="006B35B9">
        <w:t>.</w:t>
      </w:r>
    </w:p>
    <w:p w14:paraId="2BE02169" w14:textId="77777777" w:rsidR="00845D77" w:rsidRPr="00CE0420" w:rsidRDefault="00845D77" w:rsidP="00923380">
      <w:pPr>
        <w:pStyle w:val="a9"/>
        <w:widowControl/>
        <w:ind w:leftChars="0" w:left="567"/>
        <w:jc w:val="left"/>
        <w:rPr>
          <w:b/>
        </w:rPr>
      </w:pPr>
    </w:p>
    <w:p w14:paraId="506E905C" w14:textId="2727481A" w:rsidR="008D4D1B" w:rsidRPr="00CE0420" w:rsidRDefault="00574082" w:rsidP="00794EDC">
      <w:pPr>
        <w:pStyle w:val="a9"/>
        <w:widowControl/>
        <w:numPr>
          <w:ilvl w:val="0"/>
          <w:numId w:val="14"/>
        </w:numPr>
        <w:ind w:leftChars="0"/>
        <w:jc w:val="left"/>
        <w:rPr>
          <w:b/>
        </w:rPr>
      </w:pPr>
      <w:r>
        <w:rPr>
          <w:b/>
        </w:rPr>
        <w:t xml:space="preserve">Register </w:t>
      </w:r>
      <w:proofErr w:type="spellStart"/>
      <w:r w:rsidR="00E63233" w:rsidRPr="000A30B1">
        <w:rPr>
          <w:b/>
        </w:rPr>
        <w:t>PolicySet</w:t>
      </w:r>
      <w:proofErr w:type="spellEnd"/>
      <w:r w:rsidR="00E63233" w:rsidRPr="000A30B1">
        <w:rPr>
          <w:b/>
        </w:rPr>
        <w:t xml:space="preserve"> (</w:t>
      </w:r>
      <w:r w:rsidR="00347136">
        <w:rPr>
          <w:b/>
        </w:rPr>
        <w:t>E</w:t>
      </w:r>
      <w:r w:rsidR="00347136" w:rsidRPr="001025C6">
        <w:rPr>
          <w:b/>
        </w:rPr>
        <w:t>xecute if needed</w:t>
      </w:r>
      <w:r w:rsidR="00E63233" w:rsidRPr="000A30B1">
        <w:rPr>
          <w:b/>
        </w:rPr>
        <w:t>)</w:t>
      </w:r>
      <w:r w:rsidR="008D4D1B" w:rsidRPr="00CE0420">
        <w:rPr>
          <w:b/>
        </w:rPr>
        <w:br/>
      </w:r>
      <w:r w:rsidR="00794EDC" w:rsidRPr="00794EDC">
        <w:t xml:space="preserve">Register a </w:t>
      </w:r>
      <w:proofErr w:type="spellStart"/>
      <w:r w:rsidR="00794EDC" w:rsidRPr="00794EDC">
        <w:t>PolyCySet</w:t>
      </w:r>
      <w:proofErr w:type="spellEnd"/>
      <w:r w:rsidR="00794EDC" w:rsidRPr="00794EDC">
        <w:t xml:space="preserve"> to link to Workspace to which you want to apply Policy.</w:t>
      </w:r>
    </w:p>
    <w:p w14:paraId="3CA503BF" w14:textId="44A6D1E5" w:rsidR="008D4D1B" w:rsidRPr="00E63233" w:rsidRDefault="00E63233" w:rsidP="00E63233">
      <w:pPr>
        <w:widowControl/>
        <w:jc w:val="left"/>
      </w:pPr>
      <w:r>
        <w:rPr>
          <w:rFonts w:hint="eastAsia"/>
          <w:b/>
        </w:rPr>
        <w:t xml:space="preserve">      </w:t>
      </w:r>
      <w:r w:rsidRPr="00E63233">
        <w:t>For details, refer to "</w:t>
      </w:r>
      <w:r w:rsidRPr="00A20594">
        <w:rPr>
          <w:u w:val="single"/>
        </w:rPr>
        <w:t>6.2.</w:t>
      </w:r>
      <w:r w:rsidR="000840FD" w:rsidRPr="00A20594">
        <w:rPr>
          <w:u w:val="single"/>
        </w:rPr>
        <w:t>7 Policy Sets list</w:t>
      </w:r>
      <w:r>
        <w:t>"</w:t>
      </w:r>
      <w:r w:rsidRPr="00E63233">
        <w:t>.</w:t>
      </w:r>
    </w:p>
    <w:p w14:paraId="218D8690" w14:textId="77777777" w:rsidR="008D4D1B" w:rsidRPr="00CE0420" w:rsidRDefault="008D4D1B" w:rsidP="008D4D1B">
      <w:pPr>
        <w:pStyle w:val="a9"/>
        <w:widowControl/>
        <w:ind w:leftChars="0" w:left="567"/>
        <w:jc w:val="left"/>
        <w:rPr>
          <w:b/>
        </w:rPr>
      </w:pPr>
    </w:p>
    <w:p w14:paraId="4D70036D" w14:textId="7003698C" w:rsidR="00923380" w:rsidRPr="00CE0420" w:rsidRDefault="00141904" w:rsidP="00B46FB2">
      <w:pPr>
        <w:pStyle w:val="a9"/>
        <w:widowControl/>
        <w:numPr>
          <w:ilvl w:val="0"/>
          <w:numId w:val="14"/>
        </w:numPr>
        <w:ind w:leftChars="0"/>
        <w:jc w:val="left"/>
        <w:rPr>
          <w:b/>
        </w:rPr>
      </w:pPr>
      <w:r w:rsidRPr="00141904">
        <w:rPr>
          <w:rFonts w:cs="Times New Roman" w:hint="eastAsia"/>
          <w:b/>
          <w:bCs/>
          <w:sz w:val="20"/>
          <w:szCs w:val="20"/>
        </w:rPr>
        <w:t xml:space="preserve">Link Policy to </w:t>
      </w:r>
      <w:proofErr w:type="spellStart"/>
      <w:r w:rsidRPr="00141904">
        <w:rPr>
          <w:rFonts w:cs="Times New Roman" w:hint="eastAsia"/>
          <w:b/>
          <w:bCs/>
          <w:sz w:val="20"/>
          <w:szCs w:val="20"/>
        </w:rPr>
        <w:t>PolicySet</w:t>
      </w:r>
      <w:proofErr w:type="spellEnd"/>
      <w:r w:rsidR="00923380" w:rsidRPr="00CE0420">
        <w:rPr>
          <w:b/>
        </w:rPr>
        <w:br/>
      </w:r>
      <w:r w:rsidR="007D1951">
        <w:t xml:space="preserve">Register the linking between </w:t>
      </w:r>
      <w:proofErr w:type="spellStart"/>
      <w:r w:rsidR="00E63233" w:rsidRPr="00E63233">
        <w:t>PolicySet</w:t>
      </w:r>
      <w:proofErr w:type="spellEnd"/>
      <w:r w:rsidR="00E63233" w:rsidRPr="00E63233">
        <w:t xml:space="preserve"> and Policy.</w:t>
      </w:r>
      <w:r w:rsidR="00923380" w:rsidRPr="00CE0420">
        <w:br/>
      </w:r>
      <w:r w:rsidR="00DC0973" w:rsidRPr="00DC0973">
        <w:t>For details, refer to "</w:t>
      </w:r>
      <w:r w:rsidR="00DC0973" w:rsidRPr="00A20594">
        <w:rPr>
          <w:u w:val="single"/>
        </w:rPr>
        <w:t xml:space="preserve">6.2.8 </w:t>
      </w:r>
      <w:proofErr w:type="spellStart"/>
      <w:r w:rsidR="00DC0973" w:rsidRPr="00A20594">
        <w:rPr>
          <w:u w:val="single"/>
        </w:rPr>
        <w:t>Pol</w:t>
      </w:r>
      <w:r w:rsidR="00677616" w:rsidRPr="00A20594">
        <w:rPr>
          <w:u w:val="single"/>
        </w:rPr>
        <w:t>icySet</w:t>
      </w:r>
      <w:proofErr w:type="spellEnd"/>
      <w:r w:rsidR="00677616" w:rsidRPr="00A20594">
        <w:rPr>
          <w:u w:val="single"/>
        </w:rPr>
        <w:t>-Policy l</w:t>
      </w:r>
      <w:r w:rsidR="00223379" w:rsidRPr="00A20594">
        <w:rPr>
          <w:u w:val="single"/>
        </w:rPr>
        <w:t>ink list</w:t>
      </w:r>
      <w:r w:rsidR="00DC0973" w:rsidRPr="00A20594">
        <w:rPr>
          <w:u w:val="single"/>
        </w:rPr>
        <w:t>"</w:t>
      </w:r>
      <w:r w:rsidR="00DC0973" w:rsidRPr="00DC0973">
        <w:t>.</w:t>
      </w:r>
    </w:p>
    <w:p w14:paraId="5D404084" w14:textId="77777777" w:rsidR="00845D77" w:rsidRPr="00CE0420" w:rsidRDefault="00845D77" w:rsidP="00923380">
      <w:pPr>
        <w:widowControl/>
        <w:jc w:val="left"/>
        <w:rPr>
          <w:b/>
        </w:rPr>
      </w:pPr>
    </w:p>
    <w:p w14:paraId="0D1BA28B" w14:textId="6C06E16C" w:rsidR="00034815" w:rsidRPr="00141904" w:rsidRDefault="00141904" w:rsidP="00B46FB2">
      <w:pPr>
        <w:pStyle w:val="a9"/>
        <w:numPr>
          <w:ilvl w:val="0"/>
          <w:numId w:val="14"/>
        </w:numPr>
        <w:ind w:leftChars="0"/>
        <w:rPr>
          <w:b/>
        </w:rPr>
      </w:pPr>
      <w:r w:rsidRPr="00141904">
        <w:rPr>
          <w:rFonts w:cs="Times New Roman" w:hint="eastAsia"/>
          <w:b/>
          <w:bCs/>
          <w:sz w:val="20"/>
          <w:szCs w:val="20"/>
        </w:rPr>
        <w:t xml:space="preserve">Link Workspace to </w:t>
      </w:r>
      <w:proofErr w:type="spellStart"/>
      <w:r w:rsidRPr="00141904">
        <w:rPr>
          <w:rFonts w:cs="Times New Roman" w:hint="eastAsia"/>
          <w:b/>
          <w:bCs/>
          <w:sz w:val="20"/>
          <w:szCs w:val="20"/>
        </w:rPr>
        <w:t>PolicySet</w:t>
      </w:r>
      <w:proofErr w:type="spellEnd"/>
    </w:p>
    <w:p w14:paraId="42043F15" w14:textId="7ABCA274" w:rsidR="00034815" w:rsidRPr="00034815" w:rsidRDefault="007D1951" w:rsidP="00034815">
      <w:pPr>
        <w:pStyle w:val="a9"/>
        <w:ind w:leftChars="0" w:left="567"/>
      </w:pPr>
      <w:r>
        <w:t>Register the linking</w:t>
      </w:r>
      <w:r w:rsidR="00DC0973" w:rsidRPr="00DC0973">
        <w:t xml:space="preserve"> between </w:t>
      </w:r>
      <w:proofErr w:type="spellStart"/>
      <w:r w:rsidR="00DC0973" w:rsidRPr="00DC0973">
        <w:t>PolicySet</w:t>
      </w:r>
      <w:proofErr w:type="spellEnd"/>
      <w:r w:rsidR="00DC0973" w:rsidRPr="00DC0973">
        <w:t xml:space="preserve"> and Workspace.</w:t>
      </w:r>
    </w:p>
    <w:p w14:paraId="17421E06" w14:textId="6F75841D" w:rsidR="00034815" w:rsidRPr="00034815" w:rsidRDefault="00DC0973" w:rsidP="00034815">
      <w:pPr>
        <w:pStyle w:val="a9"/>
        <w:ind w:leftChars="0" w:left="567"/>
      </w:pPr>
      <w:r w:rsidRPr="00DC0973">
        <w:t>For details, refer to "</w:t>
      </w:r>
      <w:r w:rsidRPr="00A20594">
        <w:rPr>
          <w:u w:val="single"/>
        </w:rPr>
        <w:t xml:space="preserve">6.2.9 </w:t>
      </w:r>
      <w:proofErr w:type="spellStart"/>
      <w:r w:rsidRPr="00A20594">
        <w:rPr>
          <w:u w:val="single"/>
        </w:rPr>
        <w:t>Policy</w:t>
      </w:r>
      <w:r w:rsidR="00677616" w:rsidRPr="00A20594">
        <w:rPr>
          <w:u w:val="single"/>
        </w:rPr>
        <w:t>Set</w:t>
      </w:r>
      <w:proofErr w:type="spellEnd"/>
      <w:r w:rsidR="00677616" w:rsidRPr="00A20594">
        <w:rPr>
          <w:u w:val="single"/>
        </w:rPr>
        <w:t>-Workspace l</w:t>
      </w:r>
      <w:r w:rsidR="00223379" w:rsidRPr="00A20594">
        <w:rPr>
          <w:u w:val="single"/>
        </w:rPr>
        <w:t>ink list</w:t>
      </w:r>
      <w:r w:rsidRPr="00DC0973">
        <w:t>".</w:t>
      </w:r>
    </w:p>
    <w:p w14:paraId="1CA465E3" w14:textId="7C6F6E42" w:rsidR="00034815" w:rsidRPr="00034815" w:rsidRDefault="00034815" w:rsidP="00034815">
      <w:pPr>
        <w:rPr>
          <w:b/>
        </w:rPr>
      </w:pPr>
    </w:p>
    <w:p w14:paraId="668CE022" w14:textId="69A52D34" w:rsidR="00DC0973" w:rsidRDefault="00D33DB4" w:rsidP="00B46FB2">
      <w:pPr>
        <w:pStyle w:val="a9"/>
        <w:numPr>
          <w:ilvl w:val="0"/>
          <w:numId w:val="14"/>
        </w:numPr>
        <w:ind w:leftChars="0"/>
        <w:rPr>
          <w:b/>
        </w:rPr>
      </w:pPr>
      <w:r>
        <w:rPr>
          <w:b/>
        </w:rPr>
        <w:t>Set m</w:t>
      </w:r>
      <w:r w:rsidR="00DC0973" w:rsidRPr="00DC0973">
        <w:rPr>
          <w:b/>
        </w:rPr>
        <w:t xml:space="preserve">odule </w:t>
      </w:r>
      <w:r w:rsidR="00131E7D">
        <w:rPr>
          <w:b/>
        </w:rPr>
        <w:t>files</w:t>
      </w:r>
      <w:r>
        <w:rPr>
          <w:b/>
        </w:rPr>
        <w:t xml:space="preserve"> in</w:t>
      </w:r>
      <w:r w:rsidR="00DC0973" w:rsidRPr="00DC0973">
        <w:rPr>
          <w:b/>
        </w:rPr>
        <w:t xml:space="preserve"> Movement</w:t>
      </w:r>
    </w:p>
    <w:p w14:paraId="4536D1C0" w14:textId="0BE40491" w:rsidR="00DC0973" w:rsidRDefault="00DC0973" w:rsidP="00DC0973">
      <w:pPr>
        <w:pStyle w:val="a9"/>
        <w:ind w:leftChars="0" w:left="644"/>
      </w:pPr>
      <w:r w:rsidRPr="00DC0973">
        <w:t xml:space="preserve">Specify the Module </w:t>
      </w:r>
      <w:r w:rsidR="00131E7D">
        <w:t>files</w:t>
      </w:r>
      <w:r w:rsidR="0052485A">
        <w:t xml:space="preserve"> in the </w:t>
      </w:r>
      <w:r w:rsidRPr="00DC0973">
        <w:t>registered Movement.</w:t>
      </w:r>
    </w:p>
    <w:p w14:paraId="4C6ABD86" w14:textId="79FD9E09" w:rsidR="00DC0973" w:rsidRDefault="00DC0973" w:rsidP="00DC0973">
      <w:pPr>
        <w:pStyle w:val="a9"/>
        <w:ind w:leftChars="0" w:left="644"/>
      </w:pPr>
      <w:r w:rsidRPr="00DC0973">
        <w:t>For deta</w:t>
      </w:r>
      <w:r w:rsidR="00223379">
        <w:t>ils, refer to "</w:t>
      </w:r>
      <w:r w:rsidR="00223379" w:rsidRPr="00A20594">
        <w:rPr>
          <w:u w:val="single"/>
        </w:rPr>
        <w:t xml:space="preserve">6.2.10 </w:t>
      </w:r>
      <w:r w:rsidR="006871FA">
        <w:rPr>
          <w:u w:val="single"/>
        </w:rPr>
        <w:t>Movement module link</w:t>
      </w:r>
      <w:r w:rsidRPr="00DC0973">
        <w:t>".</w:t>
      </w:r>
    </w:p>
    <w:p w14:paraId="7B417F4C" w14:textId="1A1E8F79" w:rsidR="00DC0973" w:rsidRPr="00DC0973" w:rsidRDefault="00DC0973" w:rsidP="00A54F66"/>
    <w:p w14:paraId="417CFA61" w14:textId="77777777" w:rsidR="00A54F66" w:rsidRDefault="00A54F66" w:rsidP="00A54F66">
      <w:pPr>
        <w:pStyle w:val="a9"/>
        <w:widowControl/>
        <w:numPr>
          <w:ilvl w:val="0"/>
          <w:numId w:val="14"/>
        </w:numPr>
        <w:ind w:leftChars="0" w:left="567"/>
        <w:jc w:val="left"/>
        <w:rPr>
          <w:ins w:id="688" w:author="作成者"/>
          <w:b/>
        </w:rPr>
      </w:pPr>
      <w:ins w:id="689" w:author="作成者">
        <w:r>
          <w:rPr>
            <w:rFonts w:hint="eastAsia"/>
            <w:b/>
          </w:rPr>
          <w:t>最大繰返数の設定</w:t>
        </w:r>
        <w:r w:rsidRPr="00CE0420">
          <w:rPr>
            <w:rFonts w:hint="eastAsia"/>
            <w:b/>
          </w:rPr>
          <w:t>（必要に応じて実施）</w:t>
        </w:r>
      </w:ins>
    </w:p>
    <w:p w14:paraId="729E2CD5" w14:textId="141680A9" w:rsidR="00A54F66" w:rsidRDefault="00DD1144" w:rsidP="00A54F66">
      <w:pPr>
        <w:pStyle w:val="a9"/>
        <w:widowControl/>
        <w:ind w:leftChars="0" w:left="567"/>
        <w:jc w:val="left"/>
        <w:rPr>
          <w:ins w:id="690" w:author="作成者"/>
        </w:rPr>
      </w:pPr>
      <w:r>
        <w:rPr>
          <w:rFonts w:hint="eastAsia"/>
        </w:rPr>
        <w:t>Member variable</w:t>
      </w:r>
      <w:ins w:id="691" w:author="作成者">
        <w:r w:rsidR="00A54F66">
          <w:rPr>
            <w:rFonts w:hint="eastAsia"/>
          </w:rPr>
          <w:t>の最大繰返数を設定します</w:t>
        </w:r>
        <w:r w:rsidR="00A54F66" w:rsidRPr="00CE0420">
          <w:rPr>
            <w:rFonts w:hint="eastAsia"/>
          </w:rPr>
          <w:t>。</w:t>
        </w:r>
      </w:ins>
    </w:p>
    <w:p w14:paraId="392AE02A" w14:textId="4CA106B6" w:rsidR="00A54F66" w:rsidRDefault="00A54F66" w:rsidP="00A54F66">
      <w:pPr>
        <w:pStyle w:val="a9"/>
        <w:widowControl/>
        <w:ind w:leftChars="0" w:left="567"/>
        <w:jc w:val="left"/>
        <w:rPr>
          <w:ins w:id="692" w:author="作成者"/>
          <w:b/>
        </w:rPr>
      </w:pPr>
      <w:ins w:id="693" w:author="作成者">
        <w:r>
          <w:rPr>
            <w:rFonts w:hint="eastAsia"/>
          </w:rPr>
          <w:t>詳細は「</w:t>
        </w:r>
        <w:r w:rsidRPr="001B66B3">
          <w:rPr>
            <w:u w:val="single"/>
          </w:rPr>
          <w:fldChar w:fldCharType="begin"/>
        </w:r>
        <w:r w:rsidRPr="001B66B3">
          <w:rPr>
            <w:u w:val="single"/>
          </w:rPr>
          <w:instrText xml:space="preserve"> REF _Ref100311376 \n \h </w:instrText>
        </w:r>
        <w:r w:rsidRPr="001B66B3">
          <w:rPr>
            <w:u w:val="single"/>
          </w:rPr>
          <w:fldChar w:fldCharType="separate"/>
        </w:r>
      </w:ins>
      <w:r w:rsidR="00F6708B">
        <w:rPr>
          <w:rFonts w:hint="eastAsia"/>
          <w:b/>
          <w:bCs/>
          <w:u w:val="single"/>
        </w:rPr>
        <w:t>エラー</w:t>
      </w:r>
      <w:r w:rsidR="00F6708B">
        <w:rPr>
          <w:rFonts w:hint="eastAsia"/>
          <w:b/>
          <w:bCs/>
          <w:u w:val="single"/>
        </w:rPr>
        <w:t xml:space="preserve">! </w:t>
      </w:r>
      <w:r w:rsidR="00F6708B">
        <w:rPr>
          <w:rFonts w:hint="eastAsia"/>
          <w:b/>
          <w:bCs/>
          <w:u w:val="single"/>
        </w:rPr>
        <w:t>参照元が見つかりません。</w:t>
      </w:r>
      <w:ins w:id="694" w:author="作成者">
        <w:r w:rsidRPr="001B66B3">
          <w:rPr>
            <w:u w:val="single"/>
          </w:rPr>
          <w:fldChar w:fldCharType="end"/>
        </w:r>
        <w:r>
          <w:fldChar w:fldCharType="begin"/>
        </w:r>
        <w:r>
          <w:instrText xml:space="preserve"> </w:instrText>
        </w:r>
        <w:r>
          <w:rPr>
            <w:rFonts w:hint="eastAsia"/>
          </w:rPr>
          <w:instrText>REF _Ref100311376 \h</w:instrText>
        </w:r>
        <w:r>
          <w:instrText xml:space="preserve"> </w:instrText>
        </w:r>
        <w:r>
          <w:fldChar w:fldCharType="separate"/>
        </w:r>
      </w:ins>
      <w:r w:rsidR="00F6708B">
        <w:rPr>
          <w:rFonts w:hint="eastAsia"/>
          <w:b/>
          <w:bCs/>
        </w:rPr>
        <w:t>エラー</w:t>
      </w:r>
      <w:r w:rsidR="00F6708B">
        <w:rPr>
          <w:rFonts w:hint="eastAsia"/>
          <w:b/>
          <w:bCs/>
        </w:rPr>
        <w:t xml:space="preserve">! </w:t>
      </w:r>
      <w:r w:rsidR="00F6708B">
        <w:rPr>
          <w:rFonts w:hint="eastAsia"/>
          <w:b/>
          <w:bCs/>
        </w:rPr>
        <w:t>参照元が見つかりません。</w:t>
      </w:r>
      <w:ins w:id="695" w:author="作成者">
        <w:r>
          <w:fldChar w:fldCharType="end"/>
        </w:r>
        <w:r>
          <w:rPr>
            <w:rFonts w:hint="eastAsia"/>
          </w:rPr>
          <w:t>」を参照してください。</w:t>
        </w:r>
      </w:ins>
    </w:p>
    <w:p w14:paraId="79A6466B" w14:textId="77777777" w:rsidR="00A54F66" w:rsidRDefault="00A54F66" w:rsidP="00A54F66">
      <w:pPr>
        <w:pStyle w:val="a9"/>
        <w:ind w:leftChars="0" w:left="644"/>
        <w:jc w:val="left"/>
        <w:rPr>
          <w:b/>
        </w:rPr>
      </w:pPr>
    </w:p>
    <w:p w14:paraId="04F7F294" w14:textId="1AB3AAA5" w:rsidR="00923380" w:rsidRPr="00CE0420" w:rsidRDefault="000632C4" w:rsidP="00066C86">
      <w:pPr>
        <w:pStyle w:val="a9"/>
        <w:numPr>
          <w:ilvl w:val="0"/>
          <w:numId w:val="14"/>
        </w:numPr>
        <w:ind w:leftChars="0"/>
        <w:jc w:val="left"/>
        <w:rPr>
          <w:b/>
        </w:rPr>
      </w:pPr>
      <w:r>
        <w:rPr>
          <w:b/>
        </w:rPr>
        <w:t>Set v</w:t>
      </w:r>
      <w:r w:rsidR="00DC0973" w:rsidRPr="00DC0973">
        <w:rPr>
          <w:b/>
        </w:rPr>
        <w:t xml:space="preserve">ariable value </w:t>
      </w:r>
      <w:r w:rsidR="00DC0973" w:rsidRPr="001025C6">
        <w:rPr>
          <w:b/>
        </w:rPr>
        <w:t>(</w:t>
      </w:r>
      <w:r w:rsidR="001D7195">
        <w:rPr>
          <w:b/>
        </w:rPr>
        <w:t>E</w:t>
      </w:r>
      <w:r w:rsidR="001025C6" w:rsidRPr="001025C6">
        <w:rPr>
          <w:b/>
        </w:rPr>
        <w:t>xecute if needed</w:t>
      </w:r>
      <w:r w:rsidR="00DC0973" w:rsidRPr="001025C6">
        <w:rPr>
          <w:b/>
        </w:rPr>
        <w:t>)</w:t>
      </w:r>
      <w:r w:rsidR="00923380" w:rsidRPr="00CE0420">
        <w:rPr>
          <w:b/>
        </w:rPr>
        <w:br/>
      </w:r>
      <w:r w:rsidR="0000663F" w:rsidRPr="0000663F">
        <w:t>Set the value of the variable</w:t>
      </w:r>
      <w:r w:rsidR="0000663F">
        <w:t xml:space="preserve"> defined in the Module files </w:t>
      </w:r>
      <w:r w:rsidR="0000663F" w:rsidRPr="0000663F">
        <w:t>registered in Movement.</w:t>
      </w:r>
      <w:r w:rsidR="00DC0973" w:rsidRPr="00DC0973">
        <w:t xml:space="preserve"> </w:t>
      </w:r>
      <w:r w:rsidR="00066C86" w:rsidRPr="00066C86">
        <w:t>If you are not using variabl</w:t>
      </w:r>
      <w:r w:rsidR="00066C86">
        <w:t>es, user do not need to set them</w:t>
      </w:r>
      <w:r w:rsidR="00DC0973" w:rsidRPr="00DC0973">
        <w:t>.</w:t>
      </w:r>
      <w:r w:rsidR="00923380" w:rsidRPr="00CE0420">
        <w:br/>
      </w:r>
      <w:r w:rsidR="00DC0973" w:rsidRPr="00DC0973">
        <w:t>For details, refer to "</w:t>
      </w:r>
      <w:r w:rsidR="00DC0973" w:rsidRPr="00A20594">
        <w:rPr>
          <w:u w:val="single"/>
        </w:rPr>
        <w:t>6.2.</w:t>
      </w:r>
      <w:r w:rsidR="00BF641F">
        <w:rPr>
          <w:u w:val="single"/>
        </w:rPr>
        <w:t>12</w:t>
      </w:r>
      <w:r w:rsidR="00223379" w:rsidRPr="00A20594">
        <w:rPr>
          <w:u w:val="single"/>
        </w:rPr>
        <w:t xml:space="preserve"> Substitution value list</w:t>
      </w:r>
      <w:r w:rsidR="00DC0973" w:rsidRPr="00DC0973">
        <w:t>".</w:t>
      </w:r>
    </w:p>
    <w:p w14:paraId="3721DD73" w14:textId="77777777" w:rsidR="00923380" w:rsidRPr="00CE0420" w:rsidRDefault="00923380" w:rsidP="00923380">
      <w:pPr>
        <w:pStyle w:val="a9"/>
        <w:widowControl/>
        <w:ind w:leftChars="0" w:left="567"/>
        <w:jc w:val="left"/>
        <w:rPr>
          <w:b/>
        </w:rPr>
      </w:pPr>
    </w:p>
    <w:p w14:paraId="29395BC5" w14:textId="7E2B5A7C" w:rsidR="008D4D1B" w:rsidRPr="00CE0420" w:rsidRDefault="00BF641F" w:rsidP="00553B08">
      <w:pPr>
        <w:pStyle w:val="a9"/>
        <w:widowControl/>
        <w:numPr>
          <w:ilvl w:val="0"/>
          <w:numId w:val="14"/>
        </w:numPr>
        <w:ind w:leftChars="0"/>
        <w:jc w:val="left"/>
        <w:rPr>
          <w:b/>
        </w:rPr>
      </w:pPr>
      <w:r>
        <w:rPr>
          <w:b/>
        </w:rPr>
        <w:t>E</w:t>
      </w:r>
      <w:r w:rsidR="00D60EAA">
        <w:rPr>
          <w:b/>
        </w:rPr>
        <w:t>xecution</w:t>
      </w:r>
      <w:r w:rsidR="00923380" w:rsidRPr="00CE0420">
        <w:rPr>
          <w:b/>
        </w:rPr>
        <w:br/>
      </w:r>
      <w:r w:rsidR="00553B08" w:rsidRPr="00553B08">
        <w:t xml:space="preserve">Select and set the execution date and time, and the </w:t>
      </w:r>
      <w:r w:rsidR="003C684B">
        <w:t>Operation</w:t>
      </w:r>
      <w:r w:rsidR="00553B08" w:rsidRPr="00553B08">
        <w:t xml:space="preserve"> to indicate the e</w:t>
      </w:r>
      <w:r w:rsidR="00553B08">
        <w:t>xecution of the operation</w:t>
      </w:r>
      <w:r w:rsidR="00DC0973" w:rsidRPr="00DC0973">
        <w:t>.</w:t>
      </w:r>
    </w:p>
    <w:p w14:paraId="188269FD" w14:textId="09399576" w:rsidR="00845D77" w:rsidRPr="00CE0420" w:rsidRDefault="00DC0973" w:rsidP="008D4D1B">
      <w:pPr>
        <w:pStyle w:val="a9"/>
        <w:widowControl/>
        <w:ind w:leftChars="0" w:left="567"/>
        <w:jc w:val="left"/>
        <w:rPr>
          <w:b/>
        </w:rPr>
      </w:pPr>
      <w:r>
        <w:rPr>
          <w:rFonts w:hint="eastAsia"/>
        </w:rPr>
        <w:t xml:space="preserve"> </w:t>
      </w:r>
      <w:r w:rsidRPr="00DC0973">
        <w:t>For details, refer to "</w:t>
      </w:r>
      <w:r w:rsidR="007733E4">
        <w:rPr>
          <w:u w:val="single"/>
        </w:rPr>
        <w:t xml:space="preserve">6.2.13 </w:t>
      </w:r>
      <w:r w:rsidR="003E46CD" w:rsidRPr="00A20594">
        <w:rPr>
          <w:u w:val="single"/>
        </w:rPr>
        <w:t>Execution</w:t>
      </w:r>
      <w:r w:rsidRPr="00DC0973">
        <w:t>".</w:t>
      </w:r>
    </w:p>
    <w:p w14:paraId="5E28C515" w14:textId="77777777" w:rsidR="00845D77" w:rsidRPr="00210CB9" w:rsidRDefault="00845D77" w:rsidP="00845D77">
      <w:pPr>
        <w:pStyle w:val="a9"/>
        <w:widowControl/>
        <w:ind w:leftChars="0" w:left="567"/>
        <w:jc w:val="left"/>
        <w:rPr>
          <w:b/>
        </w:rPr>
      </w:pPr>
    </w:p>
    <w:p w14:paraId="65A8868D" w14:textId="35558AAB" w:rsidR="00996F57" w:rsidRDefault="00996F57" w:rsidP="00B46FB2">
      <w:pPr>
        <w:pStyle w:val="a9"/>
        <w:widowControl/>
        <w:numPr>
          <w:ilvl w:val="0"/>
          <w:numId w:val="14"/>
        </w:numPr>
        <w:ind w:leftChars="0"/>
        <w:jc w:val="left"/>
        <w:rPr>
          <w:b/>
        </w:rPr>
      </w:pPr>
      <w:r>
        <w:rPr>
          <w:b/>
        </w:rPr>
        <w:t>Check</w:t>
      </w:r>
      <w:r w:rsidR="007733E4">
        <w:rPr>
          <w:b/>
        </w:rPr>
        <w:t xml:space="preserve"> operation</w:t>
      </w:r>
      <w:r w:rsidR="00C828C0">
        <w:rPr>
          <w:b/>
        </w:rPr>
        <w:t xml:space="preserve"> </w:t>
      </w:r>
      <w:r w:rsidR="00DC0973" w:rsidRPr="00DC0973">
        <w:rPr>
          <w:b/>
        </w:rPr>
        <w:t>status</w:t>
      </w:r>
    </w:p>
    <w:p w14:paraId="6B6251DC" w14:textId="14E0A7A3" w:rsidR="00034815" w:rsidRPr="00034815" w:rsidRDefault="006C260F" w:rsidP="00996F57">
      <w:pPr>
        <w:pStyle w:val="a9"/>
        <w:widowControl/>
        <w:ind w:leftChars="0" w:left="644"/>
        <w:jc w:val="left"/>
        <w:rPr>
          <w:b/>
        </w:rPr>
      </w:pPr>
      <w:r>
        <w:t>The status of the work executed</w:t>
      </w:r>
      <w:r w:rsidRPr="006C260F">
        <w:t xml:space="preserve"> is displayed in real time.</w:t>
      </w:r>
    </w:p>
    <w:p w14:paraId="5D1D9CFB" w14:textId="0C9F40D6" w:rsidR="00923380" w:rsidRPr="00CE0420" w:rsidRDefault="006C260F" w:rsidP="00DE237B">
      <w:pPr>
        <w:pStyle w:val="a9"/>
        <w:widowControl/>
        <w:ind w:leftChars="300" w:left="630"/>
        <w:jc w:val="left"/>
        <w:rPr>
          <w:b/>
        </w:rPr>
      </w:pPr>
      <w:r>
        <w:t xml:space="preserve">User </w:t>
      </w:r>
      <w:r w:rsidRPr="006C260F">
        <w:t>can al</w:t>
      </w:r>
      <w:r>
        <w:t>so monitor work emergency stop</w:t>
      </w:r>
      <w:r w:rsidRPr="006C260F">
        <w:t>s, executi</w:t>
      </w:r>
      <w:r>
        <w:t xml:space="preserve">on logs </w:t>
      </w:r>
      <w:r w:rsidRPr="006C260F">
        <w:t>and error logs.</w:t>
      </w:r>
      <w:r w:rsidR="00923380" w:rsidRPr="00CE0420">
        <w:br/>
      </w:r>
      <w:r w:rsidR="00081A5E">
        <w:t>For details, refer to "</w:t>
      </w:r>
      <w:r w:rsidR="007733E4">
        <w:rPr>
          <w:u w:val="single"/>
        </w:rPr>
        <w:t>6.2.14</w:t>
      </w:r>
      <w:r w:rsidR="00081A5E" w:rsidRPr="00A20594">
        <w:rPr>
          <w:u w:val="single"/>
        </w:rPr>
        <w:t xml:space="preserve"> C</w:t>
      </w:r>
      <w:r w:rsidR="007A334C" w:rsidRPr="00A20594">
        <w:rPr>
          <w:u w:val="single"/>
        </w:rPr>
        <w:t>heck operation status</w:t>
      </w:r>
      <w:r w:rsidR="00996F57" w:rsidRPr="00996F57">
        <w:t>".</w:t>
      </w:r>
    </w:p>
    <w:p w14:paraId="541C27AB" w14:textId="77777777" w:rsidR="00E84364" w:rsidRPr="00210CB9" w:rsidRDefault="00E84364">
      <w:pPr>
        <w:widowControl/>
        <w:jc w:val="left"/>
      </w:pPr>
    </w:p>
    <w:p w14:paraId="52B597FC" w14:textId="77777777" w:rsidR="00640A68" w:rsidRDefault="00996F57" w:rsidP="00B46FB2">
      <w:pPr>
        <w:pStyle w:val="a9"/>
        <w:widowControl/>
        <w:numPr>
          <w:ilvl w:val="0"/>
          <w:numId w:val="14"/>
        </w:numPr>
        <w:ind w:leftChars="0"/>
        <w:jc w:val="left"/>
        <w:rPr>
          <w:b/>
        </w:rPr>
      </w:pPr>
      <w:r w:rsidRPr="00996F57">
        <w:rPr>
          <w:b/>
        </w:rPr>
        <w:t>Check operation history</w:t>
      </w:r>
    </w:p>
    <w:p w14:paraId="572AA6D5" w14:textId="083EED0C" w:rsidR="008D4D1B" w:rsidRPr="00CE0420" w:rsidRDefault="000D1FE3" w:rsidP="00640A68">
      <w:pPr>
        <w:pStyle w:val="a9"/>
        <w:widowControl/>
        <w:ind w:leftChars="0" w:left="644"/>
        <w:jc w:val="left"/>
        <w:rPr>
          <w:b/>
        </w:rPr>
      </w:pPr>
      <w:r>
        <w:t>A list of the work executed</w:t>
      </w:r>
      <w:r w:rsidRPr="000D1FE3">
        <w:t xml:space="preserve"> is displayed</w:t>
      </w:r>
      <w:r>
        <w:t xml:space="preserve"> and the history can be checked</w:t>
      </w:r>
      <w:r w:rsidR="00640A68" w:rsidRPr="00640A68">
        <w:t>.</w:t>
      </w:r>
    </w:p>
    <w:p w14:paraId="1A4F1FCF" w14:textId="7F8FA930" w:rsidR="00923380" w:rsidRDefault="00640A68" w:rsidP="00DE237B">
      <w:pPr>
        <w:pStyle w:val="a9"/>
        <w:widowControl/>
        <w:ind w:leftChars="0" w:left="567" w:firstLineChars="50" w:firstLine="105"/>
        <w:jc w:val="left"/>
      </w:pPr>
      <w:r w:rsidRPr="00640A68">
        <w:t xml:space="preserve">For details, </w:t>
      </w:r>
      <w:r w:rsidR="007A334C">
        <w:t>refer to "</w:t>
      </w:r>
      <w:r w:rsidR="007733E4">
        <w:rPr>
          <w:u w:val="single"/>
        </w:rPr>
        <w:t xml:space="preserve">6.2.15 </w:t>
      </w:r>
      <w:r w:rsidR="007A334C" w:rsidRPr="00A20594">
        <w:rPr>
          <w:u w:val="single"/>
        </w:rPr>
        <w:t>Execution list</w:t>
      </w:r>
      <w:r w:rsidRPr="00640A68">
        <w:t>".</w:t>
      </w:r>
      <w:r>
        <w:t xml:space="preserve"> </w:t>
      </w:r>
    </w:p>
    <w:p w14:paraId="0A548BEF" w14:textId="6077B16D" w:rsidR="00034815" w:rsidRDefault="00034815" w:rsidP="00034815">
      <w:pPr>
        <w:widowControl/>
        <w:jc w:val="left"/>
        <w:rPr>
          <w:b/>
        </w:rPr>
      </w:pPr>
    </w:p>
    <w:p w14:paraId="6ADE7E88" w14:textId="77777777" w:rsidR="00034815" w:rsidRPr="00034815" w:rsidRDefault="00034815" w:rsidP="00034815">
      <w:pPr>
        <w:widowControl/>
        <w:jc w:val="left"/>
        <w:rPr>
          <w:b/>
        </w:rPr>
      </w:pPr>
    </w:p>
    <w:p w14:paraId="1F2DB4FF" w14:textId="045BB4DC" w:rsidR="00923380" w:rsidRPr="00CE0420" w:rsidRDefault="00A44EDB" w:rsidP="00A44EDB">
      <w:pPr>
        <w:widowControl/>
        <w:jc w:val="left"/>
      </w:pPr>
      <w:r>
        <w:br w:type="page"/>
      </w:r>
    </w:p>
    <w:p w14:paraId="7E958336" w14:textId="3E6FB1B1" w:rsidR="003C17BD" w:rsidRDefault="00BD7A3C" w:rsidP="00BD7A3C">
      <w:pPr>
        <w:pStyle w:val="1"/>
      </w:pPr>
      <w:bookmarkStart w:id="696" w:name="_Toc105604721"/>
      <w:r w:rsidRPr="00BD7A3C">
        <w:lastRenderedPageBreak/>
        <w:t>Policy operation in Terraform Driver</w:t>
      </w:r>
      <w:bookmarkEnd w:id="696"/>
    </w:p>
    <w:p w14:paraId="48D7B065" w14:textId="48395C09" w:rsidR="003C17BD" w:rsidRPr="00CE0420" w:rsidRDefault="00BC056F" w:rsidP="007A1101">
      <w:pPr>
        <w:pStyle w:val="20"/>
      </w:pPr>
      <w:bookmarkStart w:id="697" w:name="_Ref48037010"/>
      <w:bookmarkStart w:id="698" w:name="_Toc105604722"/>
      <w:r w:rsidRPr="00BC056F">
        <w:t xml:space="preserve">About </w:t>
      </w:r>
      <w:r w:rsidR="007A1772">
        <w:t>link</w:t>
      </w:r>
      <w:r>
        <w:t xml:space="preserve"> </w:t>
      </w:r>
      <w:r w:rsidR="003C17BD">
        <w:rPr>
          <w:rFonts w:hint="eastAsia"/>
        </w:rPr>
        <w:t>Policy/</w:t>
      </w:r>
      <w:proofErr w:type="spellStart"/>
      <w:r w:rsidR="003C17BD">
        <w:rPr>
          <w:rFonts w:hint="eastAsia"/>
        </w:rPr>
        <w:t>PolicySet</w:t>
      </w:r>
      <w:proofErr w:type="spellEnd"/>
      <w:r w:rsidR="003C17BD">
        <w:rPr>
          <w:rFonts w:hint="eastAsia"/>
        </w:rPr>
        <w:t>/Workspace</w:t>
      </w:r>
      <w:bookmarkEnd w:id="697"/>
      <w:bookmarkEnd w:id="698"/>
    </w:p>
    <w:p w14:paraId="1596DD3F" w14:textId="05A20084" w:rsidR="003C17BD" w:rsidRDefault="00BF49C3" w:rsidP="003C17BD">
      <w:pPr>
        <w:pStyle w:val="26"/>
      </w:pPr>
      <w:r w:rsidRPr="00BF49C3">
        <w:t xml:space="preserve">In order to apply Policy, it is necessary to make a linking setting after each setting </w:t>
      </w:r>
      <w:r>
        <w:t>registration for Policy is made</w:t>
      </w:r>
      <w:r w:rsidR="00506123" w:rsidRPr="00506123">
        <w:t>.</w:t>
      </w:r>
    </w:p>
    <w:p w14:paraId="57B28976" w14:textId="56A25941" w:rsidR="003C17BD" w:rsidRDefault="003C17BD" w:rsidP="003C17BD">
      <w:pPr>
        <w:pStyle w:val="26"/>
      </w:pPr>
    </w:p>
    <w:p w14:paraId="775049F5" w14:textId="090CECF5" w:rsidR="003C17BD" w:rsidRDefault="00973095" w:rsidP="00BD1902">
      <w:pPr>
        <w:pStyle w:val="26"/>
      </w:pPr>
      <w:r>
        <w:t>The f</w:t>
      </w:r>
      <w:r w:rsidR="00A358FB" w:rsidRPr="00A358FB">
        <w:t xml:space="preserve">irst </w:t>
      </w:r>
      <w:proofErr w:type="spellStart"/>
      <w:r w:rsidR="00A358FB" w:rsidRPr="00A358FB">
        <w:t>Polycy</w:t>
      </w:r>
      <w:proofErr w:type="spellEnd"/>
      <w:r w:rsidR="00A358FB" w:rsidRPr="00A358FB">
        <w:t xml:space="preserve"> register</w:t>
      </w:r>
      <w:r w:rsidR="00A358FB">
        <w:t>ed in "</w:t>
      </w:r>
      <w:r w:rsidR="00A358FB" w:rsidRPr="00A358FB">
        <w:rPr>
          <w:u w:val="single"/>
        </w:rPr>
        <w:t>6.2.6 Policies list</w:t>
      </w:r>
      <w:r w:rsidR="00A358FB" w:rsidRPr="00A358FB">
        <w:t xml:space="preserve">" and the </w:t>
      </w:r>
      <w:proofErr w:type="spellStart"/>
      <w:r w:rsidR="00A358FB" w:rsidRPr="00A358FB">
        <w:t>PolyCySet</w:t>
      </w:r>
      <w:proofErr w:type="spellEnd"/>
      <w:r w:rsidR="00A358FB" w:rsidRPr="00A358FB">
        <w:t xml:space="preserve"> registered with "</w:t>
      </w:r>
      <w:r w:rsidR="00A358FB" w:rsidRPr="00A358FB">
        <w:rPr>
          <w:u w:val="single"/>
        </w:rPr>
        <w:t>6.2.7 Policy Sets list</w:t>
      </w:r>
      <w:r w:rsidR="00A358FB" w:rsidRPr="00A358FB">
        <w:t>" will be linked with "</w:t>
      </w:r>
      <w:r w:rsidR="00A358FB" w:rsidRPr="00A358FB">
        <w:rPr>
          <w:u w:val="single"/>
        </w:rPr>
        <w:t xml:space="preserve">6.2.8 </w:t>
      </w:r>
      <w:proofErr w:type="spellStart"/>
      <w:r w:rsidR="00A358FB" w:rsidRPr="00A358FB">
        <w:rPr>
          <w:u w:val="single"/>
        </w:rPr>
        <w:t>PolicySet</w:t>
      </w:r>
      <w:proofErr w:type="spellEnd"/>
      <w:r w:rsidR="00A358FB" w:rsidRPr="00A358FB">
        <w:rPr>
          <w:u w:val="single"/>
        </w:rPr>
        <w:t>-Policy link list</w:t>
      </w:r>
      <w:r w:rsidR="00BD1902">
        <w:t>"</w:t>
      </w:r>
      <w:r w:rsidR="00506123" w:rsidRPr="00506123">
        <w:t>.</w:t>
      </w:r>
    </w:p>
    <w:p w14:paraId="5F5D3BFA" w14:textId="7F0A9A4B" w:rsidR="003C17BD" w:rsidRDefault="003C17BD" w:rsidP="003C17BD">
      <w:pPr>
        <w:pStyle w:val="26"/>
      </w:pPr>
    </w:p>
    <w:p w14:paraId="54CE1AEB" w14:textId="1547AA1E" w:rsidR="00DE7D65" w:rsidRDefault="00DE7D65" w:rsidP="003C17BD">
      <w:pPr>
        <w:pStyle w:val="26"/>
      </w:pPr>
      <w:r w:rsidRPr="00DE7D65">
        <w:t>Next, workspace registered</w:t>
      </w:r>
      <w:r>
        <w:t xml:space="preserve"> in "</w:t>
      </w:r>
      <w:r w:rsidRPr="00DE7D65">
        <w:rPr>
          <w:u w:val="single"/>
        </w:rPr>
        <w:t>6.2.3 Workspaces list</w:t>
      </w:r>
      <w:r w:rsidRPr="00DE7D65">
        <w:t xml:space="preserve">" and </w:t>
      </w:r>
      <w:proofErr w:type="spellStart"/>
      <w:r w:rsidRPr="00DE7D65">
        <w:t>PolycySet</w:t>
      </w:r>
      <w:proofErr w:type="spellEnd"/>
      <w:r w:rsidRPr="00DE7D65">
        <w:t xml:space="preserve"> registered with "</w:t>
      </w:r>
      <w:r w:rsidRPr="00DE7D65">
        <w:rPr>
          <w:u w:val="single"/>
        </w:rPr>
        <w:t>6.2.7 Policy Sets lis</w:t>
      </w:r>
      <w:r>
        <w:t>t</w:t>
      </w:r>
      <w:r w:rsidRPr="00DE7D65">
        <w:t>" will be linked with "</w:t>
      </w:r>
      <w:r w:rsidRPr="00DE7D65">
        <w:rPr>
          <w:u w:val="single"/>
        </w:rPr>
        <w:t xml:space="preserve">6.2.9 </w:t>
      </w:r>
      <w:proofErr w:type="spellStart"/>
      <w:r w:rsidRPr="00DE7D65">
        <w:rPr>
          <w:u w:val="single"/>
        </w:rPr>
        <w:t>PolicySet</w:t>
      </w:r>
      <w:proofErr w:type="spellEnd"/>
      <w:r w:rsidRPr="00DE7D65">
        <w:rPr>
          <w:u w:val="single"/>
        </w:rPr>
        <w:t>-Workspace link list"</w:t>
      </w:r>
      <w:r w:rsidRPr="00DE7D65">
        <w:t>.</w:t>
      </w:r>
    </w:p>
    <w:p w14:paraId="468A8274" w14:textId="77777777" w:rsidR="003C17BD" w:rsidRDefault="003C17BD" w:rsidP="003C17BD">
      <w:pPr>
        <w:pStyle w:val="26"/>
      </w:pPr>
    </w:p>
    <w:p w14:paraId="4ABB7DFF" w14:textId="79B513B8" w:rsidR="003C17BD" w:rsidRDefault="00496C96" w:rsidP="003C17BD">
      <w:pPr>
        <w:pStyle w:val="26"/>
      </w:pPr>
      <w:proofErr w:type="spellStart"/>
      <w:r w:rsidRPr="00496C96">
        <w:t>PolicySet</w:t>
      </w:r>
      <w:proofErr w:type="spellEnd"/>
      <w:r w:rsidRPr="00496C96">
        <w:t xml:space="preserve"> and its associated </w:t>
      </w:r>
      <w:proofErr w:type="spellStart"/>
      <w:r w:rsidRPr="00496C96">
        <w:t>Polycy</w:t>
      </w:r>
      <w:proofErr w:type="spellEnd"/>
      <w:r w:rsidRPr="00496C96">
        <w:t xml:space="preserve"> are applied to Workspace tied to</w:t>
      </w:r>
      <w:r>
        <w:t xml:space="preserve"> Movement when you execute operation</w:t>
      </w:r>
      <w:r w:rsidR="00506123" w:rsidRPr="00506123">
        <w:t>.</w:t>
      </w:r>
    </w:p>
    <w:p w14:paraId="15DD8205" w14:textId="77777777" w:rsidR="003C17BD" w:rsidRPr="00860732" w:rsidRDefault="003C17BD" w:rsidP="003C17BD">
      <w:pPr>
        <w:pStyle w:val="26"/>
      </w:pPr>
    </w:p>
    <w:p w14:paraId="6DD1C03F" w14:textId="476F1ADD" w:rsidR="003C17BD" w:rsidRPr="00536BB0" w:rsidRDefault="00962677" w:rsidP="003C17BD">
      <w:r>
        <w:rPr>
          <w:noProof/>
        </w:rPr>
        <w:drawing>
          <wp:inline distT="0" distB="0" distL="0" distR="0" wp14:anchorId="0C667990" wp14:editId="1E1120D7">
            <wp:extent cx="6119495" cy="3158490"/>
            <wp:effectExtent l="0" t="0" r="0" b="3810"/>
            <wp:docPr id="199" name="図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図 19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9495" cy="3158490"/>
                    </a:xfrm>
                    <a:prstGeom prst="rect">
                      <a:avLst/>
                    </a:prstGeom>
                    <a:noFill/>
                    <a:extLst/>
                  </pic:spPr>
                </pic:pic>
              </a:graphicData>
            </a:graphic>
          </wp:inline>
        </w:drawing>
      </w:r>
    </w:p>
    <w:p w14:paraId="65E7593C" w14:textId="3F9F231E" w:rsidR="003C17BD" w:rsidRPr="00536BB0" w:rsidRDefault="00F255DE" w:rsidP="00F255DE">
      <w:pPr>
        <w:widowControl/>
        <w:ind w:firstLineChars="1000" w:firstLine="2108"/>
        <w:jc w:val="left"/>
      </w:pPr>
      <w:r>
        <w:rPr>
          <w:b/>
        </w:rPr>
        <w:t>Figure 5.1-1 a</w:t>
      </w:r>
      <w:r w:rsidRPr="00F255DE">
        <w:rPr>
          <w:b/>
        </w:rPr>
        <w:t>bout linking Policy/</w:t>
      </w:r>
      <w:proofErr w:type="spellStart"/>
      <w:r w:rsidRPr="00F255DE">
        <w:rPr>
          <w:b/>
        </w:rPr>
        <w:t>PolicySet</w:t>
      </w:r>
      <w:proofErr w:type="spellEnd"/>
      <w:r w:rsidRPr="00F255DE">
        <w:rPr>
          <w:b/>
        </w:rPr>
        <w:t>/Workspace</w:t>
      </w:r>
      <w:r w:rsidR="003C17BD">
        <w:br w:type="page"/>
      </w:r>
    </w:p>
    <w:p w14:paraId="5495AEF4" w14:textId="74C7A6B7" w:rsidR="0051031D" w:rsidRPr="00CE0420" w:rsidRDefault="000A0FB1" w:rsidP="000A0FB1">
      <w:pPr>
        <w:pStyle w:val="1"/>
      </w:pPr>
      <w:bookmarkStart w:id="699" w:name="_Toc105604723"/>
      <w:r>
        <w:lastRenderedPageBreak/>
        <w:t>Terraform driver function</w:t>
      </w:r>
      <w:r w:rsidR="00F9206B">
        <w:t xml:space="preserve"> and </w:t>
      </w:r>
      <w:r>
        <w:t>operation method explanation</w:t>
      </w:r>
      <w:bookmarkEnd w:id="699"/>
    </w:p>
    <w:p w14:paraId="11B89E9B" w14:textId="6842CCE5" w:rsidR="0051031D" w:rsidRDefault="008C5968" w:rsidP="00C360FA">
      <w:r>
        <w:t>This document</w:t>
      </w:r>
      <w:r w:rsidR="000A0FB1">
        <w:t xml:space="preserve"> explains each console function used in Terraform driver.</w:t>
      </w:r>
    </w:p>
    <w:p w14:paraId="6A9709F5" w14:textId="5DCFAF07" w:rsidR="0037369B" w:rsidRPr="0037369B" w:rsidRDefault="0037369B" w:rsidP="00C360FA"/>
    <w:p w14:paraId="72A951E9" w14:textId="00B461E7" w:rsidR="0051031D" w:rsidRPr="0011092E" w:rsidRDefault="00B62735" w:rsidP="007A1101">
      <w:pPr>
        <w:pStyle w:val="20"/>
      </w:pPr>
      <w:bookmarkStart w:id="700" w:name="_Toc105604724"/>
      <w:r>
        <w:rPr>
          <w:rFonts w:hint="eastAsia"/>
        </w:rPr>
        <w:t>Basic c</w:t>
      </w:r>
      <w:r w:rsidR="000A0FB1" w:rsidRPr="0011092E">
        <w:rPr>
          <w:rFonts w:hint="eastAsia"/>
        </w:rPr>
        <w:t>onsole</w:t>
      </w:r>
      <w:bookmarkEnd w:id="700"/>
    </w:p>
    <w:p w14:paraId="5F07145C" w14:textId="1AA24DF1" w:rsidR="001A1062" w:rsidRDefault="001A1062" w:rsidP="00C360FA">
      <w:r>
        <w:t xml:space="preserve">This section </w:t>
      </w:r>
      <w:r w:rsidR="00CA7840">
        <w:t>describes the operation in the ITA Basic C</w:t>
      </w:r>
      <w:r>
        <w:t xml:space="preserve">onsole. </w:t>
      </w:r>
    </w:p>
    <w:p w14:paraId="1D1ADB8F" w14:textId="25360020" w:rsidR="003D2F11" w:rsidRPr="003D2F11" w:rsidRDefault="001A1062" w:rsidP="00C360FA">
      <w:r>
        <w:t xml:space="preserve">Please refer to the ITA basic console </w:t>
      </w:r>
      <w:proofErr w:type="spellStart"/>
      <w:r w:rsidR="000C5D1B">
        <w:t>Menu</w:t>
      </w:r>
      <w:r>
        <w:t>al</w:t>
      </w:r>
      <w:proofErr w:type="spellEnd"/>
      <w:r>
        <w:t xml:space="preserve"> for this operation and perform the operation in the ITA basic console screen.</w:t>
      </w:r>
    </w:p>
    <w:p w14:paraId="1913451A" w14:textId="5CE43719" w:rsidR="00AC63CB" w:rsidRPr="00CE0420" w:rsidRDefault="003C684B" w:rsidP="00C360FA">
      <w:pPr>
        <w:pStyle w:val="30"/>
      </w:pPr>
      <w:bookmarkStart w:id="701" w:name="_Toc105604725"/>
      <w:bookmarkEnd w:id="682"/>
      <w:r>
        <w:rPr>
          <w:rFonts w:hint="eastAsia"/>
        </w:rPr>
        <w:t>Operation</w:t>
      </w:r>
      <w:r w:rsidR="00603AB3">
        <w:t xml:space="preserve"> list</w:t>
      </w:r>
      <w:bookmarkEnd w:id="701"/>
    </w:p>
    <w:p w14:paraId="4EB6936D" w14:textId="5FDE84DF" w:rsidR="00AC63CB" w:rsidRDefault="00573AE3" w:rsidP="00573AE3">
      <w:pPr>
        <w:pStyle w:val="aff0"/>
        <w:numPr>
          <w:ilvl w:val="0"/>
          <w:numId w:val="23"/>
        </w:numPr>
        <w:jc w:val="left"/>
      </w:pPr>
      <w:r>
        <w:t xml:space="preserve">The </w:t>
      </w:r>
      <w:r w:rsidR="00B8198B" w:rsidRPr="00670530">
        <w:rPr>
          <w:rFonts w:asciiTheme="minorHAnsi" w:hAnsiTheme="minorHAnsi"/>
        </w:rPr>
        <w:t>"</w:t>
      </w:r>
      <w:r w:rsidR="003C684B">
        <w:t>Operation</w:t>
      </w:r>
      <w:r>
        <w:t xml:space="preserve"> list</w:t>
      </w:r>
      <w:r w:rsidR="00B8198B" w:rsidRPr="00670530">
        <w:rPr>
          <w:rFonts w:asciiTheme="minorHAnsi" w:hAnsiTheme="minorHAnsi"/>
        </w:rPr>
        <w:t>"</w:t>
      </w:r>
      <w:r w:rsidR="00B8198B">
        <w:t xml:space="preserve"> </w:t>
      </w:r>
      <w:r w:rsidRPr="00573AE3">
        <w:t>screen manages the operations on the target</w:t>
      </w:r>
      <w:r>
        <w:t xml:space="preserve"> host that the </w:t>
      </w:r>
      <w:r w:rsidRPr="00573AE3">
        <w:t>Orchestrato</w:t>
      </w:r>
      <w:r>
        <w:t>r executes</w:t>
      </w:r>
      <w:r w:rsidR="00973BBF" w:rsidRPr="00973BBF">
        <w:t>. Select the work from the menu in the ITA basic console.</w:t>
      </w:r>
    </w:p>
    <w:p w14:paraId="32EEF955" w14:textId="5B89360A" w:rsidR="00A13B7F" w:rsidRPr="00CE0420" w:rsidRDefault="00DF1D39" w:rsidP="0037369B">
      <w:pPr>
        <w:pStyle w:val="aff0"/>
        <w:ind w:left="709" w:firstLine="131"/>
        <w:jc w:val="left"/>
      </w:pPr>
      <w:r>
        <w:rPr>
          <w:noProof/>
        </w:rPr>
        <mc:AlternateContent>
          <mc:Choice Requires="wps">
            <w:drawing>
              <wp:anchor distT="0" distB="0" distL="114300" distR="114300" simplePos="0" relativeHeight="251709440" behindDoc="0" locked="0" layoutInCell="1" allowOverlap="1" wp14:anchorId="39EB0D0D" wp14:editId="635913A4">
                <wp:simplePos x="0" y="0"/>
                <wp:positionH relativeFrom="column">
                  <wp:posOffset>532291</wp:posOffset>
                </wp:positionH>
                <wp:positionV relativeFrom="paragraph">
                  <wp:posOffset>650240</wp:posOffset>
                </wp:positionV>
                <wp:extent cx="477671" cy="116006"/>
                <wp:effectExtent l="0" t="0" r="17780" b="17780"/>
                <wp:wrapNone/>
                <wp:docPr id="11" name="正方形/長方形 11"/>
                <wp:cNvGraphicFramePr/>
                <a:graphic xmlns:a="http://schemas.openxmlformats.org/drawingml/2006/main">
                  <a:graphicData uri="http://schemas.microsoft.com/office/word/2010/wordprocessingShape">
                    <wps:wsp>
                      <wps:cNvSpPr/>
                      <wps:spPr>
                        <a:xfrm>
                          <a:off x="0" y="0"/>
                          <a:ext cx="477671" cy="11600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5878D1" id="正方形/長方形 11" o:spid="_x0000_s1026" style="position:absolute;left:0;text-align:left;margin-left:41.9pt;margin-top:51.2pt;width:37.6pt;height:9.1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" filled="f" strokecolor="red" strokeweight="2pt"/>
            </w:pict>
          </mc:Fallback>
        </mc:AlternateContent>
      </w:r>
      <w:r w:rsidR="00D86711">
        <w:rPr>
          <w:noProof/>
        </w:rPr>
        <w:drawing>
          <wp:inline distT="0" distB="0" distL="0" distR="0" wp14:anchorId="50C3B3B9" wp14:editId="0A08F6C4">
            <wp:extent cx="4667250" cy="2647950"/>
            <wp:effectExtent l="0" t="0" r="0" b="0"/>
            <wp:docPr id="66"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図 65"/>
                    <pic:cNvPicPr>
                      <a:picLocks noChangeAspect="1"/>
                    </pic:cNvPicPr>
                  </pic:nvPicPr>
                  <pic:blipFill>
                    <a:blip r:embed="rId17"/>
                    <a:stretch>
                      <a:fillRect/>
                    </a:stretch>
                  </pic:blipFill>
                  <pic:spPr>
                    <a:xfrm>
                      <a:off x="0" y="0"/>
                      <a:ext cx="4667250" cy="2647950"/>
                    </a:xfrm>
                    <a:prstGeom prst="rect">
                      <a:avLst/>
                    </a:prstGeom>
                  </pic:spPr>
                </pic:pic>
              </a:graphicData>
            </a:graphic>
          </wp:inline>
        </w:drawing>
      </w:r>
    </w:p>
    <w:p w14:paraId="11FED0EB" w14:textId="671A7CDE" w:rsidR="00AC63CB" w:rsidRPr="00EE6FE9" w:rsidRDefault="00AC63CB" w:rsidP="00A13B7F">
      <w:pPr>
        <w:pStyle w:val="aff0"/>
        <w:jc w:val="center"/>
        <w:rPr>
          <w:b/>
        </w:rPr>
      </w:pPr>
      <w:r w:rsidRPr="00CE0420">
        <w:rPr>
          <w:noProof/>
        </w:rPr>
        <w:t xml:space="preserve"> </w:t>
      </w:r>
      <w:r w:rsidR="001B5680">
        <w:rPr>
          <w:b/>
          <w:noProof/>
        </w:rPr>
        <w:t>Figure 6.1.1-1 Submenu s</w:t>
      </w:r>
      <w:r w:rsidR="00973BBF" w:rsidRPr="00EE6FE9">
        <w:rPr>
          <w:b/>
          <w:noProof/>
        </w:rPr>
        <w:t xml:space="preserve">creen (list of </w:t>
      </w:r>
      <w:r w:rsidR="003C684B">
        <w:rPr>
          <w:b/>
          <w:noProof/>
        </w:rPr>
        <w:t>Operation</w:t>
      </w:r>
      <w:r w:rsidR="00973BBF" w:rsidRPr="00EE6FE9">
        <w:rPr>
          <w:b/>
          <w:noProof/>
        </w:rPr>
        <w:t>s)</w:t>
      </w:r>
    </w:p>
    <w:p w14:paraId="77A18376" w14:textId="77777777" w:rsidR="00AC63CB" w:rsidRPr="00CE0420" w:rsidRDefault="00AC63CB" w:rsidP="00AC63CB">
      <w:pPr>
        <w:jc w:val="center"/>
        <w:rPr>
          <w:rFonts w:cstheme="minorHAnsi"/>
          <w:b/>
        </w:rPr>
      </w:pPr>
    </w:p>
    <w:p w14:paraId="50133F12" w14:textId="77777777" w:rsidR="00640AD9" w:rsidRPr="00CE0420" w:rsidRDefault="00640AD9" w:rsidP="00AC63CB">
      <w:pPr>
        <w:rPr>
          <w:rFonts w:cstheme="minorHAnsi"/>
        </w:rPr>
      </w:pPr>
    </w:p>
    <w:p w14:paraId="0D67803E" w14:textId="228B55CD" w:rsidR="00640AD9" w:rsidRPr="00CE0420" w:rsidRDefault="00670530" w:rsidP="001E0667">
      <w:pPr>
        <w:jc w:val="left"/>
        <w:rPr>
          <w:rFonts w:cstheme="minorHAnsi"/>
        </w:rPr>
      </w:pPr>
      <w:r w:rsidRPr="00670530">
        <w:rPr>
          <w:rFonts w:asciiTheme="minorHAnsi" w:hAnsiTheme="minorHAnsi"/>
        </w:rPr>
        <w:t xml:space="preserve">For details on the registration method, </w:t>
      </w:r>
      <w:r w:rsidR="00E51AAB">
        <w:rPr>
          <w:rFonts w:asciiTheme="minorHAnsi" w:hAnsiTheme="minorHAnsi"/>
        </w:rPr>
        <w:t xml:space="preserve">please </w:t>
      </w:r>
      <w:r w:rsidRPr="00670530">
        <w:rPr>
          <w:rFonts w:asciiTheme="minorHAnsi" w:hAnsiTheme="minorHAnsi"/>
        </w:rPr>
        <w:t>refer to "</w:t>
      </w:r>
      <w:r w:rsidR="001E0667">
        <w:t xml:space="preserve">User </w:t>
      </w:r>
      <w:r w:rsidR="001E0667" w:rsidRPr="00ED5BAA">
        <w:t>Instructio</w:t>
      </w:r>
      <w:r w:rsidR="001E0667">
        <w:t xml:space="preserve">n </w:t>
      </w:r>
      <w:proofErr w:type="spellStart"/>
      <w:r w:rsidR="000C5D1B">
        <w:t>Menu</w:t>
      </w:r>
      <w:r w:rsidR="001E0667">
        <w:t>al_Basic</w:t>
      </w:r>
      <w:proofErr w:type="spellEnd"/>
      <w:r w:rsidR="001E0667">
        <w:t xml:space="preserve"> </w:t>
      </w:r>
      <w:proofErr w:type="spellStart"/>
      <w:r w:rsidR="001E0667">
        <w:t>Consol</w:t>
      </w:r>
      <w:proofErr w:type="spellEnd"/>
      <w:r w:rsidRPr="00670530">
        <w:rPr>
          <w:rFonts w:asciiTheme="minorHAnsi" w:hAnsiTheme="minorHAnsi"/>
        </w:rPr>
        <w:t xml:space="preserve">" in the related </w:t>
      </w:r>
      <w:proofErr w:type="spellStart"/>
      <w:r w:rsidR="000C5D1B">
        <w:rPr>
          <w:rFonts w:asciiTheme="minorHAnsi" w:hAnsiTheme="minorHAnsi"/>
        </w:rPr>
        <w:t>Menu</w:t>
      </w:r>
      <w:r w:rsidRPr="00670530">
        <w:rPr>
          <w:rFonts w:asciiTheme="minorHAnsi" w:hAnsiTheme="minorHAnsi"/>
        </w:rPr>
        <w:t>al</w:t>
      </w:r>
      <w:proofErr w:type="spellEnd"/>
      <w:r w:rsidRPr="00670530">
        <w:rPr>
          <w:rFonts w:asciiTheme="minorHAnsi" w:hAnsiTheme="minorHAnsi"/>
        </w:rPr>
        <w:t>.</w:t>
      </w:r>
    </w:p>
    <w:p w14:paraId="273BAE1E" w14:textId="77777777" w:rsidR="00640AD9" w:rsidRPr="00CE0420" w:rsidRDefault="00640AD9" w:rsidP="00AC63CB">
      <w:pPr>
        <w:rPr>
          <w:rFonts w:cstheme="minorHAnsi"/>
        </w:rPr>
      </w:pPr>
    </w:p>
    <w:p w14:paraId="04E70FDB" w14:textId="56AF70D0" w:rsidR="00640AD9" w:rsidRPr="00CE0420" w:rsidRDefault="00640AD9">
      <w:pPr>
        <w:widowControl/>
        <w:jc w:val="left"/>
        <w:rPr>
          <w:rFonts w:eastAsiaTheme="majorEastAsia" w:cstheme="majorBidi"/>
        </w:rPr>
      </w:pPr>
      <w:r w:rsidRPr="00CE0420">
        <w:rPr>
          <w:rFonts w:eastAsiaTheme="majorEastAsia" w:cstheme="majorBidi"/>
        </w:rPr>
        <w:br w:type="page"/>
      </w:r>
    </w:p>
    <w:p w14:paraId="2F57E9F3" w14:textId="5390F33E" w:rsidR="0051031D" w:rsidRPr="00CE0420" w:rsidRDefault="00210AFA" w:rsidP="007A1101">
      <w:pPr>
        <w:pStyle w:val="20"/>
      </w:pPr>
      <w:bookmarkStart w:id="702" w:name="_Toc105604726"/>
      <w:r w:rsidRPr="00210AFA">
        <w:lastRenderedPageBreak/>
        <w:t>Terraform</w:t>
      </w:r>
      <w:r w:rsidR="00AF014B">
        <w:t xml:space="preserve"> driver</w:t>
      </w:r>
      <w:r w:rsidR="00670530">
        <w:rPr>
          <w:rFonts w:hint="eastAsia"/>
        </w:rPr>
        <w:t xml:space="preserve"> console</w:t>
      </w:r>
      <w:bookmarkEnd w:id="702"/>
    </w:p>
    <w:p w14:paraId="5AB6DB41" w14:textId="0341E327" w:rsidR="0051031D" w:rsidRPr="00CE0420" w:rsidRDefault="00670530" w:rsidP="0051031D">
      <w:pPr>
        <w:ind w:leftChars="135" w:left="283"/>
      </w:pPr>
      <w:r w:rsidRPr="00670530">
        <w:t>This section describes the operation on the Terraform console.</w:t>
      </w:r>
    </w:p>
    <w:p w14:paraId="34062D7F" w14:textId="77777777" w:rsidR="0051031D" w:rsidRPr="00CE0420" w:rsidRDefault="0051031D" w:rsidP="002D068D"/>
    <w:p w14:paraId="6C0C35A7" w14:textId="75EF1024" w:rsidR="003000E6" w:rsidRPr="00CE0420" w:rsidRDefault="00670530" w:rsidP="00B46FB2">
      <w:pPr>
        <w:pStyle w:val="30"/>
        <w:numPr>
          <w:ilvl w:val="2"/>
          <w:numId w:val="27"/>
        </w:numPr>
      </w:pPr>
      <w:bookmarkStart w:id="703" w:name="_インタフェース情報"/>
      <w:bookmarkStart w:id="704" w:name="_インターフェース情報"/>
      <w:bookmarkStart w:id="705" w:name="_Toc105604727"/>
      <w:bookmarkEnd w:id="703"/>
      <w:bookmarkEnd w:id="704"/>
      <w:r>
        <w:rPr>
          <w:rFonts w:hint="eastAsia"/>
        </w:rPr>
        <w:t>Interface information</w:t>
      </w:r>
      <w:bookmarkEnd w:id="705"/>
    </w:p>
    <w:bookmarkEnd w:id="683"/>
    <w:bookmarkEnd w:id="684"/>
    <w:bookmarkEnd w:id="685"/>
    <w:bookmarkEnd w:id="686"/>
    <w:p w14:paraId="45B9D30D" w14:textId="06FF520A" w:rsidR="00B01C30" w:rsidRPr="00A0381E" w:rsidRDefault="00A0381E" w:rsidP="00996167">
      <w:pPr>
        <w:pStyle w:val="aff0"/>
        <w:numPr>
          <w:ilvl w:val="0"/>
          <w:numId w:val="15"/>
        </w:numPr>
        <w:jc w:val="left"/>
        <w:rPr>
          <w:u w:val="single"/>
        </w:rPr>
      </w:pPr>
      <w:r w:rsidRPr="00A0381E">
        <w:t>In [</w:t>
      </w:r>
      <w:r w:rsidR="00B048C0">
        <w:t>Interface Information],</w:t>
      </w:r>
      <w:r w:rsidR="00E23AD4" w:rsidRPr="00E23AD4">
        <w:t xml:space="preserve"> </w:t>
      </w:r>
      <w:r w:rsidR="00E23AD4">
        <w:t>user can maintain (browsing</w:t>
      </w:r>
      <w:r w:rsidR="00E23AD4" w:rsidRPr="00E23AD4">
        <w:t xml:space="preserve">/update) the information of </w:t>
      </w:r>
      <w:r w:rsidR="003C684B">
        <w:t>Terraform</w:t>
      </w:r>
      <w:r w:rsidR="00E23AD4" w:rsidRPr="00E23AD4">
        <w:t xml:space="preserve"> that is associated with the ITA system.</w:t>
      </w:r>
      <w:r w:rsidR="00996167">
        <w:t xml:space="preserve"> User will need a User Token issu</w:t>
      </w:r>
      <w:r w:rsidR="00996167" w:rsidRPr="00996167">
        <w:t xml:space="preserve">ed by Hostname of </w:t>
      </w:r>
      <w:r w:rsidR="003C684B">
        <w:t>Terraform</w:t>
      </w:r>
      <w:r w:rsidR="00996167" w:rsidRPr="00996167">
        <w:t xml:space="preserve"> and User of </w:t>
      </w:r>
      <w:r w:rsidR="003C684B">
        <w:t>Terraform</w:t>
      </w:r>
      <w:r w:rsidR="00996167" w:rsidRPr="00996167">
        <w:t xml:space="preserve"> to be targeted with.</w:t>
      </w:r>
    </w:p>
    <w:p w14:paraId="7FF80EFF" w14:textId="6E9B1346" w:rsidR="0051031D" w:rsidRPr="00A13B7F" w:rsidRDefault="00B0551A" w:rsidP="00A13B7F">
      <w:pPr>
        <w:pStyle w:val="aff0"/>
        <w:ind w:left="709"/>
        <w:rPr>
          <w:u w:val="single"/>
        </w:rPr>
      </w:pPr>
      <w:r>
        <w:rPr>
          <w:noProof/>
        </w:rPr>
        <mc:AlternateContent>
          <mc:Choice Requires="wps">
            <w:drawing>
              <wp:anchor distT="0" distB="0" distL="114300" distR="114300" simplePos="0" relativeHeight="251708416" behindDoc="0" locked="0" layoutInCell="1" allowOverlap="1" wp14:anchorId="4E3F5559" wp14:editId="1F8C58F3">
                <wp:simplePos x="0" y="0"/>
                <wp:positionH relativeFrom="column">
                  <wp:posOffset>450376</wp:posOffset>
                </wp:positionH>
                <wp:positionV relativeFrom="paragraph">
                  <wp:posOffset>540385</wp:posOffset>
                </wp:positionV>
                <wp:extent cx="457200" cy="109182"/>
                <wp:effectExtent l="0" t="0" r="19050" b="24765"/>
                <wp:wrapNone/>
                <wp:docPr id="7" name="正方形/長方形 7"/>
                <wp:cNvGraphicFramePr/>
                <a:graphic xmlns:a="http://schemas.openxmlformats.org/drawingml/2006/main">
                  <a:graphicData uri="http://schemas.microsoft.com/office/word/2010/wordprocessingShape">
                    <wps:wsp>
                      <wps:cNvSpPr/>
                      <wps:spPr>
                        <a:xfrm>
                          <a:off x="0" y="0"/>
                          <a:ext cx="457200" cy="10918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470476" id="正方形/長方形 7" o:spid="_x0000_s1026" style="position:absolute;left:0;text-align:left;margin-left:35.45pt;margin-top:42.55pt;width:36pt;height:8.6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" filled="f" strokecolor="red" strokeweight="2pt"/>
            </w:pict>
          </mc:Fallback>
        </mc:AlternateContent>
      </w:r>
      <w:r w:rsidR="002859A1">
        <w:rPr>
          <w:noProof/>
        </w:rPr>
        <w:drawing>
          <wp:inline distT="0" distB="0" distL="0" distR="0" wp14:anchorId="554AD226" wp14:editId="326CCF20">
            <wp:extent cx="5154083" cy="3026833"/>
            <wp:effectExtent l="0" t="0" r="8890" b="2540"/>
            <wp:docPr id="68" name="図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図 67"/>
                    <pic:cNvPicPr>
                      <a:picLocks noChangeAspect="1"/>
                    </pic:cNvPicPr>
                  </pic:nvPicPr>
                  <pic:blipFill>
                    <a:blip r:embed="rId18"/>
                    <a:stretch>
                      <a:fillRect/>
                    </a:stretch>
                  </pic:blipFill>
                  <pic:spPr>
                    <a:xfrm>
                      <a:off x="0" y="0"/>
                      <a:ext cx="5154083" cy="3026833"/>
                    </a:xfrm>
                    <a:prstGeom prst="rect">
                      <a:avLst/>
                    </a:prstGeom>
                  </pic:spPr>
                </pic:pic>
              </a:graphicData>
            </a:graphic>
          </wp:inline>
        </w:drawing>
      </w:r>
      <w:r w:rsidR="00A44EDB" w:rsidRPr="00CE0420">
        <w:rPr>
          <w:noProof/>
        </w:rPr>
        <w:t xml:space="preserve"> </w:t>
      </w:r>
    </w:p>
    <w:p w14:paraId="5EDFA809" w14:textId="3C131EF4" w:rsidR="00E84364" w:rsidRDefault="00A0381E" w:rsidP="00401C1E">
      <w:pPr>
        <w:jc w:val="center"/>
        <w:rPr>
          <w:rFonts w:cstheme="minorHAnsi"/>
          <w:b/>
        </w:rPr>
      </w:pPr>
      <w:r w:rsidRPr="00A0381E">
        <w:rPr>
          <w:b/>
        </w:rPr>
        <w:t>Figure 6.2.1‒1 Submen</w:t>
      </w:r>
      <w:r w:rsidR="001B5680">
        <w:rPr>
          <w:b/>
        </w:rPr>
        <w:t>u s</w:t>
      </w:r>
      <w:r w:rsidR="00EE6FE9">
        <w:rPr>
          <w:b/>
        </w:rPr>
        <w:t>creen (Interface I</w:t>
      </w:r>
      <w:r>
        <w:rPr>
          <w:b/>
        </w:rPr>
        <w:t>nformation</w:t>
      </w:r>
      <w:r>
        <w:rPr>
          <w:rFonts w:cstheme="minorHAnsi" w:hint="eastAsia"/>
          <w:b/>
        </w:rPr>
        <w:t>)</w:t>
      </w:r>
    </w:p>
    <w:p w14:paraId="37857468" w14:textId="77777777" w:rsidR="00401C1E" w:rsidRPr="00CE0420" w:rsidRDefault="00401C1E" w:rsidP="00401C1E">
      <w:pPr>
        <w:rPr>
          <w:rFonts w:cstheme="minorHAnsi"/>
          <w:b/>
        </w:rPr>
      </w:pPr>
    </w:p>
    <w:p w14:paraId="453E4AD8" w14:textId="7B3FCB93" w:rsidR="00E84364" w:rsidRDefault="00592BB6" w:rsidP="00592BB6">
      <w:pPr>
        <w:pStyle w:val="aff0"/>
        <w:numPr>
          <w:ilvl w:val="0"/>
          <w:numId w:val="15"/>
        </w:numPr>
        <w:jc w:val="left"/>
      </w:pPr>
      <w:r>
        <w:t>Clicking the "</w:t>
      </w:r>
      <w:r>
        <w:rPr>
          <w:rFonts w:hint="eastAsia"/>
        </w:rPr>
        <w:t>List</w:t>
      </w:r>
      <w:r w:rsidRPr="00592BB6">
        <w:t>" but</w:t>
      </w:r>
      <w:r>
        <w:t>ton and then "Update</w:t>
      </w:r>
      <w:r w:rsidRPr="00592BB6">
        <w:t>" button wi</w:t>
      </w:r>
      <w:r>
        <w:t xml:space="preserve">ll manage the registration of interface </w:t>
      </w:r>
      <w:proofErr w:type="spellStart"/>
      <w:r>
        <w:t>infornations</w:t>
      </w:r>
      <w:proofErr w:type="spellEnd"/>
      <w:r w:rsidR="00A0381E" w:rsidRPr="00A0381E">
        <w:t>.</w:t>
      </w:r>
    </w:p>
    <w:p w14:paraId="75A20A47" w14:textId="36185ED1" w:rsidR="00401C1E" w:rsidRDefault="00645D18" w:rsidP="00894770">
      <w:pPr>
        <w:pStyle w:val="aff0"/>
        <w:ind w:left="709"/>
        <w:jc w:val="left"/>
      </w:pPr>
      <w:r>
        <w:t>If you execute</w:t>
      </w:r>
      <w:r w:rsidRPr="00645D18">
        <w:t xml:space="preserve"> with interface information unregistered or multiple records registered, the work execution will be an unexpected error.</w:t>
      </w:r>
    </w:p>
    <w:p w14:paraId="3C350593" w14:textId="6AFAA061" w:rsidR="00FB38A3" w:rsidRPr="00CE0420" w:rsidRDefault="00CD40A9" w:rsidP="00A13B7F">
      <w:pPr>
        <w:pStyle w:val="aff0"/>
        <w:ind w:left="709"/>
      </w:pPr>
      <w:r>
        <w:rPr>
          <w:noProof/>
        </w:rPr>
        <w:drawing>
          <wp:inline distT="0" distB="0" distL="0" distR="0" wp14:anchorId="2BE79463" wp14:editId="6E346A36">
            <wp:extent cx="5124449" cy="1343025"/>
            <wp:effectExtent l="0" t="0" r="635" b="0"/>
            <wp:docPr id="4"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pic:cNvPicPr>
                      <a:picLocks noChangeAspect="1"/>
                    </pic:cNvPicPr>
                  </pic:nvPicPr>
                  <pic:blipFill>
                    <a:blip r:embed="rId19"/>
                    <a:stretch>
                      <a:fillRect/>
                    </a:stretch>
                  </pic:blipFill>
                  <pic:spPr>
                    <a:xfrm>
                      <a:off x="0" y="0"/>
                      <a:ext cx="5124449" cy="1343025"/>
                    </a:xfrm>
                    <a:prstGeom prst="rect">
                      <a:avLst/>
                    </a:prstGeom>
                  </pic:spPr>
                </pic:pic>
              </a:graphicData>
            </a:graphic>
          </wp:inline>
        </w:drawing>
      </w:r>
    </w:p>
    <w:p w14:paraId="40FB7EE6" w14:textId="60B629B0" w:rsidR="00E84364" w:rsidRPr="00CE0420" w:rsidRDefault="00A0381E" w:rsidP="00E84364">
      <w:pPr>
        <w:pStyle w:val="af2"/>
        <w:jc w:val="center"/>
        <w:rPr>
          <w:rFonts w:cstheme="minorHAnsi"/>
        </w:rPr>
      </w:pPr>
      <w:r w:rsidRPr="00A0381E">
        <w:rPr>
          <w:rFonts w:cstheme="minorHAnsi"/>
        </w:rPr>
        <w:t>Figur</w:t>
      </w:r>
      <w:r w:rsidR="001B5680">
        <w:rPr>
          <w:rFonts w:cstheme="minorHAnsi"/>
        </w:rPr>
        <w:t>e 6.2.1-2 Registration s</w:t>
      </w:r>
      <w:r w:rsidR="00EE6FE9">
        <w:rPr>
          <w:rFonts w:cstheme="minorHAnsi"/>
        </w:rPr>
        <w:t>creen (Interface I</w:t>
      </w:r>
      <w:r w:rsidRPr="00A0381E">
        <w:rPr>
          <w:rFonts w:cstheme="minorHAnsi"/>
        </w:rPr>
        <w:t>nformation)</w:t>
      </w:r>
    </w:p>
    <w:p w14:paraId="335B970D" w14:textId="401E5BDE" w:rsidR="00723E19" w:rsidRPr="00CE0420" w:rsidRDefault="00723E19" w:rsidP="00E84364">
      <w:pPr>
        <w:rPr>
          <w:rFonts w:cstheme="minorHAnsi"/>
        </w:rPr>
      </w:pPr>
    </w:p>
    <w:p w14:paraId="4EB50C6E" w14:textId="77777777" w:rsidR="00D271B0" w:rsidRDefault="00D271B0">
      <w:pPr>
        <w:widowControl/>
        <w:jc w:val="left"/>
      </w:pPr>
      <w:r>
        <w:br w:type="page"/>
      </w:r>
    </w:p>
    <w:p w14:paraId="595BA46D" w14:textId="19362EFB" w:rsidR="00A13B7F" w:rsidRDefault="002C24BF" w:rsidP="00B46FB2">
      <w:pPr>
        <w:pStyle w:val="aff0"/>
        <w:numPr>
          <w:ilvl w:val="0"/>
          <w:numId w:val="15"/>
        </w:numPr>
      </w:pPr>
      <w:r w:rsidRPr="002C24BF">
        <w:lastRenderedPageBreak/>
        <w:t>The list of items on the interface information screen is as follows.</w:t>
      </w:r>
    </w:p>
    <w:p w14:paraId="4BFD4197" w14:textId="77777777" w:rsidR="00D271B0" w:rsidRDefault="00D271B0" w:rsidP="00D271B0">
      <w:pPr>
        <w:widowControl/>
        <w:jc w:val="left"/>
      </w:pPr>
    </w:p>
    <w:p w14:paraId="4DA8B2CE" w14:textId="5433BEDF" w:rsidR="00E84364" w:rsidRPr="00D271B0" w:rsidRDefault="002C24BF" w:rsidP="00EF3355">
      <w:pPr>
        <w:widowControl/>
        <w:ind w:firstLineChars="1200" w:firstLine="2530"/>
        <w:jc w:val="left"/>
      </w:pPr>
      <w:r>
        <w:rPr>
          <w:rFonts w:hint="eastAsia"/>
          <w:b/>
        </w:rPr>
        <w:t>Table</w:t>
      </w:r>
      <w:r w:rsidR="007A6DA2">
        <w:rPr>
          <w:b/>
        </w:rPr>
        <w:t xml:space="preserve"> 6.2.1-1</w:t>
      </w:r>
      <w:r w:rsidR="007A6DA2">
        <w:rPr>
          <w:rFonts w:cstheme="minorHAnsi"/>
          <w:b/>
        </w:rPr>
        <w:t xml:space="preserve"> </w:t>
      </w:r>
      <w:r w:rsidR="007A6DA2">
        <w:rPr>
          <w:rFonts w:cstheme="minorHAnsi" w:hint="eastAsia"/>
          <w:b/>
        </w:rPr>
        <w:t>I</w:t>
      </w:r>
      <w:r w:rsidR="003C684B">
        <w:rPr>
          <w:rFonts w:cstheme="minorHAnsi" w:hint="eastAsia"/>
          <w:b/>
        </w:rPr>
        <w:t>te</w:t>
      </w:r>
      <w:r>
        <w:rPr>
          <w:rFonts w:cstheme="minorHAnsi" w:hint="eastAsia"/>
          <w:b/>
        </w:rPr>
        <w:t>m list</w:t>
      </w:r>
      <w:r w:rsidR="00E84364" w:rsidRPr="00CE0420">
        <w:rPr>
          <w:rFonts w:cstheme="minorHAnsi" w:hint="eastAsia"/>
          <w:b/>
        </w:rPr>
        <w:t>（</w:t>
      </w:r>
      <w:r>
        <w:rPr>
          <w:rFonts w:cstheme="minorHAnsi" w:hint="eastAsia"/>
          <w:b/>
        </w:rPr>
        <w:t>interface information</w:t>
      </w:r>
      <w:r w:rsidR="00E84364" w:rsidRPr="00CE0420">
        <w:rPr>
          <w:rFonts w:cstheme="minorHAnsi" w:hint="eastAsia"/>
          <w:b/>
        </w:rPr>
        <w:t>）</w:t>
      </w:r>
    </w:p>
    <w:tbl>
      <w:tblPr>
        <w:tblStyle w:val="ab"/>
        <w:tblW w:w="9889" w:type="dxa"/>
        <w:tblLayout w:type="fixed"/>
        <w:tblLook w:val="04A0" w:firstRow="1" w:lastRow="0" w:firstColumn="1" w:lastColumn="0" w:noHBand="0" w:noVBand="1"/>
      </w:tblPr>
      <w:tblGrid>
        <w:gridCol w:w="990"/>
        <w:gridCol w:w="990"/>
        <w:gridCol w:w="4224"/>
        <w:gridCol w:w="1021"/>
        <w:gridCol w:w="992"/>
        <w:gridCol w:w="1672"/>
      </w:tblGrid>
      <w:tr w:rsidR="00E84364" w:rsidRPr="00CE0420" w14:paraId="192BE6E9" w14:textId="77777777" w:rsidTr="00907C2A">
        <w:trPr>
          <w:tblHeader/>
        </w:trPr>
        <w:tc>
          <w:tcPr>
            <w:tcW w:w="1980" w:type="dxa"/>
            <w:gridSpan w:val="2"/>
            <w:shd w:val="clear" w:color="auto" w:fill="002B62"/>
          </w:tcPr>
          <w:p w14:paraId="5BE058DC" w14:textId="47F76DE2" w:rsidR="00E84364" w:rsidRPr="00CE0420" w:rsidRDefault="00322B93" w:rsidP="005900EF">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Item</w:t>
            </w:r>
          </w:p>
        </w:tc>
        <w:tc>
          <w:tcPr>
            <w:tcW w:w="4224" w:type="dxa"/>
            <w:shd w:val="clear" w:color="auto" w:fill="002B62"/>
          </w:tcPr>
          <w:p w14:paraId="48BDC976" w14:textId="17102CBC" w:rsidR="00E84364" w:rsidRPr="00CE0420" w:rsidRDefault="00322B93" w:rsidP="005900EF">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Description</w:t>
            </w:r>
          </w:p>
        </w:tc>
        <w:tc>
          <w:tcPr>
            <w:tcW w:w="1021" w:type="dxa"/>
            <w:shd w:val="clear" w:color="auto" w:fill="002B62"/>
          </w:tcPr>
          <w:p w14:paraId="33E69008" w14:textId="50470C29" w:rsidR="00E84364" w:rsidRPr="00CE0420" w:rsidRDefault="00322B93" w:rsidP="005900EF">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Input</w:t>
            </w:r>
          </w:p>
          <w:p w14:paraId="2F30466B" w14:textId="1AEA42F1" w:rsidR="00E84364" w:rsidRPr="00CE0420" w:rsidRDefault="00322B93" w:rsidP="005900EF">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required</w:t>
            </w:r>
          </w:p>
        </w:tc>
        <w:tc>
          <w:tcPr>
            <w:tcW w:w="992" w:type="dxa"/>
            <w:shd w:val="clear" w:color="auto" w:fill="002B62"/>
          </w:tcPr>
          <w:p w14:paraId="6A0A4398" w14:textId="16E18477" w:rsidR="00E84364" w:rsidRPr="00CE0420" w:rsidRDefault="00322B93" w:rsidP="005900EF">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Input</w:t>
            </w:r>
            <w:r w:rsidR="00850734">
              <w:rPr>
                <w:rFonts w:cstheme="minorHAnsi"/>
                <w:b/>
                <w:color w:val="FFFFFF" w:themeColor="background1"/>
                <w:sz w:val="18"/>
                <w:szCs w:val="18"/>
              </w:rPr>
              <w:t xml:space="preserve"> </w:t>
            </w:r>
            <w:r>
              <w:rPr>
                <w:rFonts w:cstheme="minorHAnsi" w:hint="eastAsia"/>
                <w:b/>
                <w:color w:val="FFFFFF" w:themeColor="background1"/>
                <w:sz w:val="18"/>
                <w:szCs w:val="18"/>
              </w:rPr>
              <w:t>type</w:t>
            </w:r>
          </w:p>
        </w:tc>
        <w:tc>
          <w:tcPr>
            <w:tcW w:w="1672" w:type="dxa"/>
            <w:shd w:val="clear" w:color="auto" w:fill="002B62"/>
          </w:tcPr>
          <w:p w14:paraId="26D01E6C" w14:textId="6944C66F" w:rsidR="00E84364" w:rsidRPr="00CE0420" w:rsidRDefault="00322B93" w:rsidP="005900EF">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Restri</w:t>
            </w:r>
            <w:r>
              <w:rPr>
                <w:rFonts w:cstheme="minorHAnsi"/>
                <w:b/>
                <w:color w:val="FFFFFF" w:themeColor="background1"/>
                <w:sz w:val="18"/>
                <w:szCs w:val="18"/>
              </w:rPr>
              <w:t>ction</w:t>
            </w:r>
          </w:p>
        </w:tc>
      </w:tr>
      <w:tr w:rsidR="00E77474" w:rsidRPr="00CE0420" w14:paraId="4BB89C53" w14:textId="77777777" w:rsidTr="00907C2A">
        <w:tc>
          <w:tcPr>
            <w:tcW w:w="1980" w:type="dxa"/>
            <w:gridSpan w:val="2"/>
          </w:tcPr>
          <w:p w14:paraId="53F8EF3E" w14:textId="537411EF" w:rsidR="00E77474" w:rsidRPr="00407C72" w:rsidRDefault="009B412C" w:rsidP="00E77474">
            <w:pPr>
              <w:pStyle w:val="aff"/>
            </w:pPr>
            <w:r>
              <w:rPr>
                <w:rFonts w:hint="eastAsia"/>
              </w:rPr>
              <w:t>H</w:t>
            </w:r>
            <w:r>
              <w:t>ostname</w:t>
            </w:r>
          </w:p>
        </w:tc>
        <w:tc>
          <w:tcPr>
            <w:tcW w:w="4224" w:type="dxa"/>
          </w:tcPr>
          <w:p w14:paraId="0FFEF39F" w14:textId="1479B5DC" w:rsidR="009B412C" w:rsidRPr="00407C72" w:rsidRDefault="00161C0E" w:rsidP="000A4345">
            <w:pPr>
              <w:pStyle w:val="aff"/>
              <w:jc w:val="left"/>
            </w:pPr>
            <w:r w:rsidRPr="00161C0E">
              <w:t xml:space="preserve">Enter hostname for </w:t>
            </w:r>
            <w:proofErr w:type="spellStart"/>
            <w:r w:rsidRPr="00161C0E">
              <w:t>Terraporrm</w:t>
            </w:r>
            <w:proofErr w:type="spellEnd"/>
            <w:r w:rsidRPr="00161C0E">
              <w:t xml:space="preserve"> Enterprise,</w:t>
            </w:r>
            <w:r>
              <w:t xml:space="preserve"> w</w:t>
            </w:r>
            <w:r w:rsidR="000A4345">
              <w:t xml:space="preserve">hich </w:t>
            </w:r>
            <w:r w:rsidR="00272850">
              <w:rPr>
                <w:rFonts w:ascii="Helvetica" w:hAnsi="Helvetica" w:cs="Helvetica"/>
                <w:color w:val="000000"/>
                <w:szCs w:val="18"/>
                <w:shd w:val="clear" w:color="auto" w:fill="F5F5F5"/>
              </w:rPr>
              <w:t>t</w:t>
            </w:r>
            <w:r w:rsidR="00272850" w:rsidRPr="00272850">
              <w:rPr>
                <w:rFonts w:ascii="Helvetica" w:hAnsi="Helvetica" w:cs="Helvetica"/>
                <w:color w:val="000000"/>
                <w:szCs w:val="18"/>
                <w:shd w:val="clear" w:color="auto" w:fill="F5F5F5"/>
              </w:rPr>
              <w:t>he target for link with the ITA system</w:t>
            </w:r>
            <w:r w:rsidR="00272850">
              <w:rPr>
                <w:rFonts w:ascii="Helvetica" w:hAnsi="Helvetica" w:cs="Helvetica"/>
                <w:color w:val="000000"/>
                <w:szCs w:val="18"/>
                <w:shd w:val="clear" w:color="auto" w:fill="F5F5F5"/>
              </w:rPr>
              <w:t>.</w:t>
            </w:r>
          </w:p>
        </w:tc>
        <w:tc>
          <w:tcPr>
            <w:tcW w:w="1021" w:type="dxa"/>
          </w:tcPr>
          <w:p w14:paraId="42D4C2EC" w14:textId="48EA73EE" w:rsidR="00E77474" w:rsidRPr="00407C72" w:rsidRDefault="00E77474" w:rsidP="00E77474">
            <w:pPr>
              <w:pStyle w:val="aff"/>
              <w:jc w:val="center"/>
            </w:pPr>
            <w:r w:rsidRPr="00407C72">
              <w:rPr>
                <w:rFonts w:hint="eastAsia"/>
              </w:rPr>
              <w:t>○</w:t>
            </w:r>
          </w:p>
        </w:tc>
        <w:tc>
          <w:tcPr>
            <w:tcW w:w="992" w:type="dxa"/>
          </w:tcPr>
          <w:p w14:paraId="7746BF5B" w14:textId="40C9AEBB" w:rsidR="00E77474" w:rsidRPr="00407C72" w:rsidRDefault="000C5D1B" w:rsidP="00E77474">
            <w:pPr>
              <w:pStyle w:val="aff"/>
            </w:pPr>
            <w:proofErr w:type="spellStart"/>
            <w:r>
              <w:rPr>
                <w:rFonts w:hint="eastAsia"/>
              </w:rPr>
              <w:t>Menu</w:t>
            </w:r>
            <w:r w:rsidR="00E93377">
              <w:rPr>
                <w:rFonts w:hint="eastAsia"/>
              </w:rPr>
              <w:t>al</w:t>
            </w:r>
            <w:proofErr w:type="spellEnd"/>
            <w:r w:rsidR="00665593">
              <w:rPr>
                <w:rFonts w:hint="eastAsia"/>
              </w:rPr>
              <w:t xml:space="preserve">　</w:t>
            </w:r>
            <w:r w:rsidR="00665593">
              <w:rPr>
                <w:rFonts w:hint="eastAsia"/>
              </w:rPr>
              <w:t>input</w:t>
            </w:r>
          </w:p>
        </w:tc>
        <w:tc>
          <w:tcPr>
            <w:tcW w:w="1672" w:type="dxa"/>
          </w:tcPr>
          <w:p w14:paraId="70280E47" w14:textId="1249A702" w:rsidR="00E77474" w:rsidRPr="00407C72" w:rsidRDefault="00E93377" w:rsidP="005F692D">
            <w:pPr>
              <w:pStyle w:val="aff"/>
              <w:jc w:val="left"/>
            </w:pPr>
            <w:r>
              <w:rPr>
                <w:rFonts w:hint="eastAsia"/>
              </w:rPr>
              <w:t>Maxi</w:t>
            </w:r>
            <w:r w:rsidR="00322B93">
              <w:rPr>
                <w:rFonts w:hint="eastAsia"/>
              </w:rPr>
              <w:t xml:space="preserve">mum length </w:t>
            </w:r>
            <w:r w:rsidR="00322B93">
              <w:t>256 bytes</w:t>
            </w:r>
          </w:p>
        </w:tc>
      </w:tr>
      <w:tr w:rsidR="00362E55" w:rsidRPr="00CE0420" w14:paraId="2B93B20A" w14:textId="77777777" w:rsidTr="00907C2A">
        <w:tc>
          <w:tcPr>
            <w:tcW w:w="1980" w:type="dxa"/>
            <w:gridSpan w:val="2"/>
          </w:tcPr>
          <w:p w14:paraId="7D6F6771" w14:textId="30102561" w:rsidR="00362E55" w:rsidRPr="00CE0420" w:rsidRDefault="009B412C" w:rsidP="00362E55">
            <w:pPr>
              <w:pStyle w:val="aff"/>
            </w:pPr>
            <w:r>
              <w:rPr>
                <w:rFonts w:hint="eastAsia"/>
              </w:rPr>
              <w:t>User Token</w:t>
            </w:r>
          </w:p>
        </w:tc>
        <w:tc>
          <w:tcPr>
            <w:tcW w:w="4224" w:type="dxa"/>
          </w:tcPr>
          <w:p w14:paraId="35E05C80" w14:textId="3770C579" w:rsidR="00362E55" w:rsidRPr="00362E55" w:rsidRDefault="00C22546" w:rsidP="00776054">
            <w:pPr>
              <w:pStyle w:val="aff"/>
            </w:pPr>
            <w:r>
              <w:t>Enter the User Token issu</w:t>
            </w:r>
            <w:r w:rsidRPr="00C22546">
              <w:t>ed by User S</w:t>
            </w:r>
            <w:r>
              <w:t xml:space="preserve">ettings in </w:t>
            </w:r>
            <w:r w:rsidR="003C684B">
              <w:t>Terraform</w:t>
            </w:r>
            <w:r w:rsidR="00E93377" w:rsidRPr="00E93377">
              <w:t>.</w:t>
            </w:r>
          </w:p>
        </w:tc>
        <w:tc>
          <w:tcPr>
            <w:tcW w:w="1021" w:type="dxa"/>
          </w:tcPr>
          <w:p w14:paraId="7B497D7A" w14:textId="482F708A" w:rsidR="00362E55" w:rsidRPr="00CE0420" w:rsidRDefault="00362E55" w:rsidP="00362E55">
            <w:pPr>
              <w:pStyle w:val="aff"/>
              <w:jc w:val="center"/>
              <w:rPr>
                <w:rFonts w:cstheme="minorHAnsi"/>
                <w:color w:val="000000"/>
                <w:szCs w:val="18"/>
                <w:shd w:val="clear" w:color="auto" w:fill="FFFFFF"/>
              </w:rPr>
            </w:pPr>
            <w:r w:rsidRPr="00CE0420">
              <w:rPr>
                <w:rFonts w:hint="eastAsia"/>
              </w:rPr>
              <w:t>○</w:t>
            </w:r>
          </w:p>
        </w:tc>
        <w:tc>
          <w:tcPr>
            <w:tcW w:w="992" w:type="dxa"/>
          </w:tcPr>
          <w:p w14:paraId="4D5FAF80" w14:textId="20743887" w:rsidR="00362E55" w:rsidRPr="00CE0420" w:rsidRDefault="000C5D1B" w:rsidP="00362E55">
            <w:pPr>
              <w:pStyle w:val="aff"/>
            </w:pPr>
            <w:proofErr w:type="spellStart"/>
            <w:r>
              <w:rPr>
                <w:rFonts w:hint="eastAsia"/>
              </w:rPr>
              <w:t>Menu</w:t>
            </w:r>
            <w:r w:rsidR="00E93377">
              <w:rPr>
                <w:rFonts w:hint="eastAsia"/>
              </w:rPr>
              <w:t>al</w:t>
            </w:r>
            <w:proofErr w:type="spellEnd"/>
            <w:r w:rsidR="00665593">
              <w:t xml:space="preserve"> input</w:t>
            </w:r>
          </w:p>
        </w:tc>
        <w:tc>
          <w:tcPr>
            <w:tcW w:w="1672" w:type="dxa"/>
          </w:tcPr>
          <w:p w14:paraId="6ADC96D7" w14:textId="32AD6448" w:rsidR="00362E55" w:rsidRPr="00CE0420" w:rsidRDefault="00E93377" w:rsidP="00665593">
            <w:pPr>
              <w:pStyle w:val="aff"/>
              <w:jc w:val="left"/>
            </w:pPr>
            <w:r>
              <w:rPr>
                <w:rFonts w:hint="eastAsia"/>
              </w:rPr>
              <w:t xml:space="preserve">Maximum length </w:t>
            </w:r>
            <w:r>
              <w:t>256 bytes</w:t>
            </w:r>
          </w:p>
        </w:tc>
      </w:tr>
      <w:tr w:rsidR="003C684B" w:rsidRPr="00CE0420" w14:paraId="6D284AAA" w14:textId="77777777" w:rsidTr="000A154F">
        <w:tc>
          <w:tcPr>
            <w:tcW w:w="990" w:type="dxa"/>
            <w:vMerge w:val="restart"/>
          </w:tcPr>
          <w:p w14:paraId="437AD58D" w14:textId="17C4765E" w:rsidR="003C684B" w:rsidRDefault="003C684B" w:rsidP="00BC7B0F">
            <w:pPr>
              <w:pStyle w:val="aff"/>
              <w:jc w:val="left"/>
            </w:pPr>
            <w:r>
              <w:rPr>
                <w:rFonts w:hint="eastAsia"/>
              </w:rPr>
              <w:t>Proxy</w:t>
            </w:r>
          </w:p>
        </w:tc>
        <w:tc>
          <w:tcPr>
            <w:tcW w:w="990" w:type="dxa"/>
          </w:tcPr>
          <w:p w14:paraId="011B7D84" w14:textId="30B4D85C" w:rsidR="003C684B" w:rsidRDefault="003C684B" w:rsidP="00BC7B0F">
            <w:pPr>
              <w:pStyle w:val="aff"/>
              <w:jc w:val="left"/>
            </w:pPr>
            <w:r>
              <w:rPr>
                <w:rFonts w:hint="eastAsia"/>
              </w:rPr>
              <w:t>Address</w:t>
            </w:r>
          </w:p>
        </w:tc>
        <w:tc>
          <w:tcPr>
            <w:tcW w:w="4224" w:type="dxa"/>
          </w:tcPr>
          <w:p w14:paraId="2C4A9AD8" w14:textId="7639C74C" w:rsidR="000A154F" w:rsidRDefault="000A154F" w:rsidP="000A154F">
            <w:pPr>
              <w:pStyle w:val="aff"/>
              <w:jc w:val="left"/>
            </w:pPr>
            <w:r>
              <w:t>Input the Proxy server address.</w:t>
            </w:r>
          </w:p>
          <w:p w14:paraId="16AAF3DE" w14:textId="45230ECF" w:rsidR="003C684B" w:rsidRDefault="000A154F" w:rsidP="000A154F">
            <w:pPr>
              <w:pStyle w:val="aff"/>
              <w:jc w:val="left"/>
            </w:pPr>
            <w:r>
              <w:t>If ITA is under a Proxy environment, you might need to configure it to connect to Terraform.</w:t>
            </w:r>
          </w:p>
        </w:tc>
        <w:tc>
          <w:tcPr>
            <w:tcW w:w="1021" w:type="dxa"/>
          </w:tcPr>
          <w:p w14:paraId="375A46FE" w14:textId="77777777" w:rsidR="003C684B" w:rsidRPr="00CE0420" w:rsidRDefault="003C684B" w:rsidP="00362E55">
            <w:pPr>
              <w:pStyle w:val="aff"/>
              <w:jc w:val="center"/>
            </w:pPr>
          </w:p>
        </w:tc>
        <w:tc>
          <w:tcPr>
            <w:tcW w:w="992" w:type="dxa"/>
          </w:tcPr>
          <w:p w14:paraId="1D625E39" w14:textId="69AA11FF" w:rsidR="003C684B" w:rsidRDefault="000C5D1B" w:rsidP="00362E55">
            <w:pPr>
              <w:pStyle w:val="aff"/>
            </w:pPr>
            <w:proofErr w:type="spellStart"/>
            <w:r>
              <w:rPr>
                <w:rFonts w:hint="eastAsia"/>
              </w:rPr>
              <w:t>Menu</w:t>
            </w:r>
            <w:r w:rsidR="003C684B">
              <w:rPr>
                <w:rFonts w:hint="eastAsia"/>
              </w:rPr>
              <w:t>al</w:t>
            </w:r>
            <w:proofErr w:type="spellEnd"/>
            <w:r w:rsidR="003C684B">
              <w:rPr>
                <w:rFonts w:hint="eastAsia"/>
              </w:rPr>
              <w:t xml:space="preserve"> input</w:t>
            </w:r>
          </w:p>
        </w:tc>
        <w:tc>
          <w:tcPr>
            <w:tcW w:w="1672" w:type="dxa"/>
          </w:tcPr>
          <w:p w14:paraId="61C567B4" w14:textId="77777777" w:rsidR="003C684B" w:rsidRDefault="003C684B" w:rsidP="00665593">
            <w:pPr>
              <w:pStyle w:val="aff"/>
              <w:jc w:val="left"/>
            </w:pPr>
          </w:p>
        </w:tc>
      </w:tr>
      <w:tr w:rsidR="003C684B" w:rsidRPr="00CE0420" w14:paraId="3EDC3A7A" w14:textId="77777777" w:rsidTr="000A154F">
        <w:tc>
          <w:tcPr>
            <w:tcW w:w="990" w:type="dxa"/>
            <w:vMerge/>
          </w:tcPr>
          <w:p w14:paraId="44547E28" w14:textId="77777777" w:rsidR="003C684B" w:rsidRDefault="003C684B" w:rsidP="00BC7B0F">
            <w:pPr>
              <w:pStyle w:val="aff"/>
              <w:jc w:val="left"/>
            </w:pPr>
          </w:p>
        </w:tc>
        <w:tc>
          <w:tcPr>
            <w:tcW w:w="990" w:type="dxa"/>
          </w:tcPr>
          <w:p w14:paraId="3250CE42" w14:textId="5A1E3D8A" w:rsidR="003C684B" w:rsidRDefault="003C684B" w:rsidP="00BC7B0F">
            <w:pPr>
              <w:pStyle w:val="aff"/>
              <w:jc w:val="left"/>
            </w:pPr>
            <w:r>
              <w:rPr>
                <w:rFonts w:hint="eastAsia"/>
              </w:rPr>
              <w:t>Port</w:t>
            </w:r>
          </w:p>
        </w:tc>
        <w:tc>
          <w:tcPr>
            <w:tcW w:w="4224" w:type="dxa"/>
          </w:tcPr>
          <w:p w14:paraId="61AEE9D8" w14:textId="790D01CE" w:rsidR="000A154F" w:rsidRDefault="000A154F" w:rsidP="000A154F">
            <w:pPr>
              <w:pStyle w:val="aff"/>
              <w:jc w:val="left"/>
            </w:pPr>
            <w:r>
              <w:t>Input the Proxy server port.</w:t>
            </w:r>
          </w:p>
          <w:p w14:paraId="6105776B" w14:textId="0E4DF464" w:rsidR="003C684B" w:rsidRDefault="000A154F" w:rsidP="000A154F">
            <w:pPr>
              <w:pStyle w:val="aff"/>
              <w:jc w:val="left"/>
            </w:pPr>
            <w:r>
              <w:t>If ITA is under a Proxy environment, you might need to configure it to connect to Terraform.</w:t>
            </w:r>
          </w:p>
        </w:tc>
        <w:tc>
          <w:tcPr>
            <w:tcW w:w="1021" w:type="dxa"/>
          </w:tcPr>
          <w:p w14:paraId="29C31B9D" w14:textId="77777777" w:rsidR="003C684B" w:rsidRPr="00CE0420" w:rsidRDefault="003C684B" w:rsidP="00362E55">
            <w:pPr>
              <w:pStyle w:val="aff"/>
              <w:jc w:val="center"/>
            </w:pPr>
          </w:p>
        </w:tc>
        <w:tc>
          <w:tcPr>
            <w:tcW w:w="992" w:type="dxa"/>
          </w:tcPr>
          <w:p w14:paraId="3D072469" w14:textId="46F4CDE9" w:rsidR="003C684B" w:rsidRDefault="000C5D1B" w:rsidP="00362E55">
            <w:pPr>
              <w:pStyle w:val="aff"/>
            </w:pPr>
            <w:proofErr w:type="spellStart"/>
            <w:r>
              <w:rPr>
                <w:rFonts w:hint="eastAsia"/>
              </w:rPr>
              <w:t>Menu</w:t>
            </w:r>
            <w:r w:rsidR="003C684B">
              <w:rPr>
                <w:rFonts w:hint="eastAsia"/>
              </w:rPr>
              <w:t>al</w:t>
            </w:r>
            <w:proofErr w:type="spellEnd"/>
            <w:r w:rsidR="003C684B">
              <w:rPr>
                <w:rFonts w:hint="eastAsia"/>
              </w:rPr>
              <w:t xml:space="preserve"> input</w:t>
            </w:r>
          </w:p>
        </w:tc>
        <w:tc>
          <w:tcPr>
            <w:tcW w:w="1672" w:type="dxa"/>
          </w:tcPr>
          <w:p w14:paraId="560CA9D5" w14:textId="77777777" w:rsidR="003C684B" w:rsidRDefault="003C684B" w:rsidP="00665593">
            <w:pPr>
              <w:pStyle w:val="aff"/>
              <w:jc w:val="left"/>
            </w:pPr>
          </w:p>
        </w:tc>
      </w:tr>
      <w:tr w:rsidR="00362E55" w:rsidRPr="00CE0420" w14:paraId="74B01241" w14:textId="77777777" w:rsidTr="00907C2A">
        <w:tc>
          <w:tcPr>
            <w:tcW w:w="1980" w:type="dxa"/>
            <w:gridSpan w:val="2"/>
          </w:tcPr>
          <w:p w14:paraId="4A99DF0C" w14:textId="7F0C1FE1" w:rsidR="00362E55" w:rsidRPr="00CE0420" w:rsidRDefault="000F5854" w:rsidP="00BC7B0F">
            <w:pPr>
              <w:pStyle w:val="aff"/>
              <w:jc w:val="left"/>
            </w:pPr>
            <w:r>
              <w:t>Condition observation period</w:t>
            </w:r>
            <w:r w:rsidR="00A90D01">
              <w:t xml:space="preserve"> </w:t>
            </w:r>
            <w:r w:rsidR="00A90D01" w:rsidRPr="00A90D01">
              <w:t>(</w:t>
            </w:r>
            <w:r w:rsidR="00A90D01">
              <w:t>Unit</w:t>
            </w:r>
            <w:r w:rsidR="00A90D01" w:rsidRPr="00A90D01">
              <w:t xml:space="preserve"> </w:t>
            </w:r>
            <w:proofErr w:type="spellStart"/>
            <w:r w:rsidR="00A90D01" w:rsidRPr="00A90D01">
              <w:t>milli</w:t>
            </w:r>
            <w:proofErr w:type="spellEnd"/>
            <w:r w:rsidR="00BC7B0F">
              <w:t xml:space="preserve"> </w:t>
            </w:r>
            <w:r>
              <w:t>second</w:t>
            </w:r>
            <w:r w:rsidR="00A90D01" w:rsidRPr="00A90D01">
              <w:t>)</w:t>
            </w:r>
          </w:p>
        </w:tc>
        <w:tc>
          <w:tcPr>
            <w:tcW w:w="4224" w:type="dxa"/>
          </w:tcPr>
          <w:p w14:paraId="0C0E9F3D" w14:textId="7484FAB3" w:rsidR="00362E55" w:rsidRPr="00CE0420" w:rsidRDefault="005700DD" w:rsidP="005700DD">
            <w:pPr>
              <w:pStyle w:val="aff"/>
              <w:jc w:val="left"/>
            </w:pPr>
            <w:r>
              <w:t>Enter the refresh space</w:t>
            </w:r>
            <w:r w:rsidRPr="005700DD">
              <w:t xml:space="preserve"> for the log displayed in</w:t>
            </w:r>
            <w:r w:rsidR="00E6525D">
              <w:t xml:space="preserve"> "</w:t>
            </w:r>
            <w:r w:rsidR="002B732B">
              <w:rPr>
                <w:u w:val="single"/>
              </w:rPr>
              <w:t>6.2.14</w:t>
            </w:r>
            <w:r w:rsidR="00E6525D" w:rsidRPr="00310F4F">
              <w:rPr>
                <w:u w:val="single"/>
              </w:rPr>
              <w:t xml:space="preserve"> Check operation</w:t>
            </w:r>
            <w:r w:rsidR="00485689" w:rsidRPr="00310F4F">
              <w:rPr>
                <w:u w:val="single"/>
              </w:rPr>
              <w:t xml:space="preserve"> status</w:t>
            </w:r>
            <w:r w:rsidR="00D23E8A">
              <w:t xml:space="preserve">". </w:t>
            </w:r>
            <w:proofErr w:type="spellStart"/>
            <w:r w:rsidR="00D23E8A">
              <w:t>Usally</w:t>
            </w:r>
            <w:proofErr w:type="spellEnd"/>
            <w:r w:rsidR="00485689" w:rsidRPr="00485689">
              <w:t>, about 3000 milliseconds is the recommended value.</w:t>
            </w:r>
          </w:p>
        </w:tc>
        <w:tc>
          <w:tcPr>
            <w:tcW w:w="1021" w:type="dxa"/>
          </w:tcPr>
          <w:p w14:paraId="27FF8C67" w14:textId="77777777" w:rsidR="00362E55" w:rsidRPr="00CE0420" w:rsidRDefault="00362E55" w:rsidP="00362E55">
            <w:pPr>
              <w:pStyle w:val="aff"/>
              <w:jc w:val="center"/>
            </w:pPr>
            <w:r w:rsidRPr="00CE0420">
              <w:rPr>
                <w:rFonts w:hint="eastAsia"/>
              </w:rPr>
              <w:t>○</w:t>
            </w:r>
          </w:p>
        </w:tc>
        <w:tc>
          <w:tcPr>
            <w:tcW w:w="992" w:type="dxa"/>
          </w:tcPr>
          <w:p w14:paraId="11BA0976" w14:textId="79DFD008" w:rsidR="00362E55" w:rsidRPr="00CE0420" w:rsidRDefault="000C5D1B" w:rsidP="00362E55">
            <w:pPr>
              <w:pStyle w:val="aff"/>
            </w:pPr>
            <w:proofErr w:type="spellStart"/>
            <w:r>
              <w:rPr>
                <w:rFonts w:hint="eastAsia"/>
              </w:rPr>
              <w:t>Menu</w:t>
            </w:r>
            <w:r w:rsidR="00E93377">
              <w:rPr>
                <w:rFonts w:hint="eastAsia"/>
              </w:rPr>
              <w:t>al</w:t>
            </w:r>
            <w:proofErr w:type="spellEnd"/>
            <w:r w:rsidR="00665593">
              <w:t xml:space="preserve"> input</w:t>
            </w:r>
          </w:p>
        </w:tc>
        <w:tc>
          <w:tcPr>
            <w:tcW w:w="1672" w:type="dxa"/>
          </w:tcPr>
          <w:p w14:paraId="2909B6A1" w14:textId="25AB9237" w:rsidR="00362E55" w:rsidRPr="00CE0420" w:rsidRDefault="005C7782" w:rsidP="00665593">
            <w:pPr>
              <w:pStyle w:val="aff"/>
              <w:jc w:val="left"/>
            </w:pPr>
            <w:r>
              <w:rPr>
                <w:rFonts w:hint="eastAsia"/>
              </w:rPr>
              <w:t>M</w:t>
            </w:r>
            <w:r>
              <w:t xml:space="preserve">inimum value 1000 </w:t>
            </w:r>
            <w:proofErr w:type="spellStart"/>
            <w:r>
              <w:t>ms</w:t>
            </w:r>
            <w:proofErr w:type="spellEnd"/>
          </w:p>
        </w:tc>
      </w:tr>
      <w:tr w:rsidR="00362E55" w:rsidRPr="00CE0420" w14:paraId="4D7DB34E" w14:textId="77777777" w:rsidTr="00907C2A">
        <w:tc>
          <w:tcPr>
            <w:tcW w:w="1980" w:type="dxa"/>
            <w:gridSpan w:val="2"/>
          </w:tcPr>
          <w:p w14:paraId="21B94AAA" w14:textId="13A6A8EA" w:rsidR="00362E55" w:rsidRPr="00CE0420" w:rsidRDefault="0082290C" w:rsidP="00680F57">
            <w:pPr>
              <w:pStyle w:val="aff"/>
              <w:jc w:val="left"/>
            </w:pPr>
            <w:r w:rsidRPr="0082290C">
              <w:t>Number of</w:t>
            </w:r>
            <w:r>
              <w:t xml:space="preserve"> lines</w:t>
            </w:r>
            <w:r w:rsidRPr="0082290C">
              <w:t xml:space="preserve"> progress status displayed</w:t>
            </w:r>
          </w:p>
        </w:tc>
        <w:tc>
          <w:tcPr>
            <w:tcW w:w="4224" w:type="dxa"/>
          </w:tcPr>
          <w:p w14:paraId="5C7229C2" w14:textId="215E5ACD" w:rsidR="00362E55" w:rsidRPr="00CE0420" w:rsidRDefault="003E04F9" w:rsidP="00433665">
            <w:pPr>
              <w:pStyle w:val="aff"/>
              <w:jc w:val="left"/>
            </w:pPr>
            <w:r w:rsidRPr="003E04F9">
              <w:t xml:space="preserve">Enter the maximum number </w:t>
            </w:r>
            <w:r w:rsidR="001A3B88">
              <w:t xml:space="preserve">of lines to be displayed in the </w:t>
            </w:r>
            <w:r w:rsidRPr="003E04F9">
              <w:t>progress log and error log in "</w:t>
            </w:r>
            <w:r w:rsidR="002B732B">
              <w:rPr>
                <w:u w:val="single"/>
              </w:rPr>
              <w:t>6.2.14</w:t>
            </w:r>
            <w:r w:rsidRPr="00310F4F">
              <w:rPr>
                <w:u w:val="single"/>
              </w:rPr>
              <w:t xml:space="preserve"> </w:t>
            </w:r>
            <w:r w:rsidR="00E6525D" w:rsidRPr="00310F4F">
              <w:rPr>
                <w:u w:val="single"/>
              </w:rPr>
              <w:t>Check operation status</w:t>
            </w:r>
            <w:r w:rsidR="00E6525D">
              <w:t xml:space="preserve"> </w:t>
            </w:r>
            <w:r>
              <w:t>".</w:t>
            </w:r>
            <w:r w:rsidR="00433665">
              <w:t xml:space="preserve"> </w:t>
            </w:r>
            <w:proofErr w:type="spellStart"/>
            <w:r w:rsidR="00433665">
              <w:t>Usally</w:t>
            </w:r>
            <w:proofErr w:type="spellEnd"/>
            <w:r w:rsidRPr="003E04F9">
              <w:t>, about 1000 lines is the recommended value.</w:t>
            </w:r>
          </w:p>
        </w:tc>
        <w:tc>
          <w:tcPr>
            <w:tcW w:w="1021" w:type="dxa"/>
          </w:tcPr>
          <w:p w14:paraId="22B8D4B1" w14:textId="77777777" w:rsidR="00362E55" w:rsidRPr="00CE0420" w:rsidRDefault="00362E55" w:rsidP="00362E55">
            <w:pPr>
              <w:pStyle w:val="aff"/>
              <w:jc w:val="center"/>
            </w:pPr>
            <w:r w:rsidRPr="00CE0420">
              <w:rPr>
                <w:rFonts w:hint="eastAsia"/>
              </w:rPr>
              <w:t>○</w:t>
            </w:r>
          </w:p>
        </w:tc>
        <w:tc>
          <w:tcPr>
            <w:tcW w:w="992" w:type="dxa"/>
          </w:tcPr>
          <w:p w14:paraId="27C43C48" w14:textId="263010DA" w:rsidR="00362E55" w:rsidRPr="00CE0420" w:rsidRDefault="000C5D1B" w:rsidP="00362E55">
            <w:pPr>
              <w:pStyle w:val="aff"/>
            </w:pPr>
            <w:proofErr w:type="spellStart"/>
            <w:r>
              <w:rPr>
                <w:rFonts w:hint="eastAsia"/>
              </w:rPr>
              <w:t>Menu</w:t>
            </w:r>
            <w:r w:rsidR="00E93377">
              <w:rPr>
                <w:rFonts w:hint="eastAsia"/>
              </w:rPr>
              <w:t>al</w:t>
            </w:r>
            <w:proofErr w:type="spellEnd"/>
            <w:r w:rsidR="00665593">
              <w:t xml:space="preserve"> input</w:t>
            </w:r>
          </w:p>
        </w:tc>
        <w:tc>
          <w:tcPr>
            <w:tcW w:w="1672" w:type="dxa"/>
          </w:tcPr>
          <w:p w14:paraId="2E494F8D" w14:textId="77777777" w:rsidR="00362E55" w:rsidRPr="00CE0420" w:rsidRDefault="00362E55" w:rsidP="00362E55">
            <w:pPr>
              <w:pStyle w:val="aff"/>
            </w:pPr>
            <w:r w:rsidRPr="00CE0420">
              <w:rPr>
                <w:rFonts w:hint="eastAsia"/>
              </w:rPr>
              <w:t>-</w:t>
            </w:r>
          </w:p>
        </w:tc>
      </w:tr>
      <w:tr w:rsidR="001D41C8" w:rsidRPr="00CE0420" w14:paraId="4C45F9F0" w14:textId="77777777" w:rsidTr="00907C2A">
        <w:tc>
          <w:tcPr>
            <w:tcW w:w="1980" w:type="dxa"/>
            <w:gridSpan w:val="2"/>
          </w:tcPr>
          <w:p w14:paraId="5EC30959" w14:textId="738026F4" w:rsidR="001D41C8" w:rsidRPr="00485689" w:rsidRDefault="001D41C8" w:rsidP="00362E55">
            <w:pPr>
              <w:pStyle w:val="aff"/>
            </w:pPr>
            <w:r w:rsidRPr="001D41C8">
              <w:t>NULL link</w:t>
            </w:r>
          </w:p>
        </w:tc>
        <w:tc>
          <w:tcPr>
            <w:tcW w:w="4224" w:type="dxa"/>
          </w:tcPr>
          <w:p w14:paraId="6B017FF7" w14:textId="64B8899C" w:rsidR="00FC4D13" w:rsidRDefault="00FC4D13" w:rsidP="002E5281">
            <w:pPr>
              <w:pStyle w:val="aff"/>
              <w:jc w:val="left"/>
            </w:pPr>
            <w:r>
              <w:t>If the specific value of the parameter sheet in t</w:t>
            </w:r>
            <w:r w:rsidR="00656C4E">
              <w:t>he "</w:t>
            </w:r>
            <w:r w:rsidR="00BD0DC3">
              <w:t xml:space="preserve"> </w:t>
            </w:r>
            <w:r w:rsidR="00BD0DC3" w:rsidRPr="00BD0DC3">
              <w:t>Substitution value auto-registration setting</w:t>
            </w:r>
            <w:r>
              <w:t>" is NULL(blank),</w:t>
            </w:r>
            <w:r>
              <w:rPr>
                <w:rFonts w:hint="eastAsia"/>
              </w:rPr>
              <w:t xml:space="preserve"> </w:t>
            </w:r>
            <w:r>
              <w:t>users can set registrations to the list to have the value NULL(blank) or not.</w:t>
            </w:r>
          </w:p>
          <w:p w14:paraId="6BC022AB" w14:textId="70A5C32F" w:rsidR="00583041" w:rsidRDefault="00583041" w:rsidP="002E5281">
            <w:pPr>
              <w:pStyle w:val="aff"/>
              <w:jc w:val="left"/>
            </w:pPr>
            <w:r w:rsidRPr="00583041">
              <w:t>This value is applied when "NULL Link"</w:t>
            </w:r>
            <w:r w:rsidR="00BD0DC3">
              <w:t xml:space="preserve"> </w:t>
            </w:r>
            <w:r w:rsidRPr="00583041">
              <w:t>(In th</w:t>
            </w:r>
            <w:r w:rsidR="002E5281">
              <w:t xml:space="preserve">e </w:t>
            </w:r>
            <w:r w:rsidR="00BD0DC3">
              <w:t xml:space="preserve">   </w:t>
            </w:r>
            <w:r w:rsidR="00BD0DC3" w:rsidRPr="00BD0DC3">
              <w:t>Substitution value auto-registration setting</w:t>
            </w:r>
            <w:r w:rsidRPr="00583041">
              <w:t xml:space="preserve"> menu) is blank.</w:t>
            </w:r>
          </w:p>
          <w:p w14:paraId="09054890" w14:textId="57301C72" w:rsidR="001D41C8" w:rsidRDefault="001D41C8" w:rsidP="001D41C8">
            <w:pPr>
              <w:pStyle w:val="aff"/>
            </w:pPr>
            <w:r>
              <w:rPr>
                <w:rFonts w:hint="eastAsia"/>
              </w:rPr>
              <w:t xml:space="preserve">・　</w:t>
            </w:r>
            <w:r>
              <w:t>If "Enable", any value in the parameter sheet is registered in the substitution value list.</w:t>
            </w:r>
          </w:p>
          <w:p w14:paraId="7B4A7D2F" w14:textId="49EF2ACA" w:rsidR="001D41C8" w:rsidRPr="003E04F9" w:rsidRDefault="001D41C8" w:rsidP="001D41C8">
            <w:pPr>
              <w:pStyle w:val="aff"/>
            </w:pPr>
            <w:r>
              <w:rPr>
                <w:rFonts w:hint="eastAsia"/>
              </w:rPr>
              <w:t xml:space="preserve">・　</w:t>
            </w:r>
            <w:r>
              <w:t>If "Disable", the value is registered in the value list only if the parameter sheet contains a value.</w:t>
            </w:r>
          </w:p>
        </w:tc>
        <w:tc>
          <w:tcPr>
            <w:tcW w:w="1021" w:type="dxa"/>
          </w:tcPr>
          <w:p w14:paraId="73B17CD1" w14:textId="1C85C2E4" w:rsidR="001D41C8" w:rsidRPr="00CE0420" w:rsidRDefault="000A24C3" w:rsidP="00362E55">
            <w:pPr>
              <w:pStyle w:val="aff"/>
              <w:jc w:val="center"/>
            </w:pPr>
            <w:r w:rsidRPr="00CE0420">
              <w:rPr>
                <w:rFonts w:hint="eastAsia"/>
              </w:rPr>
              <w:t>○</w:t>
            </w:r>
          </w:p>
        </w:tc>
        <w:tc>
          <w:tcPr>
            <w:tcW w:w="992" w:type="dxa"/>
          </w:tcPr>
          <w:p w14:paraId="7B0E4ACB" w14:textId="68725B5E" w:rsidR="001D41C8" w:rsidRDefault="000A24C3" w:rsidP="00362E55">
            <w:pPr>
              <w:pStyle w:val="aff"/>
            </w:pPr>
            <w:r w:rsidRPr="000A24C3">
              <w:t>List selection</w:t>
            </w:r>
          </w:p>
        </w:tc>
        <w:tc>
          <w:tcPr>
            <w:tcW w:w="1672" w:type="dxa"/>
          </w:tcPr>
          <w:p w14:paraId="6E584B19" w14:textId="77777777" w:rsidR="001D41C8" w:rsidRPr="00CE0420" w:rsidRDefault="001D41C8" w:rsidP="00362E55">
            <w:pPr>
              <w:pStyle w:val="aff"/>
            </w:pPr>
          </w:p>
        </w:tc>
      </w:tr>
      <w:tr w:rsidR="00362E55" w:rsidRPr="00CE0420" w14:paraId="3082929F" w14:textId="77777777" w:rsidTr="00907C2A">
        <w:tc>
          <w:tcPr>
            <w:tcW w:w="1980" w:type="dxa"/>
            <w:gridSpan w:val="2"/>
          </w:tcPr>
          <w:p w14:paraId="6A54A46E" w14:textId="2914B90B" w:rsidR="00362E55" w:rsidRPr="00CE0420" w:rsidRDefault="003E04F9" w:rsidP="00362E55">
            <w:pPr>
              <w:pStyle w:val="aff"/>
            </w:pPr>
            <w:r>
              <w:rPr>
                <w:rFonts w:cstheme="minorHAnsi" w:hint="eastAsia"/>
                <w:color w:val="000000"/>
                <w:szCs w:val="18"/>
                <w:shd w:val="clear" w:color="auto" w:fill="FFFFFF"/>
              </w:rPr>
              <w:t>Remarks</w:t>
            </w:r>
          </w:p>
        </w:tc>
        <w:tc>
          <w:tcPr>
            <w:tcW w:w="4224" w:type="dxa"/>
          </w:tcPr>
          <w:p w14:paraId="4C34FBC8" w14:textId="19C64B8E" w:rsidR="00362E55" w:rsidRPr="00CE0420" w:rsidRDefault="003E04F9" w:rsidP="00362E55">
            <w:pPr>
              <w:pStyle w:val="aff"/>
            </w:pPr>
            <w:r>
              <w:t>Free description field.</w:t>
            </w:r>
          </w:p>
        </w:tc>
        <w:tc>
          <w:tcPr>
            <w:tcW w:w="1021" w:type="dxa"/>
          </w:tcPr>
          <w:p w14:paraId="27AC101C" w14:textId="77777777" w:rsidR="00362E55" w:rsidRPr="00CE0420" w:rsidRDefault="00362E55" w:rsidP="00362E55">
            <w:pPr>
              <w:pStyle w:val="aff"/>
              <w:jc w:val="center"/>
            </w:pPr>
            <w:r w:rsidRPr="00CE0420">
              <w:rPr>
                <w:rFonts w:cstheme="minorHAnsi" w:hint="eastAsia"/>
                <w:color w:val="000000"/>
                <w:szCs w:val="18"/>
                <w:shd w:val="clear" w:color="auto" w:fill="FFFFFF"/>
              </w:rPr>
              <w:t>-</w:t>
            </w:r>
          </w:p>
        </w:tc>
        <w:tc>
          <w:tcPr>
            <w:tcW w:w="992" w:type="dxa"/>
          </w:tcPr>
          <w:p w14:paraId="0EF2BD98" w14:textId="210ACCAA" w:rsidR="00362E55" w:rsidRPr="00CE0420" w:rsidRDefault="000C5D1B" w:rsidP="00362E55">
            <w:pPr>
              <w:pStyle w:val="aff"/>
            </w:pPr>
            <w:proofErr w:type="spellStart"/>
            <w:r>
              <w:rPr>
                <w:rFonts w:hint="eastAsia"/>
              </w:rPr>
              <w:t>Menu</w:t>
            </w:r>
            <w:r w:rsidR="00E93377">
              <w:rPr>
                <w:rFonts w:hint="eastAsia"/>
              </w:rPr>
              <w:t>al</w:t>
            </w:r>
            <w:proofErr w:type="spellEnd"/>
            <w:r w:rsidR="00D06383">
              <w:t xml:space="preserve"> input</w:t>
            </w:r>
          </w:p>
        </w:tc>
        <w:tc>
          <w:tcPr>
            <w:tcW w:w="1672" w:type="dxa"/>
          </w:tcPr>
          <w:p w14:paraId="11602545" w14:textId="416B04B2" w:rsidR="00362E55" w:rsidRPr="00CE0420" w:rsidRDefault="005C7782" w:rsidP="0036046E">
            <w:pPr>
              <w:pStyle w:val="aff"/>
              <w:jc w:val="left"/>
            </w:pPr>
            <w:r>
              <w:rPr>
                <w:rFonts w:hint="eastAsia"/>
              </w:rPr>
              <w:t xml:space="preserve">Maximum length </w:t>
            </w:r>
            <w:r>
              <w:t xml:space="preserve">4000 </w:t>
            </w:r>
            <w:r>
              <w:rPr>
                <w:rFonts w:hint="eastAsia"/>
              </w:rPr>
              <w:t>bytes</w:t>
            </w:r>
          </w:p>
        </w:tc>
      </w:tr>
    </w:tbl>
    <w:p w14:paraId="5172F902" w14:textId="77777777" w:rsidR="00CD5178" w:rsidRDefault="00CD5178">
      <w:pPr>
        <w:widowControl/>
        <w:jc w:val="left"/>
        <w:rPr>
          <w:sz w:val="18"/>
        </w:rPr>
      </w:pPr>
    </w:p>
    <w:p w14:paraId="51E99256" w14:textId="4F10C56E" w:rsidR="008228C6" w:rsidRPr="00CE0420" w:rsidRDefault="008228C6">
      <w:pPr>
        <w:widowControl/>
        <w:jc w:val="left"/>
        <w:rPr>
          <w:sz w:val="18"/>
        </w:rPr>
      </w:pPr>
      <w:r w:rsidRPr="00CE0420">
        <w:rPr>
          <w:sz w:val="18"/>
        </w:rPr>
        <w:br w:type="page"/>
      </w:r>
    </w:p>
    <w:p w14:paraId="0E599FB4" w14:textId="39C787EA" w:rsidR="00B43545" w:rsidRPr="00CD5178" w:rsidRDefault="00210AFA" w:rsidP="00B43545">
      <w:pPr>
        <w:pStyle w:val="30"/>
        <w:rPr>
          <w:rFonts w:ascii="Arial" w:hAnsi="Arial"/>
        </w:rPr>
      </w:pPr>
      <w:bookmarkStart w:id="706" w:name="_Ref47083010"/>
      <w:bookmarkStart w:id="707" w:name="_Ref47083014"/>
      <w:bookmarkStart w:id="708" w:name="_Ref47083697"/>
      <w:bookmarkStart w:id="709" w:name="_Ref47083700"/>
      <w:bookmarkStart w:id="710" w:name="_Ref47084461"/>
      <w:bookmarkStart w:id="711" w:name="_Ref47084464"/>
      <w:bookmarkStart w:id="712" w:name="_Ref47084469"/>
      <w:bookmarkStart w:id="713" w:name="Organizations管理"/>
      <w:bookmarkStart w:id="714" w:name="_Toc105604728"/>
      <w:r w:rsidRPr="00210AFA">
        <w:rPr>
          <w:rFonts w:ascii="Arial" w:hAnsi="Arial" w:hint="eastAsia"/>
        </w:rPr>
        <w:lastRenderedPageBreak/>
        <w:t>Organizations</w:t>
      </w:r>
      <w:bookmarkEnd w:id="706"/>
      <w:bookmarkEnd w:id="707"/>
      <w:bookmarkEnd w:id="708"/>
      <w:bookmarkEnd w:id="709"/>
      <w:bookmarkEnd w:id="710"/>
      <w:bookmarkEnd w:id="711"/>
      <w:bookmarkEnd w:id="712"/>
      <w:r w:rsidR="001A3B88">
        <w:rPr>
          <w:rFonts w:ascii="Arial" w:hAnsi="Arial" w:hint="eastAsia"/>
        </w:rPr>
        <w:t xml:space="preserve"> list</w:t>
      </w:r>
      <w:bookmarkEnd w:id="714"/>
    </w:p>
    <w:bookmarkEnd w:id="713"/>
    <w:p w14:paraId="315436A5" w14:textId="0A689D78" w:rsidR="00CD5178" w:rsidRDefault="00191991" w:rsidP="00682060">
      <w:pPr>
        <w:pStyle w:val="aff0"/>
        <w:numPr>
          <w:ilvl w:val="0"/>
          <w:numId w:val="29"/>
        </w:numPr>
        <w:jc w:val="left"/>
      </w:pPr>
      <w:r>
        <w:t xml:space="preserve">In </w:t>
      </w:r>
      <w:r w:rsidR="00682060">
        <w:t>“</w:t>
      </w:r>
      <w:r w:rsidR="001A3B88">
        <w:t>Organizations list</w:t>
      </w:r>
      <w:r>
        <w:t xml:space="preserve">”, </w:t>
      </w:r>
      <w:r w:rsidR="00682060">
        <w:t xml:space="preserve">performs </w:t>
      </w:r>
      <w:r w:rsidR="00B032BE">
        <w:t>maintenance (browsing</w:t>
      </w:r>
      <w:r w:rsidR="001A3B88" w:rsidRPr="001A3B88">
        <w:t>/registration/update/abolition)</w:t>
      </w:r>
      <w:r w:rsidR="001A3B88">
        <w:t xml:space="preserve"> </w:t>
      </w:r>
      <w:r w:rsidR="00682060">
        <w:t xml:space="preserve">of the </w:t>
      </w:r>
      <w:r w:rsidR="001A3B88" w:rsidRPr="001A3B88">
        <w:t>Organization</w:t>
      </w:r>
      <w:r w:rsidR="00682060">
        <w:t>s</w:t>
      </w:r>
      <w:r w:rsidR="001A3B88" w:rsidRPr="001A3B88">
        <w:t xml:space="preserve"> used in </w:t>
      </w:r>
      <w:r w:rsidR="003C684B">
        <w:t>Terraform</w:t>
      </w:r>
      <w:r w:rsidR="001A3B88" w:rsidRPr="001A3B88">
        <w:t xml:space="preserve"> is performed. In addition, the Organization registered</w:t>
      </w:r>
      <w:r w:rsidR="009F0173">
        <w:t xml:space="preserve"> with</w:t>
      </w:r>
      <w:r w:rsidR="001A3B88" w:rsidRPr="001A3B88">
        <w:t xml:space="preserve"> the ITA system can be</w:t>
      </w:r>
      <w:r w:rsidR="009F0173">
        <w:t xml:space="preserve"> linked (register/update</w:t>
      </w:r>
      <w:r w:rsidR="001A3B88">
        <w:t>/</w:t>
      </w:r>
      <w:r w:rsidR="009F0173">
        <w:t>delete</w:t>
      </w:r>
      <w:r w:rsidR="001A3B88" w:rsidRPr="001A3B88">
        <w:t xml:space="preserve">) to </w:t>
      </w:r>
      <w:r w:rsidR="003C684B">
        <w:t>Terraform</w:t>
      </w:r>
      <w:r w:rsidR="001A3B88" w:rsidRPr="001A3B88">
        <w:t>.</w:t>
      </w:r>
    </w:p>
    <w:p w14:paraId="5926C99C" w14:textId="518EC49A" w:rsidR="009C7656" w:rsidRDefault="004C6424" w:rsidP="009C7656">
      <w:pPr>
        <w:pStyle w:val="aff0"/>
        <w:ind w:left="709"/>
        <w:rPr>
          <w:sz w:val="20"/>
          <w:szCs w:val="16"/>
        </w:rPr>
      </w:pPr>
      <w:r>
        <w:rPr>
          <w:noProof/>
        </w:rPr>
        <mc:AlternateContent>
          <mc:Choice Requires="wps">
            <w:drawing>
              <wp:anchor distT="0" distB="0" distL="114300" distR="114300" simplePos="0" relativeHeight="251734016" behindDoc="0" locked="0" layoutInCell="1" allowOverlap="1" wp14:anchorId="76405692" wp14:editId="6D192C92">
                <wp:simplePos x="0" y="0"/>
                <wp:positionH relativeFrom="column">
                  <wp:posOffset>460197</wp:posOffset>
                </wp:positionH>
                <wp:positionV relativeFrom="paragraph">
                  <wp:posOffset>754481</wp:posOffset>
                </wp:positionV>
                <wp:extent cx="585216" cy="153619"/>
                <wp:effectExtent l="0" t="0" r="24765" b="18415"/>
                <wp:wrapNone/>
                <wp:docPr id="14" name="正方形/長方形 14"/>
                <wp:cNvGraphicFramePr/>
                <a:graphic xmlns:a="http://schemas.openxmlformats.org/drawingml/2006/main">
                  <a:graphicData uri="http://schemas.microsoft.com/office/word/2010/wordprocessingShape">
                    <wps:wsp>
                      <wps:cNvSpPr/>
                      <wps:spPr>
                        <a:xfrm>
                          <a:off x="0" y="0"/>
                          <a:ext cx="585216" cy="1536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46B81D" id="正方形/長方形 14" o:spid="_x0000_s1026" style="position:absolute;left:0;text-align:left;margin-left:36.25pt;margin-top:59.4pt;width:46.1pt;height:12.1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" filled="f" strokecolor="red" strokeweight="2pt"/>
            </w:pict>
          </mc:Fallback>
        </mc:AlternateContent>
      </w:r>
      <w:r w:rsidR="00A34FF3">
        <w:rPr>
          <w:noProof/>
        </w:rPr>
        <w:drawing>
          <wp:inline distT="0" distB="0" distL="0" distR="0" wp14:anchorId="1631B911" wp14:editId="0C957F85">
            <wp:extent cx="5297170" cy="2999105"/>
            <wp:effectExtent l="0" t="0" r="0" b="0"/>
            <wp:docPr id="161" name="図 160"/>
            <wp:cNvGraphicFramePr/>
            <a:graphic xmlns:a="http://schemas.openxmlformats.org/drawingml/2006/main">
              <a:graphicData uri="http://schemas.openxmlformats.org/drawingml/2006/picture">
                <pic:pic xmlns:pic="http://schemas.openxmlformats.org/drawingml/2006/picture">
                  <pic:nvPicPr>
                    <pic:cNvPr id="161" name="図 16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97170" cy="2999105"/>
                    </a:xfrm>
                    <a:prstGeom prst="rect">
                      <a:avLst/>
                    </a:prstGeom>
                  </pic:spPr>
                </pic:pic>
              </a:graphicData>
            </a:graphic>
          </wp:inline>
        </w:drawing>
      </w:r>
    </w:p>
    <w:p w14:paraId="33C72D2C" w14:textId="2663811D" w:rsidR="009C7656" w:rsidRPr="00CE0420" w:rsidRDefault="00015B1C" w:rsidP="009C7656">
      <w:pPr>
        <w:pStyle w:val="a9"/>
        <w:jc w:val="center"/>
        <w:rPr>
          <w:rFonts w:cstheme="minorHAnsi"/>
          <w:b/>
        </w:rPr>
      </w:pPr>
      <w:r w:rsidRPr="00015B1C">
        <w:rPr>
          <w:b/>
        </w:rPr>
        <w:t xml:space="preserve">Figure 6.2.2-1 Submenu </w:t>
      </w:r>
      <w:r w:rsidR="001B5680">
        <w:rPr>
          <w:b/>
        </w:rPr>
        <w:t>s</w:t>
      </w:r>
      <w:r>
        <w:rPr>
          <w:b/>
        </w:rPr>
        <w:t>creen (Organizations list</w:t>
      </w:r>
      <w:r w:rsidRPr="00015B1C">
        <w:rPr>
          <w:b/>
        </w:rPr>
        <w:t>)</w:t>
      </w:r>
    </w:p>
    <w:p w14:paraId="5E96EF11" w14:textId="7A6D85CD" w:rsidR="009C7656" w:rsidRPr="00015B1C" w:rsidRDefault="009C7656" w:rsidP="009C7656">
      <w:pPr>
        <w:pStyle w:val="aff0"/>
      </w:pPr>
    </w:p>
    <w:p w14:paraId="5A55B76B" w14:textId="0A8FC095" w:rsidR="00644B00" w:rsidRDefault="00644B00" w:rsidP="00644B00">
      <w:pPr>
        <w:pStyle w:val="aff0"/>
        <w:numPr>
          <w:ilvl w:val="0"/>
          <w:numId w:val="29"/>
        </w:numPr>
        <w:jc w:val="left"/>
      </w:pPr>
      <w:r>
        <w:t>Clicking the "</w:t>
      </w:r>
      <w:r>
        <w:rPr>
          <w:rFonts w:hint="eastAsia"/>
        </w:rPr>
        <w:t>Register</w:t>
      </w:r>
      <w:r w:rsidRPr="00592BB6">
        <w:t>" but</w:t>
      </w:r>
      <w:r>
        <w:t>ton and then "Start registration</w:t>
      </w:r>
      <w:r w:rsidRPr="00592BB6">
        <w:t>" button wi</w:t>
      </w:r>
      <w:r>
        <w:t xml:space="preserve">ll register the </w:t>
      </w:r>
      <w:r w:rsidR="00F01C34">
        <w:t>O</w:t>
      </w:r>
      <w:r>
        <w:t xml:space="preserve">rganization </w:t>
      </w:r>
      <w:proofErr w:type="spellStart"/>
      <w:r>
        <w:t>infornations</w:t>
      </w:r>
      <w:proofErr w:type="spellEnd"/>
      <w:r w:rsidRPr="00A0381E">
        <w:t>.</w:t>
      </w:r>
    </w:p>
    <w:p w14:paraId="406EAA0D" w14:textId="77777777" w:rsidR="00644B00" w:rsidRDefault="00644B00" w:rsidP="00644B00">
      <w:pPr>
        <w:pStyle w:val="aff0"/>
        <w:ind w:left="709"/>
      </w:pPr>
    </w:p>
    <w:p w14:paraId="58C2092A" w14:textId="2566BCDF" w:rsidR="009C7656" w:rsidRDefault="00A45FFD" w:rsidP="009C7656">
      <w:pPr>
        <w:pStyle w:val="aff0"/>
        <w:ind w:left="709"/>
      </w:pPr>
      <w:r>
        <w:rPr>
          <w:noProof/>
        </w:rPr>
        <w:drawing>
          <wp:inline distT="0" distB="0" distL="0" distR="0" wp14:anchorId="716870EE" wp14:editId="4EC143F6">
            <wp:extent cx="5324475" cy="1257300"/>
            <wp:effectExtent l="0" t="0" r="9525" b="0"/>
            <wp:docPr id="58"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図 57"/>
                    <pic:cNvPicPr>
                      <a:picLocks noChangeAspect="1"/>
                    </pic:cNvPicPr>
                  </pic:nvPicPr>
                  <pic:blipFill>
                    <a:blip r:embed="rId21"/>
                    <a:stretch>
                      <a:fillRect/>
                    </a:stretch>
                  </pic:blipFill>
                  <pic:spPr>
                    <a:xfrm>
                      <a:off x="0" y="0"/>
                      <a:ext cx="5324475" cy="1257300"/>
                    </a:xfrm>
                    <a:prstGeom prst="rect">
                      <a:avLst/>
                    </a:prstGeom>
                  </pic:spPr>
                </pic:pic>
              </a:graphicData>
            </a:graphic>
          </wp:inline>
        </w:drawing>
      </w:r>
    </w:p>
    <w:p w14:paraId="3D69D9BF" w14:textId="39402A0E" w:rsidR="009C7656" w:rsidRPr="00CE0420" w:rsidRDefault="0010515D" w:rsidP="009C7656">
      <w:pPr>
        <w:widowControl/>
        <w:jc w:val="center"/>
        <w:rPr>
          <w:rFonts w:cstheme="minorHAnsi"/>
          <w:b/>
        </w:rPr>
      </w:pPr>
      <w:r>
        <w:rPr>
          <w:rFonts w:hint="eastAsia"/>
          <w:b/>
        </w:rPr>
        <w:t>Figure</w:t>
      </w:r>
      <w:r w:rsidR="009C7656" w:rsidRPr="00CE0420">
        <w:rPr>
          <w:rFonts w:hint="eastAsia"/>
          <w:b/>
        </w:rPr>
        <w:t xml:space="preserve"> </w:t>
      </w:r>
      <w:r w:rsidR="003642F4">
        <w:rPr>
          <w:b/>
        </w:rPr>
        <w:fldChar w:fldCharType="begin"/>
      </w:r>
      <w:r w:rsidR="003642F4">
        <w:rPr>
          <w:b/>
        </w:rPr>
        <w:instrText xml:space="preserve"> </w:instrText>
      </w:r>
      <w:r w:rsidR="003642F4">
        <w:rPr>
          <w:rFonts w:hint="eastAsia"/>
          <w:b/>
        </w:rPr>
        <w:instrText>REF _Ref47083010 \r \h</w:instrText>
      </w:r>
      <w:r w:rsidR="003642F4">
        <w:rPr>
          <w:b/>
        </w:rPr>
        <w:instrText xml:space="preserve"> </w:instrText>
      </w:r>
      <w:r w:rsidR="003642F4">
        <w:rPr>
          <w:b/>
        </w:rPr>
      </w:r>
      <w:r w:rsidR="003642F4">
        <w:rPr>
          <w:b/>
        </w:rPr>
        <w:fldChar w:fldCharType="separate"/>
      </w:r>
      <w:r w:rsidR="00F6708B">
        <w:rPr>
          <w:b/>
        </w:rPr>
        <w:t>6.2.2</w:t>
      </w:r>
      <w:r w:rsidR="003642F4">
        <w:rPr>
          <w:b/>
        </w:rPr>
        <w:fldChar w:fldCharType="end"/>
      </w:r>
      <w:r w:rsidR="003642F4">
        <w:rPr>
          <w:b/>
        </w:rPr>
        <w:t>-2</w:t>
      </w:r>
      <w:r w:rsidR="009C7656" w:rsidRPr="00CE0420">
        <w:rPr>
          <w:rFonts w:cstheme="minorHAnsi"/>
          <w:b/>
        </w:rPr>
        <w:t xml:space="preserve"> </w:t>
      </w:r>
      <w:r>
        <w:rPr>
          <w:rFonts w:cstheme="minorHAnsi"/>
          <w:b/>
        </w:rPr>
        <w:t>Registration</w:t>
      </w:r>
      <w:r w:rsidR="00A3705D">
        <w:rPr>
          <w:rFonts w:cstheme="minorHAnsi"/>
          <w:b/>
        </w:rPr>
        <w:t xml:space="preserve"> </w:t>
      </w:r>
      <w:r>
        <w:rPr>
          <w:rFonts w:cstheme="minorHAnsi"/>
          <w:b/>
        </w:rPr>
        <w:t>screen</w:t>
      </w:r>
      <w:r w:rsidR="009C7656" w:rsidRPr="00CE0420">
        <w:rPr>
          <w:rFonts w:cstheme="minorHAnsi" w:hint="eastAsia"/>
          <w:b/>
        </w:rPr>
        <w:t>（</w:t>
      </w:r>
      <w:r w:rsidR="009C7656">
        <w:rPr>
          <w:rFonts w:cstheme="minorHAnsi" w:hint="eastAsia"/>
          <w:b/>
        </w:rPr>
        <w:t>O</w:t>
      </w:r>
      <w:r w:rsidR="009C7656">
        <w:rPr>
          <w:rFonts w:cstheme="minorHAnsi"/>
          <w:b/>
        </w:rPr>
        <w:t>rganizations</w:t>
      </w:r>
      <w:r>
        <w:rPr>
          <w:rFonts w:cstheme="minorHAnsi" w:hint="eastAsia"/>
          <w:b/>
        </w:rPr>
        <w:t xml:space="preserve"> list</w:t>
      </w:r>
      <w:r w:rsidR="009C7656" w:rsidRPr="00CE0420">
        <w:rPr>
          <w:rFonts w:cstheme="minorHAnsi" w:hint="eastAsia"/>
          <w:b/>
        </w:rPr>
        <w:t>）</w:t>
      </w:r>
    </w:p>
    <w:p w14:paraId="60D81014" w14:textId="77777777" w:rsidR="009C7656" w:rsidRPr="009C7656" w:rsidRDefault="009C7656" w:rsidP="009C7656">
      <w:pPr>
        <w:pStyle w:val="aff0"/>
        <w:ind w:left="709"/>
      </w:pPr>
    </w:p>
    <w:p w14:paraId="408767AE" w14:textId="0D6C6587" w:rsidR="00FE5FE4" w:rsidRDefault="00FE5FE4" w:rsidP="00FE5FE4">
      <w:pPr>
        <w:pStyle w:val="aff0"/>
        <w:numPr>
          <w:ilvl w:val="0"/>
          <w:numId w:val="29"/>
        </w:numPr>
        <w:jc w:val="left"/>
      </w:pPr>
      <w:r w:rsidRPr="00FE5FE4">
        <w:t>After re</w:t>
      </w:r>
      <w:r w:rsidR="00F53671">
        <w:t>gistering your O</w:t>
      </w:r>
      <w:r>
        <w:t>rganization, user</w:t>
      </w:r>
      <w:r w:rsidRPr="00FE5FE4">
        <w:t xml:space="preserve"> can check the link status with </w:t>
      </w:r>
      <w:r w:rsidR="003C684B">
        <w:t>Terraform</w:t>
      </w:r>
      <w:r w:rsidRPr="00FE5FE4">
        <w:t xml:space="preserve"> by</w:t>
      </w:r>
      <w:r>
        <w:t xml:space="preserve"> clicking the "Check link s</w:t>
      </w:r>
      <w:r w:rsidRPr="00FE5FE4">
        <w:t>tatus" button from "List/Update".</w:t>
      </w:r>
    </w:p>
    <w:p w14:paraId="5EEECF71" w14:textId="4995C468" w:rsidR="00FE5FE4" w:rsidRDefault="00FE5FE4" w:rsidP="00FE5FE4">
      <w:pPr>
        <w:pStyle w:val="aff0"/>
        <w:ind w:left="709"/>
        <w:jc w:val="left"/>
      </w:pPr>
      <w:r>
        <w:t>Depending on the link</w:t>
      </w:r>
      <w:r w:rsidRPr="00FE5FE4">
        <w:t xml:space="preserve"> status, the Link to </w:t>
      </w:r>
      <w:r w:rsidR="003C684B">
        <w:t>Terraform</w:t>
      </w:r>
      <w:r w:rsidRPr="00FE5FE4">
        <w:t xml:space="preserve"> (Register/ Update / Delete) button changes to active and you can perform the integration with </w:t>
      </w:r>
      <w:r w:rsidR="003C684B">
        <w:t>Terraform</w:t>
      </w:r>
      <w:r w:rsidRPr="00FE5FE4">
        <w:t xml:space="preserve"> by clicking.</w:t>
      </w:r>
    </w:p>
    <w:p w14:paraId="33CD7957" w14:textId="3F55326B" w:rsidR="00527384" w:rsidRDefault="00E76270" w:rsidP="00894770">
      <w:pPr>
        <w:pStyle w:val="aff0"/>
        <w:ind w:left="709"/>
        <w:jc w:val="left"/>
      </w:pPr>
      <w:r w:rsidRPr="00E76270">
        <w:t xml:space="preserve">If the work is executed without the Organization being linked (registered) with </w:t>
      </w:r>
      <w:r w:rsidR="003C684B">
        <w:t>Terraform</w:t>
      </w:r>
      <w:r w:rsidRPr="00E76270">
        <w:t xml:space="preserve">, </w:t>
      </w:r>
      <w:r w:rsidR="00AF4E39" w:rsidRPr="00AF4E39">
        <w:t>the work execution will be an unexpected error.</w:t>
      </w:r>
    </w:p>
    <w:p w14:paraId="66E55E5B" w14:textId="2D70633D" w:rsidR="009E7DD0" w:rsidRDefault="009E7DD0" w:rsidP="00894770">
      <w:pPr>
        <w:pStyle w:val="aff0"/>
        <w:ind w:left="709"/>
        <w:jc w:val="left"/>
      </w:pPr>
      <w:r w:rsidRPr="009E7DD0">
        <w:t xml:space="preserve">If hostname and User Token registered in </w:t>
      </w:r>
      <w:r w:rsidRPr="009E7DD0">
        <w:rPr>
          <w:u w:val="single"/>
        </w:rPr>
        <w:t>"6.2.1 Interface Information"</w:t>
      </w:r>
      <w:r w:rsidRPr="009E7DD0">
        <w:t xml:space="preserve"> are incorrect, the link with </w:t>
      </w:r>
      <w:r w:rsidR="003C684B">
        <w:t>Terraform</w:t>
      </w:r>
      <w:r w:rsidRPr="009E7DD0">
        <w:t xml:space="preserve"> will fail, and the following message will</w:t>
      </w:r>
      <w:r w:rsidR="00FC641A">
        <w:t xml:space="preserve"> be displayed in the link status</w:t>
      </w:r>
      <w:r w:rsidRPr="009E7DD0">
        <w:t>.</w:t>
      </w:r>
    </w:p>
    <w:p w14:paraId="6F03348D" w14:textId="5BC75920" w:rsidR="00527384" w:rsidRDefault="00E76270" w:rsidP="00894770">
      <w:pPr>
        <w:pStyle w:val="aff0"/>
        <w:ind w:left="709"/>
        <w:jc w:val="left"/>
      </w:pPr>
      <w:r w:rsidRPr="00E76270">
        <w:t xml:space="preserve">"Failed to connect to </w:t>
      </w:r>
      <w:r w:rsidR="003C684B">
        <w:t>Terraform</w:t>
      </w:r>
      <w:r w:rsidRPr="00E76270">
        <w:t>. Check the interface information</w:t>
      </w:r>
      <w:r>
        <w:t>”</w:t>
      </w:r>
      <w:r w:rsidRPr="00E76270">
        <w:t>.</w:t>
      </w:r>
      <w:r>
        <w:t xml:space="preserve"> </w:t>
      </w:r>
    </w:p>
    <w:p w14:paraId="09B30D20" w14:textId="77777777" w:rsidR="000A154F" w:rsidRDefault="000A154F" w:rsidP="00894770">
      <w:pPr>
        <w:pStyle w:val="aff0"/>
        <w:ind w:left="709"/>
        <w:jc w:val="left"/>
      </w:pPr>
    </w:p>
    <w:p w14:paraId="26795C68" w14:textId="11EEFD84" w:rsidR="000A154F" w:rsidRDefault="000A154F" w:rsidP="00894770">
      <w:pPr>
        <w:pStyle w:val="aff0"/>
        <w:ind w:left="709"/>
        <w:jc w:val="left"/>
      </w:pPr>
      <w:r w:rsidRPr="000A154F">
        <w:t>Clicking the Workspaces button will move the user to the target Organization "6.2.3 Workspaces list"</w:t>
      </w:r>
    </w:p>
    <w:p w14:paraId="1EE45A15" w14:textId="79F1ED5E" w:rsidR="00527384" w:rsidRDefault="00AF2F42" w:rsidP="00527384">
      <w:pPr>
        <w:pStyle w:val="aff0"/>
        <w:ind w:left="709"/>
      </w:pPr>
      <w:r>
        <w:rPr>
          <w:noProof/>
        </w:rPr>
        <w:lastRenderedPageBreak/>
        <mc:AlternateContent>
          <mc:Choice Requires="wps">
            <w:drawing>
              <wp:anchor distT="0" distB="0" distL="114300" distR="114300" simplePos="0" relativeHeight="251760640" behindDoc="0" locked="0" layoutInCell="1" allowOverlap="1" wp14:anchorId="512C36EB" wp14:editId="1C1DE194">
                <wp:simplePos x="0" y="0"/>
                <wp:positionH relativeFrom="margin">
                  <wp:posOffset>2780030</wp:posOffset>
                </wp:positionH>
                <wp:positionV relativeFrom="paragraph">
                  <wp:posOffset>309245</wp:posOffset>
                </wp:positionV>
                <wp:extent cx="1916582" cy="632460"/>
                <wp:effectExtent l="0" t="0" r="26670" b="15240"/>
                <wp:wrapNone/>
                <wp:docPr id="12" name="正方形/長方形 12"/>
                <wp:cNvGraphicFramePr/>
                <a:graphic xmlns:a="http://schemas.openxmlformats.org/drawingml/2006/main">
                  <a:graphicData uri="http://schemas.microsoft.com/office/word/2010/wordprocessingShape">
                    <wps:wsp>
                      <wps:cNvSpPr/>
                      <wps:spPr>
                        <a:xfrm>
                          <a:off x="0" y="0"/>
                          <a:ext cx="1916582" cy="6324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2DED27" id="正方形/長方形 12" o:spid="_x0000_s1026" style="position:absolute;left:0;text-align:left;margin-left:218.9pt;margin-top:24.35pt;width:150.9pt;height:49.8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" filled="f" strokecolor="red" strokeweight="2pt">
                <w10:wrap anchorx="margin"/>
              </v:rect>
            </w:pict>
          </mc:Fallback>
        </mc:AlternateContent>
      </w:r>
      <w:r w:rsidRPr="00AF2F42">
        <w:rPr>
          <w:noProof/>
        </w:rPr>
        <w:drawing>
          <wp:inline distT="0" distB="0" distL="0" distR="0" wp14:anchorId="5C75E0F6" wp14:editId="6F3D3D83">
            <wp:extent cx="5660672" cy="1584960"/>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65326" cy="1586263"/>
                    </a:xfrm>
                    <a:prstGeom prst="rect">
                      <a:avLst/>
                    </a:prstGeom>
                  </pic:spPr>
                </pic:pic>
              </a:graphicData>
            </a:graphic>
          </wp:inline>
        </w:drawing>
      </w:r>
    </w:p>
    <w:p w14:paraId="7FA48118" w14:textId="105ED586" w:rsidR="00527384" w:rsidRDefault="00C147C5" w:rsidP="00031ACE">
      <w:pPr>
        <w:pStyle w:val="a"/>
        <w:numPr>
          <w:ilvl w:val="0"/>
          <w:numId w:val="0"/>
        </w:numPr>
        <w:ind w:left="587"/>
        <w:jc w:val="center"/>
        <w:rPr>
          <w:rFonts w:cstheme="minorHAnsi"/>
          <w:b/>
        </w:rPr>
      </w:pPr>
      <w:r>
        <w:rPr>
          <w:rFonts w:cstheme="minorHAnsi"/>
          <w:b/>
        </w:rPr>
        <w:t xml:space="preserve">Figure </w:t>
      </w:r>
      <w:r w:rsidRPr="00C147C5">
        <w:rPr>
          <w:rFonts w:cstheme="minorHAnsi"/>
          <w:b/>
        </w:rPr>
        <w:t>6.</w:t>
      </w:r>
      <w:r w:rsidR="00430E49">
        <w:rPr>
          <w:rFonts w:cstheme="minorHAnsi"/>
          <w:b/>
        </w:rPr>
        <w:t xml:space="preserve">2.2-3 </w:t>
      </w:r>
      <w:r w:rsidR="003C684B">
        <w:rPr>
          <w:rFonts w:cstheme="minorHAnsi"/>
          <w:b/>
        </w:rPr>
        <w:t>Terraform</w:t>
      </w:r>
      <w:r w:rsidR="00430E49">
        <w:rPr>
          <w:rFonts w:cstheme="minorHAnsi"/>
          <w:b/>
        </w:rPr>
        <w:t xml:space="preserve"> </w:t>
      </w:r>
      <w:r w:rsidR="00E55EF4">
        <w:rPr>
          <w:rFonts w:hint="eastAsia"/>
          <w:b/>
        </w:rPr>
        <w:t>link</w:t>
      </w:r>
      <w:r w:rsidRPr="00430E49">
        <w:rPr>
          <w:rFonts w:cstheme="minorHAnsi"/>
          <w:b/>
        </w:rPr>
        <w:t xml:space="preserve"> </w:t>
      </w:r>
      <w:r>
        <w:rPr>
          <w:rFonts w:cstheme="minorHAnsi"/>
          <w:b/>
        </w:rPr>
        <w:t>(Organizations list</w:t>
      </w:r>
      <w:r w:rsidRPr="00C147C5">
        <w:rPr>
          <w:rFonts w:cstheme="minorHAnsi"/>
          <w:b/>
        </w:rPr>
        <w:t>)</w:t>
      </w:r>
    </w:p>
    <w:p w14:paraId="09163326" w14:textId="77777777" w:rsidR="00057352" w:rsidRPr="00031ACE" w:rsidRDefault="00057352" w:rsidP="00031ACE">
      <w:pPr>
        <w:pStyle w:val="a"/>
        <w:numPr>
          <w:ilvl w:val="0"/>
          <w:numId w:val="0"/>
        </w:numPr>
        <w:ind w:left="587"/>
        <w:jc w:val="center"/>
        <w:rPr>
          <w:rFonts w:cstheme="minorHAnsi"/>
          <w:b/>
        </w:rPr>
      </w:pPr>
    </w:p>
    <w:p w14:paraId="19ACDA96" w14:textId="36FE5B58" w:rsidR="00A0538F" w:rsidRDefault="00850734" w:rsidP="00527384">
      <w:pPr>
        <w:pStyle w:val="aff0"/>
        <w:numPr>
          <w:ilvl w:val="0"/>
          <w:numId w:val="29"/>
        </w:numPr>
      </w:pPr>
      <w:r w:rsidRPr="00850734">
        <w:t xml:space="preserve">The list of items on the organizations </w:t>
      </w:r>
      <w:r w:rsidR="007A1772">
        <w:t>list</w:t>
      </w:r>
      <w:r w:rsidRPr="00850734">
        <w:t xml:space="preserve"> screen is as follows.</w:t>
      </w:r>
    </w:p>
    <w:p w14:paraId="57030EEB" w14:textId="77777777" w:rsidR="00057352" w:rsidRDefault="00057352" w:rsidP="00057352">
      <w:pPr>
        <w:pStyle w:val="aff0"/>
        <w:ind w:left="709"/>
      </w:pPr>
    </w:p>
    <w:p w14:paraId="4988BC06" w14:textId="50B670B7" w:rsidR="00A0538F" w:rsidRPr="00A0538F" w:rsidRDefault="00850734" w:rsidP="00A0538F">
      <w:pPr>
        <w:pStyle w:val="aff0"/>
        <w:jc w:val="center"/>
        <w:rPr>
          <w:rFonts w:cstheme="minorHAnsi"/>
          <w:b/>
        </w:rPr>
      </w:pPr>
      <w:r>
        <w:rPr>
          <w:rFonts w:hint="eastAsia"/>
          <w:b/>
        </w:rPr>
        <w:t>Table</w:t>
      </w:r>
      <w:r w:rsidR="00A0538F" w:rsidRPr="00A0538F">
        <w:rPr>
          <w:rFonts w:hint="eastAsia"/>
          <w:b/>
        </w:rPr>
        <w:t xml:space="preserve"> </w:t>
      </w:r>
      <w:r w:rsidR="003642F4">
        <w:rPr>
          <w:b/>
        </w:rPr>
        <w:fldChar w:fldCharType="begin"/>
      </w:r>
      <w:r w:rsidR="003642F4">
        <w:rPr>
          <w:b/>
        </w:rPr>
        <w:instrText xml:space="preserve"> </w:instrText>
      </w:r>
      <w:r w:rsidR="003642F4">
        <w:rPr>
          <w:rFonts w:hint="eastAsia"/>
          <w:b/>
        </w:rPr>
        <w:instrText>REF _Ref47083010 \r \h</w:instrText>
      </w:r>
      <w:r w:rsidR="003642F4">
        <w:rPr>
          <w:b/>
        </w:rPr>
        <w:instrText xml:space="preserve"> </w:instrText>
      </w:r>
      <w:r w:rsidR="003642F4">
        <w:rPr>
          <w:b/>
        </w:rPr>
      </w:r>
      <w:r w:rsidR="003642F4">
        <w:rPr>
          <w:b/>
        </w:rPr>
        <w:fldChar w:fldCharType="separate"/>
      </w:r>
      <w:r w:rsidR="00F6708B">
        <w:rPr>
          <w:b/>
        </w:rPr>
        <w:t>6.2.2</w:t>
      </w:r>
      <w:r w:rsidR="003642F4">
        <w:rPr>
          <w:b/>
        </w:rPr>
        <w:fldChar w:fldCharType="end"/>
      </w:r>
      <w:r w:rsidR="00A0538F" w:rsidRPr="00A0538F">
        <w:rPr>
          <w:b/>
        </w:rPr>
        <w:noBreakHyphen/>
      </w:r>
      <w:r w:rsidR="003642F4">
        <w:rPr>
          <w:b/>
        </w:rPr>
        <w:t>1</w:t>
      </w:r>
      <w:r w:rsidR="00A0538F" w:rsidRPr="00A0538F">
        <w:rPr>
          <w:rFonts w:cstheme="minorHAnsi"/>
          <w:b/>
        </w:rPr>
        <w:t xml:space="preserve">　</w:t>
      </w:r>
      <w:r w:rsidR="00EE6FE9">
        <w:rPr>
          <w:rFonts w:cstheme="minorHAnsi" w:hint="eastAsia"/>
          <w:b/>
        </w:rPr>
        <w:t>I</w:t>
      </w:r>
      <w:r>
        <w:rPr>
          <w:rFonts w:cstheme="minorHAnsi" w:hint="eastAsia"/>
          <w:b/>
        </w:rPr>
        <w:t>tem list</w:t>
      </w:r>
      <w:r>
        <w:rPr>
          <w:rFonts w:cstheme="minorHAnsi"/>
          <w:b/>
        </w:rPr>
        <w:t xml:space="preserve"> </w:t>
      </w:r>
      <w:r w:rsidR="00A0538F" w:rsidRPr="00CE0420">
        <w:rPr>
          <w:rFonts w:cstheme="minorHAnsi" w:hint="eastAsia"/>
          <w:b/>
        </w:rPr>
        <w:t>（</w:t>
      </w:r>
      <w:r w:rsidR="00A0538F">
        <w:rPr>
          <w:rFonts w:cstheme="minorHAnsi" w:hint="eastAsia"/>
          <w:b/>
        </w:rPr>
        <w:t>Organizations</w:t>
      </w:r>
      <w:r>
        <w:rPr>
          <w:rFonts w:cstheme="minorHAnsi"/>
          <w:b/>
        </w:rPr>
        <w:t xml:space="preserve"> </w:t>
      </w:r>
      <w:r>
        <w:rPr>
          <w:rFonts w:cstheme="minorHAnsi" w:hint="eastAsia"/>
          <w:b/>
        </w:rPr>
        <w:t>list</w:t>
      </w:r>
      <w:r w:rsidR="00A0538F" w:rsidRPr="00CE0420">
        <w:rPr>
          <w:rFonts w:cstheme="minorHAnsi" w:hint="eastAsia"/>
          <w:b/>
        </w:rPr>
        <w:t>）</w:t>
      </w:r>
    </w:p>
    <w:tbl>
      <w:tblPr>
        <w:tblStyle w:val="ab"/>
        <w:tblW w:w="9889" w:type="dxa"/>
        <w:tblLayout w:type="fixed"/>
        <w:tblLook w:val="04A0" w:firstRow="1" w:lastRow="0" w:firstColumn="1" w:lastColumn="0" w:noHBand="0" w:noVBand="1"/>
      </w:tblPr>
      <w:tblGrid>
        <w:gridCol w:w="1129"/>
        <w:gridCol w:w="1276"/>
        <w:gridCol w:w="3799"/>
        <w:gridCol w:w="1021"/>
        <w:gridCol w:w="850"/>
        <w:gridCol w:w="1814"/>
      </w:tblGrid>
      <w:tr w:rsidR="00A0538F" w:rsidRPr="00CE0420" w14:paraId="72D03CA4" w14:textId="77777777" w:rsidTr="00496DA6">
        <w:tc>
          <w:tcPr>
            <w:tcW w:w="2405" w:type="dxa"/>
            <w:gridSpan w:val="2"/>
            <w:shd w:val="clear" w:color="auto" w:fill="002B62"/>
          </w:tcPr>
          <w:p w14:paraId="3BAA01AF" w14:textId="52809B38" w:rsidR="00A0538F" w:rsidRPr="00CE0420" w:rsidRDefault="00850734" w:rsidP="00A0538F">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Item</w:t>
            </w:r>
          </w:p>
        </w:tc>
        <w:tc>
          <w:tcPr>
            <w:tcW w:w="3799" w:type="dxa"/>
            <w:shd w:val="clear" w:color="auto" w:fill="002B62"/>
          </w:tcPr>
          <w:p w14:paraId="040F5D63" w14:textId="5821C6D7" w:rsidR="00A0538F" w:rsidRPr="00CE0420" w:rsidRDefault="00850734" w:rsidP="00A0538F">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Description</w:t>
            </w:r>
          </w:p>
        </w:tc>
        <w:tc>
          <w:tcPr>
            <w:tcW w:w="1021" w:type="dxa"/>
            <w:shd w:val="clear" w:color="auto" w:fill="002B62"/>
          </w:tcPr>
          <w:p w14:paraId="4F16F18B" w14:textId="5B2C92F6" w:rsidR="00850734" w:rsidRPr="00CE0420" w:rsidRDefault="00850734" w:rsidP="00850734">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Input</w:t>
            </w:r>
          </w:p>
          <w:p w14:paraId="732B01DF" w14:textId="3E3D3A70" w:rsidR="00A0538F" w:rsidRPr="00CE0420" w:rsidRDefault="00850734" w:rsidP="00850734">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required</w:t>
            </w:r>
          </w:p>
        </w:tc>
        <w:tc>
          <w:tcPr>
            <w:tcW w:w="850" w:type="dxa"/>
            <w:shd w:val="clear" w:color="auto" w:fill="002B62"/>
          </w:tcPr>
          <w:p w14:paraId="53F3AA2B" w14:textId="2C5445D4" w:rsidR="00A0538F" w:rsidRPr="00CE0420" w:rsidRDefault="00850734" w:rsidP="00A0538F">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Input type</w:t>
            </w:r>
          </w:p>
        </w:tc>
        <w:tc>
          <w:tcPr>
            <w:tcW w:w="1814" w:type="dxa"/>
            <w:shd w:val="clear" w:color="auto" w:fill="002B62"/>
          </w:tcPr>
          <w:p w14:paraId="45D40BA9" w14:textId="3C22152C" w:rsidR="00A0538F" w:rsidRPr="00CE0420" w:rsidRDefault="003B6D01" w:rsidP="00A0538F">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Restriction</w:t>
            </w:r>
          </w:p>
        </w:tc>
      </w:tr>
      <w:tr w:rsidR="00A0538F" w:rsidRPr="00CE0420" w14:paraId="1C3F5FD2" w14:textId="77777777" w:rsidTr="00496DA6">
        <w:trPr>
          <w:trHeight w:val="250"/>
        </w:trPr>
        <w:tc>
          <w:tcPr>
            <w:tcW w:w="2405" w:type="dxa"/>
            <w:gridSpan w:val="2"/>
          </w:tcPr>
          <w:p w14:paraId="39B34F26" w14:textId="264C521A" w:rsidR="00A0538F" w:rsidRPr="00CE0420" w:rsidRDefault="00A0538F" w:rsidP="00A0538F">
            <w:pPr>
              <w:pStyle w:val="aff"/>
            </w:pPr>
            <w:r>
              <w:rPr>
                <w:rFonts w:hint="eastAsia"/>
              </w:rPr>
              <w:t>O</w:t>
            </w:r>
            <w:r>
              <w:t>rganization Name</w:t>
            </w:r>
          </w:p>
        </w:tc>
        <w:tc>
          <w:tcPr>
            <w:tcW w:w="3799" w:type="dxa"/>
          </w:tcPr>
          <w:p w14:paraId="694A9B56" w14:textId="3D59C77F" w:rsidR="00A3705D" w:rsidRDefault="00A3705D" w:rsidP="00894770">
            <w:pPr>
              <w:pStyle w:val="aff"/>
              <w:jc w:val="left"/>
            </w:pPr>
            <w:r>
              <w:rPr>
                <w:rFonts w:hint="eastAsia"/>
              </w:rPr>
              <w:t xml:space="preserve">Enter the name of </w:t>
            </w:r>
            <w:r w:rsidR="00E75A40">
              <w:t xml:space="preserve">the </w:t>
            </w:r>
            <w:r w:rsidR="00382516">
              <w:rPr>
                <w:rFonts w:hint="eastAsia"/>
              </w:rPr>
              <w:t>O</w:t>
            </w:r>
            <w:r>
              <w:rPr>
                <w:rFonts w:hint="eastAsia"/>
              </w:rPr>
              <w:t>rganization.</w:t>
            </w:r>
          </w:p>
          <w:p w14:paraId="7D733761" w14:textId="33E20411" w:rsidR="00A0538F" w:rsidRPr="00E75A40" w:rsidRDefault="00E75A40" w:rsidP="00894770">
            <w:pPr>
              <w:pStyle w:val="aff"/>
              <w:jc w:val="left"/>
            </w:pPr>
            <w:r w:rsidRPr="00E75A40">
              <w:t xml:space="preserve">Alphanumeric characters and symbols </w:t>
            </w:r>
            <w:r>
              <w:t>(</w:t>
            </w:r>
            <w:r w:rsidRPr="00E75A40">
              <w:t xml:space="preserve">_ </w:t>
            </w:r>
            <w:r>
              <w:t>,</w:t>
            </w:r>
            <w:r w:rsidRPr="00E75A40">
              <w:t>-</w:t>
            </w:r>
            <w:r>
              <w:t>)</w:t>
            </w:r>
            <w:r w:rsidRPr="00E75A40">
              <w:t xml:space="preserve"> only (underbars and hyphens) are available.</w:t>
            </w:r>
          </w:p>
        </w:tc>
        <w:tc>
          <w:tcPr>
            <w:tcW w:w="1021" w:type="dxa"/>
          </w:tcPr>
          <w:p w14:paraId="48208544" w14:textId="77777777" w:rsidR="00A0538F" w:rsidRPr="00CE0420" w:rsidRDefault="00A0538F" w:rsidP="00A0538F">
            <w:pPr>
              <w:pStyle w:val="aff"/>
              <w:jc w:val="center"/>
            </w:pPr>
            <w:r w:rsidRPr="00CE0420">
              <w:rPr>
                <w:rFonts w:hint="eastAsia"/>
              </w:rPr>
              <w:t>○</w:t>
            </w:r>
          </w:p>
        </w:tc>
        <w:tc>
          <w:tcPr>
            <w:tcW w:w="850" w:type="dxa"/>
          </w:tcPr>
          <w:p w14:paraId="22A55374" w14:textId="41ACA97A" w:rsidR="00A0538F" w:rsidRPr="00CE0420" w:rsidRDefault="000C5D1B" w:rsidP="00A0538F">
            <w:pPr>
              <w:pStyle w:val="aff"/>
            </w:pPr>
            <w:proofErr w:type="spellStart"/>
            <w:r>
              <w:rPr>
                <w:rFonts w:hint="eastAsia"/>
              </w:rPr>
              <w:t>Menu</w:t>
            </w:r>
            <w:r w:rsidR="007D0424">
              <w:rPr>
                <w:rFonts w:hint="eastAsia"/>
              </w:rPr>
              <w:t>al</w:t>
            </w:r>
            <w:proofErr w:type="spellEnd"/>
            <w:r w:rsidR="004056A3">
              <w:t xml:space="preserve"> input</w:t>
            </w:r>
          </w:p>
        </w:tc>
        <w:tc>
          <w:tcPr>
            <w:tcW w:w="1814" w:type="dxa"/>
          </w:tcPr>
          <w:p w14:paraId="3B7F4323" w14:textId="15687904" w:rsidR="00A0538F" w:rsidRPr="00CE0420" w:rsidRDefault="007D0424" w:rsidP="00A0538F">
            <w:pPr>
              <w:pStyle w:val="aff"/>
            </w:pPr>
            <w:r>
              <w:rPr>
                <w:rFonts w:hint="eastAsia"/>
                <w:shd w:val="clear" w:color="auto" w:fill="FFFFFF"/>
              </w:rPr>
              <w:t>Maximum length 40 bytes</w:t>
            </w:r>
          </w:p>
        </w:tc>
      </w:tr>
      <w:tr w:rsidR="00A0538F" w:rsidRPr="00CE0420" w14:paraId="49EF683F" w14:textId="77777777" w:rsidTr="00496DA6">
        <w:tc>
          <w:tcPr>
            <w:tcW w:w="2405" w:type="dxa"/>
            <w:gridSpan w:val="2"/>
          </w:tcPr>
          <w:p w14:paraId="464BC76B" w14:textId="38D095F5" w:rsidR="00A0538F" w:rsidRPr="00CE0420" w:rsidRDefault="00A0538F" w:rsidP="00A0538F">
            <w:pPr>
              <w:pStyle w:val="aff"/>
            </w:pPr>
            <w:r>
              <w:rPr>
                <w:rFonts w:hint="eastAsia"/>
              </w:rPr>
              <w:t>Email address</w:t>
            </w:r>
          </w:p>
        </w:tc>
        <w:tc>
          <w:tcPr>
            <w:tcW w:w="3799" w:type="dxa"/>
          </w:tcPr>
          <w:p w14:paraId="30B54C34" w14:textId="18603AA1" w:rsidR="00A0538F" w:rsidRPr="00CE0420" w:rsidRDefault="00A3705D" w:rsidP="00894770">
            <w:pPr>
              <w:pStyle w:val="aff"/>
              <w:jc w:val="left"/>
            </w:pPr>
            <w:r>
              <w:t xml:space="preserve">Enter the Email address of </w:t>
            </w:r>
            <w:r w:rsidR="00FC6714">
              <w:t xml:space="preserve">the </w:t>
            </w:r>
            <w:r w:rsidR="00A25273">
              <w:t>O</w:t>
            </w:r>
            <w:r>
              <w:t>rganization.</w:t>
            </w:r>
          </w:p>
        </w:tc>
        <w:tc>
          <w:tcPr>
            <w:tcW w:w="1021" w:type="dxa"/>
          </w:tcPr>
          <w:p w14:paraId="36393B30" w14:textId="77777777" w:rsidR="00A0538F" w:rsidRPr="00CE0420" w:rsidRDefault="00A0538F" w:rsidP="00A0538F">
            <w:pPr>
              <w:pStyle w:val="aff"/>
              <w:jc w:val="center"/>
            </w:pPr>
            <w:r w:rsidRPr="00CE0420">
              <w:rPr>
                <w:rFonts w:hint="eastAsia"/>
              </w:rPr>
              <w:t>○</w:t>
            </w:r>
          </w:p>
        </w:tc>
        <w:tc>
          <w:tcPr>
            <w:tcW w:w="850" w:type="dxa"/>
          </w:tcPr>
          <w:p w14:paraId="4CA0612D" w14:textId="33F22B02" w:rsidR="00A0538F" w:rsidRPr="00CE0420" w:rsidRDefault="000C5D1B" w:rsidP="00A0538F">
            <w:pPr>
              <w:pStyle w:val="aff"/>
            </w:pPr>
            <w:proofErr w:type="spellStart"/>
            <w:r>
              <w:rPr>
                <w:rFonts w:hint="eastAsia"/>
              </w:rPr>
              <w:t>Menu</w:t>
            </w:r>
            <w:r w:rsidR="007D0424">
              <w:rPr>
                <w:rFonts w:hint="eastAsia"/>
              </w:rPr>
              <w:t>al</w:t>
            </w:r>
            <w:proofErr w:type="spellEnd"/>
            <w:r w:rsidR="004056A3">
              <w:t xml:space="preserve"> input</w:t>
            </w:r>
          </w:p>
        </w:tc>
        <w:tc>
          <w:tcPr>
            <w:tcW w:w="1814" w:type="dxa"/>
          </w:tcPr>
          <w:p w14:paraId="3FBCD2CA" w14:textId="0268D814" w:rsidR="00A0538F" w:rsidRPr="00CE0420" w:rsidRDefault="007D0424" w:rsidP="00B147E9">
            <w:pPr>
              <w:pStyle w:val="aff"/>
              <w:jc w:val="left"/>
            </w:pPr>
            <w:r>
              <w:rPr>
                <w:rFonts w:hint="eastAsia"/>
                <w:shd w:val="clear" w:color="auto" w:fill="FFFFFF"/>
              </w:rPr>
              <w:t>Maximum length 128 bytes</w:t>
            </w:r>
          </w:p>
        </w:tc>
      </w:tr>
      <w:tr w:rsidR="00845CFE" w:rsidRPr="00CE0420" w14:paraId="14301B82" w14:textId="77777777" w:rsidTr="00496DA6">
        <w:tc>
          <w:tcPr>
            <w:tcW w:w="1129" w:type="dxa"/>
            <w:vMerge w:val="restart"/>
          </w:tcPr>
          <w:p w14:paraId="0DCEEF51" w14:textId="1EDFD87F" w:rsidR="00845CFE" w:rsidRPr="00CE0420" w:rsidRDefault="003C684B" w:rsidP="00A0538F">
            <w:pPr>
              <w:pStyle w:val="aff"/>
            </w:pPr>
            <w:r>
              <w:t>Terraform</w:t>
            </w:r>
            <w:r w:rsidR="00532BEF">
              <w:t xml:space="preserve"> Link</w:t>
            </w:r>
          </w:p>
        </w:tc>
        <w:tc>
          <w:tcPr>
            <w:tcW w:w="1276" w:type="dxa"/>
          </w:tcPr>
          <w:p w14:paraId="60148A3A" w14:textId="24582227" w:rsidR="00845CFE" w:rsidRPr="00CE0420" w:rsidRDefault="004A08E2" w:rsidP="00AE4355">
            <w:pPr>
              <w:pStyle w:val="aff"/>
              <w:jc w:val="left"/>
            </w:pPr>
            <w:r w:rsidRPr="004A08E2">
              <w:t>Link status check</w:t>
            </w:r>
          </w:p>
        </w:tc>
        <w:tc>
          <w:tcPr>
            <w:tcW w:w="3799" w:type="dxa"/>
          </w:tcPr>
          <w:p w14:paraId="0F07AD70" w14:textId="591F7D0E" w:rsidR="00845CFE" w:rsidRPr="00CE0420" w:rsidRDefault="00FC6714" w:rsidP="00894770">
            <w:pPr>
              <w:pStyle w:val="aff"/>
              <w:jc w:val="left"/>
            </w:pPr>
            <w:r>
              <w:t xml:space="preserve">Button to execute the link </w:t>
            </w:r>
            <w:r w:rsidRPr="00FC6714">
              <w:t>status check.</w:t>
            </w:r>
          </w:p>
        </w:tc>
        <w:tc>
          <w:tcPr>
            <w:tcW w:w="1021" w:type="dxa"/>
          </w:tcPr>
          <w:p w14:paraId="3495576A" w14:textId="0C933A11" w:rsidR="00845CFE" w:rsidRPr="00CE0420" w:rsidRDefault="00845CFE" w:rsidP="00845CFE">
            <w:pPr>
              <w:pStyle w:val="aff"/>
              <w:jc w:val="center"/>
            </w:pPr>
            <w:r>
              <w:rPr>
                <w:rFonts w:hint="eastAsia"/>
              </w:rPr>
              <w:t>-</w:t>
            </w:r>
          </w:p>
        </w:tc>
        <w:tc>
          <w:tcPr>
            <w:tcW w:w="850" w:type="dxa"/>
          </w:tcPr>
          <w:p w14:paraId="60473A0C" w14:textId="02E2F6B3" w:rsidR="00845CFE" w:rsidRPr="00CE0420" w:rsidRDefault="00845CFE" w:rsidP="00845CFE">
            <w:pPr>
              <w:pStyle w:val="aff"/>
              <w:jc w:val="center"/>
            </w:pPr>
            <w:r>
              <w:rPr>
                <w:rFonts w:hint="eastAsia"/>
              </w:rPr>
              <w:t>-</w:t>
            </w:r>
          </w:p>
        </w:tc>
        <w:tc>
          <w:tcPr>
            <w:tcW w:w="1814" w:type="dxa"/>
          </w:tcPr>
          <w:p w14:paraId="278AD592" w14:textId="77777777" w:rsidR="00845CFE" w:rsidRPr="00CE0420" w:rsidRDefault="00845CFE" w:rsidP="00A0538F">
            <w:pPr>
              <w:pStyle w:val="aff"/>
            </w:pPr>
          </w:p>
        </w:tc>
      </w:tr>
      <w:tr w:rsidR="00845CFE" w:rsidRPr="00CE0420" w14:paraId="39615218" w14:textId="77777777" w:rsidTr="00496DA6">
        <w:tc>
          <w:tcPr>
            <w:tcW w:w="1129" w:type="dxa"/>
            <w:vMerge/>
          </w:tcPr>
          <w:p w14:paraId="02060A7A" w14:textId="77777777" w:rsidR="00845CFE" w:rsidRPr="00CE0420" w:rsidRDefault="00845CFE" w:rsidP="00A0538F">
            <w:pPr>
              <w:pStyle w:val="aff"/>
            </w:pPr>
          </w:p>
        </w:tc>
        <w:tc>
          <w:tcPr>
            <w:tcW w:w="1276" w:type="dxa"/>
          </w:tcPr>
          <w:p w14:paraId="2F949408" w14:textId="5019FFF4" w:rsidR="00845CFE" w:rsidRPr="00CE0420" w:rsidRDefault="00545F54" w:rsidP="00A0538F">
            <w:pPr>
              <w:pStyle w:val="aff"/>
            </w:pPr>
            <w:r>
              <w:rPr>
                <w:rFonts w:hint="eastAsia"/>
              </w:rPr>
              <w:t xml:space="preserve">Link </w:t>
            </w:r>
            <w:r w:rsidR="004A08E2">
              <w:rPr>
                <w:rFonts w:hint="eastAsia"/>
              </w:rPr>
              <w:t>status</w:t>
            </w:r>
          </w:p>
        </w:tc>
        <w:tc>
          <w:tcPr>
            <w:tcW w:w="3799" w:type="dxa"/>
          </w:tcPr>
          <w:p w14:paraId="5DEA61A0" w14:textId="5474D665" w:rsidR="00845CFE" w:rsidRDefault="00A25273" w:rsidP="00894770">
            <w:pPr>
              <w:pStyle w:val="aff"/>
              <w:jc w:val="left"/>
            </w:pPr>
            <w:r>
              <w:t>For the target O</w:t>
            </w:r>
            <w:r w:rsidRPr="00A25273">
              <w:t>rganiz</w:t>
            </w:r>
            <w:r>
              <w:t>ation, the status of link</w:t>
            </w:r>
            <w:r w:rsidRPr="00A25273">
              <w:t xml:space="preserve"> with </w:t>
            </w:r>
            <w:r w:rsidR="003C684B">
              <w:t>Terraform</w:t>
            </w:r>
            <w:r>
              <w:t xml:space="preserve"> is displayed</w:t>
            </w:r>
            <w:r w:rsidR="00D4752F" w:rsidRPr="00D4752F">
              <w:t>.</w:t>
            </w:r>
          </w:p>
          <w:p w14:paraId="56C51D97" w14:textId="58E37444" w:rsidR="00D4752F" w:rsidRDefault="0095047C" w:rsidP="00894770">
            <w:pPr>
              <w:pStyle w:val="aff"/>
              <w:jc w:val="left"/>
            </w:pPr>
            <w:r w:rsidRPr="0095047C">
              <w:t xml:space="preserve">If you are not registered with </w:t>
            </w:r>
            <w:r w:rsidR="003C684B">
              <w:t>Terraform</w:t>
            </w:r>
            <w:r>
              <w:t>, "No registration"</w:t>
            </w:r>
            <w:r w:rsidR="00A640F1">
              <w:t>.</w:t>
            </w:r>
            <w:r>
              <w:t xml:space="preserve"> </w:t>
            </w:r>
            <w:r w:rsidRPr="0095047C">
              <w:t>If you</w:t>
            </w:r>
            <w:r>
              <w:t xml:space="preserve"> are registered the difference</w:t>
            </w:r>
            <w:r w:rsidRPr="0095047C">
              <w:t xml:space="preserve"> email address, "Updated".</w:t>
            </w:r>
          </w:p>
          <w:p w14:paraId="71FFB4DF" w14:textId="65544E3A" w:rsidR="002A3FDB" w:rsidRPr="00D4752F" w:rsidRDefault="0095047C" w:rsidP="00894770">
            <w:pPr>
              <w:pStyle w:val="aff"/>
              <w:jc w:val="left"/>
            </w:pPr>
            <w:r w:rsidRPr="0095047C">
              <w:t>If it is registered, it will be displayed as "Registered".</w:t>
            </w:r>
          </w:p>
        </w:tc>
        <w:tc>
          <w:tcPr>
            <w:tcW w:w="1021" w:type="dxa"/>
          </w:tcPr>
          <w:p w14:paraId="79CAB12A" w14:textId="20AA499D" w:rsidR="00845CFE" w:rsidRPr="00CE0420" w:rsidRDefault="00845CFE" w:rsidP="00FF6830">
            <w:pPr>
              <w:pStyle w:val="aff"/>
              <w:jc w:val="center"/>
            </w:pPr>
            <w:r>
              <w:rPr>
                <w:rFonts w:hint="eastAsia"/>
              </w:rPr>
              <w:t>-</w:t>
            </w:r>
          </w:p>
        </w:tc>
        <w:tc>
          <w:tcPr>
            <w:tcW w:w="850" w:type="dxa"/>
          </w:tcPr>
          <w:p w14:paraId="6FFB96A9" w14:textId="04752996" w:rsidR="00845CFE" w:rsidRPr="00CE0420" w:rsidRDefault="00845CFE" w:rsidP="00FF6830">
            <w:pPr>
              <w:pStyle w:val="aff"/>
              <w:jc w:val="center"/>
            </w:pPr>
            <w:r>
              <w:rPr>
                <w:rFonts w:hint="eastAsia"/>
              </w:rPr>
              <w:t>-</w:t>
            </w:r>
          </w:p>
        </w:tc>
        <w:tc>
          <w:tcPr>
            <w:tcW w:w="1814" w:type="dxa"/>
          </w:tcPr>
          <w:p w14:paraId="21CFBBB8" w14:textId="77777777" w:rsidR="00845CFE" w:rsidRPr="00CE0420" w:rsidRDefault="00845CFE" w:rsidP="00A0538F">
            <w:pPr>
              <w:pStyle w:val="aff"/>
            </w:pPr>
          </w:p>
        </w:tc>
      </w:tr>
      <w:tr w:rsidR="00845CFE" w:rsidRPr="00CE0420" w14:paraId="42E1A3A6" w14:textId="77777777" w:rsidTr="00496DA6">
        <w:tc>
          <w:tcPr>
            <w:tcW w:w="1129" w:type="dxa"/>
            <w:vMerge/>
          </w:tcPr>
          <w:p w14:paraId="7D4986BA" w14:textId="77777777" w:rsidR="00845CFE" w:rsidRPr="00CE0420" w:rsidRDefault="00845CFE" w:rsidP="00A0538F">
            <w:pPr>
              <w:pStyle w:val="aff"/>
            </w:pPr>
          </w:p>
        </w:tc>
        <w:tc>
          <w:tcPr>
            <w:tcW w:w="1276" w:type="dxa"/>
          </w:tcPr>
          <w:p w14:paraId="08C281CA" w14:textId="225B3F0E" w:rsidR="00845CFE" w:rsidRPr="00CE0420" w:rsidRDefault="00FD7225" w:rsidP="00A0538F">
            <w:pPr>
              <w:pStyle w:val="aff"/>
            </w:pPr>
            <w:r>
              <w:rPr>
                <w:rFonts w:hint="eastAsia"/>
              </w:rPr>
              <w:t>R</w:t>
            </w:r>
            <w:r>
              <w:t>egistration</w:t>
            </w:r>
          </w:p>
        </w:tc>
        <w:tc>
          <w:tcPr>
            <w:tcW w:w="3799" w:type="dxa"/>
          </w:tcPr>
          <w:p w14:paraId="28F9CB5F" w14:textId="2158DA9E" w:rsidR="002A3FDB" w:rsidRPr="00CE0420" w:rsidRDefault="00E1581D" w:rsidP="00894770">
            <w:pPr>
              <w:pStyle w:val="aff"/>
              <w:jc w:val="left"/>
            </w:pPr>
            <w:r>
              <w:t>Button to execute registration</w:t>
            </w:r>
            <w:r w:rsidR="009F7B12" w:rsidRPr="009F7B12">
              <w:t xml:space="preserve">. </w:t>
            </w:r>
            <w:r w:rsidRPr="00E1581D">
              <w:t>It is activated in the case of "No r</w:t>
            </w:r>
            <w:r>
              <w:t>egistration"</w:t>
            </w:r>
            <w:r w:rsidR="009F7B12" w:rsidRPr="009F7B12">
              <w:t xml:space="preserve">. </w:t>
            </w:r>
            <w:r w:rsidRPr="00E1581D">
              <w:t xml:space="preserve">Click to register the target organization in </w:t>
            </w:r>
            <w:r w:rsidR="003C684B">
              <w:t>Terraform</w:t>
            </w:r>
            <w:r w:rsidRPr="00E1581D">
              <w:t>.</w:t>
            </w:r>
          </w:p>
        </w:tc>
        <w:tc>
          <w:tcPr>
            <w:tcW w:w="1021" w:type="dxa"/>
          </w:tcPr>
          <w:p w14:paraId="11FBBCB4" w14:textId="1549B1E1" w:rsidR="00845CFE" w:rsidRPr="00CE0420" w:rsidRDefault="00FF6830" w:rsidP="00FF6830">
            <w:pPr>
              <w:pStyle w:val="aff"/>
              <w:jc w:val="center"/>
            </w:pPr>
            <w:r>
              <w:rPr>
                <w:rFonts w:hint="eastAsia"/>
              </w:rPr>
              <w:t>-</w:t>
            </w:r>
          </w:p>
        </w:tc>
        <w:tc>
          <w:tcPr>
            <w:tcW w:w="850" w:type="dxa"/>
          </w:tcPr>
          <w:p w14:paraId="0182F9EB" w14:textId="69038D56" w:rsidR="00845CFE" w:rsidRPr="00CE0420" w:rsidRDefault="00FF6830" w:rsidP="00FF6830">
            <w:pPr>
              <w:pStyle w:val="aff"/>
              <w:jc w:val="center"/>
            </w:pPr>
            <w:r>
              <w:rPr>
                <w:rFonts w:hint="eastAsia"/>
              </w:rPr>
              <w:t>-</w:t>
            </w:r>
          </w:p>
        </w:tc>
        <w:tc>
          <w:tcPr>
            <w:tcW w:w="1814" w:type="dxa"/>
          </w:tcPr>
          <w:p w14:paraId="18BA6C83" w14:textId="77777777" w:rsidR="00845CFE" w:rsidRPr="00CE0420" w:rsidRDefault="00845CFE" w:rsidP="00A0538F">
            <w:pPr>
              <w:pStyle w:val="aff"/>
            </w:pPr>
          </w:p>
        </w:tc>
      </w:tr>
      <w:tr w:rsidR="00845CFE" w:rsidRPr="00CE0420" w14:paraId="6B62CC63" w14:textId="77777777" w:rsidTr="00496DA6">
        <w:tc>
          <w:tcPr>
            <w:tcW w:w="1129" w:type="dxa"/>
            <w:vMerge/>
          </w:tcPr>
          <w:p w14:paraId="132D5047" w14:textId="77777777" w:rsidR="00845CFE" w:rsidRPr="00CE0420" w:rsidRDefault="00845CFE" w:rsidP="00A0538F">
            <w:pPr>
              <w:pStyle w:val="aff"/>
            </w:pPr>
          </w:p>
        </w:tc>
        <w:tc>
          <w:tcPr>
            <w:tcW w:w="1276" w:type="dxa"/>
          </w:tcPr>
          <w:p w14:paraId="4C6D8218" w14:textId="57FEBA38" w:rsidR="00845CFE" w:rsidRPr="00CE0420" w:rsidRDefault="00FD7225" w:rsidP="00A0538F">
            <w:pPr>
              <w:pStyle w:val="aff"/>
            </w:pPr>
            <w:r>
              <w:rPr>
                <w:rFonts w:hint="eastAsia"/>
              </w:rPr>
              <w:t>Update</w:t>
            </w:r>
          </w:p>
        </w:tc>
        <w:tc>
          <w:tcPr>
            <w:tcW w:w="3799" w:type="dxa"/>
          </w:tcPr>
          <w:p w14:paraId="2024A571" w14:textId="09A528E1" w:rsidR="00845CFE" w:rsidRPr="00CE0420" w:rsidRDefault="000A154F" w:rsidP="00894770">
            <w:pPr>
              <w:pStyle w:val="aff"/>
              <w:jc w:val="left"/>
            </w:pPr>
            <w:r>
              <w:t>Update button</w:t>
            </w:r>
            <w:r w:rsidR="0025711E" w:rsidRPr="009F7B12">
              <w:t xml:space="preserve">. </w:t>
            </w:r>
            <w:r w:rsidR="0025711E" w:rsidRPr="00E1581D">
              <w:t>It i</w:t>
            </w:r>
            <w:r w:rsidR="00FA3095">
              <w:t>s activated in the case of "update</w:t>
            </w:r>
            <w:r w:rsidR="0025711E">
              <w:t>"</w:t>
            </w:r>
            <w:r w:rsidR="0025711E" w:rsidRPr="009F7B12">
              <w:t xml:space="preserve">. </w:t>
            </w:r>
            <w:r w:rsidR="00FA3095" w:rsidRPr="00FA3095">
              <w:t xml:space="preserve">Click to update the email address of the target organization registered in </w:t>
            </w:r>
            <w:r w:rsidR="003C684B">
              <w:t>Terraform</w:t>
            </w:r>
            <w:r w:rsidR="00FA3095" w:rsidRPr="00FA3095">
              <w:t>.</w:t>
            </w:r>
          </w:p>
        </w:tc>
        <w:tc>
          <w:tcPr>
            <w:tcW w:w="1021" w:type="dxa"/>
          </w:tcPr>
          <w:p w14:paraId="38EBA7E8" w14:textId="5A50C785" w:rsidR="00845CFE" w:rsidRPr="00CE0420" w:rsidRDefault="00FF6830" w:rsidP="00FF6830">
            <w:pPr>
              <w:pStyle w:val="aff"/>
              <w:jc w:val="center"/>
            </w:pPr>
            <w:r>
              <w:rPr>
                <w:rFonts w:hint="eastAsia"/>
              </w:rPr>
              <w:t>-</w:t>
            </w:r>
          </w:p>
        </w:tc>
        <w:tc>
          <w:tcPr>
            <w:tcW w:w="850" w:type="dxa"/>
          </w:tcPr>
          <w:p w14:paraId="4395508A" w14:textId="21911B1F" w:rsidR="00845CFE" w:rsidRPr="00CE0420" w:rsidRDefault="00FF6830" w:rsidP="00FF6830">
            <w:pPr>
              <w:pStyle w:val="aff"/>
              <w:jc w:val="center"/>
            </w:pPr>
            <w:r>
              <w:rPr>
                <w:rFonts w:hint="eastAsia"/>
              </w:rPr>
              <w:t>-</w:t>
            </w:r>
          </w:p>
        </w:tc>
        <w:tc>
          <w:tcPr>
            <w:tcW w:w="1814" w:type="dxa"/>
          </w:tcPr>
          <w:p w14:paraId="523F8F21" w14:textId="77777777" w:rsidR="00845CFE" w:rsidRPr="00CE0420" w:rsidRDefault="00845CFE" w:rsidP="00A0538F">
            <w:pPr>
              <w:pStyle w:val="aff"/>
            </w:pPr>
          </w:p>
        </w:tc>
      </w:tr>
      <w:tr w:rsidR="00845CFE" w:rsidRPr="00CE0420" w14:paraId="2D84F65C" w14:textId="77777777" w:rsidTr="00496DA6">
        <w:tc>
          <w:tcPr>
            <w:tcW w:w="1129" w:type="dxa"/>
            <w:vMerge/>
          </w:tcPr>
          <w:p w14:paraId="08298597" w14:textId="77777777" w:rsidR="00845CFE" w:rsidRPr="00CE0420" w:rsidRDefault="00845CFE" w:rsidP="00A0538F">
            <w:pPr>
              <w:pStyle w:val="aff"/>
            </w:pPr>
          </w:p>
        </w:tc>
        <w:tc>
          <w:tcPr>
            <w:tcW w:w="1276" w:type="dxa"/>
          </w:tcPr>
          <w:p w14:paraId="637A55D5" w14:textId="47C1EB80" w:rsidR="00845CFE" w:rsidRPr="00CE0420" w:rsidRDefault="00FD7225" w:rsidP="00A0538F">
            <w:pPr>
              <w:pStyle w:val="aff"/>
            </w:pPr>
            <w:r>
              <w:rPr>
                <w:rFonts w:hint="eastAsia"/>
              </w:rPr>
              <w:t>D</w:t>
            </w:r>
            <w:r>
              <w:t>elete</w:t>
            </w:r>
          </w:p>
        </w:tc>
        <w:tc>
          <w:tcPr>
            <w:tcW w:w="3799" w:type="dxa"/>
          </w:tcPr>
          <w:p w14:paraId="09BC0E0C" w14:textId="17783718" w:rsidR="002557C6" w:rsidRDefault="000A154F" w:rsidP="00894770">
            <w:pPr>
              <w:pStyle w:val="aff"/>
              <w:jc w:val="left"/>
            </w:pPr>
            <w:r>
              <w:t>Delete button</w:t>
            </w:r>
            <w:r w:rsidR="002557C6" w:rsidRPr="009F7B12">
              <w:t xml:space="preserve">. </w:t>
            </w:r>
            <w:r w:rsidR="002557C6" w:rsidRPr="00E1581D">
              <w:t>It i</w:t>
            </w:r>
            <w:r w:rsidR="002557C6">
              <w:t>s activated in the case of “</w:t>
            </w:r>
            <w:proofErr w:type="spellStart"/>
            <w:r w:rsidR="002557C6">
              <w:t>registered”,"update</w:t>
            </w:r>
            <w:proofErr w:type="spellEnd"/>
            <w:r w:rsidR="002557C6">
              <w:t>"</w:t>
            </w:r>
            <w:r w:rsidR="002557C6" w:rsidRPr="009F7B12">
              <w:t xml:space="preserve">. </w:t>
            </w:r>
            <w:r w:rsidR="002557C6">
              <w:t>Click to delete</w:t>
            </w:r>
            <w:r w:rsidR="002557C6" w:rsidRPr="002557C6">
              <w:t xml:space="preserve"> the target organization reg</w:t>
            </w:r>
            <w:r w:rsidR="002557C6">
              <w:t xml:space="preserve">istered in </w:t>
            </w:r>
            <w:r w:rsidR="003C684B">
              <w:t>Terraform</w:t>
            </w:r>
            <w:r w:rsidR="002557C6" w:rsidRPr="00FA3095">
              <w:t>.</w:t>
            </w:r>
          </w:p>
          <w:p w14:paraId="673BCAC8" w14:textId="709DBA6E" w:rsidR="004F104D" w:rsidRPr="00CE0420" w:rsidRDefault="009F7B12" w:rsidP="00894770">
            <w:pPr>
              <w:pStyle w:val="aff"/>
              <w:jc w:val="left"/>
            </w:pPr>
            <w:r w:rsidRPr="009F7B12">
              <w:rPr>
                <w:rFonts w:hint="eastAsia"/>
              </w:rPr>
              <w:t>※</w:t>
            </w:r>
            <w:r w:rsidR="002557C6">
              <w:t>D</w:t>
            </w:r>
            <w:r>
              <w:t xml:space="preserve">eleted Organization cannot be restored. </w:t>
            </w:r>
            <w:r w:rsidR="002557C6" w:rsidRPr="002557C6">
              <w:t xml:space="preserve">Workspace under the organization will also </w:t>
            </w:r>
            <w:r w:rsidR="002557C6">
              <w:t>be</w:t>
            </w:r>
            <w:r>
              <w:t xml:space="preserve"> deleted.</w:t>
            </w:r>
          </w:p>
        </w:tc>
        <w:tc>
          <w:tcPr>
            <w:tcW w:w="1021" w:type="dxa"/>
          </w:tcPr>
          <w:p w14:paraId="7BDF44E7" w14:textId="7008BD30" w:rsidR="00845CFE" w:rsidRPr="00CE0420" w:rsidRDefault="00FF6830" w:rsidP="00FF6830">
            <w:pPr>
              <w:pStyle w:val="aff"/>
              <w:jc w:val="center"/>
            </w:pPr>
            <w:r>
              <w:rPr>
                <w:rFonts w:hint="eastAsia"/>
              </w:rPr>
              <w:t>-</w:t>
            </w:r>
          </w:p>
        </w:tc>
        <w:tc>
          <w:tcPr>
            <w:tcW w:w="850" w:type="dxa"/>
          </w:tcPr>
          <w:p w14:paraId="3F63417D" w14:textId="1B9FC3E4" w:rsidR="00845CFE" w:rsidRPr="00CE0420" w:rsidRDefault="00FF6830" w:rsidP="00FF6830">
            <w:pPr>
              <w:pStyle w:val="aff"/>
              <w:jc w:val="center"/>
            </w:pPr>
            <w:r>
              <w:rPr>
                <w:rFonts w:hint="eastAsia"/>
              </w:rPr>
              <w:t>-</w:t>
            </w:r>
          </w:p>
        </w:tc>
        <w:tc>
          <w:tcPr>
            <w:tcW w:w="1814" w:type="dxa"/>
          </w:tcPr>
          <w:p w14:paraId="5DD41DB8" w14:textId="77777777" w:rsidR="00845CFE" w:rsidRPr="00CE0420" w:rsidRDefault="00845CFE" w:rsidP="00A0538F">
            <w:pPr>
              <w:pStyle w:val="aff"/>
            </w:pPr>
          </w:p>
        </w:tc>
      </w:tr>
      <w:tr w:rsidR="000A154F" w:rsidRPr="00CE0420" w14:paraId="3DEF7333" w14:textId="77777777" w:rsidTr="00496DA6">
        <w:tc>
          <w:tcPr>
            <w:tcW w:w="2405" w:type="dxa"/>
            <w:gridSpan w:val="2"/>
          </w:tcPr>
          <w:p w14:paraId="2C78CB07" w14:textId="7D095F29" w:rsidR="000A154F" w:rsidRDefault="000A154F" w:rsidP="00A0538F">
            <w:pPr>
              <w:pStyle w:val="aff"/>
            </w:pPr>
            <w:r>
              <w:rPr>
                <w:rFonts w:hint="eastAsia"/>
              </w:rPr>
              <w:t>Workspace list</w:t>
            </w:r>
          </w:p>
        </w:tc>
        <w:tc>
          <w:tcPr>
            <w:tcW w:w="3799" w:type="dxa"/>
          </w:tcPr>
          <w:p w14:paraId="31118C82" w14:textId="2E8A5191" w:rsidR="000A154F" w:rsidRDefault="000A154F" w:rsidP="00894770">
            <w:pPr>
              <w:pStyle w:val="aff"/>
              <w:jc w:val="left"/>
            </w:pPr>
            <w:r>
              <w:rPr>
                <w:rFonts w:hint="eastAsia"/>
              </w:rPr>
              <w:t xml:space="preserve">Moves </w:t>
            </w:r>
            <w:r>
              <w:t>the user to “6.2.3 Workspaces list”</w:t>
            </w:r>
          </w:p>
        </w:tc>
        <w:tc>
          <w:tcPr>
            <w:tcW w:w="1021" w:type="dxa"/>
          </w:tcPr>
          <w:p w14:paraId="09481D37" w14:textId="77777777" w:rsidR="000A154F" w:rsidRPr="00CE0420" w:rsidRDefault="000A154F" w:rsidP="00A0538F">
            <w:pPr>
              <w:pStyle w:val="aff"/>
              <w:jc w:val="center"/>
            </w:pPr>
          </w:p>
        </w:tc>
        <w:tc>
          <w:tcPr>
            <w:tcW w:w="850" w:type="dxa"/>
          </w:tcPr>
          <w:p w14:paraId="2E956D1F" w14:textId="77777777" w:rsidR="000A154F" w:rsidRDefault="000A154F" w:rsidP="00A0538F">
            <w:pPr>
              <w:pStyle w:val="aff"/>
            </w:pPr>
          </w:p>
        </w:tc>
        <w:tc>
          <w:tcPr>
            <w:tcW w:w="1814" w:type="dxa"/>
          </w:tcPr>
          <w:p w14:paraId="35880332" w14:textId="77777777" w:rsidR="000A154F" w:rsidRDefault="000A154F" w:rsidP="00A0538F">
            <w:pPr>
              <w:pStyle w:val="aff"/>
              <w:rPr>
                <w:shd w:val="clear" w:color="auto" w:fill="FFFFFF"/>
              </w:rPr>
            </w:pPr>
          </w:p>
        </w:tc>
      </w:tr>
      <w:tr w:rsidR="00A0538F" w:rsidRPr="00CE0420" w14:paraId="0B92013A" w14:textId="77777777" w:rsidTr="00496DA6">
        <w:tc>
          <w:tcPr>
            <w:tcW w:w="2405" w:type="dxa"/>
            <w:gridSpan w:val="2"/>
          </w:tcPr>
          <w:p w14:paraId="7402B53E" w14:textId="55A74A24" w:rsidR="00A0538F" w:rsidRPr="00CE0420" w:rsidRDefault="00FD7225" w:rsidP="00A0538F">
            <w:pPr>
              <w:pStyle w:val="aff"/>
            </w:pPr>
            <w:r>
              <w:rPr>
                <w:rFonts w:hint="eastAsia"/>
              </w:rPr>
              <w:t>Remarks</w:t>
            </w:r>
          </w:p>
        </w:tc>
        <w:tc>
          <w:tcPr>
            <w:tcW w:w="3799" w:type="dxa"/>
          </w:tcPr>
          <w:p w14:paraId="26EFF0FA" w14:textId="5E184DED" w:rsidR="00A0538F" w:rsidRPr="00CE0420" w:rsidRDefault="009F7B12" w:rsidP="00894770">
            <w:pPr>
              <w:pStyle w:val="aff"/>
              <w:jc w:val="left"/>
            </w:pPr>
            <w:r>
              <w:t>F</w:t>
            </w:r>
            <w:r w:rsidR="00FD7225" w:rsidRPr="00FD7225">
              <w:t>ree description field</w:t>
            </w:r>
            <w:r w:rsidR="00FD7225">
              <w:t>.</w:t>
            </w:r>
          </w:p>
        </w:tc>
        <w:tc>
          <w:tcPr>
            <w:tcW w:w="1021" w:type="dxa"/>
          </w:tcPr>
          <w:p w14:paraId="5DFC7E8F" w14:textId="77777777" w:rsidR="00A0538F" w:rsidRPr="00CE0420" w:rsidRDefault="00A0538F" w:rsidP="00A0538F">
            <w:pPr>
              <w:pStyle w:val="aff"/>
              <w:jc w:val="center"/>
            </w:pPr>
            <w:r w:rsidRPr="00CE0420">
              <w:rPr>
                <w:rFonts w:hint="eastAsia"/>
              </w:rPr>
              <w:t>-</w:t>
            </w:r>
          </w:p>
        </w:tc>
        <w:tc>
          <w:tcPr>
            <w:tcW w:w="850" w:type="dxa"/>
          </w:tcPr>
          <w:p w14:paraId="3A9028B0" w14:textId="0976089A" w:rsidR="00A0538F" w:rsidRPr="00CE0420" w:rsidRDefault="000C5D1B" w:rsidP="00A0538F">
            <w:pPr>
              <w:pStyle w:val="aff"/>
            </w:pPr>
            <w:proofErr w:type="spellStart"/>
            <w:r>
              <w:rPr>
                <w:rFonts w:hint="eastAsia"/>
              </w:rPr>
              <w:t>Menu</w:t>
            </w:r>
            <w:r w:rsidR="00FD7225">
              <w:rPr>
                <w:rFonts w:hint="eastAsia"/>
              </w:rPr>
              <w:t>al</w:t>
            </w:r>
            <w:proofErr w:type="spellEnd"/>
            <w:r w:rsidR="00775FA1">
              <w:t xml:space="preserve"> input</w:t>
            </w:r>
          </w:p>
        </w:tc>
        <w:tc>
          <w:tcPr>
            <w:tcW w:w="1814" w:type="dxa"/>
          </w:tcPr>
          <w:p w14:paraId="3AC13C4E" w14:textId="77777777" w:rsidR="00B147E9" w:rsidRDefault="007D0424" w:rsidP="00A0538F">
            <w:pPr>
              <w:pStyle w:val="aff"/>
              <w:rPr>
                <w:shd w:val="clear" w:color="auto" w:fill="FFFFFF"/>
              </w:rPr>
            </w:pPr>
            <w:r>
              <w:rPr>
                <w:rFonts w:hint="eastAsia"/>
                <w:shd w:val="clear" w:color="auto" w:fill="FFFFFF"/>
              </w:rPr>
              <w:t xml:space="preserve">Maximum length </w:t>
            </w:r>
          </w:p>
          <w:p w14:paraId="4775C1A0" w14:textId="0A2F65E9" w:rsidR="00A0538F" w:rsidRPr="00CE0420" w:rsidRDefault="00B147E9" w:rsidP="00A0538F">
            <w:pPr>
              <w:pStyle w:val="aff"/>
            </w:pPr>
            <w:r>
              <w:rPr>
                <w:rFonts w:hint="eastAsia"/>
                <w:shd w:val="clear" w:color="auto" w:fill="FFFFFF"/>
              </w:rPr>
              <w:t>40</w:t>
            </w:r>
            <w:r w:rsidR="007D0424">
              <w:rPr>
                <w:shd w:val="clear" w:color="auto" w:fill="FFFFFF"/>
              </w:rPr>
              <w:t xml:space="preserve">00 </w:t>
            </w:r>
            <w:r w:rsidR="007D0424">
              <w:rPr>
                <w:rFonts w:hint="eastAsia"/>
                <w:shd w:val="clear" w:color="auto" w:fill="FFFFFF"/>
              </w:rPr>
              <w:t>bytes</w:t>
            </w:r>
          </w:p>
        </w:tc>
      </w:tr>
    </w:tbl>
    <w:p w14:paraId="186C4AB4" w14:textId="14070296" w:rsidR="00CD2545" w:rsidRDefault="00CD2545">
      <w:pPr>
        <w:widowControl/>
        <w:jc w:val="left"/>
      </w:pPr>
      <w:r>
        <w:br w:type="page"/>
      </w:r>
    </w:p>
    <w:p w14:paraId="6CAA061A" w14:textId="0530F4FA" w:rsidR="00CD2545" w:rsidRPr="00393AAF" w:rsidRDefault="00210AFA" w:rsidP="00CD2545">
      <w:pPr>
        <w:pStyle w:val="30"/>
        <w:rPr>
          <w:rFonts w:ascii="Arial" w:hAnsi="Arial"/>
        </w:rPr>
      </w:pPr>
      <w:bookmarkStart w:id="715" w:name="_テンプレート管理"/>
      <w:bookmarkStart w:id="716" w:name="Workspaces管理"/>
      <w:bookmarkStart w:id="717" w:name="_Toc105604729"/>
      <w:bookmarkEnd w:id="715"/>
      <w:r w:rsidRPr="00210AFA">
        <w:rPr>
          <w:rFonts w:ascii="Arial" w:hAnsi="Arial" w:hint="eastAsia"/>
        </w:rPr>
        <w:lastRenderedPageBreak/>
        <w:t>Workspaces</w:t>
      </w:r>
      <w:bookmarkEnd w:id="716"/>
      <w:r w:rsidR="00965BEC">
        <w:rPr>
          <w:rFonts w:ascii="Arial" w:hAnsi="Arial" w:hint="eastAsia"/>
        </w:rPr>
        <w:t xml:space="preserve"> list</w:t>
      </w:r>
      <w:bookmarkEnd w:id="717"/>
    </w:p>
    <w:p w14:paraId="0888EDE6" w14:textId="613CFEF5" w:rsidR="00393AAF" w:rsidRDefault="008B65F4" w:rsidP="00637396">
      <w:pPr>
        <w:pStyle w:val="aff0"/>
        <w:numPr>
          <w:ilvl w:val="0"/>
          <w:numId w:val="28"/>
        </w:numPr>
        <w:jc w:val="left"/>
      </w:pPr>
      <w:r>
        <w:t xml:space="preserve">In </w:t>
      </w:r>
      <w:r w:rsidR="007B2FE2">
        <w:t>“</w:t>
      </w:r>
      <w:r w:rsidR="00425081" w:rsidRPr="00425081">
        <w:t xml:space="preserve">Workspaces </w:t>
      </w:r>
      <w:r w:rsidR="007A1772">
        <w:t>list</w:t>
      </w:r>
      <w:r w:rsidR="007B2FE2">
        <w:t>”</w:t>
      </w:r>
      <w:r>
        <w:t>,</w:t>
      </w:r>
      <w:r w:rsidR="007B2FE2">
        <w:t xml:space="preserve"> </w:t>
      </w:r>
      <w:r w:rsidR="00425081" w:rsidRPr="00425081">
        <w:t>performs mainte</w:t>
      </w:r>
      <w:r w:rsidR="00B032BE">
        <w:t>nance (browsing</w:t>
      </w:r>
      <w:r w:rsidR="006E3A14">
        <w:t>/registration/update</w:t>
      </w:r>
      <w:r w:rsidR="00425081" w:rsidRPr="00425081">
        <w:t>/</w:t>
      </w:r>
      <w:r w:rsidR="006E3A14" w:rsidRPr="001A3B88">
        <w:t>abolition</w:t>
      </w:r>
      <w:r w:rsidR="00425081" w:rsidRPr="00425081">
        <w:t xml:space="preserve">) of Workspace used in </w:t>
      </w:r>
      <w:r w:rsidR="003C684B">
        <w:t>Terraform</w:t>
      </w:r>
      <w:r w:rsidR="00425081" w:rsidRPr="00425081">
        <w:t>.</w:t>
      </w:r>
    </w:p>
    <w:p w14:paraId="771E62A9" w14:textId="3ED49625" w:rsidR="00425081" w:rsidRDefault="00425081" w:rsidP="00637396">
      <w:pPr>
        <w:pStyle w:val="aff0"/>
        <w:ind w:left="709"/>
        <w:jc w:val="left"/>
      </w:pPr>
      <w:r w:rsidRPr="00425081">
        <w:t xml:space="preserve">Also, Workspace registered in the ITA system can be linked </w:t>
      </w:r>
      <w:r w:rsidR="00637396">
        <w:t>(register/update/delete</w:t>
      </w:r>
      <w:r w:rsidRPr="00425081">
        <w:t xml:space="preserve">) to </w:t>
      </w:r>
      <w:r w:rsidR="003C684B">
        <w:t>Terraform</w:t>
      </w:r>
      <w:r w:rsidRPr="00425081">
        <w:t>.</w:t>
      </w:r>
    </w:p>
    <w:p w14:paraId="5A5B55B3" w14:textId="40DC549D" w:rsidR="00425081" w:rsidRDefault="005B13A6" w:rsidP="00637396">
      <w:pPr>
        <w:pStyle w:val="aff0"/>
        <w:ind w:left="709"/>
        <w:jc w:val="left"/>
      </w:pPr>
      <w:r>
        <w:t>Workspace is linked to O</w:t>
      </w:r>
      <w:r w:rsidR="002D1801">
        <w:t xml:space="preserve">rganization, first </w:t>
      </w:r>
      <w:r w:rsidR="00425081" w:rsidRPr="00425081">
        <w:t>it is necessary to register the target in "</w:t>
      </w:r>
      <w:r w:rsidR="00425081" w:rsidRPr="00E37543">
        <w:rPr>
          <w:u w:val="single"/>
        </w:rPr>
        <w:t xml:space="preserve">6.2.2 Organizations </w:t>
      </w:r>
      <w:r w:rsidR="007A1772" w:rsidRPr="00E37543">
        <w:rPr>
          <w:u w:val="single"/>
        </w:rPr>
        <w:t>List</w:t>
      </w:r>
      <w:r>
        <w:t>".</w:t>
      </w:r>
    </w:p>
    <w:p w14:paraId="6FE48EA8" w14:textId="0F250D26" w:rsidR="00393AAF" w:rsidRDefault="00202F5E" w:rsidP="00393AAF">
      <w:pPr>
        <w:pStyle w:val="aff0"/>
        <w:ind w:left="709"/>
      </w:pPr>
      <w:r>
        <w:rPr>
          <w:noProof/>
        </w:rPr>
        <mc:AlternateContent>
          <mc:Choice Requires="wps">
            <w:drawing>
              <wp:anchor distT="0" distB="0" distL="114300" distR="114300" simplePos="0" relativeHeight="251736064" behindDoc="0" locked="0" layoutInCell="1" allowOverlap="1" wp14:anchorId="35B29CEC" wp14:editId="1B762E18">
                <wp:simplePos x="0" y="0"/>
                <wp:positionH relativeFrom="column">
                  <wp:posOffset>460196</wp:posOffset>
                </wp:positionH>
                <wp:positionV relativeFrom="paragraph">
                  <wp:posOffset>846074</wp:posOffset>
                </wp:positionV>
                <wp:extent cx="526695" cy="146304"/>
                <wp:effectExtent l="0" t="0" r="26035" b="25400"/>
                <wp:wrapNone/>
                <wp:docPr id="234" name="正方形/長方形 234"/>
                <wp:cNvGraphicFramePr/>
                <a:graphic xmlns:a="http://schemas.openxmlformats.org/drawingml/2006/main">
                  <a:graphicData uri="http://schemas.microsoft.com/office/word/2010/wordprocessingShape">
                    <wps:wsp>
                      <wps:cNvSpPr/>
                      <wps:spPr>
                        <a:xfrm>
                          <a:off x="0" y="0"/>
                          <a:ext cx="526695" cy="14630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4DA755" id="正方形/長方形 234" o:spid="_x0000_s1026" style="position:absolute;left:0;text-align:left;margin-left:36.25pt;margin-top:66.6pt;width:41.45pt;height:11.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" filled="f" strokecolor="red" strokeweight="2pt"/>
            </w:pict>
          </mc:Fallback>
        </mc:AlternateContent>
      </w:r>
      <w:r>
        <w:rPr>
          <w:noProof/>
        </w:rPr>
        <w:drawing>
          <wp:inline distT="0" distB="0" distL="0" distR="0" wp14:anchorId="34D5CE44" wp14:editId="2EFFC072">
            <wp:extent cx="4953000" cy="2836332"/>
            <wp:effectExtent l="0" t="0" r="0" b="2540"/>
            <wp:docPr id="197" name="図 196"/>
            <wp:cNvGraphicFramePr/>
            <a:graphic xmlns:a="http://schemas.openxmlformats.org/drawingml/2006/main">
              <a:graphicData uri="http://schemas.openxmlformats.org/drawingml/2006/picture">
                <pic:pic xmlns:pic="http://schemas.openxmlformats.org/drawingml/2006/picture">
                  <pic:nvPicPr>
                    <pic:cNvPr id="197" name="図 19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53000" cy="2836332"/>
                    </a:xfrm>
                    <a:prstGeom prst="rect">
                      <a:avLst/>
                    </a:prstGeom>
                  </pic:spPr>
                </pic:pic>
              </a:graphicData>
            </a:graphic>
          </wp:inline>
        </w:drawing>
      </w:r>
    </w:p>
    <w:p w14:paraId="67157044" w14:textId="15BE5A6D" w:rsidR="00393AAF" w:rsidRPr="00003112" w:rsidRDefault="00232DE9" w:rsidP="00003112">
      <w:pPr>
        <w:jc w:val="center"/>
        <w:rPr>
          <w:rFonts w:cstheme="minorHAnsi"/>
          <w:b/>
        </w:rPr>
      </w:pPr>
      <w:r>
        <w:rPr>
          <w:rFonts w:hint="eastAsia"/>
          <w:b/>
        </w:rPr>
        <w:t>Figure</w:t>
      </w:r>
      <w:r w:rsidR="00393AAF" w:rsidRPr="00CE0420">
        <w:rPr>
          <w:rFonts w:hint="eastAsia"/>
          <w:b/>
        </w:rPr>
        <w:t xml:space="preserve"> </w:t>
      </w:r>
      <w:r w:rsidR="00945680">
        <w:rPr>
          <w:b/>
        </w:rPr>
        <w:fldChar w:fldCharType="begin"/>
      </w:r>
      <w:r w:rsidR="00945680">
        <w:rPr>
          <w:b/>
        </w:rPr>
        <w:instrText xml:space="preserve"> </w:instrText>
      </w:r>
      <w:r w:rsidR="00945680">
        <w:rPr>
          <w:rFonts w:hint="eastAsia"/>
          <w:b/>
        </w:rPr>
        <w:instrText>REF Workspaces</w:instrText>
      </w:r>
      <w:r w:rsidR="00945680">
        <w:rPr>
          <w:rFonts w:hint="eastAsia"/>
          <w:b/>
        </w:rPr>
        <w:instrText>管理</w:instrText>
      </w:r>
      <w:r w:rsidR="00945680">
        <w:rPr>
          <w:rFonts w:hint="eastAsia"/>
          <w:b/>
        </w:rPr>
        <w:instrText xml:space="preserve"> \r \h</w:instrText>
      </w:r>
      <w:r w:rsidR="00945680">
        <w:rPr>
          <w:b/>
        </w:rPr>
        <w:instrText xml:space="preserve"> </w:instrText>
      </w:r>
      <w:r w:rsidR="00945680">
        <w:rPr>
          <w:b/>
        </w:rPr>
      </w:r>
      <w:r w:rsidR="00945680">
        <w:rPr>
          <w:b/>
        </w:rPr>
        <w:fldChar w:fldCharType="separate"/>
      </w:r>
      <w:r w:rsidR="00F6708B">
        <w:rPr>
          <w:b/>
        </w:rPr>
        <w:t>6.2.3</w:t>
      </w:r>
      <w:r w:rsidR="00945680">
        <w:rPr>
          <w:b/>
        </w:rPr>
        <w:fldChar w:fldCharType="end"/>
      </w:r>
      <w:r w:rsidR="001B5680">
        <w:rPr>
          <w:b/>
        </w:rPr>
        <w:t>-1 Submenu s</w:t>
      </w:r>
      <w:r>
        <w:rPr>
          <w:b/>
        </w:rPr>
        <w:t>creen</w:t>
      </w:r>
      <w:r w:rsidR="00393AAF">
        <w:rPr>
          <w:rFonts w:cstheme="minorHAnsi" w:hint="eastAsia"/>
          <w:b/>
        </w:rPr>
        <w:t>（</w:t>
      </w:r>
      <w:r w:rsidR="00393AAF">
        <w:rPr>
          <w:rFonts w:cstheme="minorHAnsi" w:hint="eastAsia"/>
          <w:b/>
        </w:rPr>
        <w:t>Workspaces</w:t>
      </w:r>
      <w:r>
        <w:rPr>
          <w:rFonts w:cstheme="minorHAnsi" w:hint="eastAsia"/>
          <w:b/>
        </w:rPr>
        <w:t xml:space="preserve"> list</w:t>
      </w:r>
      <w:r w:rsidR="00393AAF" w:rsidRPr="00CE0420">
        <w:rPr>
          <w:rFonts w:cstheme="minorHAnsi" w:hint="eastAsia"/>
          <w:b/>
        </w:rPr>
        <w:t>）</w:t>
      </w:r>
    </w:p>
    <w:p w14:paraId="7B7CEAB8" w14:textId="503E7CF8" w:rsidR="004C409C" w:rsidRDefault="004C409C" w:rsidP="00003112">
      <w:pPr>
        <w:pStyle w:val="aff0"/>
        <w:numPr>
          <w:ilvl w:val="0"/>
          <w:numId w:val="28"/>
        </w:numPr>
        <w:jc w:val="left"/>
      </w:pPr>
      <w:r>
        <w:t>Clicking the "</w:t>
      </w:r>
      <w:r>
        <w:rPr>
          <w:rFonts w:hint="eastAsia"/>
        </w:rPr>
        <w:t>Register</w:t>
      </w:r>
      <w:r w:rsidRPr="00592BB6">
        <w:t>" but</w:t>
      </w:r>
      <w:r>
        <w:t>ton and then "Start registration</w:t>
      </w:r>
      <w:r w:rsidRPr="00592BB6">
        <w:t>" button wi</w:t>
      </w:r>
      <w:r>
        <w:t xml:space="preserve">ll register the Workspace </w:t>
      </w:r>
      <w:proofErr w:type="spellStart"/>
      <w:r>
        <w:t>infornations</w:t>
      </w:r>
      <w:proofErr w:type="spellEnd"/>
      <w:r w:rsidRPr="00A0381E">
        <w:t>.</w:t>
      </w:r>
    </w:p>
    <w:p w14:paraId="646FDEFB" w14:textId="66B7188D" w:rsidR="00494577" w:rsidRPr="00494577" w:rsidRDefault="00193418" w:rsidP="005B3FF4">
      <w:pPr>
        <w:pStyle w:val="aff0"/>
        <w:ind w:left="709"/>
        <w:jc w:val="left"/>
      </w:pPr>
      <w:r>
        <w:rPr>
          <w:noProof/>
        </w:rPr>
        <w:drawing>
          <wp:inline distT="0" distB="0" distL="0" distR="0" wp14:anchorId="1935C01A" wp14:editId="3E1767FB">
            <wp:extent cx="4600575" cy="1343025"/>
            <wp:effectExtent l="0" t="0" r="9525" b="9525"/>
            <wp:docPr id="1"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a:blip r:embed="rId24"/>
                    <a:stretch>
                      <a:fillRect/>
                    </a:stretch>
                  </pic:blipFill>
                  <pic:spPr>
                    <a:xfrm>
                      <a:off x="0" y="0"/>
                      <a:ext cx="4600575" cy="1343025"/>
                    </a:xfrm>
                    <a:prstGeom prst="rect">
                      <a:avLst/>
                    </a:prstGeom>
                  </pic:spPr>
                </pic:pic>
              </a:graphicData>
            </a:graphic>
          </wp:inline>
        </w:drawing>
      </w:r>
    </w:p>
    <w:p w14:paraId="043D15D4" w14:textId="060962DF" w:rsidR="00494577" w:rsidRDefault="007035AF" w:rsidP="00494577">
      <w:pPr>
        <w:pStyle w:val="af2"/>
        <w:jc w:val="center"/>
      </w:pPr>
      <w:r>
        <w:rPr>
          <w:rFonts w:hint="eastAsia"/>
        </w:rPr>
        <w:t>Figure</w:t>
      </w:r>
      <w:r w:rsidR="00494577" w:rsidRPr="00860732">
        <w:rPr>
          <w:rFonts w:hint="eastAsia"/>
        </w:rPr>
        <w:t xml:space="preserve"> </w:t>
      </w:r>
      <w:r w:rsidR="00945680">
        <w:fldChar w:fldCharType="begin"/>
      </w:r>
      <w:r w:rsidR="00945680">
        <w:instrText xml:space="preserve"> </w:instrText>
      </w:r>
      <w:r w:rsidR="00945680">
        <w:rPr>
          <w:rFonts w:hint="eastAsia"/>
        </w:rPr>
        <w:instrText>REF Workspaces</w:instrText>
      </w:r>
      <w:r w:rsidR="00945680">
        <w:rPr>
          <w:rFonts w:hint="eastAsia"/>
        </w:rPr>
        <w:instrText>管理</w:instrText>
      </w:r>
      <w:r w:rsidR="00945680">
        <w:rPr>
          <w:rFonts w:hint="eastAsia"/>
        </w:rPr>
        <w:instrText xml:space="preserve"> \r \h</w:instrText>
      </w:r>
      <w:r w:rsidR="00945680">
        <w:instrText xml:space="preserve"> </w:instrText>
      </w:r>
      <w:r w:rsidR="00945680">
        <w:fldChar w:fldCharType="separate"/>
      </w:r>
      <w:r w:rsidR="00F6708B">
        <w:t>6.2.3</w:t>
      </w:r>
      <w:r w:rsidR="00945680">
        <w:fldChar w:fldCharType="end"/>
      </w:r>
      <w:r w:rsidR="00945680">
        <w:t>-2</w:t>
      </w:r>
      <w:r w:rsidR="00494577" w:rsidRPr="00860732">
        <w:t xml:space="preserve"> </w:t>
      </w:r>
      <w:r w:rsidR="001B5680">
        <w:rPr>
          <w:rFonts w:hint="eastAsia"/>
        </w:rPr>
        <w:t>Registration s</w:t>
      </w:r>
      <w:r>
        <w:rPr>
          <w:rFonts w:hint="eastAsia"/>
        </w:rPr>
        <w:t>creen</w:t>
      </w:r>
      <w:r w:rsidR="00494577">
        <w:rPr>
          <w:rFonts w:hint="eastAsia"/>
        </w:rPr>
        <w:t>（</w:t>
      </w:r>
      <w:r w:rsidR="00494577">
        <w:rPr>
          <w:rFonts w:hint="eastAsia"/>
        </w:rPr>
        <w:t>Workspaces</w:t>
      </w:r>
      <w:r>
        <w:rPr>
          <w:rFonts w:hint="eastAsia"/>
        </w:rPr>
        <w:t xml:space="preserve"> list</w:t>
      </w:r>
      <w:r w:rsidR="00494577" w:rsidRPr="00860732">
        <w:rPr>
          <w:rFonts w:hint="eastAsia"/>
        </w:rPr>
        <w:t>）</w:t>
      </w:r>
    </w:p>
    <w:p w14:paraId="390868C0" w14:textId="77777777" w:rsidR="00494577" w:rsidRPr="00494577" w:rsidRDefault="00494577" w:rsidP="00893A0C">
      <w:pPr>
        <w:pStyle w:val="aff0"/>
      </w:pPr>
    </w:p>
    <w:p w14:paraId="780F0C11" w14:textId="5A69B57C" w:rsidR="00F53671" w:rsidRDefault="00F53671" w:rsidP="00F53671">
      <w:pPr>
        <w:pStyle w:val="aff0"/>
        <w:numPr>
          <w:ilvl w:val="0"/>
          <w:numId w:val="28"/>
        </w:numPr>
        <w:jc w:val="left"/>
      </w:pPr>
      <w:r w:rsidRPr="00FE5FE4">
        <w:t>After re</w:t>
      </w:r>
      <w:r>
        <w:t>gistering your Workspace, user</w:t>
      </w:r>
      <w:r w:rsidRPr="00FE5FE4">
        <w:t xml:space="preserve"> can check the link status with </w:t>
      </w:r>
      <w:r w:rsidR="003C684B">
        <w:t>Terraform</w:t>
      </w:r>
      <w:r w:rsidRPr="00FE5FE4">
        <w:t xml:space="preserve"> by</w:t>
      </w:r>
      <w:r>
        <w:t xml:space="preserve"> clicking the "Check link s</w:t>
      </w:r>
      <w:r w:rsidRPr="00FE5FE4">
        <w:t>tatus" button from "List/Update".</w:t>
      </w:r>
    </w:p>
    <w:p w14:paraId="744EE60D" w14:textId="14E1D425" w:rsidR="00F53671" w:rsidRDefault="00F53671" w:rsidP="00F53671">
      <w:pPr>
        <w:pStyle w:val="aff0"/>
        <w:ind w:left="709"/>
        <w:jc w:val="left"/>
      </w:pPr>
      <w:r>
        <w:t>Depending on the link</w:t>
      </w:r>
      <w:r w:rsidRPr="00FE5FE4">
        <w:t xml:space="preserve"> status, the Link to </w:t>
      </w:r>
      <w:r w:rsidR="003C684B">
        <w:t>Terraform</w:t>
      </w:r>
      <w:r w:rsidRPr="00FE5FE4">
        <w:t xml:space="preserve"> (Register/ Update / Delete) button changes to active and you can perform the integration with </w:t>
      </w:r>
      <w:r w:rsidR="003C684B">
        <w:t>Terraform</w:t>
      </w:r>
      <w:r w:rsidRPr="00FE5FE4">
        <w:t xml:space="preserve"> by clicking.</w:t>
      </w:r>
    </w:p>
    <w:p w14:paraId="11DC86EC" w14:textId="705988BB" w:rsidR="00F53671" w:rsidRDefault="00F53671" w:rsidP="00F53671">
      <w:pPr>
        <w:pStyle w:val="aff0"/>
        <w:ind w:left="709"/>
        <w:jc w:val="left"/>
      </w:pPr>
      <w:r w:rsidRPr="00E76270">
        <w:t xml:space="preserve">If the work is executed without the Organization being linked (registered) with </w:t>
      </w:r>
      <w:r w:rsidR="003C684B">
        <w:t>Terraform</w:t>
      </w:r>
      <w:r w:rsidRPr="00E76270">
        <w:t xml:space="preserve">, </w:t>
      </w:r>
      <w:r w:rsidRPr="00AF4E39">
        <w:t>the work execution will be an unexpected error.</w:t>
      </w:r>
    </w:p>
    <w:p w14:paraId="5430CB7F" w14:textId="55ED5958" w:rsidR="00F53671" w:rsidRDefault="00F53671" w:rsidP="00F53671">
      <w:pPr>
        <w:pStyle w:val="aff0"/>
        <w:ind w:left="709"/>
        <w:jc w:val="left"/>
      </w:pPr>
      <w:r w:rsidRPr="009E7DD0">
        <w:t xml:space="preserve">If hostname and User Token registered in </w:t>
      </w:r>
      <w:r w:rsidRPr="009E7DD0">
        <w:rPr>
          <w:u w:val="single"/>
        </w:rPr>
        <w:t>"6.2.1 Interface Information"</w:t>
      </w:r>
      <w:r w:rsidRPr="009E7DD0">
        <w:t xml:space="preserve"> are incorrect, the link with </w:t>
      </w:r>
      <w:r w:rsidR="003C684B">
        <w:t>Terraform</w:t>
      </w:r>
      <w:r w:rsidRPr="009E7DD0">
        <w:t xml:space="preserve"> will fail, and the following message will</w:t>
      </w:r>
      <w:r>
        <w:t xml:space="preserve"> be displayed in the link status</w:t>
      </w:r>
      <w:r w:rsidRPr="009E7DD0">
        <w:t>.</w:t>
      </w:r>
    </w:p>
    <w:p w14:paraId="0F4FF6F5" w14:textId="692F6691" w:rsidR="00F53671" w:rsidRDefault="00F53671" w:rsidP="00F53671">
      <w:pPr>
        <w:pStyle w:val="aff0"/>
        <w:ind w:left="709"/>
        <w:jc w:val="left"/>
      </w:pPr>
      <w:r w:rsidRPr="00E76270">
        <w:t xml:space="preserve">"Failed to connect to </w:t>
      </w:r>
      <w:r w:rsidR="003C684B">
        <w:t>Terraform</w:t>
      </w:r>
      <w:r w:rsidRPr="00E76270">
        <w:t>. Check the interface information</w:t>
      </w:r>
      <w:r>
        <w:t>”</w:t>
      </w:r>
      <w:r w:rsidRPr="00E76270">
        <w:t>.</w:t>
      </w:r>
      <w:r>
        <w:t xml:space="preserve"> </w:t>
      </w:r>
    </w:p>
    <w:p w14:paraId="5414D9A3" w14:textId="45331D60" w:rsidR="002B17A1" w:rsidRDefault="00D56983" w:rsidP="009A5D37">
      <w:pPr>
        <w:pStyle w:val="aff0"/>
        <w:ind w:left="709"/>
        <w:jc w:val="left"/>
      </w:pPr>
      <w:r>
        <w:t>If the selected O</w:t>
      </w:r>
      <w:r w:rsidR="002B17A1" w:rsidRPr="002B17A1">
        <w:t xml:space="preserve">rganization is not connected (registered) to </w:t>
      </w:r>
      <w:r w:rsidR="003C684B">
        <w:t>Terraform</w:t>
      </w:r>
      <w:r w:rsidR="002B17A1" w:rsidRPr="002B17A1">
        <w:t>, a similar message is displayed.</w:t>
      </w:r>
    </w:p>
    <w:p w14:paraId="267D05FF" w14:textId="77777777" w:rsidR="000A154F" w:rsidRDefault="000A154F" w:rsidP="000A154F">
      <w:pPr>
        <w:pStyle w:val="aff0"/>
        <w:ind w:left="709"/>
        <w:jc w:val="left"/>
      </w:pPr>
      <w:r>
        <w:lastRenderedPageBreak/>
        <w:t>Clicking the "Organization" link will move the user to the target "6.2.2 Organizations list".</w:t>
      </w:r>
    </w:p>
    <w:p w14:paraId="255BD377" w14:textId="77777777" w:rsidR="000A154F" w:rsidRDefault="000A154F" w:rsidP="000A154F">
      <w:pPr>
        <w:pStyle w:val="aff0"/>
        <w:ind w:left="709"/>
        <w:jc w:val="left"/>
      </w:pPr>
      <w:r>
        <w:t xml:space="preserve">Clicking the Movement list will move the user to the target </w:t>
      </w:r>
      <w:proofErr w:type="spellStart"/>
      <w:r>
        <w:t>Organization:Workspace</w:t>
      </w:r>
      <w:proofErr w:type="spellEnd"/>
      <w:r>
        <w:t xml:space="preserve"> "6.2.4 Movement list".</w:t>
      </w:r>
    </w:p>
    <w:p w14:paraId="54FACA5C" w14:textId="4ECC4F2D" w:rsidR="000A154F" w:rsidRPr="009A5D37" w:rsidRDefault="000A154F" w:rsidP="000A154F">
      <w:pPr>
        <w:pStyle w:val="aff0"/>
        <w:ind w:left="709"/>
        <w:jc w:val="left"/>
      </w:pPr>
      <w:r>
        <w:t xml:space="preserve">Clicking the </w:t>
      </w:r>
      <w:proofErr w:type="spellStart"/>
      <w:r>
        <w:t>PolicySet</w:t>
      </w:r>
      <w:proofErr w:type="spellEnd"/>
      <w:r>
        <w:t xml:space="preserve">-Workspace Link List button will move the user the </w:t>
      </w:r>
      <w:proofErr w:type="spellStart"/>
      <w:r>
        <w:t>the</w:t>
      </w:r>
      <w:proofErr w:type="spellEnd"/>
      <w:r>
        <w:t xml:space="preserve"> target </w:t>
      </w:r>
      <w:proofErr w:type="spellStart"/>
      <w:r>
        <w:t>Organization:Workspace</w:t>
      </w:r>
      <w:proofErr w:type="spellEnd"/>
      <w:r>
        <w:t xml:space="preserve"> "6.2.8 </w:t>
      </w:r>
      <w:proofErr w:type="spellStart"/>
      <w:r>
        <w:t>PolicySet</w:t>
      </w:r>
      <w:proofErr w:type="spellEnd"/>
      <w:r>
        <w:t>-Policy link list".</w:t>
      </w:r>
    </w:p>
    <w:p w14:paraId="5757109C" w14:textId="4C7A5CA3" w:rsidR="00893A0C" w:rsidRDefault="00F34BF1" w:rsidP="00893A0C">
      <w:pPr>
        <w:pStyle w:val="aff0"/>
        <w:ind w:left="709"/>
      </w:pPr>
      <w:r>
        <w:rPr>
          <w:noProof/>
        </w:rPr>
        <mc:AlternateContent>
          <mc:Choice Requires="wps">
            <w:drawing>
              <wp:anchor distT="0" distB="0" distL="114300" distR="114300" simplePos="0" relativeHeight="251762688" behindDoc="0" locked="0" layoutInCell="1" allowOverlap="1" wp14:anchorId="0D40B7ED" wp14:editId="2E2E30FC">
                <wp:simplePos x="0" y="0"/>
                <wp:positionH relativeFrom="margin">
                  <wp:posOffset>1411173</wp:posOffset>
                </wp:positionH>
                <wp:positionV relativeFrom="paragraph">
                  <wp:posOffset>461086</wp:posOffset>
                </wp:positionV>
                <wp:extent cx="3350362" cy="702259"/>
                <wp:effectExtent l="0" t="0" r="21590" b="22225"/>
                <wp:wrapNone/>
                <wp:docPr id="16" name="正方形/長方形 16"/>
                <wp:cNvGraphicFramePr/>
                <a:graphic xmlns:a="http://schemas.openxmlformats.org/drawingml/2006/main">
                  <a:graphicData uri="http://schemas.microsoft.com/office/word/2010/wordprocessingShape">
                    <wps:wsp>
                      <wps:cNvSpPr/>
                      <wps:spPr>
                        <a:xfrm>
                          <a:off x="0" y="0"/>
                          <a:ext cx="3350362" cy="70225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D5B0EC" id="正方形/長方形 16" o:spid="_x0000_s1026" style="position:absolute;left:0;text-align:left;margin-left:111.1pt;margin-top:36.3pt;width:263.8pt;height:55.3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" filled="f" strokecolor="red" strokeweight="2pt">
                <w10:wrap anchorx="margin"/>
              </v:rect>
            </w:pict>
          </mc:Fallback>
        </mc:AlternateContent>
      </w:r>
      <w:r w:rsidR="00587496" w:rsidRPr="00587496">
        <w:rPr>
          <w:noProof/>
        </w:rPr>
        <w:drawing>
          <wp:inline distT="0" distB="0" distL="0" distR="0" wp14:anchorId="4C0BF334" wp14:editId="1E6B58CD">
            <wp:extent cx="5624830" cy="1821485"/>
            <wp:effectExtent l="0" t="0" r="0" b="762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39868" cy="1826355"/>
                    </a:xfrm>
                    <a:prstGeom prst="rect">
                      <a:avLst/>
                    </a:prstGeom>
                  </pic:spPr>
                </pic:pic>
              </a:graphicData>
            </a:graphic>
          </wp:inline>
        </w:drawing>
      </w:r>
    </w:p>
    <w:p w14:paraId="3A46FD81" w14:textId="10E524A9" w:rsidR="0044734E" w:rsidRPr="00893A0C" w:rsidRDefault="00F24C1E" w:rsidP="00893A0C">
      <w:pPr>
        <w:pStyle w:val="af2"/>
        <w:jc w:val="center"/>
      </w:pPr>
      <w:r w:rsidRPr="00F24C1E">
        <w:t xml:space="preserve">Figure 6.2.3-3 </w:t>
      </w:r>
      <w:r w:rsidR="003C684B">
        <w:t>Terraform</w:t>
      </w:r>
      <w:r w:rsidRPr="00F24C1E">
        <w:t xml:space="preserve"> </w:t>
      </w:r>
      <w:r w:rsidR="00E55EF4">
        <w:rPr>
          <w:rFonts w:hint="eastAsia"/>
        </w:rPr>
        <w:t>link</w:t>
      </w:r>
      <w:r w:rsidR="00EE6FE9">
        <w:t xml:space="preserve"> (Workspaces </w:t>
      </w:r>
      <w:r w:rsidR="007A1772">
        <w:t>List</w:t>
      </w:r>
      <w:r w:rsidRPr="00F24C1E">
        <w:t>)</w:t>
      </w:r>
    </w:p>
    <w:p w14:paraId="5EFFBA06" w14:textId="67F48F12" w:rsidR="001C117F" w:rsidRPr="00BD02CB" w:rsidRDefault="001C117F" w:rsidP="00CD2545">
      <w:pPr>
        <w:widowControl/>
        <w:jc w:val="left"/>
      </w:pPr>
    </w:p>
    <w:p w14:paraId="11D43C2E" w14:textId="1806A481" w:rsidR="001C117F" w:rsidRPr="00F24C1E" w:rsidRDefault="00F24C1E" w:rsidP="00B46FB2">
      <w:pPr>
        <w:pStyle w:val="aff0"/>
        <w:widowControl/>
        <w:numPr>
          <w:ilvl w:val="0"/>
          <w:numId w:val="28"/>
        </w:numPr>
        <w:jc w:val="left"/>
        <w:rPr>
          <w:szCs w:val="21"/>
        </w:rPr>
      </w:pPr>
      <w:r w:rsidRPr="00F24C1E">
        <w:rPr>
          <w:szCs w:val="21"/>
        </w:rPr>
        <w:t xml:space="preserve">The list of items on the Workspaces </w:t>
      </w:r>
      <w:r w:rsidR="007A1772">
        <w:rPr>
          <w:szCs w:val="21"/>
        </w:rPr>
        <w:t>list</w:t>
      </w:r>
      <w:r w:rsidRPr="00F24C1E">
        <w:rPr>
          <w:szCs w:val="21"/>
        </w:rPr>
        <w:t xml:space="preserve"> screen is as follows.</w:t>
      </w:r>
    </w:p>
    <w:p w14:paraId="07F16E3B" w14:textId="77777777" w:rsidR="001C117F" w:rsidRPr="001C117F" w:rsidRDefault="001C117F" w:rsidP="001C117F">
      <w:pPr>
        <w:pStyle w:val="aff0"/>
        <w:widowControl/>
        <w:jc w:val="left"/>
        <w:rPr>
          <w:szCs w:val="21"/>
        </w:rPr>
      </w:pPr>
    </w:p>
    <w:p w14:paraId="67FE3A4D" w14:textId="1E25ECE7" w:rsidR="001C117F" w:rsidRPr="0089127C" w:rsidRDefault="00F24C1E" w:rsidP="001C117F">
      <w:pPr>
        <w:pStyle w:val="aff0"/>
        <w:widowControl/>
        <w:ind w:left="709"/>
        <w:jc w:val="center"/>
        <w:rPr>
          <w:b/>
        </w:rPr>
      </w:pPr>
      <w:r w:rsidRPr="0089127C">
        <w:rPr>
          <w:rFonts w:hint="eastAsia"/>
          <w:b/>
        </w:rPr>
        <w:t>Table</w:t>
      </w:r>
      <w:r w:rsidR="00CD2545" w:rsidRPr="0089127C">
        <w:rPr>
          <w:rFonts w:hint="eastAsia"/>
          <w:b/>
        </w:rPr>
        <w:t xml:space="preserve"> </w:t>
      </w:r>
      <w:r w:rsidR="00945680" w:rsidRPr="0089127C">
        <w:rPr>
          <w:b/>
        </w:rPr>
        <w:fldChar w:fldCharType="begin"/>
      </w:r>
      <w:r w:rsidR="00945680" w:rsidRPr="0089127C">
        <w:rPr>
          <w:b/>
        </w:rPr>
        <w:instrText xml:space="preserve"> </w:instrText>
      </w:r>
      <w:r w:rsidR="00945680" w:rsidRPr="0089127C">
        <w:rPr>
          <w:rFonts w:hint="eastAsia"/>
          <w:b/>
        </w:rPr>
        <w:instrText>REF Workspaces</w:instrText>
      </w:r>
      <w:r w:rsidR="00945680" w:rsidRPr="0089127C">
        <w:rPr>
          <w:rFonts w:hint="eastAsia"/>
          <w:b/>
        </w:rPr>
        <w:instrText>管理</w:instrText>
      </w:r>
      <w:r w:rsidR="00945680" w:rsidRPr="0089127C">
        <w:rPr>
          <w:rFonts w:hint="eastAsia"/>
          <w:b/>
        </w:rPr>
        <w:instrText xml:space="preserve"> \r \h</w:instrText>
      </w:r>
      <w:r w:rsidR="00945680" w:rsidRPr="0089127C">
        <w:rPr>
          <w:b/>
        </w:rPr>
        <w:instrText xml:space="preserve"> </w:instrText>
      </w:r>
      <w:r w:rsidR="0089127C">
        <w:rPr>
          <w:b/>
        </w:rPr>
        <w:instrText xml:space="preserve"> \* MERGEFORMAT </w:instrText>
      </w:r>
      <w:r w:rsidR="00945680" w:rsidRPr="0089127C">
        <w:rPr>
          <w:b/>
        </w:rPr>
      </w:r>
      <w:r w:rsidR="00945680" w:rsidRPr="0089127C">
        <w:rPr>
          <w:b/>
        </w:rPr>
        <w:fldChar w:fldCharType="separate"/>
      </w:r>
      <w:r w:rsidR="00F6708B">
        <w:rPr>
          <w:b/>
        </w:rPr>
        <w:t>6.2.3</w:t>
      </w:r>
      <w:r w:rsidR="00945680" w:rsidRPr="0089127C">
        <w:rPr>
          <w:b/>
        </w:rPr>
        <w:fldChar w:fldCharType="end"/>
      </w:r>
      <w:r w:rsidR="00945680" w:rsidRPr="0089127C">
        <w:rPr>
          <w:b/>
        </w:rPr>
        <w:t>-1</w:t>
      </w:r>
      <w:r w:rsidRPr="0089127C">
        <w:rPr>
          <w:b/>
        </w:rPr>
        <w:t xml:space="preserve"> </w:t>
      </w:r>
      <w:r w:rsidRPr="0089127C">
        <w:rPr>
          <w:rFonts w:hint="eastAsia"/>
          <w:b/>
        </w:rPr>
        <w:t>item list</w:t>
      </w:r>
      <w:r w:rsidR="001C117F" w:rsidRPr="0089127C">
        <w:rPr>
          <w:rFonts w:hint="eastAsia"/>
          <w:b/>
        </w:rPr>
        <w:t>（</w:t>
      </w:r>
      <w:r w:rsidR="001C117F" w:rsidRPr="0089127C">
        <w:rPr>
          <w:rFonts w:hint="eastAsia"/>
          <w:b/>
        </w:rPr>
        <w:t>Workspaces</w:t>
      </w:r>
      <w:r w:rsidRPr="0089127C">
        <w:rPr>
          <w:rFonts w:hint="eastAsia"/>
          <w:b/>
        </w:rPr>
        <w:t xml:space="preserve"> list</w:t>
      </w:r>
      <w:r w:rsidR="00CD2545" w:rsidRPr="0089127C">
        <w:rPr>
          <w:rFonts w:hint="eastAsia"/>
          <w:b/>
        </w:rPr>
        <w:t>）</w:t>
      </w:r>
    </w:p>
    <w:tbl>
      <w:tblPr>
        <w:tblStyle w:val="ab"/>
        <w:tblW w:w="9889" w:type="dxa"/>
        <w:tblLayout w:type="fixed"/>
        <w:tblLook w:val="04A0" w:firstRow="1" w:lastRow="0" w:firstColumn="1" w:lastColumn="0" w:noHBand="0" w:noVBand="1"/>
      </w:tblPr>
      <w:tblGrid>
        <w:gridCol w:w="1129"/>
        <w:gridCol w:w="1276"/>
        <w:gridCol w:w="3799"/>
        <w:gridCol w:w="1021"/>
        <w:gridCol w:w="992"/>
        <w:gridCol w:w="1672"/>
      </w:tblGrid>
      <w:tr w:rsidR="001C117F" w:rsidRPr="00CE0420" w14:paraId="3E1669A1" w14:textId="77777777" w:rsidTr="00374E17">
        <w:tc>
          <w:tcPr>
            <w:tcW w:w="2405" w:type="dxa"/>
            <w:gridSpan w:val="2"/>
            <w:shd w:val="clear" w:color="auto" w:fill="002B62"/>
          </w:tcPr>
          <w:p w14:paraId="4ADD89F8" w14:textId="2EA11468" w:rsidR="001C117F" w:rsidRPr="00CE0420" w:rsidRDefault="002521CA" w:rsidP="00B41B15">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Item</w:t>
            </w:r>
          </w:p>
        </w:tc>
        <w:tc>
          <w:tcPr>
            <w:tcW w:w="3799" w:type="dxa"/>
            <w:shd w:val="clear" w:color="auto" w:fill="002B62"/>
          </w:tcPr>
          <w:p w14:paraId="3002D0A7" w14:textId="628E2246" w:rsidR="001C117F" w:rsidRPr="00CE0420" w:rsidRDefault="002521CA" w:rsidP="00B41B15">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Description</w:t>
            </w:r>
          </w:p>
        </w:tc>
        <w:tc>
          <w:tcPr>
            <w:tcW w:w="1021" w:type="dxa"/>
            <w:shd w:val="clear" w:color="auto" w:fill="002B62"/>
          </w:tcPr>
          <w:p w14:paraId="0A025E45" w14:textId="4FEFA0D2" w:rsidR="001C117F" w:rsidRPr="00CE0420" w:rsidRDefault="002521CA" w:rsidP="002521CA">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Input required</w:t>
            </w:r>
          </w:p>
        </w:tc>
        <w:tc>
          <w:tcPr>
            <w:tcW w:w="992" w:type="dxa"/>
            <w:shd w:val="clear" w:color="auto" w:fill="002B62"/>
          </w:tcPr>
          <w:p w14:paraId="17E72528" w14:textId="4E43FD2C" w:rsidR="001C117F" w:rsidRPr="00CE0420" w:rsidRDefault="002521CA" w:rsidP="00B41B15">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Input type</w:t>
            </w:r>
          </w:p>
        </w:tc>
        <w:tc>
          <w:tcPr>
            <w:tcW w:w="1672" w:type="dxa"/>
            <w:shd w:val="clear" w:color="auto" w:fill="002B62"/>
          </w:tcPr>
          <w:p w14:paraId="198929D4" w14:textId="1961D795" w:rsidR="001C117F" w:rsidRPr="00CE0420" w:rsidRDefault="002521CA" w:rsidP="00B41B15">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Restriction</w:t>
            </w:r>
          </w:p>
        </w:tc>
      </w:tr>
      <w:tr w:rsidR="001C117F" w:rsidRPr="00CE0420" w14:paraId="4C2BFFA7" w14:textId="77777777" w:rsidTr="00374E17">
        <w:trPr>
          <w:trHeight w:val="250"/>
        </w:trPr>
        <w:tc>
          <w:tcPr>
            <w:tcW w:w="2405" w:type="dxa"/>
            <w:gridSpan w:val="2"/>
          </w:tcPr>
          <w:p w14:paraId="7CDF277E" w14:textId="77777777" w:rsidR="001C117F" w:rsidRPr="00CE0420" w:rsidRDefault="001C117F" w:rsidP="00B41B15">
            <w:pPr>
              <w:pStyle w:val="aff"/>
            </w:pPr>
            <w:r>
              <w:rPr>
                <w:rFonts w:hint="eastAsia"/>
              </w:rPr>
              <w:t>O</w:t>
            </w:r>
            <w:r>
              <w:t>rganization Name</w:t>
            </w:r>
          </w:p>
        </w:tc>
        <w:tc>
          <w:tcPr>
            <w:tcW w:w="3799" w:type="dxa"/>
          </w:tcPr>
          <w:p w14:paraId="12CC3FFD" w14:textId="119FA4FF" w:rsidR="001C117F" w:rsidRPr="001C117F" w:rsidRDefault="000D3637" w:rsidP="00894770">
            <w:pPr>
              <w:pStyle w:val="aff"/>
              <w:jc w:val="left"/>
              <w:rPr>
                <w:sz w:val="21"/>
              </w:rPr>
            </w:pPr>
            <w:r w:rsidRPr="000D3637">
              <w:t xml:space="preserve">Select the Organization Name registered in "6.2.2 Organizations </w:t>
            </w:r>
            <w:r w:rsidR="00F771BE">
              <w:t>l</w:t>
            </w:r>
            <w:r w:rsidR="007A1772">
              <w:t>ist</w:t>
            </w:r>
            <w:r w:rsidRPr="000D3637">
              <w:t>".</w:t>
            </w:r>
          </w:p>
        </w:tc>
        <w:tc>
          <w:tcPr>
            <w:tcW w:w="1021" w:type="dxa"/>
          </w:tcPr>
          <w:p w14:paraId="40BF7E37" w14:textId="77777777" w:rsidR="001C117F" w:rsidRPr="00CE0420" w:rsidRDefault="001C117F" w:rsidP="00B41B15">
            <w:pPr>
              <w:pStyle w:val="aff"/>
              <w:jc w:val="center"/>
            </w:pPr>
            <w:r w:rsidRPr="00CE0420">
              <w:rPr>
                <w:rFonts w:hint="eastAsia"/>
              </w:rPr>
              <w:t>○</w:t>
            </w:r>
          </w:p>
        </w:tc>
        <w:tc>
          <w:tcPr>
            <w:tcW w:w="992" w:type="dxa"/>
          </w:tcPr>
          <w:p w14:paraId="0D59CB64" w14:textId="1BEF4BC7" w:rsidR="001C117F" w:rsidRPr="00CE0420" w:rsidRDefault="002A1ED2" w:rsidP="00B41B15">
            <w:pPr>
              <w:pStyle w:val="aff"/>
            </w:pPr>
            <w:r w:rsidRPr="002A1ED2">
              <w:t>List selection</w:t>
            </w:r>
          </w:p>
        </w:tc>
        <w:tc>
          <w:tcPr>
            <w:tcW w:w="1672" w:type="dxa"/>
          </w:tcPr>
          <w:p w14:paraId="48DC72C6" w14:textId="13341165" w:rsidR="001C117F" w:rsidRPr="00CE0420" w:rsidRDefault="001C117F" w:rsidP="00B41B15">
            <w:pPr>
              <w:pStyle w:val="aff"/>
            </w:pPr>
          </w:p>
        </w:tc>
      </w:tr>
      <w:tr w:rsidR="0044734E" w:rsidRPr="00CE0420" w14:paraId="753B455A" w14:textId="77777777" w:rsidTr="00374E17">
        <w:tc>
          <w:tcPr>
            <w:tcW w:w="2405" w:type="dxa"/>
            <w:gridSpan w:val="2"/>
          </w:tcPr>
          <w:p w14:paraId="6FE27510" w14:textId="56C55E6F" w:rsidR="0044734E" w:rsidRDefault="0044734E" w:rsidP="00B41B15">
            <w:pPr>
              <w:pStyle w:val="aff"/>
            </w:pPr>
            <w:r>
              <w:rPr>
                <w:rFonts w:hint="eastAsia"/>
              </w:rPr>
              <w:t>Workspace Name</w:t>
            </w:r>
          </w:p>
        </w:tc>
        <w:tc>
          <w:tcPr>
            <w:tcW w:w="3799" w:type="dxa"/>
          </w:tcPr>
          <w:p w14:paraId="5C1A2431" w14:textId="1A415635" w:rsidR="00793694" w:rsidRDefault="00793694" w:rsidP="00793694">
            <w:pPr>
              <w:pStyle w:val="aff"/>
              <w:jc w:val="left"/>
            </w:pPr>
            <w:r>
              <w:rPr>
                <w:rFonts w:hint="eastAsia"/>
              </w:rPr>
              <w:t xml:space="preserve">Enter the name of </w:t>
            </w:r>
            <w:r>
              <w:t xml:space="preserve">the </w:t>
            </w:r>
            <w:r>
              <w:rPr>
                <w:rFonts w:hint="eastAsia"/>
              </w:rPr>
              <w:t>Workspace name.</w:t>
            </w:r>
          </w:p>
          <w:p w14:paraId="5DB1C898" w14:textId="71EB59A5" w:rsidR="0044734E" w:rsidRDefault="00793694" w:rsidP="00793694">
            <w:pPr>
              <w:pStyle w:val="aff"/>
              <w:jc w:val="left"/>
            </w:pPr>
            <w:r w:rsidRPr="00E75A40">
              <w:t xml:space="preserve">Alphanumeric characters and symbols </w:t>
            </w:r>
            <w:r>
              <w:t>(</w:t>
            </w:r>
            <w:r w:rsidRPr="00E75A40">
              <w:t xml:space="preserve">_ </w:t>
            </w:r>
            <w:r>
              <w:t>,</w:t>
            </w:r>
            <w:r w:rsidRPr="00E75A40">
              <w:t>-</w:t>
            </w:r>
            <w:r>
              <w:t>)</w:t>
            </w:r>
            <w:r w:rsidRPr="00E75A40">
              <w:t xml:space="preserve"> only (underbars and hyphens) are available.</w:t>
            </w:r>
          </w:p>
        </w:tc>
        <w:tc>
          <w:tcPr>
            <w:tcW w:w="1021" w:type="dxa"/>
          </w:tcPr>
          <w:p w14:paraId="08694AB6" w14:textId="079EF387" w:rsidR="0044734E" w:rsidRPr="00CE0420" w:rsidRDefault="0044734E" w:rsidP="00B41B15">
            <w:pPr>
              <w:pStyle w:val="aff"/>
              <w:jc w:val="center"/>
            </w:pPr>
            <w:r w:rsidRPr="00CE0420">
              <w:rPr>
                <w:rFonts w:hint="eastAsia"/>
              </w:rPr>
              <w:t>○</w:t>
            </w:r>
          </w:p>
        </w:tc>
        <w:tc>
          <w:tcPr>
            <w:tcW w:w="992" w:type="dxa"/>
          </w:tcPr>
          <w:p w14:paraId="4A63D347" w14:textId="5228FDA9" w:rsidR="0044734E" w:rsidRPr="00CE0420" w:rsidRDefault="000C5D1B" w:rsidP="00B41B15">
            <w:pPr>
              <w:pStyle w:val="aff"/>
            </w:pPr>
            <w:proofErr w:type="spellStart"/>
            <w:r>
              <w:rPr>
                <w:rFonts w:hint="eastAsia"/>
              </w:rPr>
              <w:t>Menu</w:t>
            </w:r>
            <w:r w:rsidR="002521CA">
              <w:rPr>
                <w:rFonts w:hint="eastAsia"/>
              </w:rPr>
              <w:t>al</w:t>
            </w:r>
            <w:proofErr w:type="spellEnd"/>
            <w:r w:rsidR="00052A2E">
              <w:t xml:space="preserve"> input</w:t>
            </w:r>
          </w:p>
        </w:tc>
        <w:tc>
          <w:tcPr>
            <w:tcW w:w="1672" w:type="dxa"/>
          </w:tcPr>
          <w:p w14:paraId="72AD163E" w14:textId="59B654E0" w:rsidR="0044734E" w:rsidRPr="00CE0420" w:rsidRDefault="000277F5" w:rsidP="00B41B15">
            <w:pPr>
              <w:pStyle w:val="aff"/>
            </w:pPr>
            <w:r>
              <w:rPr>
                <w:rFonts w:hint="eastAsia"/>
              </w:rPr>
              <w:t>Maximum length 90 bytes</w:t>
            </w:r>
          </w:p>
        </w:tc>
      </w:tr>
      <w:tr w:rsidR="002521CA" w:rsidRPr="00CE0420" w14:paraId="4975A33A" w14:textId="77777777" w:rsidTr="00374E17">
        <w:tc>
          <w:tcPr>
            <w:tcW w:w="2405" w:type="dxa"/>
            <w:gridSpan w:val="2"/>
          </w:tcPr>
          <w:p w14:paraId="4EFB8ED2" w14:textId="0AD6C2CE" w:rsidR="002521CA" w:rsidRPr="00CE0420" w:rsidRDefault="002521CA" w:rsidP="002521CA">
            <w:pPr>
              <w:pStyle w:val="aff"/>
            </w:pPr>
            <w:r>
              <w:rPr>
                <w:rFonts w:hint="eastAsia"/>
              </w:rPr>
              <w:t>Terraform Version</w:t>
            </w:r>
          </w:p>
        </w:tc>
        <w:tc>
          <w:tcPr>
            <w:tcW w:w="3799" w:type="dxa"/>
          </w:tcPr>
          <w:p w14:paraId="23A2F05F" w14:textId="0E36E0A3" w:rsidR="002521CA" w:rsidRPr="00CE0420" w:rsidRDefault="000D3637" w:rsidP="00894770">
            <w:pPr>
              <w:pStyle w:val="aff"/>
              <w:jc w:val="left"/>
            </w:pPr>
            <w:r w:rsidRPr="000D3637">
              <w:t xml:space="preserve">Enter the version of Terraform. </w:t>
            </w:r>
            <w:r w:rsidR="00B4508D">
              <w:t>If it is blank, the new</w:t>
            </w:r>
            <w:r w:rsidR="00B4508D" w:rsidRPr="00B4508D">
              <w:t xml:space="preserve"> version will be automatically app</w:t>
            </w:r>
            <w:r w:rsidR="00B4508D">
              <w:t>lied at the time of link</w:t>
            </w:r>
            <w:r w:rsidR="00F17F3A">
              <w:t xml:space="preserve"> </w:t>
            </w:r>
            <w:r w:rsidR="00B4508D" w:rsidRPr="00B4508D">
              <w:t>(registration).</w:t>
            </w:r>
          </w:p>
        </w:tc>
        <w:tc>
          <w:tcPr>
            <w:tcW w:w="1021" w:type="dxa"/>
          </w:tcPr>
          <w:p w14:paraId="3CEC3D6F" w14:textId="5C8AB209" w:rsidR="002521CA" w:rsidRPr="00CE0420" w:rsidRDefault="002521CA" w:rsidP="002521CA">
            <w:pPr>
              <w:pStyle w:val="aff"/>
              <w:jc w:val="center"/>
            </w:pPr>
          </w:p>
        </w:tc>
        <w:tc>
          <w:tcPr>
            <w:tcW w:w="992" w:type="dxa"/>
          </w:tcPr>
          <w:p w14:paraId="4DFDABC2" w14:textId="2D8AEB96" w:rsidR="002521CA" w:rsidRPr="00CE0420" w:rsidRDefault="000C5D1B" w:rsidP="002521CA">
            <w:pPr>
              <w:pStyle w:val="aff"/>
            </w:pPr>
            <w:proofErr w:type="spellStart"/>
            <w:r>
              <w:rPr>
                <w:rFonts w:hint="eastAsia"/>
              </w:rPr>
              <w:t>Menu</w:t>
            </w:r>
            <w:r w:rsidR="002521CA">
              <w:rPr>
                <w:rFonts w:hint="eastAsia"/>
              </w:rPr>
              <w:t>al</w:t>
            </w:r>
            <w:proofErr w:type="spellEnd"/>
            <w:r w:rsidR="00052A2E">
              <w:t xml:space="preserve"> input</w:t>
            </w:r>
          </w:p>
        </w:tc>
        <w:tc>
          <w:tcPr>
            <w:tcW w:w="1672" w:type="dxa"/>
          </w:tcPr>
          <w:p w14:paraId="17B3028D" w14:textId="1CEC51F2" w:rsidR="002521CA" w:rsidRPr="00CE0420" w:rsidRDefault="002521CA" w:rsidP="002521CA">
            <w:pPr>
              <w:pStyle w:val="aff"/>
            </w:pPr>
          </w:p>
        </w:tc>
      </w:tr>
      <w:tr w:rsidR="002521CA" w:rsidRPr="00CE0420" w14:paraId="02E53406" w14:textId="77777777" w:rsidTr="00374E17">
        <w:tc>
          <w:tcPr>
            <w:tcW w:w="1129" w:type="dxa"/>
            <w:vMerge w:val="restart"/>
          </w:tcPr>
          <w:p w14:paraId="721E8D51" w14:textId="6B5F2C27" w:rsidR="002521CA" w:rsidRDefault="003C684B" w:rsidP="002521CA">
            <w:pPr>
              <w:pStyle w:val="aff"/>
            </w:pPr>
            <w:r>
              <w:rPr>
                <w:rFonts w:hint="eastAsia"/>
              </w:rPr>
              <w:t>Terraform</w:t>
            </w:r>
          </w:p>
          <w:p w14:paraId="4103D744" w14:textId="6486ADF9" w:rsidR="00D71358" w:rsidRPr="00CE0420" w:rsidRDefault="00532BEF" w:rsidP="002521CA">
            <w:pPr>
              <w:pStyle w:val="aff"/>
            </w:pPr>
            <w:r>
              <w:rPr>
                <w:rFonts w:hint="eastAsia"/>
              </w:rPr>
              <w:t>Link</w:t>
            </w:r>
          </w:p>
        </w:tc>
        <w:tc>
          <w:tcPr>
            <w:tcW w:w="1276" w:type="dxa"/>
          </w:tcPr>
          <w:p w14:paraId="4B661475" w14:textId="5D6FA6AA" w:rsidR="002521CA" w:rsidRPr="00CE0420" w:rsidRDefault="00F17F3A" w:rsidP="005E6488">
            <w:pPr>
              <w:pStyle w:val="aff"/>
              <w:jc w:val="left"/>
            </w:pPr>
            <w:r>
              <w:t>C</w:t>
            </w:r>
            <w:r w:rsidR="005E6488" w:rsidRPr="004A08E2">
              <w:t>heck</w:t>
            </w:r>
            <w:r>
              <w:t xml:space="preserve"> link status</w:t>
            </w:r>
          </w:p>
        </w:tc>
        <w:tc>
          <w:tcPr>
            <w:tcW w:w="3799" w:type="dxa"/>
          </w:tcPr>
          <w:p w14:paraId="262BB4A8" w14:textId="276C4EB1" w:rsidR="002521CA" w:rsidRPr="00CE0420" w:rsidRDefault="00F17F3A" w:rsidP="00894770">
            <w:pPr>
              <w:pStyle w:val="aff"/>
              <w:jc w:val="left"/>
            </w:pPr>
            <w:r w:rsidRPr="00F17F3A">
              <w:t>But</w:t>
            </w:r>
            <w:r>
              <w:t xml:space="preserve">ton to execute </w:t>
            </w:r>
            <w:r w:rsidRPr="00F17F3A">
              <w:t xml:space="preserve">the integration </w:t>
            </w:r>
            <w:r>
              <w:t>check link status.</w:t>
            </w:r>
          </w:p>
        </w:tc>
        <w:tc>
          <w:tcPr>
            <w:tcW w:w="1021" w:type="dxa"/>
          </w:tcPr>
          <w:p w14:paraId="75BE56F0" w14:textId="77777777" w:rsidR="002521CA" w:rsidRPr="00CE0420" w:rsidRDefault="002521CA" w:rsidP="002521CA">
            <w:pPr>
              <w:pStyle w:val="aff"/>
              <w:jc w:val="center"/>
            </w:pPr>
            <w:r>
              <w:rPr>
                <w:rFonts w:hint="eastAsia"/>
              </w:rPr>
              <w:t>-</w:t>
            </w:r>
          </w:p>
        </w:tc>
        <w:tc>
          <w:tcPr>
            <w:tcW w:w="992" w:type="dxa"/>
          </w:tcPr>
          <w:p w14:paraId="221A2116" w14:textId="77777777" w:rsidR="002521CA" w:rsidRPr="00CE0420" w:rsidRDefault="002521CA" w:rsidP="002521CA">
            <w:pPr>
              <w:pStyle w:val="aff"/>
              <w:jc w:val="center"/>
            </w:pPr>
            <w:r>
              <w:rPr>
                <w:rFonts w:hint="eastAsia"/>
              </w:rPr>
              <w:t>-</w:t>
            </w:r>
          </w:p>
        </w:tc>
        <w:tc>
          <w:tcPr>
            <w:tcW w:w="1672" w:type="dxa"/>
          </w:tcPr>
          <w:p w14:paraId="5F74120C" w14:textId="77777777" w:rsidR="002521CA" w:rsidRPr="00CE0420" w:rsidRDefault="002521CA" w:rsidP="002521CA">
            <w:pPr>
              <w:pStyle w:val="aff"/>
            </w:pPr>
          </w:p>
        </w:tc>
      </w:tr>
      <w:tr w:rsidR="00F17F3A" w:rsidRPr="00CE0420" w14:paraId="157354BB" w14:textId="77777777" w:rsidTr="00374E17">
        <w:tc>
          <w:tcPr>
            <w:tcW w:w="1129" w:type="dxa"/>
            <w:vMerge/>
          </w:tcPr>
          <w:p w14:paraId="2E097F9B" w14:textId="77777777" w:rsidR="00F17F3A" w:rsidRPr="00CE0420" w:rsidRDefault="00F17F3A" w:rsidP="00F17F3A">
            <w:pPr>
              <w:pStyle w:val="aff"/>
            </w:pPr>
          </w:p>
        </w:tc>
        <w:tc>
          <w:tcPr>
            <w:tcW w:w="1276" w:type="dxa"/>
          </w:tcPr>
          <w:p w14:paraId="3D712458" w14:textId="5FD16097" w:rsidR="00F17F3A" w:rsidRPr="00CE0420" w:rsidRDefault="00F17F3A" w:rsidP="00F17F3A">
            <w:pPr>
              <w:pStyle w:val="aff"/>
            </w:pPr>
            <w:r>
              <w:rPr>
                <w:rFonts w:hint="eastAsia"/>
              </w:rPr>
              <w:t>Link status</w:t>
            </w:r>
          </w:p>
        </w:tc>
        <w:tc>
          <w:tcPr>
            <w:tcW w:w="3799" w:type="dxa"/>
          </w:tcPr>
          <w:p w14:paraId="0C443DD7" w14:textId="1E3CA019" w:rsidR="00F17F3A" w:rsidRDefault="00F17F3A" w:rsidP="00F17F3A">
            <w:pPr>
              <w:pStyle w:val="aff"/>
              <w:jc w:val="left"/>
            </w:pPr>
            <w:r>
              <w:t>For the target Workspace, the status of link</w:t>
            </w:r>
            <w:r w:rsidRPr="00A25273">
              <w:t xml:space="preserve"> with </w:t>
            </w:r>
            <w:r w:rsidR="003C684B">
              <w:t>Terraform</w:t>
            </w:r>
            <w:r>
              <w:t xml:space="preserve"> is displayed</w:t>
            </w:r>
            <w:r w:rsidRPr="00D4752F">
              <w:t>.</w:t>
            </w:r>
          </w:p>
          <w:p w14:paraId="31050CDD" w14:textId="41766179" w:rsidR="00F17F3A" w:rsidRDefault="00F17F3A" w:rsidP="00F17F3A">
            <w:pPr>
              <w:pStyle w:val="aff"/>
              <w:jc w:val="left"/>
            </w:pPr>
            <w:r w:rsidRPr="0095047C">
              <w:t xml:space="preserve">If you are not registered with </w:t>
            </w:r>
            <w:r w:rsidR="003C684B">
              <w:t>Terraform</w:t>
            </w:r>
            <w:r>
              <w:t xml:space="preserve">, "No registration". </w:t>
            </w:r>
            <w:r w:rsidRPr="0095047C">
              <w:t>If you</w:t>
            </w:r>
            <w:r>
              <w:t xml:space="preserve"> are registered the difference Terraform version</w:t>
            </w:r>
            <w:r w:rsidRPr="0095047C">
              <w:t>, "Updated".</w:t>
            </w:r>
          </w:p>
          <w:p w14:paraId="7C1E97F2" w14:textId="29CB571F" w:rsidR="00F17F3A" w:rsidRPr="00CE0420" w:rsidRDefault="00F17F3A" w:rsidP="00F17F3A">
            <w:pPr>
              <w:pStyle w:val="aff"/>
              <w:jc w:val="left"/>
            </w:pPr>
            <w:r w:rsidRPr="0095047C">
              <w:t>If it is registered, it will be displayed as "Registered".</w:t>
            </w:r>
          </w:p>
        </w:tc>
        <w:tc>
          <w:tcPr>
            <w:tcW w:w="1021" w:type="dxa"/>
          </w:tcPr>
          <w:p w14:paraId="3CB82077" w14:textId="77777777" w:rsidR="00F17F3A" w:rsidRPr="00CE0420" w:rsidRDefault="00F17F3A" w:rsidP="00F17F3A">
            <w:pPr>
              <w:pStyle w:val="aff"/>
              <w:jc w:val="center"/>
            </w:pPr>
            <w:r>
              <w:rPr>
                <w:rFonts w:hint="eastAsia"/>
              </w:rPr>
              <w:t>-</w:t>
            </w:r>
          </w:p>
        </w:tc>
        <w:tc>
          <w:tcPr>
            <w:tcW w:w="992" w:type="dxa"/>
          </w:tcPr>
          <w:p w14:paraId="7EC25150" w14:textId="77777777" w:rsidR="00F17F3A" w:rsidRPr="00CE0420" w:rsidRDefault="00F17F3A" w:rsidP="00F17F3A">
            <w:pPr>
              <w:pStyle w:val="aff"/>
              <w:jc w:val="center"/>
            </w:pPr>
            <w:r>
              <w:rPr>
                <w:rFonts w:hint="eastAsia"/>
              </w:rPr>
              <w:t>-</w:t>
            </w:r>
          </w:p>
        </w:tc>
        <w:tc>
          <w:tcPr>
            <w:tcW w:w="1672" w:type="dxa"/>
          </w:tcPr>
          <w:p w14:paraId="7FB67354" w14:textId="77777777" w:rsidR="00F17F3A" w:rsidRPr="00CE0420" w:rsidRDefault="00F17F3A" w:rsidP="00F17F3A">
            <w:pPr>
              <w:pStyle w:val="aff"/>
            </w:pPr>
          </w:p>
        </w:tc>
      </w:tr>
      <w:tr w:rsidR="00F17F3A" w:rsidRPr="00CE0420" w14:paraId="560E5708" w14:textId="77777777" w:rsidTr="00374E17">
        <w:tc>
          <w:tcPr>
            <w:tcW w:w="1129" w:type="dxa"/>
            <w:vMerge/>
          </w:tcPr>
          <w:p w14:paraId="04863D1D" w14:textId="77777777" w:rsidR="00F17F3A" w:rsidRPr="00CE0420" w:rsidRDefault="00F17F3A" w:rsidP="00F17F3A">
            <w:pPr>
              <w:pStyle w:val="aff"/>
            </w:pPr>
          </w:p>
        </w:tc>
        <w:tc>
          <w:tcPr>
            <w:tcW w:w="1276" w:type="dxa"/>
          </w:tcPr>
          <w:p w14:paraId="2CE33756" w14:textId="6D2451C1" w:rsidR="00F17F3A" w:rsidRPr="00CE0420" w:rsidRDefault="00F17F3A" w:rsidP="00F17F3A">
            <w:pPr>
              <w:pStyle w:val="aff"/>
            </w:pPr>
            <w:r>
              <w:rPr>
                <w:rFonts w:hint="eastAsia"/>
              </w:rPr>
              <w:t>Registration</w:t>
            </w:r>
          </w:p>
        </w:tc>
        <w:tc>
          <w:tcPr>
            <w:tcW w:w="3799" w:type="dxa"/>
          </w:tcPr>
          <w:p w14:paraId="23CEA1C1" w14:textId="3A828D2B" w:rsidR="00F17F3A" w:rsidRPr="00CE0420" w:rsidRDefault="00920A1D" w:rsidP="00F17F3A">
            <w:pPr>
              <w:pStyle w:val="aff"/>
              <w:jc w:val="left"/>
            </w:pPr>
            <w:r>
              <w:t>Button to execute registration</w:t>
            </w:r>
            <w:r w:rsidRPr="009F7B12">
              <w:t xml:space="preserve">. </w:t>
            </w:r>
            <w:r w:rsidRPr="00E1581D">
              <w:t>It is activated in the case of "No r</w:t>
            </w:r>
            <w:r>
              <w:t>egistration"</w:t>
            </w:r>
            <w:r w:rsidRPr="009F7B12">
              <w:t xml:space="preserve">. </w:t>
            </w:r>
            <w:r w:rsidRPr="00E1581D">
              <w:t xml:space="preserve">Click to </w:t>
            </w:r>
            <w:r>
              <w:t>register the target Workspace</w:t>
            </w:r>
            <w:r w:rsidRPr="00E1581D">
              <w:t xml:space="preserve"> in </w:t>
            </w:r>
            <w:r w:rsidR="003C684B">
              <w:t>Terraform</w:t>
            </w:r>
            <w:r w:rsidRPr="00E1581D">
              <w:t>.</w:t>
            </w:r>
          </w:p>
        </w:tc>
        <w:tc>
          <w:tcPr>
            <w:tcW w:w="1021" w:type="dxa"/>
          </w:tcPr>
          <w:p w14:paraId="492035D7" w14:textId="77777777" w:rsidR="00F17F3A" w:rsidRPr="00CE0420" w:rsidRDefault="00F17F3A" w:rsidP="00F17F3A">
            <w:pPr>
              <w:pStyle w:val="aff"/>
              <w:jc w:val="center"/>
            </w:pPr>
            <w:r>
              <w:rPr>
                <w:rFonts w:hint="eastAsia"/>
              </w:rPr>
              <w:t>-</w:t>
            </w:r>
          </w:p>
        </w:tc>
        <w:tc>
          <w:tcPr>
            <w:tcW w:w="992" w:type="dxa"/>
          </w:tcPr>
          <w:p w14:paraId="73BE52F1" w14:textId="77777777" w:rsidR="00F17F3A" w:rsidRPr="00CE0420" w:rsidRDefault="00F17F3A" w:rsidP="00F17F3A">
            <w:pPr>
              <w:pStyle w:val="aff"/>
              <w:jc w:val="center"/>
            </w:pPr>
            <w:r>
              <w:rPr>
                <w:rFonts w:hint="eastAsia"/>
              </w:rPr>
              <w:t>-</w:t>
            </w:r>
          </w:p>
        </w:tc>
        <w:tc>
          <w:tcPr>
            <w:tcW w:w="1672" w:type="dxa"/>
          </w:tcPr>
          <w:p w14:paraId="6780DF95" w14:textId="77777777" w:rsidR="00F17F3A" w:rsidRPr="00CE0420" w:rsidRDefault="00F17F3A" w:rsidP="00F17F3A">
            <w:pPr>
              <w:pStyle w:val="aff"/>
            </w:pPr>
          </w:p>
        </w:tc>
      </w:tr>
      <w:tr w:rsidR="00F17F3A" w:rsidRPr="00CE0420" w14:paraId="77F2B60D" w14:textId="77777777" w:rsidTr="00374E17">
        <w:tc>
          <w:tcPr>
            <w:tcW w:w="1129" w:type="dxa"/>
            <w:vMerge/>
          </w:tcPr>
          <w:p w14:paraId="7F2DAA11" w14:textId="77777777" w:rsidR="00F17F3A" w:rsidRPr="00CE0420" w:rsidRDefault="00F17F3A" w:rsidP="00F17F3A">
            <w:pPr>
              <w:pStyle w:val="aff"/>
            </w:pPr>
          </w:p>
        </w:tc>
        <w:tc>
          <w:tcPr>
            <w:tcW w:w="1276" w:type="dxa"/>
          </w:tcPr>
          <w:p w14:paraId="15E2380D" w14:textId="17CAA6AA" w:rsidR="00F17F3A" w:rsidRPr="00CE0420" w:rsidRDefault="00F17F3A" w:rsidP="00F17F3A">
            <w:pPr>
              <w:pStyle w:val="aff"/>
            </w:pPr>
            <w:r>
              <w:rPr>
                <w:rFonts w:hint="eastAsia"/>
              </w:rPr>
              <w:t>Update</w:t>
            </w:r>
          </w:p>
        </w:tc>
        <w:tc>
          <w:tcPr>
            <w:tcW w:w="3799" w:type="dxa"/>
          </w:tcPr>
          <w:p w14:paraId="228D1787" w14:textId="5301FE5E" w:rsidR="00F17F3A" w:rsidRPr="00CE0420" w:rsidRDefault="00920A1D" w:rsidP="00F17F3A">
            <w:pPr>
              <w:pStyle w:val="aff"/>
              <w:jc w:val="left"/>
            </w:pPr>
            <w:r>
              <w:t>Button to execute update</w:t>
            </w:r>
            <w:r w:rsidRPr="009F7B12">
              <w:t xml:space="preserve">. </w:t>
            </w:r>
            <w:r w:rsidRPr="00E1581D">
              <w:t>It i</w:t>
            </w:r>
            <w:r>
              <w:t>s activated in the case of "update"</w:t>
            </w:r>
            <w:r w:rsidRPr="009F7B12">
              <w:t xml:space="preserve">. </w:t>
            </w:r>
            <w:r w:rsidRPr="00FA3095">
              <w:t>C</w:t>
            </w:r>
            <w:r>
              <w:t xml:space="preserve">lick to update the Terraform driver of the target Workspace </w:t>
            </w:r>
            <w:r w:rsidRPr="00FA3095">
              <w:t xml:space="preserve">registered in </w:t>
            </w:r>
            <w:r w:rsidR="003C684B">
              <w:t>Terraform</w:t>
            </w:r>
            <w:r w:rsidRPr="00FA3095">
              <w:t>.</w:t>
            </w:r>
          </w:p>
        </w:tc>
        <w:tc>
          <w:tcPr>
            <w:tcW w:w="1021" w:type="dxa"/>
          </w:tcPr>
          <w:p w14:paraId="19CC507D" w14:textId="77777777" w:rsidR="00F17F3A" w:rsidRPr="00CE0420" w:rsidRDefault="00F17F3A" w:rsidP="00F17F3A">
            <w:pPr>
              <w:pStyle w:val="aff"/>
              <w:jc w:val="center"/>
            </w:pPr>
            <w:r>
              <w:rPr>
                <w:rFonts w:hint="eastAsia"/>
              </w:rPr>
              <w:t>-</w:t>
            </w:r>
          </w:p>
        </w:tc>
        <w:tc>
          <w:tcPr>
            <w:tcW w:w="992" w:type="dxa"/>
          </w:tcPr>
          <w:p w14:paraId="4E3898F6" w14:textId="77777777" w:rsidR="00F17F3A" w:rsidRPr="00CE0420" w:rsidRDefault="00F17F3A" w:rsidP="00F17F3A">
            <w:pPr>
              <w:pStyle w:val="aff"/>
              <w:jc w:val="center"/>
            </w:pPr>
            <w:r>
              <w:rPr>
                <w:rFonts w:hint="eastAsia"/>
              </w:rPr>
              <w:t>-</w:t>
            </w:r>
          </w:p>
        </w:tc>
        <w:tc>
          <w:tcPr>
            <w:tcW w:w="1672" w:type="dxa"/>
          </w:tcPr>
          <w:p w14:paraId="6C50EF21" w14:textId="77777777" w:rsidR="00F17F3A" w:rsidRPr="00CE0420" w:rsidRDefault="00F17F3A" w:rsidP="00F17F3A">
            <w:pPr>
              <w:pStyle w:val="aff"/>
            </w:pPr>
          </w:p>
        </w:tc>
      </w:tr>
      <w:tr w:rsidR="00F17F3A" w:rsidRPr="00CE0420" w14:paraId="049773EA" w14:textId="77777777" w:rsidTr="00374E17">
        <w:tc>
          <w:tcPr>
            <w:tcW w:w="1129" w:type="dxa"/>
            <w:vMerge/>
          </w:tcPr>
          <w:p w14:paraId="353F14AC" w14:textId="77777777" w:rsidR="00F17F3A" w:rsidRPr="00CE0420" w:rsidRDefault="00F17F3A" w:rsidP="00F17F3A">
            <w:pPr>
              <w:pStyle w:val="aff"/>
            </w:pPr>
          </w:p>
        </w:tc>
        <w:tc>
          <w:tcPr>
            <w:tcW w:w="1276" w:type="dxa"/>
          </w:tcPr>
          <w:p w14:paraId="5008DF61" w14:textId="7C1BC2AD" w:rsidR="00F17F3A" w:rsidRPr="00CE0420" w:rsidRDefault="00F17F3A" w:rsidP="00F17F3A">
            <w:pPr>
              <w:pStyle w:val="aff"/>
            </w:pPr>
            <w:r>
              <w:rPr>
                <w:rFonts w:hint="eastAsia"/>
              </w:rPr>
              <w:t>Delete</w:t>
            </w:r>
          </w:p>
        </w:tc>
        <w:tc>
          <w:tcPr>
            <w:tcW w:w="3799" w:type="dxa"/>
          </w:tcPr>
          <w:p w14:paraId="1FB47164" w14:textId="1B6C327F" w:rsidR="00004905" w:rsidRDefault="00004905" w:rsidP="00004905">
            <w:pPr>
              <w:pStyle w:val="aff"/>
              <w:jc w:val="left"/>
            </w:pPr>
            <w:r>
              <w:t xml:space="preserve">Button to execute </w:t>
            </w:r>
            <w:r w:rsidRPr="00004905">
              <w:t>deletion</w:t>
            </w:r>
            <w:r w:rsidRPr="009F7B12">
              <w:t xml:space="preserve">. </w:t>
            </w:r>
            <w:r w:rsidRPr="00E1581D">
              <w:t>It i</w:t>
            </w:r>
            <w:r>
              <w:t xml:space="preserve">s activated in </w:t>
            </w:r>
            <w:r>
              <w:lastRenderedPageBreak/>
              <w:t>the case of “</w:t>
            </w:r>
            <w:proofErr w:type="spellStart"/>
            <w:r>
              <w:t>registered”,"update</w:t>
            </w:r>
            <w:proofErr w:type="spellEnd"/>
            <w:r>
              <w:t>"</w:t>
            </w:r>
            <w:r w:rsidRPr="009F7B12">
              <w:t xml:space="preserve">. </w:t>
            </w:r>
            <w:r>
              <w:t>Click to delete the target Workspace</w:t>
            </w:r>
            <w:r w:rsidRPr="002557C6">
              <w:t xml:space="preserve"> reg</w:t>
            </w:r>
            <w:r>
              <w:t xml:space="preserve">istered in </w:t>
            </w:r>
            <w:r w:rsidR="003C684B">
              <w:t>Terraform</w:t>
            </w:r>
            <w:r w:rsidRPr="00FA3095">
              <w:t>.</w:t>
            </w:r>
          </w:p>
          <w:p w14:paraId="7F6E5E5B" w14:textId="05630AEE" w:rsidR="00F17F3A" w:rsidRPr="00CE0420" w:rsidRDefault="00004905" w:rsidP="00004905">
            <w:pPr>
              <w:pStyle w:val="aff"/>
              <w:jc w:val="left"/>
            </w:pPr>
            <w:r w:rsidRPr="009F7B12">
              <w:rPr>
                <w:rFonts w:hint="eastAsia"/>
              </w:rPr>
              <w:t>※</w:t>
            </w:r>
            <w:r>
              <w:t>Deleted Workspace cannot be restored.</w:t>
            </w:r>
          </w:p>
        </w:tc>
        <w:tc>
          <w:tcPr>
            <w:tcW w:w="1021" w:type="dxa"/>
          </w:tcPr>
          <w:p w14:paraId="4826CC42" w14:textId="77777777" w:rsidR="00F17F3A" w:rsidRPr="00CE0420" w:rsidRDefault="00F17F3A" w:rsidP="00F17F3A">
            <w:pPr>
              <w:pStyle w:val="aff"/>
              <w:jc w:val="center"/>
            </w:pPr>
            <w:r>
              <w:rPr>
                <w:rFonts w:hint="eastAsia"/>
              </w:rPr>
              <w:lastRenderedPageBreak/>
              <w:t>-</w:t>
            </w:r>
          </w:p>
        </w:tc>
        <w:tc>
          <w:tcPr>
            <w:tcW w:w="992" w:type="dxa"/>
          </w:tcPr>
          <w:p w14:paraId="1376DBEB" w14:textId="77777777" w:rsidR="00F17F3A" w:rsidRPr="00CE0420" w:rsidRDefault="00F17F3A" w:rsidP="00F17F3A">
            <w:pPr>
              <w:pStyle w:val="aff"/>
              <w:jc w:val="center"/>
            </w:pPr>
            <w:r>
              <w:rPr>
                <w:rFonts w:hint="eastAsia"/>
              </w:rPr>
              <w:t>-</w:t>
            </w:r>
          </w:p>
        </w:tc>
        <w:tc>
          <w:tcPr>
            <w:tcW w:w="1672" w:type="dxa"/>
          </w:tcPr>
          <w:p w14:paraId="51DF74FA" w14:textId="77777777" w:rsidR="00F17F3A" w:rsidRPr="00CE0420" w:rsidRDefault="00F17F3A" w:rsidP="00F17F3A">
            <w:pPr>
              <w:pStyle w:val="aff"/>
            </w:pPr>
          </w:p>
        </w:tc>
      </w:tr>
      <w:tr w:rsidR="004425DB" w:rsidRPr="00CE0420" w14:paraId="24C4FDFA" w14:textId="77777777" w:rsidTr="00374E17">
        <w:tc>
          <w:tcPr>
            <w:tcW w:w="2405" w:type="dxa"/>
            <w:gridSpan w:val="2"/>
          </w:tcPr>
          <w:p w14:paraId="44CC0E93" w14:textId="09E68327" w:rsidR="004425DB" w:rsidRDefault="004425DB" w:rsidP="00F17F3A">
            <w:pPr>
              <w:pStyle w:val="aff"/>
            </w:pPr>
            <w:r>
              <w:rPr>
                <w:rFonts w:hint="eastAsia"/>
              </w:rPr>
              <w:t>Movement list</w:t>
            </w:r>
          </w:p>
        </w:tc>
        <w:tc>
          <w:tcPr>
            <w:tcW w:w="3799" w:type="dxa"/>
          </w:tcPr>
          <w:p w14:paraId="6357F7C4" w14:textId="563F5D64" w:rsidR="004425DB" w:rsidRDefault="004425DB" w:rsidP="00F17F3A">
            <w:pPr>
              <w:pStyle w:val="aff"/>
              <w:jc w:val="left"/>
            </w:pPr>
            <w:r>
              <w:rPr>
                <w:rFonts w:hint="eastAsia"/>
              </w:rPr>
              <w:t xml:space="preserve">This button moves the user to </w:t>
            </w:r>
            <w:r>
              <w:t>“6.2.4 Movement list”</w:t>
            </w:r>
          </w:p>
        </w:tc>
        <w:tc>
          <w:tcPr>
            <w:tcW w:w="1021" w:type="dxa"/>
          </w:tcPr>
          <w:p w14:paraId="40C8F64A" w14:textId="77777777" w:rsidR="004425DB" w:rsidRPr="00CE0420" w:rsidRDefault="004425DB" w:rsidP="00F17F3A">
            <w:pPr>
              <w:pStyle w:val="aff"/>
              <w:jc w:val="center"/>
            </w:pPr>
          </w:p>
        </w:tc>
        <w:tc>
          <w:tcPr>
            <w:tcW w:w="992" w:type="dxa"/>
          </w:tcPr>
          <w:p w14:paraId="789D57C9" w14:textId="77777777" w:rsidR="004425DB" w:rsidRDefault="004425DB" w:rsidP="00F17F3A">
            <w:pPr>
              <w:pStyle w:val="aff"/>
            </w:pPr>
          </w:p>
        </w:tc>
        <w:tc>
          <w:tcPr>
            <w:tcW w:w="1672" w:type="dxa"/>
          </w:tcPr>
          <w:p w14:paraId="473DB13B" w14:textId="77777777" w:rsidR="004425DB" w:rsidRDefault="004425DB" w:rsidP="00F17F3A">
            <w:pPr>
              <w:pStyle w:val="aff"/>
            </w:pPr>
          </w:p>
        </w:tc>
      </w:tr>
      <w:tr w:rsidR="004425DB" w:rsidRPr="00CE0420" w14:paraId="3CF1167B" w14:textId="77777777" w:rsidTr="00374E17">
        <w:tc>
          <w:tcPr>
            <w:tcW w:w="2405" w:type="dxa"/>
            <w:gridSpan w:val="2"/>
          </w:tcPr>
          <w:p w14:paraId="7C83DEA8" w14:textId="75A3827B" w:rsidR="004425DB" w:rsidRDefault="004425DB" w:rsidP="00F17F3A">
            <w:pPr>
              <w:pStyle w:val="aff"/>
            </w:pPr>
            <w:proofErr w:type="spellStart"/>
            <w:r>
              <w:rPr>
                <w:rFonts w:hint="eastAsia"/>
              </w:rPr>
              <w:t>PolicySet</w:t>
            </w:r>
            <w:proofErr w:type="spellEnd"/>
            <w:r>
              <w:rPr>
                <w:rFonts w:hint="eastAsia"/>
              </w:rPr>
              <w:t>-Workspace Link list</w:t>
            </w:r>
          </w:p>
        </w:tc>
        <w:tc>
          <w:tcPr>
            <w:tcW w:w="3799" w:type="dxa"/>
          </w:tcPr>
          <w:p w14:paraId="6A01D52E" w14:textId="1553CCF3" w:rsidR="004425DB" w:rsidRDefault="004425DB" w:rsidP="00F17F3A">
            <w:pPr>
              <w:pStyle w:val="aff"/>
              <w:jc w:val="left"/>
            </w:pPr>
            <w:r>
              <w:t xml:space="preserve">This button moves the user to “6.2.8 </w:t>
            </w:r>
            <w:proofErr w:type="spellStart"/>
            <w:r>
              <w:t>PolicySet</w:t>
            </w:r>
            <w:proofErr w:type="spellEnd"/>
            <w:r>
              <w:t>-Policy link list”</w:t>
            </w:r>
          </w:p>
        </w:tc>
        <w:tc>
          <w:tcPr>
            <w:tcW w:w="1021" w:type="dxa"/>
          </w:tcPr>
          <w:p w14:paraId="635C332E" w14:textId="77777777" w:rsidR="004425DB" w:rsidRPr="00CE0420" w:rsidRDefault="004425DB" w:rsidP="00F17F3A">
            <w:pPr>
              <w:pStyle w:val="aff"/>
              <w:jc w:val="center"/>
            </w:pPr>
          </w:p>
        </w:tc>
        <w:tc>
          <w:tcPr>
            <w:tcW w:w="992" w:type="dxa"/>
          </w:tcPr>
          <w:p w14:paraId="63245402" w14:textId="77777777" w:rsidR="004425DB" w:rsidRDefault="004425DB" w:rsidP="00F17F3A">
            <w:pPr>
              <w:pStyle w:val="aff"/>
            </w:pPr>
          </w:p>
        </w:tc>
        <w:tc>
          <w:tcPr>
            <w:tcW w:w="1672" w:type="dxa"/>
          </w:tcPr>
          <w:p w14:paraId="03B7CAF0" w14:textId="77777777" w:rsidR="004425DB" w:rsidRDefault="004425DB" w:rsidP="00F17F3A">
            <w:pPr>
              <w:pStyle w:val="aff"/>
            </w:pPr>
          </w:p>
        </w:tc>
      </w:tr>
      <w:tr w:rsidR="00F17F3A" w:rsidRPr="00CE0420" w14:paraId="26643B35" w14:textId="77777777" w:rsidTr="00374E17">
        <w:tc>
          <w:tcPr>
            <w:tcW w:w="2405" w:type="dxa"/>
            <w:gridSpan w:val="2"/>
          </w:tcPr>
          <w:p w14:paraId="41468A5C" w14:textId="45F5DB16" w:rsidR="00F17F3A" w:rsidRPr="00CE0420" w:rsidRDefault="00F17F3A" w:rsidP="00F17F3A">
            <w:pPr>
              <w:pStyle w:val="aff"/>
            </w:pPr>
            <w:r>
              <w:rPr>
                <w:rFonts w:hint="eastAsia"/>
              </w:rPr>
              <w:t>Remarks</w:t>
            </w:r>
          </w:p>
        </w:tc>
        <w:tc>
          <w:tcPr>
            <w:tcW w:w="3799" w:type="dxa"/>
          </w:tcPr>
          <w:p w14:paraId="4A36C7A9" w14:textId="4E073A86" w:rsidR="00F17F3A" w:rsidRPr="00CE0420" w:rsidRDefault="00F17F3A" w:rsidP="00F17F3A">
            <w:pPr>
              <w:pStyle w:val="aff"/>
              <w:jc w:val="left"/>
            </w:pPr>
            <w:r>
              <w:t>F</w:t>
            </w:r>
            <w:r w:rsidRPr="00FD7225">
              <w:t>ree description field</w:t>
            </w:r>
            <w:r>
              <w:t>.</w:t>
            </w:r>
          </w:p>
        </w:tc>
        <w:tc>
          <w:tcPr>
            <w:tcW w:w="1021" w:type="dxa"/>
          </w:tcPr>
          <w:p w14:paraId="329668E0" w14:textId="77777777" w:rsidR="00F17F3A" w:rsidRPr="00CE0420" w:rsidRDefault="00F17F3A" w:rsidP="00F17F3A">
            <w:pPr>
              <w:pStyle w:val="aff"/>
              <w:jc w:val="center"/>
            </w:pPr>
            <w:r w:rsidRPr="00CE0420">
              <w:rPr>
                <w:rFonts w:hint="eastAsia"/>
              </w:rPr>
              <w:t>-</w:t>
            </w:r>
          </w:p>
        </w:tc>
        <w:tc>
          <w:tcPr>
            <w:tcW w:w="992" w:type="dxa"/>
          </w:tcPr>
          <w:p w14:paraId="4F4221FB" w14:textId="5B129FE5" w:rsidR="00F17F3A" w:rsidRPr="00CE0420" w:rsidRDefault="000C5D1B" w:rsidP="00F17F3A">
            <w:pPr>
              <w:pStyle w:val="aff"/>
            </w:pPr>
            <w:proofErr w:type="spellStart"/>
            <w:r>
              <w:rPr>
                <w:rFonts w:hint="eastAsia"/>
              </w:rPr>
              <w:t>Menu</w:t>
            </w:r>
            <w:r w:rsidR="00F17F3A">
              <w:rPr>
                <w:rFonts w:hint="eastAsia"/>
              </w:rPr>
              <w:t>al</w:t>
            </w:r>
            <w:proofErr w:type="spellEnd"/>
            <w:r w:rsidR="00F17F3A">
              <w:t xml:space="preserve"> input</w:t>
            </w:r>
          </w:p>
        </w:tc>
        <w:tc>
          <w:tcPr>
            <w:tcW w:w="1672" w:type="dxa"/>
          </w:tcPr>
          <w:p w14:paraId="371E7466" w14:textId="743E59A7" w:rsidR="00F17F3A" w:rsidRPr="00CE0420" w:rsidRDefault="00F17F3A" w:rsidP="00F17F3A">
            <w:pPr>
              <w:pStyle w:val="aff"/>
            </w:pPr>
            <w:r>
              <w:rPr>
                <w:rFonts w:hint="eastAsia"/>
              </w:rPr>
              <w:t>Maximum length 4000 bytes</w:t>
            </w:r>
          </w:p>
        </w:tc>
      </w:tr>
    </w:tbl>
    <w:p w14:paraId="71D832F6" w14:textId="46610BAE" w:rsidR="00CD2545" w:rsidRDefault="00CD2545" w:rsidP="00CD2545">
      <w:pPr>
        <w:widowControl/>
        <w:jc w:val="left"/>
        <w:rPr>
          <w:sz w:val="18"/>
          <w:szCs w:val="21"/>
        </w:rPr>
      </w:pPr>
      <w:r>
        <w:rPr>
          <w:sz w:val="18"/>
          <w:szCs w:val="21"/>
        </w:rPr>
        <w:br w:type="page"/>
      </w:r>
    </w:p>
    <w:p w14:paraId="0E27F5F8" w14:textId="455F5788" w:rsidR="00CD2545" w:rsidRPr="00CE0420" w:rsidRDefault="00210AFA" w:rsidP="00210AFA">
      <w:pPr>
        <w:pStyle w:val="30"/>
        <w:rPr>
          <w:rFonts w:ascii="Arial" w:hAnsi="Arial"/>
          <w:szCs w:val="21"/>
        </w:rPr>
      </w:pPr>
      <w:bookmarkStart w:id="718" w:name="_ファイル管理"/>
      <w:bookmarkStart w:id="719" w:name="Movement一覧"/>
      <w:bookmarkStart w:id="720" w:name="_Toc105604730"/>
      <w:bookmarkEnd w:id="718"/>
      <w:r w:rsidRPr="00210AFA">
        <w:rPr>
          <w:rFonts w:ascii="Arial" w:hAnsi="Arial" w:hint="eastAsia"/>
          <w:szCs w:val="21"/>
        </w:rPr>
        <w:lastRenderedPageBreak/>
        <w:t>Movement</w:t>
      </w:r>
      <w:bookmarkEnd w:id="719"/>
      <w:r w:rsidR="00E47212">
        <w:rPr>
          <w:rFonts w:ascii="Arial" w:hAnsi="Arial" w:hint="eastAsia"/>
          <w:szCs w:val="21"/>
        </w:rPr>
        <w:t xml:space="preserve"> list</w:t>
      </w:r>
      <w:bookmarkEnd w:id="720"/>
    </w:p>
    <w:p w14:paraId="1DDF3821" w14:textId="3B736CA2" w:rsidR="00CD2545" w:rsidRDefault="004926E2" w:rsidP="00CB54F5">
      <w:pPr>
        <w:pStyle w:val="aff0"/>
        <w:numPr>
          <w:ilvl w:val="0"/>
          <w:numId w:val="19"/>
        </w:numPr>
        <w:jc w:val="left"/>
      </w:pPr>
      <w:r>
        <w:t xml:space="preserve">In </w:t>
      </w:r>
      <w:r w:rsidR="00CB54F5">
        <w:t>“Movement list”</w:t>
      </w:r>
      <w:r>
        <w:t>,</w:t>
      </w:r>
      <w:r w:rsidR="00CB54F5">
        <w:t xml:space="preserve"> performs </w:t>
      </w:r>
      <w:r w:rsidR="00B032BE">
        <w:t>maintenance (browsing</w:t>
      </w:r>
      <w:r w:rsidR="00E47212" w:rsidRPr="00E47212">
        <w:t>/registr</w:t>
      </w:r>
      <w:r w:rsidR="00CB54F5">
        <w:t>ation/update/abolition) for M</w:t>
      </w:r>
      <w:r w:rsidR="00E47212" w:rsidRPr="00E47212">
        <w:t>ovement name</w:t>
      </w:r>
      <w:r w:rsidR="00CB54F5">
        <w:t>s.</w:t>
      </w:r>
    </w:p>
    <w:p w14:paraId="18D9E1CF" w14:textId="64A592C1" w:rsidR="00CD2545" w:rsidRPr="00CE0420" w:rsidRDefault="00F60F1E" w:rsidP="00B25640">
      <w:pPr>
        <w:pStyle w:val="aff0"/>
        <w:ind w:left="709"/>
        <w:jc w:val="left"/>
      </w:pPr>
      <w:r>
        <w:rPr>
          <w:noProof/>
        </w:rPr>
        <mc:AlternateContent>
          <mc:Choice Requires="wps">
            <w:drawing>
              <wp:anchor distT="0" distB="0" distL="114300" distR="114300" simplePos="0" relativeHeight="251738112" behindDoc="0" locked="0" layoutInCell="1" allowOverlap="1" wp14:anchorId="64FD2B1D" wp14:editId="535C006B">
                <wp:simplePos x="0" y="0"/>
                <wp:positionH relativeFrom="column">
                  <wp:posOffset>440690</wp:posOffset>
                </wp:positionH>
                <wp:positionV relativeFrom="paragraph">
                  <wp:posOffset>1328420</wp:posOffset>
                </wp:positionV>
                <wp:extent cx="563271" cy="138988"/>
                <wp:effectExtent l="0" t="0" r="27305" b="13970"/>
                <wp:wrapNone/>
                <wp:docPr id="236" name="正方形/長方形 236"/>
                <wp:cNvGraphicFramePr/>
                <a:graphic xmlns:a="http://schemas.openxmlformats.org/drawingml/2006/main">
                  <a:graphicData uri="http://schemas.microsoft.com/office/word/2010/wordprocessingShape">
                    <wps:wsp>
                      <wps:cNvSpPr/>
                      <wps:spPr>
                        <a:xfrm>
                          <a:off x="0" y="0"/>
                          <a:ext cx="563271" cy="13898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1CFD9C" id="正方形/長方形 236" o:spid="_x0000_s1026" style="position:absolute;left:0;text-align:left;margin-left:34.7pt;margin-top:104.6pt;width:44.35pt;height:10.9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" filled="f" strokecolor="red" strokeweight="2pt"/>
            </w:pict>
          </mc:Fallback>
        </mc:AlternateContent>
      </w:r>
      <w:r w:rsidR="00B25640">
        <w:t xml:space="preserve">Movement needs to be linked </w:t>
      </w:r>
      <w:r w:rsidR="00B25640" w:rsidRPr="00B25640">
        <w:t>with Organization:</w:t>
      </w:r>
      <w:r w:rsidR="00B25640">
        <w:t xml:space="preserve"> </w:t>
      </w:r>
      <w:r w:rsidR="00B25640" w:rsidRPr="00B25640">
        <w:t xml:space="preserve">Workspace as Terraform usage information, </w:t>
      </w:r>
      <w:r w:rsidR="00E65C19">
        <w:t xml:space="preserve">first </w:t>
      </w:r>
      <w:r w:rsidR="00E65C19" w:rsidRPr="00425081">
        <w:t>it is necessary to register the target in</w:t>
      </w:r>
      <w:r w:rsidR="00B25640">
        <w:t xml:space="preserve"> </w:t>
      </w:r>
      <w:r w:rsidR="00263480">
        <w:rPr>
          <w:u w:val="single"/>
        </w:rPr>
        <w:t xml:space="preserve">"6.2.2 </w:t>
      </w:r>
      <w:r w:rsidR="00B25640" w:rsidRPr="00B25640">
        <w:rPr>
          <w:u w:val="single"/>
        </w:rPr>
        <w:t>Organizations list"</w:t>
      </w:r>
      <w:r w:rsidR="00B25640" w:rsidRPr="00B25640">
        <w:t xml:space="preserve"> </w:t>
      </w:r>
      <w:r w:rsidR="00B25640">
        <w:t>and "</w:t>
      </w:r>
      <w:r w:rsidR="00B25640" w:rsidRPr="00B25640">
        <w:rPr>
          <w:u w:val="single"/>
        </w:rPr>
        <w:t>6.2.3 Workspaces list"</w:t>
      </w:r>
      <w:r w:rsidR="00B25640" w:rsidRPr="00B25640">
        <w:t>.</w:t>
      </w:r>
      <w:r w:rsidR="001A6AFE">
        <w:rPr>
          <w:noProof/>
        </w:rPr>
        <w:drawing>
          <wp:inline distT="0" distB="0" distL="0" distR="0" wp14:anchorId="51B6A6B6" wp14:editId="67267393">
            <wp:extent cx="5136515" cy="2814320"/>
            <wp:effectExtent l="0" t="0" r="6985" b="5080"/>
            <wp:docPr id="235" name="図 198"/>
            <wp:cNvGraphicFramePr/>
            <a:graphic xmlns:a="http://schemas.openxmlformats.org/drawingml/2006/main">
              <a:graphicData uri="http://schemas.openxmlformats.org/drawingml/2006/picture">
                <pic:pic xmlns:pic="http://schemas.openxmlformats.org/drawingml/2006/picture">
                  <pic:nvPicPr>
                    <pic:cNvPr id="199" name="図 19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36515" cy="2814320"/>
                    </a:xfrm>
                    <a:prstGeom prst="rect">
                      <a:avLst/>
                    </a:prstGeom>
                  </pic:spPr>
                </pic:pic>
              </a:graphicData>
            </a:graphic>
          </wp:inline>
        </w:drawing>
      </w:r>
    </w:p>
    <w:p w14:paraId="79B88063" w14:textId="61739736" w:rsidR="00CD2545" w:rsidRPr="00CE0420" w:rsidRDefault="00181703" w:rsidP="00CD2545">
      <w:pPr>
        <w:jc w:val="center"/>
        <w:rPr>
          <w:rFonts w:cstheme="minorHAnsi"/>
          <w:b/>
        </w:rPr>
      </w:pPr>
      <w:r>
        <w:rPr>
          <w:rFonts w:cstheme="minorHAnsi"/>
          <w:b/>
        </w:rPr>
        <w:t>Figure 6.2.4-1 Submenu s</w:t>
      </w:r>
      <w:r w:rsidR="00E47212" w:rsidRPr="00E47212">
        <w:rPr>
          <w:rFonts w:cstheme="minorHAnsi"/>
          <w:b/>
        </w:rPr>
        <w:t>creen (Movement list)</w:t>
      </w:r>
    </w:p>
    <w:p w14:paraId="36224D07" w14:textId="2901C698" w:rsidR="00CD2545" w:rsidRPr="00CE0420" w:rsidRDefault="00CD2545" w:rsidP="00CD2545">
      <w:pPr>
        <w:pStyle w:val="34"/>
        <w:ind w:leftChars="0" w:left="0"/>
      </w:pPr>
    </w:p>
    <w:p w14:paraId="5CF1D125" w14:textId="3DECA567" w:rsidR="00CD2545" w:rsidRDefault="00287ACC" w:rsidP="00287ACC">
      <w:pPr>
        <w:pStyle w:val="aff0"/>
        <w:numPr>
          <w:ilvl w:val="0"/>
          <w:numId w:val="19"/>
        </w:numPr>
        <w:jc w:val="left"/>
      </w:pPr>
      <w:r>
        <w:t>Clicking the "</w:t>
      </w:r>
      <w:r>
        <w:rPr>
          <w:rFonts w:hint="eastAsia"/>
        </w:rPr>
        <w:t>Register</w:t>
      </w:r>
      <w:r w:rsidRPr="00592BB6">
        <w:t>" but</w:t>
      </w:r>
      <w:r>
        <w:t>ton and then "Start registration</w:t>
      </w:r>
      <w:r w:rsidRPr="00592BB6">
        <w:t>" button wi</w:t>
      </w:r>
      <w:r>
        <w:t xml:space="preserve">ll register the </w:t>
      </w:r>
      <w:r w:rsidR="00034E3F">
        <w:t>Movement</w:t>
      </w:r>
      <w:r>
        <w:t xml:space="preserve"> </w:t>
      </w:r>
      <w:proofErr w:type="spellStart"/>
      <w:r>
        <w:t>infornations</w:t>
      </w:r>
      <w:proofErr w:type="spellEnd"/>
      <w:r w:rsidR="000951DC" w:rsidRPr="000951DC">
        <w:t>.</w:t>
      </w:r>
    </w:p>
    <w:p w14:paraId="43F15CD8" w14:textId="5F1746FE" w:rsidR="00CD2545" w:rsidRDefault="00A57FAB" w:rsidP="005B3FF4">
      <w:pPr>
        <w:pStyle w:val="aff0"/>
        <w:ind w:left="709"/>
        <w:jc w:val="left"/>
      </w:pPr>
      <w:r>
        <w:rPr>
          <w:noProof/>
        </w:rPr>
        <w:drawing>
          <wp:inline distT="0" distB="0" distL="0" distR="0" wp14:anchorId="1B0B65E7" wp14:editId="1F510A6A">
            <wp:extent cx="4791075" cy="1390650"/>
            <wp:effectExtent l="0" t="0" r="9525" b="0"/>
            <wp:docPr id="57"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図 56"/>
                    <pic:cNvPicPr>
                      <a:picLocks noChangeAspect="1"/>
                    </pic:cNvPicPr>
                  </pic:nvPicPr>
                  <pic:blipFill>
                    <a:blip r:embed="rId27"/>
                    <a:stretch>
                      <a:fillRect/>
                    </a:stretch>
                  </pic:blipFill>
                  <pic:spPr>
                    <a:xfrm>
                      <a:off x="0" y="0"/>
                      <a:ext cx="4791075" cy="1390650"/>
                    </a:xfrm>
                    <a:prstGeom prst="rect">
                      <a:avLst/>
                    </a:prstGeom>
                  </pic:spPr>
                </pic:pic>
              </a:graphicData>
            </a:graphic>
          </wp:inline>
        </w:drawing>
      </w:r>
    </w:p>
    <w:p w14:paraId="1D83B398" w14:textId="7ECC1FDF" w:rsidR="00CD2545" w:rsidRDefault="00181703" w:rsidP="00CD2545">
      <w:pPr>
        <w:pStyle w:val="af2"/>
        <w:jc w:val="center"/>
      </w:pPr>
      <w:r>
        <w:t>Figure 6.2.4-2 Registration s</w:t>
      </w:r>
      <w:r w:rsidR="000951DC" w:rsidRPr="000951DC">
        <w:t>creen (Movement list)</w:t>
      </w:r>
    </w:p>
    <w:p w14:paraId="77EFB10F" w14:textId="77777777" w:rsidR="004425DB" w:rsidRPr="004425DB" w:rsidRDefault="004425DB" w:rsidP="004425DB"/>
    <w:p w14:paraId="348C4399" w14:textId="45842247" w:rsidR="00CD2545" w:rsidRDefault="004425DB" w:rsidP="004425DB">
      <w:pPr>
        <w:pStyle w:val="a9"/>
        <w:widowControl/>
        <w:numPr>
          <w:ilvl w:val="0"/>
          <w:numId w:val="19"/>
        </w:numPr>
        <w:ind w:leftChars="0"/>
        <w:jc w:val="left"/>
      </w:pPr>
      <w:r>
        <w:rPr>
          <w:noProof/>
        </w:rPr>
        <w:drawing>
          <wp:anchor distT="0" distB="0" distL="114300" distR="114300" simplePos="0" relativeHeight="251783168" behindDoc="0" locked="0" layoutInCell="1" allowOverlap="1" wp14:anchorId="6D431975" wp14:editId="5F84E76C">
            <wp:simplePos x="0" y="0"/>
            <wp:positionH relativeFrom="margin">
              <wp:posOffset>-1270</wp:posOffset>
            </wp:positionH>
            <wp:positionV relativeFrom="paragraph">
              <wp:posOffset>391160</wp:posOffset>
            </wp:positionV>
            <wp:extent cx="6119495" cy="1043940"/>
            <wp:effectExtent l="0" t="0" r="0" b="3810"/>
            <wp:wrapSquare wrapText="bothSides"/>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119495" cy="1043940"/>
                    </a:xfrm>
                    <a:prstGeom prst="rect">
                      <a:avLst/>
                    </a:prstGeom>
                  </pic:spPr>
                </pic:pic>
              </a:graphicData>
            </a:graphic>
            <wp14:sizeRelH relativeFrom="page">
              <wp14:pctWidth>0</wp14:pctWidth>
            </wp14:sizeRelH>
            <wp14:sizeRelV relativeFrom="page">
              <wp14:pctHeight>0</wp14:pctHeight>
            </wp14:sizeRelV>
          </wp:anchor>
        </w:drawing>
      </w:r>
      <w:r w:rsidRPr="004425DB">
        <w:t>Clicking the Movement-Module link button will move the user to the target Movement's "6.2.10 Movement-Module link"</w:t>
      </w:r>
    </w:p>
    <w:p w14:paraId="4735A0AB" w14:textId="5247EB75" w:rsidR="004425DB" w:rsidRPr="004425DB" w:rsidRDefault="004425DB" w:rsidP="004425DB">
      <w:pPr>
        <w:pStyle w:val="a9"/>
        <w:widowControl/>
        <w:ind w:leftChars="0" w:left="709"/>
        <w:jc w:val="center"/>
        <w:rPr>
          <w:b/>
        </w:rPr>
      </w:pPr>
      <w:r w:rsidRPr="004425DB">
        <w:rPr>
          <w:rFonts w:hint="eastAsia"/>
          <w:b/>
        </w:rPr>
        <w:t>Figure 6.2.4-3 Submenu screen (Movement list)</w:t>
      </w:r>
    </w:p>
    <w:p w14:paraId="7DAB26F3" w14:textId="77777777" w:rsidR="00290614" w:rsidRDefault="00290614">
      <w:pPr>
        <w:widowControl/>
        <w:jc w:val="left"/>
        <w:rPr>
          <w:b/>
        </w:rPr>
      </w:pPr>
      <w:r>
        <w:rPr>
          <w:b/>
        </w:rPr>
        <w:br w:type="page"/>
      </w:r>
    </w:p>
    <w:p w14:paraId="040A1283" w14:textId="75FA4CEE" w:rsidR="00CD2545" w:rsidRDefault="000E0E9C" w:rsidP="00CD2545">
      <w:pPr>
        <w:ind w:firstLineChars="50" w:firstLine="105"/>
      </w:pPr>
      <w:r>
        <w:rPr>
          <w:rFonts w:hint="eastAsia"/>
          <w:b/>
        </w:rPr>
        <w:lastRenderedPageBreak/>
        <w:t>(4</w:t>
      </w:r>
      <w:r w:rsidR="00CD2545" w:rsidRPr="001266B1">
        <w:rPr>
          <w:rFonts w:hint="eastAsia"/>
          <w:b/>
        </w:rPr>
        <w:t>)</w:t>
      </w:r>
      <w:r w:rsidR="00CD2545" w:rsidRPr="001266B1">
        <w:rPr>
          <w:rFonts w:hint="eastAsia"/>
        </w:rPr>
        <w:t xml:space="preserve"> </w:t>
      </w:r>
      <w:r w:rsidR="00E40627" w:rsidRPr="00E40627">
        <w:t>The items on the Movement list screen are as follows.</w:t>
      </w:r>
    </w:p>
    <w:p w14:paraId="1174DB79" w14:textId="77777777" w:rsidR="00CD2545" w:rsidRPr="001266B1" w:rsidRDefault="00CD2545" w:rsidP="00CD2545"/>
    <w:p w14:paraId="4B14670E" w14:textId="3FC213F6" w:rsidR="00CD2545" w:rsidRPr="00DD316B" w:rsidRDefault="00E40627" w:rsidP="00CD2545">
      <w:pPr>
        <w:jc w:val="center"/>
        <w:rPr>
          <w:b/>
        </w:rPr>
      </w:pPr>
      <w:r>
        <w:rPr>
          <w:rFonts w:hint="eastAsia"/>
          <w:b/>
        </w:rPr>
        <w:t>Table</w:t>
      </w:r>
      <w:r w:rsidR="00A3147E">
        <w:rPr>
          <w:rFonts w:hint="eastAsia"/>
          <w:b/>
        </w:rPr>
        <w:t xml:space="preserve"> </w:t>
      </w:r>
      <w:r w:rsidR="00A3147E">
        <w:rPr>
          <w:b/>
        </w:rPr>
        <w:fldChar w:fldCharType="begin"/>
      </w:r>
      <w:r w:rsidR="00A3147E">
        <w:rPr>
          <w:b/>
        </w:rPr>
        <w:instrText xml:space="preserve"> </w:instrText>
      </w:r>
      <w:r w:rsidR="00A3147E">
        <w:rPr>
          <w:rFonts w:hint="eastAsia"/>
          <w:b/>
        </w:rPr>
        <w:instrText>REF Movement</w:instrText>
      </w:r>
      <w:r w:rsidR="00A3147E">
        <w:rPr>
          <w:rFonts w:hint="eastAsia"/>
          <w:b/>
        </w:rPr>
        <w:instrText>一覧</w:instrText>
      </w:r>
      <w:r w:rsidR="00A3147E">
        <w:rPr>
          <w:rFonts w:hint="eastAsia"/>
          <w:b/>
        </w:rPr>
        <w:instrText xml:space="preserve"> \r \h</w:instrText>
      </w:r>
      <w:r w:rsidR="00A3147E">
        <w:rPr>
          <w:b/>
        </w:rPr>
        <w:instrText xml:space="preserve"> </w:instrText>
      </w:r>
      <w:r w:rsidR="00A3147E">
        <w:rPr>
          <w:b/>
        </w:rPr>
      </w:r>
      <w:r w:rsidR="00A3147E">
        <w:rPr>
          <w:b/>
        </w:rPr>
        <w:fldChar w:fldCharType="separate"/>
      </w:r>
      <w:r w:rsidR="00F6708B">
        <w:rPr>
          <w:b/>
        </w:rPr>
        <w:t>6.2.4</w:t>
      </w:r>
      <w:r w:rsidR="00A3147E">
        <w:rPr>
          <w:b/>
        </w:rPr>
        <w:fldChar w:fldCharType="end"/>
      </w:r>
      <w:r w:rsidR="00A3147E">
        <w:rPr>
          <w:b/>
        </w:rPr>
        <w:t>-1</w:t>
      </w:r>
      <w:r w:rsidR="00CD2545" w:rsidRPr="00DD316B">
        <w:rPr>
          <w:rFonts w:hint="eastAsia"/>
          <w:b/>
        </w:rPr>
        <w:t xml:space="preserve"> </w:t>
      </w:r>
      <w:r w:rsidR="00EE6FE9">
        <w:rPr>
          <w:rFonts w:hint="eastAsia"/>
          <w:b/>
        </w:rPr>
        <w:t>I</w:t>
      </w:r>
      <w:r w:rsidR="00D635D6">
        <w:rPr>
          <w:rFonts w:hint="eastAsia"/>
          <w:b/>
        </w:rPr>
        <w:t>tem</w:t>
      </w:r>
      <w:r>
        <w:rPr>
          <w:rFonts w:hint="eastAsia"/>
          <w:b/>
        </w:rPr>
        <w:t xml:space="preserve"> list</w:t>
      </w:r>
      <w:r w:rsidR="00CD2545" w:rsidRPr="00DD316B">
        <w:rPr>
          <w:rFonts w:hint="eastAsia"/>
          <w:b/>
        </w:rPr>
        <w:t>（</w:t>
      </w:r>
      <w:r w:rsidR="002956BD">
        <w:rPr>
          <w:rFonts w:cstheme="minorHAnsi" w:hint="eastAsia"/>
          <w:b/>
        </w:rPr>
        <w:t>Movement</w:t>
      </w:r>
      <w:r>
        <w:rPr>
          <w:rFonts w:cstheme="minorHAnsi" w:hint="eastAsia"/>
          <w:b/>
        </w:rPr>
        <w:t xml:space="preserve"> list</w:t>
      </w:r>
      <w:r w:rsidR="00CD2545" w:rsidRPr="00DD316B">
        <w:rPr>
          <w:rFonts w:hint="eastAsia"/>
          <w:b/>
        </w:rPr>
        <w:t>）</w:t>
      </w:r>
    </w:p>
    <w:tbl>
      <w:tblPr>
        <w:tblStyle w:val="ab"/>
        <w:tblpPr w:leftFromText="142" w:rightFromText="142" w:vertAnchor="text" w:tblpXSpec="center" w:tblpY="1"/>
        <w:tblOverlap w:val="never"/>
        <w:tblW w:w="9889" w:type="dxa"/>
        <w:tblLayout w:type="fixed"/>
        <w:tblLook w:val="04A0" w:firstRow="1" w:lastRow="0" w:firstColumn="1" w:lastColumn="0" w:noHBand="0" w:noVBand="1"/>
      </w:tblPr>
      <w:tblGrid>
        <w:gridCol w:w="1129"/>
        <w:gridCol w:w="1134"/>
        <w:gridCol w:w="3941"/>
        <w:gridCol w:w="1021"/>
        <w:gridCol w:w="992"/>
        <w:gridCol w:w="1672"/>
      </w:tblGrid>
      <w:tr w:rsidR="00CD2545" w:rsidRPr="00860732" w14:paraId="0F3F4FD3" w14:textId="77777777" w:rsidTr="00A678B7">
        <w:tc>
          <w:tcPr>
            <w:tcW w:w="2263" w:type="dxa"/>
            <w:gridSpan w:val="2"/>
            <w:shd w:val="clear" w:color="auto" w:fill="002B62"/>
          </w:tcPr>
          <w:p w14:paraId="68C26378" w14:textId="0D1EB5D8" w:rsidR="00CD2545" w:rsidRPr="00860732" w:rsidRDefault="00E40627" w:rsidP="00963677">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Item</w:t>
            </w:r>
          </w:p>
        </w:tc>
        <w:tc>
          <w:tcPr>
            <w:tcW w:w="3941" w:type="dxa"/>
            <w:shd w:val="clear" w:color="auto" w:fill="002B62"/>
          </w:tcPr>
          <w:p w14:paraId="046ED534" w14:textId="4C8C0D02" w:rsidR="00CD2545" w:rsidRPr="00860732" w:rsidRDefault="00E40627" w:rsidP="00963677">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Description</w:t>
            </w:r>
          </w:p>
        </w:tc>
        <w:tc>
          <w:tcPr>
            <w:tcW w:w="1021" w:type="dxa"/>
            <w:shd w:val="clear" w:color="auto" w:fill="002B62"/>
          </w:tcPr>
          <w:p w14:paraId="35C0683C" w14:textId="1B46BD9A" w:rsidR="00CD2545" w:rsidRPr="00860732" w:rsidRDefault="00E40627" w:rsidP="00E40627">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Input required</w:t>
            </w:r>
          </w:p>
        </w:tc>
        <w:tc>
          <w:tcPr>
            <w:tcW w:w="992" w:type="dxa"/>
            <w:shd w:val="clear" w:color="auto" w:fill="002B62"/>
          </w:tcPr>
          <w:p w14:paraId="316B997E" w14:textId="4DBE2180" w:rsidR="00CD2545" w:rsidRPr="00860732" w:rsidRDefault="00E40627" w:rsidP="00963677">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Input type</w:t>
            </w:r>
          </w:p>
        </w:tc>
        <w:tc>
          <w:tcPr>
            <w:tcW w:w="1672" w:type="dxa"/>
            <w:shd w:val="clear" w:color="auto" w:fill="002B62"/>
          </w:tcPr>
          <w:p w14:paraId="07EC4C7F" w14:textId="5096D207" w:rsidR="00CD2545" w:rsidRPr="00860732" w:rsidRDefault="00E40627" w:rsidP="00963677">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Restriction</w:t>
            </w:r>
          </w:p>
        </w:tc>
      </w:tr>
      <w:tr w:rsidR="002B7C98" w:rsidRPr="00860732" w14:paraId="078BACCA" w14:textId="77777777" w:rsidTr="00A678B7">
        <w:tc>
          <w:tcPr>
            <w:tcW w:w="2263" w:type="dxa"/>
            <w:gridSpan w:val="2"/>
            <w:shd w:val="clear" w:color="auto" w:fill="E5EAEF"/>
          </w:tcPr>
          <w:p w14:paraId="34C73B84" w14:textId="76AB5A61" w:rsidR="002B7C98" w:rsidRPr="00D30BBC" w:rsidRDefault="002B7C98" w:rsidP="002B7C98">
            <w:pPr>
              <w:pStyle w:val="aff"/>
            </w:pPr>
            <w:r w:rsidRPr="00D30BBC">
              <w:rPr>
                <w:rFonts w:hint="eastAsia"/>
              </w:rPr>
              <w:t>Movement</w:t>
            </w:r>
            <w:r w:rsidR="00E24700">
              <w:rPr>
                <w:rFonts w:hint="eastAsia"/>
              </w:rPr>
              <w:t xml:space="preserve"> Name</w:t>
            </w:r>
          </w:p>
        </w:tc>
        <w:tc>
          <w:tcPr>
            <w:tcW w:w="3941" w:type="dxa"/>
          </w:tcPr>
          <w:p w14:paraId="7F822F14" w14:textId="25F39464" w:rsidR="002B7C98" w:rsidRPr="00860732" w:rsidRDefault="00E24700" w:rsidP="00894770">
            <w:pPr>
              <w:pStyle w:val="aff"/>
              <w:jc w:val="left"/>
            </w:pPr>
            <w:r w:rsidRPr="00E24700">
              <w:t>Enter the name of the Movement.</w:t>
            </w:r>
          </w:p>
        </w:tc>
        <w:tc>
          <w:tcPr>
            <w:tcW w:w="1021" w:type="dxa"/>
          </w:tcPr>
          <w:p w14:paraId="40551684" w14:textId="19D344DD" w:rsidR="002B7C98" w:rsidRPr="00860732" w:rsidRDefault="002B7C98" w:rsidP="002B7C98">
            <w:pPr>
              <w:pStyle w:val="aff"/>
              <w:jc w:val="center"/>
            </w:pPr>
            <w:r w:rsidRPr="00860732">
              <w:rPr>
                <w:rFonts w:hint="eastAsia"/>
              </w:rPr>
              <w:t>○</w:t>
            </w:r>
          </w:p>
        </w:tc>
        <w:tc>
          <w:tcPr>
            <w:tcW w:w="992" w:type="dxa"/>
          </w:tcPr>
          <w:p w14:paraId="1B4D905C" w14:textId="60ED140A" w:rsidR="002B7C98" w:rsidRPr="00860732" w:rsidRDefault="000C5D1B" w:rsidP="002B7C98">
            <w:pPr>
              <w:pStyle w:val="aff"/>
            </w:pPr>
            <w:proofErr w:type="spellStart"/>
            <w:r>
              <w:rPr>
                <w:rFonts w:hint="eastAsia"/>
              </w:rPr>
              <w:t>Menu</w:t>
            </w:r>
            <w:r w:rsidR="00E40627">
              <w:rPr>
                <w:rFonts w:hint="eastAsia"/>
              </w:rPr>
              <w:t>al</w:t>
            </w:r>
            <w:proofErr w:type="spellEnd"/>
            <w:r w:rsidR="00E40627">
              <w:rPr>
                <w:rFonts w:hint="eastAsia"/>
              </w:rPr>
              <w:t xml:space="preserve"> </w:t>
            </w:r>
            <w:r w:rsidR="00972BE6">
              <w:t>input</w:t>
            </w:r>
          </w:p>
        </w:tc>
        <w:tc>
          <w:tcPr>
            <w:tcW w:w="1672" w:type="dxa"/>
          </w:tcPr>
          <w:p w14:paraId="09A7DB10" w14:textId="06E0D888" w:rsidR="002B7C98" w:rsidRPr="00860732" w:rsidRDefault="00E40627" w:rsidP="00C3647B">
            <w:pPr>
              <w:pStyle w:val="aff"/>
              <w:jc w:val="left"/>
            </w:pPr>
            <w:r>
              <w:rPr>
                <w:rFonts w:hint="eastAsia"/>
              </w:rPr>
              <w:t>Maximum length 256 bytes</w:t>
            </w:r>
          </w:p>
        </w:tc>
      </w:tr>
      <w:tr w:rsidR="002B7C98" w:rsidRPr="00860732" w14:paraId="51C1BE56" w14:textId="77777777" w:rsidTr="00A678B7">
        <w:tc>
          <w:tcPr>
            <w:tcW w:w="2263" w:type="dxa"/>
            <w:gridSpan w:val="2"/>
            <w:shd w:val="clear" w:color="auto" w:fill="E5EAEF"/>
          </w:tcPr>
          <w:p w14:paraId="38924A3E" w14:textId="31835F1E" w:rsidR="002B7C98" w:rsidRPr="00D30BBC" w:rsidRDefault="00E24700" w:rsidP="002B7C98">
            <w:pPr>
              <w:pStyle w:val="aff"/>
            </w:pPr>
            <w:r w:rsidRPr="00E24700">
              <w:t>Orchestrator</w:t>
            </w:r>
          </w:p>
        </w:tc>
        <w:tc>
          <w:tcPr>
            <w:tcW w:w="3941" w:type="dxa"/>
          </w:tcPr>
          <w:p w14:paraId="5F36F9B3" w14:textId="38AB5941" w:rsidR="002B7C98" w:rsidRPr="00860732" w:rsidRDefault="00527864" w:rsidP="00894770">
            <w:pPr>
              <w:pStyle w:val="aff"/>
              <w:jc w:val="left"/>
            </w:pPr>
            <w:r>
              <w:t xml:space="preserve">"Terraform" is </w:t>
            </w:r>
            <w:r w:rsidR="00E24700" w:rsidRPr="00E24700">
              <w:t>automatically entered.</w:t>
            </w:r>
          </w:p>
        </w:tc>
        <w:tc>
          <w:tcPr>
            <w:tcW w:w="1021" w:type="dxa"/>
          </w:tcPr>
          <w:p w14:paraId="5B162550" w14:textId="376465E9" w:rsidR="002B7C98" w:rsidRPr="00860732" w:rsidRDefault="002B7C98" w:rsidP="002B7C98">
            <w:pPr>
              <w:pStyle w:val="aff"/>
              <w:jc w:val="center"/>
            </w:pPr>
            <w:r>
              <w:rPr>
                <w:rFonts w:hint="eastAsia"/>
              </w:rPr>
              <w:t>-</w:t>
            </w:r>
          </w:p>
        </w:tc>
        <w:tc>
          <w:tcPr>
            <w:tcW w:w="992" w:type="dxa"/>
          </w:tcPr>
          <w:p w14:paraId="7BA24D5E" w14:textId="4EFF88C5" w:rsidR="002B7C98" w:rsidRPr="00860732" w:rsidRDefault="00117C5C" w:rsidP="00117C5C">
            <w:pPr>
              <w:pStyle w:val="aff"/>
              <w:jc w:val="center"/>
            </w:pPr>
            <w:r>
              <w:rPr>
                <w:rFonts w:hint="eastAsia"/>
              </w:rPr>
              <w:t>-</w:t>
            </w:r>
          </w:p>
        </w:tc>
        <w:tc>
          <w:tcPr>
            <w:tcW w:w="1672" w:type="dxa"/>
          </w:tcPr>
          <w:p w14:paraId="1C7F1127" w14:textId="14FD5E35" w:rsidR="002B7C98" w:rsidRPr="00860732" w:rsidRDefault="002B7C98" w:rsidP="002B7C98">
            <w:pPr>
              <w:pStyle w:val="aff"/>
            </w:pPr>
            <w:r>
              <w:rPr>
                <w:rFonts w:hint="eastAsia"/>
              </w:rPr>
              <w:t>-</w:t>
            </w:r>
          </w:p>
        </w:tc>
      </w:tr>
      <w:tr w:rsidR="002B7C98" w:rsidRPr="00860732" w14:paraId="2081A0BE" w14:textId="77777777" w:rsidTr="00A678B7">
        <w:tc>
          <w:tcPr>
            <w:tcW w:w="2263" w:type="dxa"/>
            <w:gridSpan w:val="2"/>
            <w:shd w:val="clear" w:color="auto" w:fill="E5EAEF"/>
          </w:tcPr>
          <w:p w14:paraId="147068CC" w14:textId="507BEF11" w:rsidR="002B7C98" w:rsidRPr="00E652DC" w:rsidRDefault="00FA2481" w:rsidP="002B7C98">
            <w:pPr>
              <w:pStyle w:val="aff"/>
              <w:rPr>
                <w:b/>
              </w:rPr>
            </w:pPr>
            <w:r w:rsidRPr="00FA2481">
              <w:t>Delay timer</w:t>
            </w:r>
          </w:p>
        </w:tc>
        <w:tc>
          <w:tcPr>
            <w:tcW w:w="3941" w:type="dxa"/>
          </w:tcPr>
          <w:p w14:paraId="2D7BFAE5" w14:textId="637B7E92" w:rsidR="002B7C98" w:rsidRPr="00860732" w:rsidRDefault="00E24700" w:rsidP="00894770">
            <w:pPr>
              <w:pStyle w:val="aff"/>
              <w:jc w:val="left"/>
            </w:pPr>
            <w:r w:rsidRPr="00E24700">
              <w:t>Enter the specified period (1~) if you want the status to be displayed as a warning when the movement is delayed for the specified period. (Unit: minutes)</w:t>
            </w:r>
          </w:p>
          <w:p w14:paraId="3771226B" w14:textId="1CF5E105" w:rsidR="002B7C98" w:rsidRPr="00860732" w:rsidRDefault="004D3966" w:rsidP="00894770">
            <w:pPr>
              <w:pStyle w:val="aff"/>
              <w:jc w:val="left"/>
            </w:pPr>
            <w:r w:rsidRPr="004D3966">
              <w:t>If it is not entered</w:t>
            </w:r>
            <w:r w:rsidR="00E24700" w:rsidRPr="00E24700">
              <w:t>, no warning will be displayed.</w:t>
            </w:r>
          </w:p>
        </w:tc>
        <w:tc>
          <w:tcPr>
            <w:tcW w:w="1021" w:type="dxa"/>
          </w:tcPr>
          <w:p w14:paraId="0A422137" w14:textId="011EFFA6" w:rsidR="002B7C98" w:rsidRPr="00860732" w:rsidRDefault="002B7C98" w:rsidP="002B7C98">
            <w:pPr>
              <w:pStyle w:val="aff"/>
              <w:jc w:val="center"/>
            </w:pPr>
            <w:r w:rsidRPr="00860732">
              <w:rPr>
                <w:rFonts w:hint="eastAsia"/>
              </w:rPr>
              <w:t>-</w:t>
            </w:r>
          </w:p>
        </w:tc>
        <w:tc>
          <w:tcPr>
            <w:tcW w:w="992" w:type="dxa"/>
          </w:tcPr>
          <w:p w14:paraId="2600F341" w14:textId="1E517E2F" w:rsidR="002B7C98" w:rsidRPr="00860732" w:rsidRDefault="000C5D1B" w:rsidP="002B7C98">
            <w:pPr>
              <w:pStyle w:val="aff"/>
            </w:pPr>
            <w:proofErr w:type="spellStart"/>
            <w:r>
              <w:rPr>
                <w:rFonts w:hint="eastAsia"/>
              </w:rPr>
              <w:t>Menu</w:t>
            </w:r>
            <w:r w:rsidR="00E40627">
              <w:rPr>
                <w:rFonts w:hint="eastAsia"/>
              </w:rPr>
              <w:t>al</w:t>
            </w:r>
            <w:proofErr w:type="spellEnd"/>
            <w:r w:rsidR="00972BE6">
              <w:t xml:space="preserve"> input</w:t>
            </w:r>
          </w:p>
        </w:tc>
        <w:tc>
          <w:tcPr>
            <w:tcW w:w="1672" w:type="dxa"/>
          </w:tcPr>
          <w:p w14:paraId="0D80C7E7" w14:textId="693F4DB1" w:rsidR="002B7C98" w:rsidRPr="00860732" w:rsidRDefault="002B7C98" w:rsidP="002B7C98">
            <w:pPr>
              <w:pStyle w:val="aff"/>
            </w:pPr>
            <w:r w:rsidRPr="00860732">
              <w:rPr>
                <w:rFonts w:hint="eastAsia"/>
              </w:rPr>
              <w:t>-</w:t>
            </w:r>
          </w:p>
        </w:tc>
      </w:tr>
      <w:tr w:rsidR="002B7C98" w:rsidRPr="00860732" w14:paraId="7E0F0A33" w14:textId="77777777" w:rsidTr="00A678B7">
        <w:trPr>
          <w:trHeight w:val="725"/>
        </w:trPr>
        <w:tc>
          <w:tcPr>
            <w:tcW w:w="1129" w:type="dxa"/>
            <w:shd w:val="clear" w:color="auto" w:fill="E5EAEF"/>
          </w:tcPr>
          <w:p w14:paraId="7812D313" w14:textId="6F7F8EA1" w:rsidR="002B7C98" w:rsidRDefault="002B7C98" w:rsidP="002B7C98">
            <w:pPr>
              <w:pStyle w:val="aff"/>
              <w:rPr>
                <w:rStyle w:val="af6"/>
                <w:b w:val="0"/>
              </w:rPr>
            </w:pPr>
            <w:r>
              <w:rPr>
                <w:rStyle w:val="af6"/>
                <w:rFonts w:hint="eastAsia"/>
                <w:b w:val="0"/>
              </w:rPr>
              <w:t>Terraform</w:t>
            </w:r>
            <w:r w:rsidR="00E40627">
              <w:rPr>
                <w:rStyle w:val="af6"/>
                <w:rFonts w:hint="eastAsia"/>
                <w:b w:val="0"/>
              </w:rPr>
              <w:t xml:space="preserve"> use information</w:t>
            </w:r>
          </w:p>
        </w:tc>
        <w:tc>
          <w:tcPr>
            <w:tcW w:w="1134" w:type="dxa"/>
            <w:shd w:val="clear" w:color="auto" w:fill="E5EAEF"/>
          </w:tcPr>
          <w:p w14:paraId="45F6EBC8" w14:textId="69300BB9" w:rsidR="002B7C98" w:rsidRDefault="002B7C98" w:rsidP="002B7C98">
            <w:pPr>
              <w:pStyle w:val="aff"/>
              <w:rPr>
                <w:rStyle w:val="af6"/>
                <w:b w:val="0"/>
              </w:rPr>
            </w:pPr>
            <w:r w:rsidRPr="002B7C98">
              <w:rPr>
                <w:rStyle w:val="af6"/>
                <w:b w:val="0"/>
              </w:rPr>
              <w:t>Organization:</w:t>
            </w:r>
            <w:r w:rsidR="0040097A">
              <w:rPr>
                <w:rStyle w:val="af6"/>
                <w:b w:val="0"/>
              </w:rPr>
              <w:t xml:space="preserve"> </w:t>
            </w:r>
            <w:r w:rsidRPr="002B7C98">
              <w:rPr>
                <w:rStyle w:val="af6"/>
                <w:b w:val="0"/>
              </w:rPr>
              <w:t>Workspace</w:t>
            </w:r>
          </w:p>
        </w:tc>
        <w:tc>
          <w:tcPr>
            <w:tcW w:w="3941" w:type="dxa"/>
          </w:tcPr>
          <w:p w14:paraId="2CC04354" w14:textId="357DC9EC" w:rsidR="002B7C98" w:rsidRPr="00DA674D" w:rsidRDefault="00AA0F2D" w:rsidP="00894770">
            <w:pPr>
              <w:pStyle w:val="aff"/>
              <w:jc w:val="left"/>
              <w:rPr>
                <w:rStyle w:val="af6"/>
                <w:b w:val="0"/>
                <w:szCs w:val="18"/>
              </w:rPr>
            </w:pPr>
            <w:r w:rsidRPr="00AA0F2D">
              <w:rPr>
                <w:szCs w:val="21"/>
              </w:rPr>
              <w:t>Select the Workspace regi</w:t>
            </w:r>
            <w:r>
              <w:rPr>
                <w:szCs w:val="21"/>
              </w:rPr>
              <w:t xml:space="preserve">stered (linked to Organization) </w:t>
            </w:r>
            <w:r w:rsidRPr="00AA0F2D">
              <w:rPr>
                <w:szCs w:val="21"/>
              </w:rPr>
              <w:t>in "</w:t>
            </w:r>
            <w:r w:rsidRPr="00D84802">
              <w:rPr>
                <w:szCs w:val="21"/>
                <w:u w:val="single"/>
              </w:rPr>
              <w:t xml:space="preserve">6.2.3 Workspaces </w:t>
            </w:r>
            <w:r w:rsidR="00D635D6" w:rsidRPr="00D84802">
              <w:rPr>
                <w:szCs w:val="21"/>
                <w:u w:val="single"/>
              </w:rPr>
              <w:t>l</w:t>
            </w:r>
            <w:r w:rsidR="007A1772" w:rsidRPr="00D84802">
              <w:rPr>
                <w:szCs w:val="21"/>
                <w:u w:val="single"/>
              </w:rPr>
              <w:t>ist</w:t>
            </w:r>
            <w:r w:rsidRPr="00AA0F2D">
              <w:rPr>
                <w:szCs w:val="21"/>
              </w:rPr>
              <w:t>".</w:t>
            </w:r>
          </w:p>
        </w:tc>
        <w:tc>
          <w:tcPr>
            <w:tcW w:w="1021" w:type="dxa"/>
          </w:tcPr>
          <w:p w14:paraId="66E3C807" w14:textId="65D5648A" w:rsidR="002B7C98" w:rsidRPr="00860732" w:rsidRDefault="002B7C98" w:rsidP="002B7C98">
            <w:pPr>
              <w:pStyle w:val="aff"/>
              <w:jc w:val="center"/>
            </w:pPr>
            <w:r w:rsidRPr="00860732">
              <w:rPr>
                <w:rFonts w:hint="eastAsia"/>
              </w:rPr>
              <w:t>○</w:t>
            </w:r>
          </w:p>
        </w:tc>
        <w:tc>
          <w:tcPr>
            <w:tcW w:w="992" w:type="dxa"/>
          </w:tcPr>
          <w:p w14:paraId="4B7D9E91" w14:textId="238A92E5" w:rsidR="002B7C98" w:rsidRPr="00860732" w:rsidRDefault="00E40627" w:rsidP="002B7C98">
            <w:pPr>
              <w:pStyle w:val="aff"/>
            </w:pPr>
            <w:r>
              <w:rPr>
                <w:rFonts w:hint="eastAsia"/>
              </w:rPr>
              <w:t>List select</w:t>
            </w:r>
            <w:r w:rsidR="00F22F7A">
              <w:rPr>
                <w:rFonts w:hint="eastAsia"/>
              </w:rPr>
              <w:t>ion</w:t>
            </w:r>
          </w:p>
        </w:tc>
        <w:tc>
          <w:tcPr>
            <w:tcW w:w="1672" w:type="dxa"/>
          </w:tcPr>
          <w:p w14:paraId="2D38FB57" w14:textId="77777777" w:rsidR="002B7C98" w:rsidRPr="00860732" w:rsidRDefault="002B7C98" w:rsidP="002B7C98">
            <w:pPr>
              <w:pStyle w:val="aff"/>
            </w:pPr>
          </w:p>
        </w:tc>
      </w:tr>
      <w:tr w:rsidR="004425DB" w:rsidRPr="00860732" w14:paraId="3EBBD4D6" w14:textId="77777777" w:rsidTr="00A678B7">
        <w:tc>
          <w:tcPr>
            <w:tcW w:w="2263" w:type="dxa"/>
            <w:gridSpan w:val="2"/>
            <w:shd w:val="clear" w:color="auto" w:fill="E5EAEF"/>
          </w:tcPr>
          <w:p w14:paraId="35F51977" w14:textId="1F8ED968" w:rsidR="004425DB" w:rsidRDefault="004425DB" w:rsidP="002B7C98">
            <w:pPr>
              <w:pStyle w:val="aff"/>
            </w:pPr>
            <w:r>
              <w:rPr>
                <w:rFonts w:hint="eastAsia"/>
              </w:rPr>
              <w:t>Movement-Module link</w:t>
            </w:r>
          </w:p>
        </w:tc>
        <w:tc>
          <w:tcPr>
            <w:tcW w:w="3941" w:type="dxa"/>
          </w:tcPr>
          <w:p w14:paraId="16DEC738" w14:textId="0241B2CB" w:rsidR="004425DB" w:rsidRDefault="00911863" w:rsidP="00894770">
            <w:pPr>
              <w:pStyle w:val="aff"/>
              <w:jc w:val="left"/>
            </w:pPr>
            <w:r>
              <w:rPr>
                <w:rFonts w:hint="eastAsia"/>
              </w:rPr>
              <w:t xml:space="preserve">Moves the user to </w:t>
            </w:r>
            <w:r>
              <w:t>“6.2.10 Movement-Module link”.</w:t>
            </w:r>
          </w:p>
        </w:tc>
        <w:tc>
          <w:tcPr>
            <w:tcW w:w="1021" w:type="dxa"/>
          </w:tcPr>
          <w:p w14:paraId="7B8D72C7" w14:textId="258AE685" w:rsidR="004425DB" w:rsidRPr="00860732" w:rsidRDefault="00911863" w:rsidP="002B7C98">
            <w:pPr>
              <w:pStyle w:val="aff"/>
              <w:jc w:val="center"/>
            </w:pPr>
            <w:r>
              <w:rPr>
                <w:rFonts w:hint="eastAsia"/>
              </w:rPr>
              <w:t>-</w:t>
            </w:r>
          </w:p>
        </w:tc>
        <w:tc>
          <w:tcPr>
            <w:tcW w:w="992" w:type="dxa"/>
          </w:tcPr>
          <w:p w14:paraId="7C792869" w14:textId="3CF43451" w:rsidR="004425DB" w:rsidRDefault="00911863" w:rsidP="002B7C98">
            <w:pPr>
              <w:pStyle w:val="aff"/>
            </w:pPr>
            <w:r>
              <w:rPr>
                <w:rFonts w:hint="eastAsia"/>
              </w:rPr>
              <w:t>-</w:t>
            </w:r>
          </w:p>
        </w:tc>
        <w:tc>
          <w:tcPr>
            <w:tcW w:w="1672" w:type="dxa"/>
          </w:tcPr>
          <w:p w14:paraId="4F10488B" w14:textId="4A72B64A" w:rsidR="004425DB" w:rsidRDefault="004425DB" w:rsidP="00C3647B">
            <w:pPr>
              <w:pStyle w:val="aff"/>
              <w:jc w:val="left"/>
            </w:pPr>
          </w:p>
        </w:tc>
      </w:tr>
      <w:tr w:rsidR="002B7C98" w:rsidRPr="00860732" w14:paraId="46B9E711" w14:textId="77777777" w:rsidTr="00A678B7">
        <w:tc>
          <w:tcPr>
            <w:tcW w:w="2263" w:type="dxa"/>
            <w:gridSpan w:val="2"/>
            <w:shd w:val="clear" w:color="auto" w:fill="E5EAEF"/>
          </w:tcPr>
          <w:p w14:paraId="280058DD" w14:textId="2D7F9BF6" w:rsidR="002B7C98" w:rsidRPr="00D30BBC" w:rsidRDefault="00E40627" w:rsidP="002B7C98">
            <w:pPr>
              <w:pStyle w:val="aff"/>
            </w:pPr>
            <w:r>
              <w:rPr>
                <w:rFonts w:hint="eastAsia"/>
              </w:rPr>
              <w:t>Remarks</w:t>
            </w:r>
          </w:p>
        </w:tc>
        <w:tc>
          <w:tcPr>
            <w:tcW w:w="3941" w:type="dxa"/>
          </w:tcPr>
          <w:p w14:paraId="305DE6D6" w14:textId="480D0875" w:rsidR="002B7C98" w:rsidRPr="00860732" w:rsidRDefault="00AA0F2D" w:rsidP="00894770">
            <w:pPr>
              <w:pStyle w:val="aff"/>
              <w:jc w:val="left"/>
            </w:pPr>
            <w:r>
              <w:t>F</w:t>
            </w:r>
            <w:r w:rsidRPr="00FD7225">
              <w:t>ree description field</w:t>
            </w:r>
            <w:r>
              <w:t>.</w:t>
            </w:r>
          </w:p>
        </w:tc>
        <w:tc>
          <w:tcPr>
            <w:tcW w:w="1021" w:type="dxa"/>
          </w:tcPr>
          <w:p w14:paraId="1D6D5D56" w14:textId="77777777" w:rsidR="002B7C98" w:rsidRPr="00860732" w:rsidRDefault="002B7C98" w:rsidP="002B7C98">
            <w:pPr>
              <w:pStyle w:val="aff"/>
              <w:jc w:val="center"/>
            </w:pPr>
            <w:r w:rsidRPr="00860732">
              <w:rPr>
                <w:rFonts w:hint="eastAsia"/>
              </w:rPr>
              <w:t>-</w:t>
            </w:r>
          </w:p>
        </w:tc>
        <w:tc>
          <w:tcPr>
            <w:tcW w:w="992" w:type="dxa"/>
          </w:tcPr>
          <w:p w14:paraId="07A26B8F" w14:textId="5B1C2B88" w:rsidR="002B7C98" w:rsidRPr="00860732" w:rsidRDefault="000C5D1B" w:rsidP="002B7C98">
            <w:pPr>
              <w:pStyle w:val="aff"/>
            </w:pPr>
            <w:proofErr w:type="spellStart"/>
            <w:r>
              <w:rPr>
                <w:rFonts w:hint="eastAsia"/>
              </w:rPr>
              <w:t>Menu</w:t>
            </w:r>
            <w:r w:rsidR="00E40627">
              <w:rPr>
                <w:rFonts w:hint="eastAsia"/>
              </w:rPr>
              <w:t>al</w:t>
            </w:r>
            <w:proofErr w:type="spellEnd"/>
            <w:r w:rsidR="004D3DFA">
              <w:t xml:space="preserve"> input</w:t>
            </w:r>
          </w:p>
        </w:tc>
        <w:tc>
          <w:tcPr>
            <w:tcW w:w="1672" w:type="dxa"/>
          </w:tcPr>
          <w:p w14:paraId="7D051314" w14:textId="31015B2D" w:rsidR="002B7C98" w:rsidRPr="00860732" w:rsidRDefault="00E40627" w:rsidP="00C3647B">
            <w:pPr>
              <w:pStyle w:val="aff"/>
              <w:jc w:val="left"/>
            </w:pPr>
            <w:r>
              <w:rPr>
                <w:rFonts w:hint="eastAsia"/>
              </w:rPr>
              <w:t>Maximum length 4</w:t>
            </w:r>
            <w:r>
              <w:t>000 bytes</w:t>
            </w:r>
          </w:p>
        </w:tc>
      </w:tr>
    </w:tbl>
    <w:p w14:paraId="54F5B0C4" w14:textId="2C473C46" w:rsidR="00345063" w:rsidRDefault="005B61B7" w:rsidP="00F97048">
      <w:pPr>
        <w:pStyle w:val="30"/>
      </w:pPr>
      <w:bookmarkStart w:id="721" w:name="_Movement一覧"/>
      <w:bookmarkStart w:id="722" w:name="_Toc105604731"/>
      <w:bookmarkEnd w:id="721"/>
      <w:r>
        <w:t>Module files</w:t>
      </w:r>
      <w:bookmarkEnd w:id="722"/>
    </w:p>
    <w:p w14:paraId="0B8B19D0" w14:textId="57E1D969" w:rsidR="00117C5C" w:rsidRPr="00CE0420" w:rsidRDefault="00F2712F" w:rsidP="00D52037">
      <w:pPr>
        <w:pStyle w:val="aff0"/>
        <w:numPr>
          <w:ilvl w:val="0"/>
          <w:numId w:val="16"/>
        </w:numPr>
        <w:jc w:val="left"/>
      </w:pPr>
      <w:r>
        <w:t xml:space="preserve">In </w:t>
      </w:r>
      <w:r w:rsidR="00D52037">
        <w:t>“</w:t>
      </w:r>
      <w:r w:rsidR="005B61B7">
        <w:t>Module files</w:t>
      </w:r>
      <w:r>
        <w:t xml:space="preserve">”, </w:t>
      </w:r>
      <w:r w:rsidR="00D52037">
        <w:t xml:space="preserve">performs </w:t>
      </w:r>
      <w:r w:rsidR="00B032BE">
        <w:t>maintenance (browsing</w:t>
      </w:r>
      <w:r w:rsidR="00F97048" w:rsidRPr="00F97048">
        <w:t>/registration/update/abolition) of the module c</w:t>
      </w:r>
      <w:r w:rsidR="00D52037">
        <w:t>reated by the user.</w:t>
      </w:r>
    </w:p>
    <w:p w14:paraId="30FFD4D9" w14:textId="3C1993BF" w:rsidR="00117C5C" w:rsidRPr="00117C5C" w:rsidRDefault="00354F4E" w:rsidP="00B41B15">
      <w:pPr>
        <w:pStyle w:val="aff0"/>
        <w:ind w:left="709"/>
      </w:pPr>
      <w:r>
        <w:t>For more information about Module description,</w:t>
      </w:r>
      <w:r w:rsidR="00AA678B">
        <w:t xml:space="preserve"> refer to "</w:t>
      </w:r>
      <w:r w:rsidR="00AA678B" w:rsidRPr="00D84802">
        <w:rPr>
          <w:u w:val="single"/>
        </w:rPr>
        <w:t>7.1 Module d</w:t>
      </w:r>
      <w:r w:rsidR="00393675" w:rsidRPr="00D84802">
        <w:rPr>
          <w:u w:val="single"/>
        </w:rPr>
        <w:t>escription</w:t>
      </w:r>
      <w:r w:rsidR="00393675" w:rsidRPr="00393675">
        <w:t>".</w:t>
      </w:r>
    </w:p>
    <w:p w14:paraId="16D2B979" w14:textId="3612ACF9" w:rsidR="00FB38A3" w:rsidRPr="00CE0420" w:rsidRDefault="00A014DA" w:rsidP="001A029C">
      <w:pPr>
        <w:pStyle w:val="aff0"/>
        <w:ind w:left="709"/>
      </w:pPr>
      <w:r>
        <w:rPr>
          <w:noProof/>
        </w:rPr>
        <mc:AlternateContent>
          <mc:Choice Requires="wps">
            <w:drawing>
              <wp:anchor distT="0" distB="0" distL="114300" distR="114300" simplePos="0" relativeHeight="251740160" behindDoc="0" locked="0" layoutInCell="1" allowOverlap="1" wp14:anchorId="0582AC85" wp14:editId="11CB3624">
                <wp:simplePos x="0" y="0"/>
                <wp:positionH relativeFrom="column">
                  <wp:posOffset>460045</wp:posOffset>
                </wp:positionH>
                <wp:positionV relativeFrom="paragraph">
                  <wp:posOffset>1105535</wp:posOffset>
                </wp:positionV>
                <wp:extent cx="585216" cy="168250"/>
                <wp:effectExtent l="0" t="0" r="24765" b="22860"/>
                <wp:wrapNone/>
                <wp:docPr id="237" name="正方形/長方形 237"/>
                <wp:cNvGraphicFramePr/>
                <a:graphic xmlns:a="http://schemas.openxmlformats.org/drawingml/2006/main">
                  <a:graphicData uri="http://schemas.microsoft.com/office/word/2010/wordprocessingShape">
                    <wps:wsp>
                      <wps:cNvSpPr/>
                      <wps:spPr>
                        <a:xfrm>
                          <a:off x="0" y="0"/>
                          <a:ext cx="585216" cy="168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EBEB5D" id="正方形/長方形 237" o:spid="_x0000_s1026" style="position:absolute;left:0;text-align:left;margin-left:36.2pt;margin-top:87.05pt;width:46.1pt;height:13.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" filled="f" strokecolor="red" strokeweight="2pt"/>
            </w:pict>
          </mc:Fallback>
        </mc:AlternateContent>
      </w:r>
      <w:r w:rsidR="009D46F0">
        <w:rPr>
          <w:noProof/>
        </w:rPr>
        <w:drawing>
          <wp:inline distT="0" distB="0" distL="0" distR="0" wp14:anchorId="1AA564C5" wp14:editId="56178D1E">
            <wp:extent cx="5139055" cy="2861945"/>
            <wp:effectExtent l="0" t="0" r="4445" b="0"/>
            <wp:docPr id="201" name="図 200"/>
            <wp:cNvGraphicFramePr/>
            <a:graphic xmlns:a="http://schemas.openxmlformats.org/drawingml/2006/main">
              <a:graphicData uri="http://schemas.openxmlformats.org/drawingml/2006/picture">
                <pic:pic xmlns:pic="http://schemas.openxmlformats.org/drawingml/2006/picture">
                  <pic:nvPicPr>
                    <pic:cNvPr id="201" name="図 20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39055" cy="2861945"/>
                    </a:xfrm>
                    <a:prstGeom prst="rect">
                      <a:avLst/>
                    </a:prstGeom>
                  </pic:spPr>
                </pic:pic>
              </a:graphicData>
            </a:graphic>
          </wp:inline>
        </w:drawing>
      </w:r>
    </w:p>
    <w:p w14:paraId="5DCDE09B" w14:textId="27F26256" w:rsidR="00090530" w:rsidRPr="00B41B15" w:rsidRDefault="00B25E65" w:rsidP="00B41B15">
      <w:pPr>
        <w:pStyle w:val="af2"/>
        <w:jc w:val="center"/>
        <w:rPr>
          <w:rFonts w:cstheme="minorHAnsi"/>
        </w:rPr>
      </w:pPr>
      <w:r>
        <w:rPr>
          <w:rFonts w:cstheme="minorHAnsi"/>
        </w:rPr>
        <w:t>Figure 6.2.5-1 S</w:t>
      </w:r>
      <w:r w:rsidR="008F68E9">
        <w:rPr>
          <w:rFonts w:cstheme="minorHAnsi"/>
        </w:rPr>
        <w:t>ubmenu screen (Module files</w:t>
      </w:r>
      <w:r w:rsidR="00393675" w:rsidRPr="00393675">
        <w:rPr>
          <w:rFonts w:cstheme="minorHAnsi"/>
        </w:rPr>
        <w:t>)</w:t>
      </w:r>
    </w:p>
    <w:p w14:paraId="0F186D84" w14:textId="7F2954D4" w:rsidR="00E84364" w:rsidRPr="00CE0420" w:rsidRDefault="00E84364" w:rsidP="00E84364">
      <w:pPr>
        <w:rPr>
          <w:rFonts w:cstheme="minorHAnsi"/>
        </w:rPr>
      </w:pPr>
    </w:p>
    <w:p w14:paraId="6E9CFF11" w14:textId="06040576" w:rsidR="00F2712F" w:rsidRDefault="00F2712F" w:rsidP="00F2712F">
      <w:pPr>
        <w:pStyle w:val="aff0"/>
        <w:numPr>
          <w:ilvl w:val="0"/>
          <w:numId w:val="16"/>
        </w:numPr>
        <w:jc w:val="left"/>
      </w:pPr>
      <w:r>
        <w:t>Clicking the "</w:t>
      </w:r>
      <w:r>
        <w:rPr>
          <w:rFonts w:hint="eastAsia"/>
        </w:rPr>
        <w:t>Register</w:t>
      </w:r>
      <w:r w:rsidRPr="00592BB6">
        <w:t>" but</w:t>
      </w:r>
      <w:r>
        <w:t>ton and then "Start registration</w:t>
      </w:r>
      <w:r w:rsidRPr="00592BB6">
        <w:t>" button wi</w:t>
      </w:r>
      <w:r>
        <w:t xml:space="preserve">ll register the </w:t>
      </w:r>
      <w:r w:rsidR="00B96B41">
        <w:t xml:space="preserve">Movement </w:t>
      </w:r>
      <w:proofErr w:type="spellStart"/>
      <w:r>
        <w:t>infornations</w:t>
      </w:r>
      <w:proofErr w:type="spellEnd"/>
      <w:r w:rsidRPr="00A0381E">
        <w:t>.</w:t>
      </w:r>
    </w:p>
    <w:p w14:paraId="39A6D387" w14:textId="5479A03D" w:rsidR="00FB38A3" w:rsidRPr="001A029C" w:rsidRDefault="00447383" w:rsidP="001A029C">
      <w:pPr>
        <w:pStyle w:val="aff0"/>
        <w:ind w:leftChars="337" w:left="708"/>
      </w:pPr>
      <w:r w:rsidRPr="00447383">
        <w:rPr>
          <w:noProof/>
        </w:rPr>
        <w:lastRenderedPageBreak/>
        <w:drawing>
          <wp:inline distT="0" distB="0" distL="0" distR="0" wp14:anchorId="59051A2D" wp14:editId="1FF75CB3">
            <wp:extent cx="5193665" cy="2055571"/>
            <wp:effectExtent l="0" t="0" r="6985" b="190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23832" cy="2067510"/>
                    </a:xfrm>
                    <a:prstGeom prst="rect">
                      <a:avLst/>
                    </a:prstGeom>
                  </pic:spPr>
                </pic:pic>
              </a:graphicData>
            </a:graphic>
          </wp:inline>
        </w:drawing>
      </w:r>
    </w:p>
    <w:p w14:paraId="2761D8E4" w14:textId="5C767EFB" w:rsidR="00F13D85" w:rsidRDefault="00337BA3" w:rsidP="002C505B">
      <w:pPr>
        <w:pStyle w:val="af2"/>
        <w:jc w:val="center"/>
      </w:pPr>
      <w:r>
        <w:rPr>
          <w:rFonts w:hint="eastAsia"/>
        </w:rPr>
        <w:t xml:space="preserve">Figure </w:t>
      </w:r>
      <w:r w:rsidR="00B25E65">
        <w:t>6.2.5-2 Regist</w:t>
      </w:r>
      <w:r w:rsidR="00C43001">
        <w:t>ration screen (Module files</w:t>
      </w:r>
      <w:r w:rsidRPr="00337BA3">
        <w:t>)</w:t>
      </w:r>
    </w:p>
    <w:p w14:paraId="48F24F15" w14:textId="77777777" w:rsidR="002C505B" w:rsidRPr="002C505B" w:rsidRDefault="002C505B" w:rsidP="002C505B"/>
    <w:p w14:paraId="27EE3AEE" w14:textId="072A0570" w:rsidR="00F13D85" w:rsidRDefault="00F477F0" w:rsidP="00911863">
      <w:pPr>
        <w:ind w:leftChars="300" w:left="630"/>
        <w:jc w:val="left"/>
      </w:pPr>
      <w:r w:rsidRPr="003817D8">
        <w:rPr>
          <w:rFonts w:hint="eastAsia"/>
        </w:rPr>
        <w:t>Please "Upload in advance (</w:t>
      </w:r>
      <w:r w:rsidRPr="003817D8">
        <w:rPr>
          <w:rFonts w:hint="eastAsia"/>
        </w:rPr>
        <w:t>①</w:t>
      </w:r>
      <w:r>
        <w:rPr>
          <w:rFonts w:hint="eastAsia"/>
        </w:rPr>
        <w:t>)" the "Module files</w:t>
      </w:r>
      <w:r w:rsidRPr="003817D8">
        <w:rPr>
          <w:rFonts w:hint="eastAsia"/>
        </w:rPr>
        <w:t>" before "register".</w:t>
      </w:r>
      <w:r w:rsidRPr="002367A3">
        <w:rPr>
          <w:rFonts w:hint="eastAsia"/>
        </w:rPr>
        <w:t xml:space="preserve"> </w:t>
      </w:r>
      <w:r w:rsidRPr="003817D8">
        <w:t>Please click the "Register" bu</w:t>
      </w:r>
      <w:r w:rsidR="00105FE9">
        <w:t>tton after checking the Module</w:t>
      </w:r>
      <w:r w:rsidRPr="003817D8">
        <w:t xml:space="preserve"> file name displayed in the "Upload status</w:t>
      </w:r>
      <w:r>
        <w:t>(</w:t>
      </w:r>
      <w:r>
        <w:rPr>
          <w:rFonts w:hint="eastAsia"/>
        </w:rPr>
        <w:t>②</w:t>
      </w:r>
      <w:r>
        <w:rPr>
          <w:rFonts w:hint="eastAsia"/>
        </w:rPr>
        <w:t>)</w:t>
      </w:r>
      <w:r w:rsidRPr="003817D8">
        <w:t>".</w:t>
      </w:r>
      <w:r w:rsidR="00CF1834">
        <w:rPr>
          <w:noProof/>
        </w:rPr>
        <mc:AlternateContent>
          <mc:Choice Requires="wps">
            <w:drawing>
              <wp:anchor distT="0" distB="0" distL="114300" distR="114300" simplePos="0" relativeHeight="251767808" behindDoc="0" locked="0" layoutInCell="1" allowOverlap="1" wp14:anchorId="3836E0EF" wp14:editId="244F96C9">
                <wp:simplePos x="0" y="0"/>
                <wp:positionH relativeFrom="column">
                  <wp:posOffset>1850390</wp:posOffset>
                </wp:positionH>
                <wp:positionV relativeFrom="paragraph">
                  <wp:posOffset>353695</wp:posOffset>
                </wp:positionV>
                <wp:extent cx="914400" cy="321869"/>
                <wp:effectExtent l="0" t="0" r="0" b="2540"/>
                <wp:wrapNone/>
                <wp:docPr id="30" name="テキスト ボックス 30"/>
                <wp:cNvGraphicFramePr/>
                <a:graphic xmlns:a="http://schemas.openxmlformats.org/drawingml/2006/main">
                  <a:graphicData uri="http://schemas.microsoft.com/office/word/2010/wordprocessingShape">
                    <wps:wsp>
                      <wps:cNvSpPr txBox="1"/>
                      <wps:spPr>
                        <a:xfrm>
                          <a:off x="0" y="0"/>
                          <a:ext cx="914400" cy="32186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CBF0C9" w14:textId="0493184E" w:rsidR="007B5626" w:rsidRPr="009A0FF3" w:rsidRDefault="007B5626" w:rsidP="004E2AB4">
                            <w:pPr>
                              <w:pStyle w:val="a9"/>
                              <w:numPr>
                                <w:ilvl w:val="0"/>
                                <w:numId w:val="33"/>
                              </w:numPr>
                              <w:ind w:leftChars="0"/>
                              <w:rPr>
                                <w:color w:val="FF000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36E0EF" id="テキスト ボックス 30" o:spid="_x0000_s1080" type="#_x0000_t202" style="position:absolute;left:0;text-align:left;margin-left:145.7pt;margin-top:27.85pt;width:1in;height:25.35pt;z-index:251767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" filled="f" stroked="f">
                <v:textbox>
                  <w:txbxContent>
                    <w:p w14:paraId="5BCBF0C9" w14:textId="0493184E" w:rsidR="007B5626" w:rsidRPr="009A0FF3" w:rsidRDefault="007B5626" w:rsidP="004E2AB4">
                      <w:pPr>
                        <w:pStyle w:val="a9"/>
                        <w:numPr>
                          <w:ilvl w:val="0"/>
                          <w:numId w:val="33"/>
                        </w:numPr>
                        <w:ind w:leftChars="0"/>
                        <w:rPr>
                          <w:color w:val="FF0000"/>
                        </w:rPr>
                      </w:pPr>
                    </w:p>
                  </w:txbxContent>
                </v:textbox>
              </v:shape>
            </w:pict>
          </mc:Fallback>
        </mc:AlternateContent>
      </w:r>
      <w:r w:rsidR="00CF1834">
        <w:rPr>
          <w:noProof/>
        </w:rPr>
        <mc:AlternateContent>
          <mc:Choice Requires="wps">
            <w:drawing>
              <wp:anchor distT="0" distB="0" distL="114300" distR="114300" simplePos="0" relativeHeight="251769856" behindDoc="0" locked="0" layoutInCell="1" allowOverlap="1" wp14:anchorId="72CC20E5" wp14:editId="5D51EFFA">
                <wp:simplePos x="0" y="0"/>
                <wp:positionH relativeFrom="column">
                  <wp:posOffset>1580515</wp:posOffset>
                </wp:positionH>
                <wp:positionV relativeFrom="paragraph">
                  <wp:posOffset>731520</wp:posOffset>
                </wp:positionV>
                <wp:extent cx="914400" cy="321869"/>
                <wp:effectExtent l="0" t="0" r="0" b="2540"/>
                <wp:wrapNone/>
                <wp:docPr id="31" name="テキスト ボックス 31"/>
                <wp:cNvGraphicFramePr/>
                <a:graphic xmlns:a="http://schemas.openxmlformats.org/drawingml/2006/main">
                  <a:graphicData uri="http://schemas.microsoft.com/office/word/2010/wordprocessingShape">
                    <wps:wsp>
                      <wps:cNvSpPr txBox="1"/>
                      <wps:spPr>
                        <a:xfrm>
                          <a:off x="0" y="0"/>
                          <a:ext cx="914400" cy="32186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56C6628" w14:textId="77777777" w:rsidR="007B5626" w:rsidRPr="009A0FF3" w:rsidRDefault="007B5626" w:rsidP="004E2AB4">
                            <w:pPr>
                              <w:pStyle w:val="a9"/>
                              <w:numPr>
                                <w:ilvl w:val="0"/>
                                <w:numId w:val="33"/>
                              </w:numPr>
                              <w:ind w:leftChars="0"/>
                              <w:rPr>
                                <w:color w:val="FF000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CC20E5" id="テキスト ボックス 31" o:spid="_x0000_s1081" type="#_x0000_t202" style="position:absolute;left:0;text-align:left;margin-left:124.45pt;margin-top:57.6pt;width:1in;height:25.35pt;z-index:2517698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" filled="f" stroked="f">
                <v:textbox>
                  <w:txbxContent>
                    <w:p w14:paraId="556C6628" w14:textId="77777777" w:rsidR="007B5626" w:rsidRPr="009A0FF3" w:rsidRDefault="007B5626" w:rsidP="004E2AB4">
                      <w:pPr>
                        <w:pStyle w:val="a9"/>
                        <w:numPr>
                          <w:ilvl w:val="0"/>
                          <w:numId w:val="33"/>
                        </w:numPr>
                        <w:ind w:leftChars="0"/>
                        <w:rPr>
                          <w:color w:val="FF0000"/>
                        </w:rPr>
                      </w:pPr>
                    </w:p>
                  </w:txbxContent>
                </v:textbox>
              </v:shape>
            </w:pict>
          </mc:Fallback>
        </mc:AlternateContent>
      </w:r>
      <w:r w:rsidR="00AC546D">
        <w:rPr>
          <w:noProof/>
        </w:rPr>
        <mc:AlternateContent>
          <mc:Choice Requires="wps">
            <w:drawing>
              <wp:anchor distT="0" distB="0" distL="114300" distR="114300" simplePos="0" relativeHeight="251766784" behindDoc="0" locked="0" layoutInCell="1" allowOverlap="1" wp14:anchorId="55446009" wp14:editId="0D31C2DC">
                <wp:simplePos x="0" y="0"/>
                <wp:positionH relativeFrom="column">
                  <wp:posOffset>438253</wp:posOffset>
                </wp:positionH>
                <wp:positionV relativeFrom="paragraph">
                  <wp:posOffset>598805</wp:posOffset>
                </wp:positionV>
                <wp:extent cx="929030" cy="811987"/>
                <wp:effectExtent l="0" t="0" r="23495" b="26670"/>
                <wp:wrapNone/>
                <wp:docPr id="29" name="正方形/長方形 29"/>
                <wp:cNvGraphicFramePr/>
                <a:graphic xmlns:a="http://schemas.openxmlformats.org/drawingml/2006/main">
                  <a:graphicData uri="http://schemas.microsoft.com/office/word/2010/wordprocessingShape">
                    <wps:wsp>
                      <wps:cNvSpPr/>
                      <wps:spPr>
                        <a:xfrm>
                          <a:off x="0" y="0"/>
                          <a:ext cx="929030" cy="81198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34A07" id="正方形/長方形 29" o:spid="_x0000_s1026" style="position:absolute;left:0;text-align:left;margin-left:34.5pt;margin-top:47.15pt;width:73.15pt;height:63.9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" filled="f" strokecolor="red" strokeweight="2pt"/>
            </w:pict>
          </mc:Fallback>
        </mc:AlternateContent>
      </w:r>
      <w:r w:rsidR="00AC546D">
        <w:rPr>
          <w:noProof/>
        </w:rPr>
        <mc:AlternateContent>
          <mc:Choice Requires="wps">
            <w:drawing>
              <wp:anchor distT="0" distB="0" distL="114300" distR="114300" simplePos="0" relativeHeight="251764736" behindDoc="0" locked="0" layoutInCell="1" allowOverlap="1" wp14:anchorId="03F759DA" wp14:editId="02E9EE7F">
                <wp:simplePos x="0" y="0"/>
                <wp:positionH relativeFrom="column">
                  <wp:posOffset>438252</wp:posOffset>
                </wp:positionH>
                <wp:positionV relativeFrom="paragraph">
                  <wp:posOffset>357403</wp:posOffset>
                </wp:positionV>
                <wp:extent cx="1441094" cy="234087"/>
                <wp:effectExtent l="0" t="0" r="26035" b="13970"/>
                <wp:wrapNone/>
                <wp:docPr id="28" name="正方形/長方形 28"/>
                <wp:cNvGraphicFramePr/>
                <a:graphic xmlns:a="http://schemas.openxmlformats.org/drawingml/2006/main">
                  <a:graphicData uri="http://schemas.microsoft.com/office/word/2010/wordprocessingShape">
                    <wps:wsp>
                      <wps:cNvSpPr/>
                      <wps:spPr>
                        <a:xfrm>
                          <a:off x="0" y="0"/>
                          <a:ext cx="1441094" cy="23408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52CB2C" id="正方形/長方形 28" o:spid="_x0000_s1026" style="position:absolute;left:0;text-align:left;margin-left:34.5pt;margin-top:28.15pt;width:113.45pt;height:18.4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" filled="f" strokecolor="red" strokeweight="2pt"/>
            </w:pict>
          </mc:Fallback>
        </mc:AlternateContent>
      </w:r>
      <w:r w:rsidR="00621398" w:rsidRPr="00621398">
        <w:rPr>
          <w:rStyle w:val="generalbold1"/>
          <w:rFonts w:eastAsia="ＭＳ Ｐゴシック"/>
          <w:bCs/>
          <w:noProof/>
          <w:sz w:val="21"/>
          <w:szCs w:val="21"/>
        </w:rPr>
        <w:drawing>
          <wp:inline distT="0" distB="0" distL="0" distR="0" wp14:anchorId="07C692E2" wp14:editId="1626E6E9">
            <wp:extent cx="1885949" cy="1426464"/>
            <wp:effectExtent l="0" t="0" r="635" b="254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98003" cy="1435581"/>
                    </a:xfrm>
                    <a:prstGeom prst="rect">
                      <a:avLst/>
                    </a:prstGeom>
                  </pic:spPr>
                </pic:pic>
              </a:graphicData>
            </a:graphic>
          </wp:inline>
        </w:drawing>
      </w:r>
    </w:p>
    <w:p w14:paraId="721F4C90" w14:textId="2F914FBF" w:rsidR="00911863" w:rsidRDefault="00911863" w:rsidP="00911863">
      <w:pPr>
        <w:ind w:leftChars="300" w:left="630"/>
        <w:jc w:val="left"/>
      </w:pPr>
    </w:p>
    <w:p w14:paraId="74AD24BB" w14:textId="79DB5581" w:rsidR="00911863" w:rsidRDefault="0070577E" w:rsidP="00911863">
      <w:pPr>
        <w:pStyle w:val="a9"/>
        <w:numPr>
          <w:ilvl w:val="0"/>
          <w:numId w:val="16"/>
        </w:numPr>
        <w:ind w:leftChars="0"/>
        <w:jc w:val="left"/>
        <w:rPr>
          <w:rStyle w:val="generalbold1"/>
          <w:rFonts w:eastAsia="ＭＳ Ｐゴシック"/>
          <w:bCs/>
          <w:sz w:val="21"/>
          <w:szCs w:val="21"/>
        </w:rPr>
      </w:pPr>
      <w:r>
        <w:rPr>
          <w:noProof/>
          <w:sz w:val="20"/>
          <w:szCs w:val="16"/>
        </w:rPr>
        <mc:AlternateContent>
          <mc:Choice Requires="wps">
            <w:drawing>
              <wp:anchor distT="0" distB="0" distL="114300" distR="114300" simplePos="0" relativeHeight="251786240" behindDoc="0" locked="0" layoutInCell="1" allowOverlap="1" wp14:anchorId="3945AF83" wp14:editId="74163C0E">
                <wp:simplePos x="0" y="0"/>
                <wp:positionH relativeFrom="column">
                  <wp:posOffset>4753610</wp:posOffset>
                </wp:positionH>
                <wp:positionV relativeFrom="paragraph">
                  <wp:posOffset>1453515</wp:posOffset>
                </wp:positionV>
                <wp:extent cx="1272540" cy="198120"/>
                <wp:effectExtent l="0" t="0" r="22860" b="11430"/>
                <wp:wrapNone/>
                <wp:docPr id="252" name="正方形/長方形 252"/>
                <wp:cNvGraphicFramePr/>
                <a:graphic xmlns:a="http://schemas.openxmlformats.org/drawingml/2006/main">
                  <a:graphicData uri="http://schemas.microsoft.com/office/word/2010/wordprocessingShape">
                    <wps:wsp>
                      <wps:cNvSpPr/>
                      <wps:spPr>
                        <a:xfrm>
                          <a:off x="0" y="0"/>
                          <a:ext cx="1272540" cy="19812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6A7DDF" id="正方形/長方形 252" o:spid="_x0000_s1026" style="position:absolute;left:0;text-align:left;margin-left:374.3pt;margin-top:114.45pt;width:100.2pt;height:15.6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" filled="f" strokecolor="red" strokeweight="1.5pt"/>
            </w:pict>
          </mc:Fallback>
        </mc:AlternateContent>
      </w:r>
      <w:r>
        <w:rPr>
          <w:noProof/>
        </w:rPr>
        <w:drawing>
          <wp:anchor distT="0" distB="0" distL="114300" distR="114300" simplePos="0" relativeHeight="251784192" behindDoc="0" locked="0" layoutInCell="1" allowOverlap="1" wp14:anchorId="10F9BB31" wp14:editId="214475F3">
            <wp:simplePos x="0" y="0"/>
            <wp:positionH relativeFrom="margin">
              <wp:posOffset>-1270</wp:posOffset>
            </wp:positionH>
            <wp:positionV relativeFrom="paragraph">
              <wp:posOffset>478155</wp:posOffset>
            </wp:positionV>
            <wp:extent cx="6119495" cy="1268730"/>
            <wp:effectExtent l="0" t="0" r="0" b="7620"/>
            <wp:wrapSquare wrapText="bothSides"/>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119495" cy="1268730"/>
                    </a:xfrm>
                    <a:prstGeom prst="rect">
                      <a:avLst/>
                    </a:prstGeom>
                  </pic:spPr>
                </pic:pic>
              </a:graphicData>
            </a:graphic>
            <wp14:sizeRelH relativeFrom="page">
              <wp14:pctWidth>0</wp14:pctWidth>
            </wp14:sizeRelH>
            <wp14:sizeRelV relativeFrom="page">
              <wp14:pctHeight>0</wp14:pctHeight>
            </wp14:sizeRelV>
          </wp:anchor>
        </w:drawing>
      </w:r>
      <w:r w:rsidR="00911863">
        <w:rPr>
          <w:rStyle w:val="generalbold1"/>
          <w:rFonts w:eastAsia="ＭＳ Ｐゴシック" w:hint="eastAsia"/>
          <w:bCs/>
          <w:sz w:val="21"/>
          <w:szCs w:val="21"/>
        </w:rPr>
        <w:t xml:space="preserve">Clicking the Movement-Module link button will move the user to the </w:t>
      </w:r>
      <w:r>
        <w:rPr>
          <w:rStyle w:val="generalbold1"/>
          <w:rFonts w:eastAsia="ＭＳ Ｐゴシック"/>
          <w:bCs/>
          <w:sz w:val="21"/>
          <w:szCs w:val="21"/>
        </w:rPr>
        <w:t>target Movement’s “6.2.10 Movement-Module Link”.</w:t>
      </w:r>
    </w:p>
    <w:p w14:paraId="42859A7A" w14:textId="32F9C244" w:rsidR="00AC546D" w:rsidRDefault="0070577E" w:rsidP="0070577E">
      <w:pPr>
        <w:pStyle w:val="a9"/>
        <w:ind w:leftChars="0" w:left="709"/>
        <w:jc w:val="center"/>
        <w:rPr>
          <w:rStyle w:val="generalbold1"/>
          <w:rFonts w:eastAsia="ＭＳ Ｐゴシック"/>
          <w:b/>
          <w:bCs/>
          <w:sz w:val="21"/>
          <w:szCs w:val="21"/>
        </w:rPr>
      </w:pPr>
      <w:r w:rsidRPr="0070577E">
        <w:rPr>
          <w:rStyle w:val="generalbold1"/>
          <w:rFonts w:eastAsia="ＭＳ Ｐゴシック" w:hint="eastAsia"/>
          <w:b/>
          <w:bCs/>
          <w:sz w:val="21"/>
          <w:szCs w:val="21"/>
        </w:rPr>
        <w:t>F</w:t>
      </w:r>
      <w:r w:rsidRPr="0070577E">
        <w:rPr>
          <w:rStyle w:val="generalbold1"/>
          <w:rFonts w:eastAsia="ＭＳ Ｐゴシック"/>
          <w:b/>
          <w:bCs/>
          <w:sz w:val="21"/>
          <w:szCs w:val="21"/>
        </w:rPr>
        <w:t>igure 6.2.5-3 Submenu screen (Module files)</w:t>
      </w:r>
    </w:p>
    <w:p w14:paraId="329E6DC4" w14:textId="51D49156" w:rsidR="000E0E9C" w:rsidRDefault="000E0E9C" w:rsidP="0070577E">
      <w:pPr>
        <w:pStyle w:val="a9"/>
        <w:ind w:leftChars="0" w:left="709"/>
        <w:jc w:val="center"/>
        <w:rPr>
          <w:rStyle w:val="generalbold1"/>
          <w:rFonts w:eastAsia="ＭＳ Ｐゴシック"/>
          <w:b/>
          <w:bCs/>
          <w:sz w:val="21"/>
          <w:szCs w:val="21"/>
        </w:rPr>
      </w:pPr>
    </w:p>
    <w:p w14:paraId="62D87B2A" w14:textId="74FBA054" w:rsidR="000E0E9C" w:rsidRDefault="000E0E9C" w:rsidP="0070577E">
      <w:pPr>
        <w:pStyle w:val="a9"/>
        <w:ind w:leftChars="0" w:left="709"/>
        <w:jc w:val="center"/>
        <w:rPr>
          <w:rStyle w:val="generalbold1"/>
          <w:rFonts w:eastAsia="ＭＳ Ｐゴシック"/>
          <w:b/>
          <w:bCs/>
          <w:sz w:val="21"/>
          <w:szCs w:val="21"/>
        </w:rPr>
      </w:pPr>
    </w:p>
    <w:p w14:paraId="7442AF26" w14:textId="53E9DC55" w:rsidR="000E0E9C" w:rsidRDefault="000E0E9C" w:rsidP="0070577E">
      <w:pPr>
        <w:pStyle w:val="a9"/>
        <w:ind w:leftChars="0" w:left="709"/>
        <w:jc w:val="center"/>
        <w:rPr>
          <w:rStyle w:val="generalbold1"/>
          <w:rFonts w:eastAsia="ＭＳ Ｐゴシック"/>
          <w:b/>
          <w:bCs/>
          <w:sz w:val="21"/>
          <w:szCs w:val="21"/>
        </w:rPr>
      </w:pPr>
    </w:p>
    <w:p w14:paraId="4DB69CCB" w14:textId="42C762B4" w:rsidR="000E0E9C" w:rsidRDefault="000E0E9C" w:rsidP="0070577E">
      <w:pPr>
        <w:pStyle w:val="a9"/>
        <w:ind w:leftChars="0" w:left="709"/>
        <w:jc w:val="center"/>
        <w:rPr>
          <w:rStyle w:val="generalbold1"/>
          <w:rFonts w:eastAsia="ＭＳ Ｐゴシック"/>
          <w:b/>
          <w:bCs/>
          <w:sz w:val="21"/>
          <w:szCs w:val="21"/>
        </w:rPr>
      </w:pPr>
    </w:p>
    <w:p w14:paraId="762275EB" w14:textId="0453E0AA" w:rsidR="000E0E9C" w:rsidRDefault="000E0E9C" w:rsidP="0070577E">
      <w:pPr>
        <w:pStyle w:val="a9"/>
        <w:ind w:leftChars="0" w:left="709"/>
        <w:jc w:val="center"/>
        <w:rPr>
          <w:rStyle w:val="generalbold1"/>
          <w:rFonts w:eastAsia="ＭＳ Ｐゴシック"/>
          <w:b/>
          <w:bCs/>
          <w:sz w:val="21"/>
          <w:szCs w:val="21"/>
        </w:rPr>
      </w:pPr>
    </w:p>
    <w:p w14:paraId="20DE9F4B" w14:textId="70D349DD" w:rsidR="000E0E9C" w:rsidRDefault="000E0E9C" w:rsidP="0070577E">
      <w:pPr>
        <w:pStyle w:val="a9"/>
        <w:ind w:leftChars="0" w:left="709"/>
        <w:jc w:val="center"/>
        <w:rPr>
          <w:rStyle w:val="generalbold1"/>
          <w:rFonts w:eastAsia="ＭＳ Ｐゴシック"/>
          <w:b/>
          <w:bCs/>
          <w:sz w:val="21"/>
          <w:szCs w:val="21"/>
        </w:rPr>
      </w:pPr>
    </w:p>
    <w:p w14:paraId="74C594CC" w14:textId="5F00AAAA" w:rsidR="000E0E9C" w:rsidRDefault="000E0E9C" w:rsidP="0070577E">
      <w:pPr>
        <w:pStyle w:val="a9"/>
        <w:ind w:leftChars="0" w:left="709"/>
        <w:jc w:val="center"/>
        <w:rPr>
          <w:rStyle w:val="generalbold1"/>
          <w:rFonts w:eastAsia="ＭＳ Ｐゴシック"/>
          <w:b/>
          <w:bCs/>
          <w:sz w:val="21"/>
          <w:szCs w:val="21"/>
        </w:rPr>
      </w:pPr>
    </w:p>
    <w:p w14:paraId="37A033DE" w14:textId="466F7782" w:rsidR="000E0E9C" w:rsidRDefault="000E0E9C" w:rsidP="0070577E">
      <w:pPr>
        <w:pStyle w:val="a9"/>
        <w:ind w:leftChars="0" w:left="709"/>
        <w:jc w:val="center"/>
        <w:rPr>
          <w:rStyle w:val="generalbold1"/>
          <w:rFonts w:eastAsia="ＭＳ Ｐゴシック"/>
          <w:b/>
          <w:bCs/>
          <w:sz w:val="21"/>
          <w:szCs w:val="21"/>
        </w:rPr>
      </w:pPr>
    </w:p>
    <w:p w14:paraId="3D488520" w14:textId="59BF7AEA" w:rsidR="000E0E9C" w:rsidRDefault="000E0E9C" w:rsidP="0070577E">
      <w:pPr>
        <w:pStyle w:val="a9"/>
        <w:ind w:leftChars="0" w:left="709"/>
        <w:jc w:val="center"/>
        <w:rPr>
          <w:rStyle w:val="generalbold1"/>
          <w:rFonts w:eastAsia="ＭＳ Ｐゴシック"/>
          <w:b/>
          <w:bCs/>
          <w:sz w:val="21"/>
          <w:szCs w:val="21"/>
        </w:rPr>
      </w:pPr>
    </w:p>
    <w:p w14:paraId="21DB4FBB" w14:textId="6B32293C" w:rsidR="000E0E9C" w:rsidRDefault="000E0E9C" w:rsidP="0070577E">
      <w:pPr>
        <w:pStyle w:val="a9"/>
        <w:ind w:leftChars="0" w:left="709"/>
        <w:jc w:val="center"/>
        <w:rPr>
          <w:rStyle w:val="generalbold1"/>
          <w:rFonts w:eastAsia="ＭＳ Ｐゴシック"/>
          <w:b/>
          <w:bCs/>
          <w:sz w:val="21"/>
          <w:szCs w:val="21"/>
        </w:rPr>
      </w:pPr>
    </w:p>
    <w:p w14:paraId="7E64E638" w14:textId="77777777" w:rsidR="000E0E9C" w:rsidRDefault="000E0E9C" w:rsidP="0070577E">
      <w:pPr>
        <w:pStyle w:val="a9"/>
        <w:ind w:leftChars="0" w:left="709"/>
        <w:jc w:val="center"/>
        <w:rPr>
          <w:rStyle w:val="generalbold1"/>
          <w:rFonts w:eastAsia="ＭＳ Ｐゴシック"/>
          <w:b/>
          <w:bCs/>
          <w:sz w:val="21"/>
          <w:szCs w:val="21"/>
        </w:rPr>
      </w:pPr>
    </w:p>
    <w:p w14:paraId="08970BF9" w14:textId="4A820A8B" w:rsidR="0070577E" w:rsidRPr="0070577E" w:rsidRDefault="0070577E" w:rsidP="0070577E">
      <w:pPr>
        <w:pStyle w:val="a9"/>
        <w:ind w:leftChars="0" w:left="709"/>
        <w:jc w:val="center"/>
        <w:rPr>
          <w:rStyle w:val="generalbold1"/>
          <w:rFonts w:eastAsia="ＭＳ Ｐゴシック"/>
          <w:b/>
          <w:bCs/>
          <w:sz w:val="21"/>
          <w:szCs w:val="21"/>
        </w:rPr>
      </w:pPr>
    </w:p>
    <w:p w14:paraId="474F63DC" w14:textId="59EEE51C" w:rsidR="003F4288" w:rsidRPr="00357EA6" w:rsidRDefault="00357EA6" w:rsidP="00B46FB2">
      <w:pPr>
        <w:pStyle w:val="aff0"/>
        <w:widowControl/>
        <w:numPr>
          <w:ilvl w:val="0"/>
          <w:numId w:val="16"/>
        </w:numPr>
        <w:jc w:val="left"/>
        <w:rPr>
          <w:rStyle w:val="generalbold1"/>
          <w:rFonts w:eastAsia="ＭＳ Ｐゴシック"/>
          <w:bCs/>
          <w:sz w:val="21"/>
          <w:szCs w:val="21"/>
        </w:rPr>
      </w:pPr>
      <w:r w:rsidRPr="00357EA6">
        <w:rPr>
          <w:rStyle w:val="generalbold1"/>
          <w:rFonts w:eastAsia="ＭＳ Ｐゴシック"/>
          <w:bCs/>
          <w:sz w:val="21"/>
          <w:szCs w:val="21"/>
        </w:rPr>
        <w:lastRenderedPageBreak/>
        <w:t>The list of items i</w:t>
      </w:r>
      <w:r w:rsidR="00A41EED">
        <w:rPr>
          <w:rStyle w:val="generalbold1"/>
          <w:rFonts w:eastAsia="ＭＳ Ｐゴシック"/>
          <w:bCs/>
          <w:sz w:val="21"/>
          <w:szCs w:val="21"/>
        </w:rPr>
        <w:t>n the Module files</w:t>
      </w:r>
      <w:r w:rsidRPr="00357EA6">
        <w:rPr>
          <w:rStyle w:val="generalbold1"/>
          <w:rFonts w:eastAsia="ＭＳ Ｐゴシック"/>
          <w:bCs/>
          <w:sz w:val="21"/>
          <w:szCs w:val="21"/>
        </w:rPr>
        <w:t xml:space="preserve"> is as follows.</w:t>
      </w:r>
    </w:p>
    <w:p w14:paraId="5D6978DF" w14:textId="77777777" w:rsidR="00F13D85" w:rsidRDefault="00F13D85" w:rsidP="00F13D85">
      <w:pPr>
        <w:pStyle w:val="aff0"/>
        <w:widowControl/>
        <w:ind w:left="709" w:hanging="420"/>
        <w:jc w:val="left"/>
        <w:rPr>
          <w:rStyle w:val="generalbold1"/>
          <w:rFonts w:eastAsia="ＭＳ Ｐゴシック"/>
          <w:bCs/>
          <w:sz w:val="21"/>
          <w:szCs w:val="21"/>
        </w:rPr>
      </w:pPr>
    </w:p>
    <w:p w14:paraId="43E10C05" w14:textId="7B13FBD7" w:rsidR="00F13D85" w:rsidRPr="00F13D85" w:rsidRDefault="00357EA6" w:rsidP="00F13D85">
      <w:pPr>
        <w:pStyle w:val="aff0"/>
        <w:ind w:left="709"/>
        <w:jc w:val="center"/>
        <w:rPr>
          <w:rStyle w:val="generalbold1"/>
          <w:b/>
          <w:sz w:val="21"/>
          <w:szCs w:val="22"/>
        </w:rPr>
      </w:pPr>
      <w:r w:rsidRPr="00357EA6">
        <w:rPr>
          <w:rStyle w:val="generalbold1"/>
          <w:b/>
          <w:sz w:val="21"/>
          <w:szCs w:val="22"/>
        </w:rPr>
        <w:t>T</w:t>
      </w:r>
      <w:r w:rsidR="00181703">
        <w:rPr>
          <w:rStyle w:val="generalbold1"/>
          <w:b/>
          <w:sz w:val="21"/>
          <w:szCs w:val="22"/>
        </w:rPr>
        <w:t>able 6.2.</w:t>
      </w:r>
      <w:r w:rsidR="008346BB">
        <w:rPr>
          <w:rStyle w:val="generalbold1"/>
          <w:b/>
          <w:sz w:val="21"/>
          <w:szCs w:val="22"/>
        </w:rPr>
        <w:t xml:space="preserve">5-1 Item list (Module </w:t>
      </w:r>
      <w:r w:rsidR="00A41EED">
        <w:rPr>
          <w:rStyle w:val="generalbold1"/>
          <w:b/>
          <w:sz w:val="21"/>
          <w:szCs w:val="22"/>
        </w:rPr>
        <w:t>files</w:t>
      </w:r>
      <w:r w:rsidRPr="00357EA6">
        <w:rPr>
          <w:rStyle w:val="generalbold1"/>
          <w:b/>
          <w:sz w:val="21"/>
          <w:szCs w:val="22"/>
        </w:rPr>
        <w:t>)</w:t>
      </w:r>
    </w:p>
    <w:tbl>
      <w:tblPr>
        <w:tblStyle w:val="ab"/>
        <w:tblpPr w:leftFromText="142" w:rightFromText="142" w:vertAnchor="text" w:tblpY="1"/>
        <w:tblOverlap w:val="never"/>
        <w:tblW w:w="9889" w:type="dxa"/>
        <w:tblLayout w:type="fixed"/>
        <w:tblLook w:val="04A0" w:firstRow="1" w:lastRow="0" w:firstColumn="1" w:lastColumn="0" w:noHBand="0" w:noVBand="1"/>
      </w:tblPr>
      <w:tblGrid>
        <w:gridCol w:w="1668"/>
        <w:gridCol w:w="4536"/>
        <w:gridCol w:w="708"/>
        <w:gridCol w:w="993"/>
        <w:gridCol w:w="1984"/>
      </w:tblGrid>
      <w:tr w:rsidR="00F13D85" w:rsidRPr="00860732" w14:paraId="23BB0924" w14:textId="77777777" w:rsidTr="003B3299">
        <w:trPr>
          <w:tblHeader/>
        </w:trPr>
        <w:tc>
          <w:tcPr>
            <w:tcW w:w="1668" w:type="dxa"/>
            <w:shd w:val="clear" w:color="auto" w:fill="002B62"/>
          </w:tcPr>
          <w:p w14:paraId="1E993FF3" w14:textId="3966E44C" w:rsidR="00F13D85" w:rsidRPr="00860732" w:rsidRDefault="00357EA6" w:rsidP="003B3299">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Item</w:t>
            </w:r>
          </w:p>
        </w:tc>
        <w:tc>
          <w:tcPr>
            <w:tcW w:w="4536" w:type="dxa"/>
            <w:shd w:val="clear" w:color="auto" w:fill="002B62"/>
          </w:tcPr>
          <w:p w14:paraId="78370878" w14:textId="177ABD53" w:rsidR="00F13D85" w:rsidRPr="00860732" w:rsidRDefault="00357EA6" w:rsidP="003B3299">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Description</w:t>
            </w:r>
          </w:p>
        </w:tc>
        <w:tc>
          <w:tcPr>
            <w:tcW w:w="708" w:type="dxa"/>
            <w:shd w:val="clear" w:color="auto" w:fill="002B62"/>
          </w:tcPr>
          <w:p w14:paraId="07E63C3A" w14:textId="1ECEB650" w:rsidR="00F13D85" w:rsidRPr="00860732" w:rsidRDefault="00357EA6" w:rsidP="00357EA6">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Input required</w:t>
            </w:r>
          </w:p>
        </w:tc>
        <w:tc>
          <w:tcPr>
            <w:tcW w:w="993" w:type="dxa"/>
            <w:shd w:val="clear" w:color="auto" w:fill="002B62"/>
          </w:tcPr>
          <w:p w14:paraId="26A12C34" w14:textId="070E3D52" w:rsidR="00F13D85" w:rsidRPr="00860732" w:rsidRDefault="00357EA6" w:rsidP="003B3299">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Input type</w:t>
            </w:r>
          </w:p>
        </w:tc>
        <w:tc>
          <w:tcPr>
            <w:tcW w:w="1984" w:type="dxa"/>
            <w:shd w:val="clear" w:color="auto" w:fill="002B62"/>
          </w:tcPr>
          <w:p w14:paraId="10298409" w14:textId="7C222573" w:rsidR="00F13D85" w:rsidRPr="00860732" w:rsidRDefault="00357EA6" w:rsidP="003B3299">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restriction</w:t>
            </w:r>
          </w:p>
        </w:tc>
      </w:tr>
      <w:tr w:rsidR="00F13D85" w:rsidRPr="00860732" w14:paraId="0A005C33" w14:textId="77777777" w:rsidTr="003B3299">
        <w:tc>
          <w:tcPr>
            <w:tcW w:w="1668" w:type="dxa"/>
            <w:shd w:val="clear" w:color="auto" w:fill="E5EAEF"/>
          </w:tcPr>
          <w:p w14:paraId="595A6293" w14:textId="343E55C0" w:rsidR="00F13D85" w:rsidRPr="00D30BBC" w:rsidRDefault="00F13D85" w:rsidP="003B3299">
            <w:pPr>
              <w:pStyle w:val="aff"/>
            </w:pPr>
            <w:r>
              <w:rPr>
                <w:rStyle w:val="generalbold1"/>
                <w:rFonts w:hint="eastAsia"/>
                <w:sz w:val="18"/>
                <w:szCs w:val="22"/>
              </w:rPr>
              <w:t>Module</w:t>
            </w:r>
            <w:r w:rsidR="00875939">
              <w:rPr>
                <w:rStyle w:val="generalbold1"/>
                <w:sz w:val="18"/>
                <w:szCs w:val="22"/>
              </w:rPr>
              <w:t xml:space="preserve"> files name</w:t>
            </w:r>
          </w:p>
        </w:tc>
        <w:tc>
          <w:tcPr>
            <w:tcW w:w="4536" w:type="dxa"/>
          </w:tcPr>
          <w:p w14:paraId="7B847997" w14:textId="233F90CC" w:rsidR="00F13D85" w:rsidRPr="00860732" w:rsidRDefault="00713B4C" w:rsidP="00671C4B">
            <w:pPr>
              <w:pStyle w:val="aff"/>
              <w:jc w:val="left"/>
            </w:pPr>
            <w:r>
              <w:t xml:space="preserve">Enter the module file </w:t>
            </w:r>
            <w:r w:rsidRPr="00713B4C">
              <w:t>name that you want to</w:t>
            </w:r>
            <w:r>
              <w:t xml:space="preserve"> list in ITA</w:t>
            </w:r>
            <w:r w:rsidR="00CE7DD8" w:rsidRPr="00CE7DD8">
              <w:t>.</w:t>
            </w:r>
          </w:p>
        </w:tc>
        <w:tc>
          <w:tcPr>
            <w:tcW w:w="708" w:type="dxa"/>
          </w:tcPr>
          <w:p w14:paraId="24398E0B" w14:textId="77777777" w:rsidR="00F13D85" w:rsidRPr="00860732" w:rsidRDefault="00F13D85" w:rsidP="003B3299">
            <w:pPr>
              <w:pStyle w:val="aff"/>
              <w:jc w:val="center"/>
            </w:pPr>
            <w:r w:rsidRPr="00CE0420">
              <w:rPr>
                <w:rFonts w:hint="eastAsia"/>
              </w:rPr>
              <w:t>○</w:t>
            </w:r>
          </w:p>
        </w:tc>
        <w:tc>
          <w:tcPr>
            <w:tcW w:w="993" w:type="dxa"/>
          </w:tcPr>
          <w:p w14:paraId="4F0AFCF5" w14:textId="51A47394" w:rsidR="00F13D85" w:rsidRPr="00860732" w:rsidRDefault="000C5D1B" w:rsidP="003B3299">
            <w:pPr>
              <w:pStyle w:val="aff"/>
            </w:pPr>
            <w:proofErr w:type="spellStart"/>
            <w:r>
              <w:rPr>
                <w:rFonts w:hint="eastAsia"/>
              </w:rPr>
              <w:t>Menu</w:t>
            </w:r>
            <w:r w:rsidR="00357EA6">
              <w:rPr>
                <w:rFonts w:hint="eastAsia"/>
              </w:rPr>
              <w:t>al</w:t>
            </w:r>
            <w:proofErr w:type="spellEnd"/>
            <w:r w:rsidR="000C3ED9">
              <w:t xml:space="preserve"> input</w:t>
            </w:r>
          </w:p>
        </w:tc>
        <w:tc>
          <w:tcPr>
            <w:tcW w:w="1984" w:type="dxa"/>
          </w:tcPr>
          <w:p w14:paraId="73972F59" w14:textId="23330377" w:rsidR="00F13D85" w:rsidRPr="00860732" w:rsidRDefault="00357EA6" w:rsidP="000C3ED9">
            <w:pPr>
              <w:pStyle w:val="aff"/>
              <w:jc w:val="left"/>
            </w:pPr>
            <w:r>
              <w:rPr>
                <w:rFonts w:hint="eastAsia"/>
              </w:rPr>
              <w:t>Maximum length 256 bytes</w:t>
            </w:r>
          </w:p>
        </w:tc>
      </w:tr>
      <w:tr w:rsidR="00F13D85" w:rsidRPr="00860732" w14:paraId="2FC24E0A" w14:textId="77777777" w:rsidTr="003B3299">
        <w:tc>
          <w:tcPr>
            <w:tcW w:w="1668" w:type="dxa"/>
            <w:shd w:val="clear" w:color="auto" w:fill="E5EAEF"/>
          </w:tcPr>
          <w:p w14:paraId="4ADDD589" w14:textId="203AA302" w:rsidR="00F13D85" w:rsidRPr="00D30BBC" w:rsidRDefault="00F13D85" w:rsidP="003B3299">
            <w:pPr>
              <w:pStyle w:val="aff"/>
            </w:pPr>
            <w:r>
              <w:rPr>
                <w:rStyle w:val="generalbold1"/>
                <w:rFonts w:hint="eastAsia"/>
                <w:sz w:val="18"/>
                <w:szCs w:val="22"/>
              </w:rPr>
              <w:t>M</w:t>
            </w:r>
            <w:r>
              <w:rPr>
                <w:rStyle w:val="generalbold1"/>
                <w:sz w:val="18"/>
                <w:szCs w:val="22"/>
              </w:rPr>
              <w:t>odule</w:t>
            </w:r>
            <w:r w:rsidR="00875939">
              <w:rPr>
                <w:rStyle w:val="generalbold1"/>
                <w:sz w:val="18"/>
                <w:szCs w:val="22"/>
              </w:rPr>
              <w:t xml:space="preserve"> files</w:t>
            </w:r>
          </w:p>
        </w:tc>
        <w:tc>
          <w:tcPr>
            <w:tcW w:w="4536" w:type="dxa"/>
          </w:tcPr>
          <w:p w14:paraId="3B55CDC6" w14:textId="638D1265" w:rsidR="00F13D85" w:rsidRPr="00860732" w:rsidRDefault="00CE7DD8" w:rsidP="003B3299">
            <w:pPr>
              <w:pStyle w:val="aff"/>
            </w:pPr>
            <w:r w:rsidRPr="00CE7DD8">
              <w:t>Upload the created Module file</w:t>
            </w:r>
            <w:r w:rsidR="00671C4B">
              <w:t>s</w:t>
            </w:r>
            <w:r w:rsidRPr="00CE7DD8">
              <w:t>.</w:t>
            </w:r>
          </w:p>
        </w:tc>
        <w:tc>
          <w:tcPr>
            <w:tcW w:w="708" w:type="dxa"/>
          </w:tcPr>
          <w:p w14:paraId="65C3F912" w14:textId="77777777" w:rsidR="00F13D85" w:rsidRPr="00860732" w:rsidRDefault="00F13D85" w:rsidP="003B3299">
            <w:pPr>
              <w:pStyle w:val="aff"/>
              <w:jc w:val="center"/>
            </w:pPr>
            <w:r w:rsidRPr="00CE0420">
              <w:rPr>
                <w:rFonts w:hint="eastAsia"/>
              </w:rPr>
              <w:t>○</w:t>
            </w:r>
          </w:p>
        </w:tc>
        <w:tc>
          <w:tcPr>
            <w:tcW w:w="993" w:type="dxa"/>
          </w:tcPr>
          <w:p w14:paraId="2A372712" w14:textId="290FD5A6" w:rsidR="00F13D85" w:rsidRPr="00860732" w:rsidRDefault="00357EA6" w:rsidP="003B3299">
            <w:pPr>
              <w:pStyle w:val="aff"/>
            </w:pPr>
            <w:r>
              <w:rPr>
                <w:rFonts w:hint="eastAsia"/>
              </w:rPr>
              <w:t>File select</w:t>
            </w:r>
            <w:r w:rsidR="00F22F7A">
              <w:t>ion</w:t>
            </w:r>
          </w:p>
        </w:tc>
        <w:tc>
          <w:tcPr>
            <w:tcW w:w="1984" w:type="dxa"/>
          </w:tcPr>
          <w:p w14:paraId="20E296DD" w14:textId="293D221C" w:rsidR="00F13D85" w:rsidRPr="00860732" w:rsidRDefault="00357EA6" w:rsidP="000C3ED9">
            <w:pPr>
              <w:pStyle w:val="aff"/>
              <w:jc w:val="left"/>
            </w:pPr>
            <w:r>
              <w:rPr>
                <w:rFonts w:hint="eastAsia"/>
              </w:rPr>
              <w:t xml:space="preserve">Maximum size </w:t>
            </w:r>
            <w:r w:rsidR="00F13D85">
              <w:t>4G</w:t>
            </w:r>
            <w:r>
              <w:rPr>
                <w:rFonts w:hint="eastAsia"/>
              </w:rPr>
              <w:t xml:space="preserve"> bytes</w:t>
            </w:r>
          </w:p>
        </w:tc>
      </w:tr>
      <w:tr w:rsidR="0070577E" w:rsidRPr="00860732" w14:paraId="7F976E49" w14:textId="77777777" w:rsidTr="003B3299">
        <w:tc>
          <w:tcPr>
            <w:tcW w:w="1668" w:type="dxa"/>
            <w:shd w:val="clear" w:color="auto" w:fill="E5EAEF"/>
          </w:tcPr>
          <w:p w14:paraId="4BB88D09" w14:textId="5CA0D14E" w:rsidR="0070577E" w:rsidRDefault="0070577E" w:rsidP="003B3299">
            <w:pPr>
              <w:pStyle w:val="aff"/>
            </w:pPr>
            <w:r>
              <w:rPr>
                <w:rFonts w:hint="eastAsia"/>
              </w:rPr>
              <w:t>Movement-Module link</w:t>
            </w:r>
          </w:p>
        </w:tc>
        <w:tc>
          <w:tcPr>
            <w:tcW w:w="4536" w:type="dxa"/>
          </w:tcPr>
          <w:p w14:paraId="0207637F" w14:textId="13088B2A" w:rsidR="0070577E" w:rsidRDefault="0070577E" w:rsidP="003B3299">
            <w:pPr>
              <w:pStyle w:val="aff"/>
            </w:pPr>
            <w:r>
              <w:rPr>
                <w:rFonts w:hint="eastAsia"/>
              </w:rPr>
              <w:t xml:space="preserve">Moves the user to </w:t>
            </w:r>
            <w:r>
              <w:t>“6.2.10 Movement-Module link”</w:t>
            </w:r>
          </w:p>
        </w:tc>
        <w:tc>
          <w:tcPr>
            <w:tcW w:w="708" w:type="dxa"/>
          </w:tcPr>
          <w:p w14:paraId="7080AEB7" w14:textId="77777777" w:rsidR="0070577E" w:rsidRPr="00CE0420" w:rsidRDefault="0070577E" w:rsidP="003B3299">
            <w:pPr>
              <w:pStyle w:val="aff"/>
              <w:jc w:val="center"/>
            </w:pPr>
          </w:p>
        </w:tc>
        <w:tc>
          <w:tcPr>
            <w:tcW w:w="993" w:type="dxa"/>
          </w:tcPr>
          <w:p w14:paraId="13BB8970" w14:textId="77777777" w:rsidR="0070577E" w:rsidRDefault="0070577E" w:rsidP="003B3299">
            <w:pPr>
              <w:pStyle w:val="aff"/>
            </w:pPr>
          </w:p>
        </w:tc>
        <w:tc>
          <w:tcPr>
            <w:tcW w:w="1984" w:type="dxa"/>
          </w:tcPr>
          <w:p w14:paraId="1C9447E9" w14:textId="77777777" w:rsidR="0070577E" w:rsidRDefault="0070577E" w:rsidP="000C3ED9">
            <w:pPr>
              <w:pStyle w:val="aff"/>
              <w:jc w:val="left"/>
            </w:pPr>
          </w:p>
        </w:tc>
      </w:tr>
      <w:tr w:rsidR="00F13D85" w:rsidRPr="00860732" w14:paraId="7C0CFEBC" w14:textId="77777777" w:rsidTr="003B3299">
        <w:tc>
          <w:tcPr>
            <w:tcW w:w="1668" w:type="dxa"/>
            <w:shd w:val="clear" w:color="auto" w:fill="E5EAEF"/>
          </w:tcPr>
          <w:p w14:paraId="4C38A07C" w14:textId="6AD93365" w:rsidR="00F13D85" w:rsidRPr="00D30BBC" w:rsidRDefault="00357EA6" w:rsidP="003B3299">
            <w:pPr>
              <w:pStyle w:val="aff"/>
            </w:pPr>
            <w:r>
              <w:rPr>
                <w:rFonts w:hint="eastAsia"/>
              </w:rPr>
              <w:t>Remarks</w:t>
            </w:r>
          </w:p>
        </w:tc>
        <w:tc>
          <w:tcPr>
            <w:tcW w:w="4536" w:type="dxa"/>
          </w:tcPr>
          <w:p w14:paraId="3371A07F" w14:textId="4BAD6B6E" w:rsidR="00F13D85" w:rsidRPr="00860732" w:rsidRDefault="00875939" w:rsidP="003B3299">
            <w:pPr>
              <w:pStyle w:val="aff"/>
            </w:pPr>
            <w:r>
              <w:t>F</w:t>
            </w:r>
            <w:r w:rsidR="00CE7DD8" w:rsidRPr="00CE7DD8">
              <w:t>ree description field</w:t>
            </w:r>
            <w:r w:rsidR="00CE7DD8">
              <w:t>.</w:t>
            </w:r>
          </w:p>
        </w:tc>
        <w:tc>
          <w:tcPr>
            <w:tcW w:w="708" w:type="dxa"/>
          </w:tcPr>
          <w:p w14:paraId="2926EDBF" w14:textId="77777777" w:rsidR="00F13D85" w:rsidRPr="00860732" w:rsidRDefault="00F13D85" w:rsidP="003B3299">
            <w:pPr>
              <w:pStyle w:val="aff"/>
              <w:jc w:val="center"/>
            </w:pPr>
            <w:r w:rsidRPr="00CE0420">
              <w:rPr>
                <w:rFonts w:hint="eastAsia"/>
              </w:rPr>
              <w:t>-</w:t>
            </w:r>
          </w:p>
        </w:tc>
        <w:tc>
          <w:tcPr>
            <w:tcW w:w="993" w:type="dxa"/>
          </w:tcPr>
          <w:p w14:paraId="557B8869" w14:textId="7D599A88" w:rsidR="00F13D85" w:rsidRPr="00860732" w:rsidRDefault="000C5D1B" w:rsidP="003B3299">
            <w:pPr>
              <w:pStyle w:val="aff"/>
            </w:pPr>
            <w:proofErr w:type="spellStart"/>
            <w:r>
              <w:rPr>
                <w:rFonts w:hint="eastAsia"/>
              </w:rPr>
              <w:t>Menu</w:t>
            </w:r>
            <w:r w:rsidR="00357EA6">
              <w:rPr>
                <w:rFonts w:hint="eastAsia"/>
              </w:rPr>
              <w:t>al</w:t>
            </w:r>
            <w:proofErr w:type="spellEnd"/>
            <w:r w:rsidR="000C3ED9">
              <w:t xml:space="preserve"> input</w:t>
            </w:r>
          </w:p>
        </w:tc>
        <w:tc>
          <w:tcPr>
            <w:tcW w:w="1984" w:type="dxa"/>
          </w:tcPr>
          <w:p w14:paraId="7F2CFDAE" w14:textId="2460CA33" w:rsidR="00F13D85" w:rsidRPr="00860732" w:rsidRDefault="00357EA6" w:rsidP="000C3ED9">
            <w:pPr>
              <w:pStyle w:val="aff"/>
              <w:jc w:val="left"/>
            </w:pPr>
            <w:r>
              <w:rPr>
                <w:rFonts w:hint="eastAsia"/>
              </w:rPr>
              <w:t>Maximum length</w:t>
            </w:r>
            <w:r w:rsidR="000C3ED9">
              <w:t xml:space="preserve"> </w:t>
            </w:r>
            <w:r w:rsidR="00F13D85" w:rsidRPr="00CE0420">
              <w:rPr>
                <w:rFonts w:hint="eastAsia"/>
              </w:rPr>
              <w:t>4000</w:t>
            </w:r>
            <w:r>
              <w:rPr>
                <w:rFonts w:hint="eastAsia"/>
              </w:rPr>
              <w:t xml:space="preserve"> bytes</w:t>
            </w:r>
          </w:p>
        </w:tc>
      </w:tr>
    </w:tbl>
    <w:p w14:paraId="6231480B" w14:textId="05F9849C" w:rsidR="00B4700A" w:rsidRPr="00CE0420" w:rsidRDefault="00F2141A">
      <w:pPr>
        <w:widowControl/>
        <w:jc w:val="left"/>
        <w:rPr>
          <w:rStyle w:val="generalbold1"/>
          <w:rFonts w:eastAsia="ＭＳ Ｐゴシック"/>
          <w:bCs/>
          <w:sz w:val="18"/>
          <w:szCs w:val="14"/>
        </w:rPr>
      </w:pPr>
      <w:r>
        <w:rPr>
          <w:rStyle w:val="generalbold1"/>
          <w:rFonts w:eastAsia="ＭＳ Ｐゴシック"/>
          <w:bCs/>
          <w:sz w:val="18"/>
          <w:szCs w:val="14"/>
        </w:rPr>
        <w:br w:type="page"/>
      </w:r>
    </w:p>
    <w:p w14:paraId="31EB8CA7" w14:textId="101B1C4A" w:rsidR="00C605BF" w:rsidRPr="00C605BF" w:rsidRDefault="00210AFA" w:rsidP="00C605BF">
      <w:pPr>
        <w:pStyle w:val="30"/>
        <w:rPr>
          <w:rFonts w:ascii="Arial" w:hAnsi="Arial"/>
        </w:rPr>
      </w:pPr>
      <w:bookmarkStart w:id="723" w:name="_プレイブック素材集（Ansible-Legacyのみ）"/>
      <w:bookmarkStart w:id="724" w:name="Policies管理"/>
      <w:bookmarkStart w:id="725" w:name="_Toc105604732"/>
      <w:bookmarkEnd w:id="723"/>
      <w:r w:rsidRPr="00210AFA">
        <w:rPr>
          <w:rFonts w:ascii="Arial" w:hAnsi="Arial" w:hint="eastAsia"/>
        </w:rPr>
        <w:lastRenderedPageBreak/>
        <w:t>Policies</w:t>
      </w:r>
      <w:bookmarkEnd w:id="724"/>
      <w:r w:rsidR="00C605BF">
        <w:rPr>
          <w:rFonts w:ascii="Arial" w:hAnsi="Arial" w:hint="eastAsia"/>
        </w:rPr>
        <w:t xml:space="preserve"> list</w:t>
      </w:r>
      <w:bookmarkEnd w:id="725"/>
    </w:p>
    <w:p w14:paraId="2990EA85" w14:textId="49D1E90E" w:rsidR="0052372E" w:rsidRDefault="00B96B41" w:rsidP="004E2AB4">
      <w:pPr>
        <w:pStyle w:val="aff0"/>
        <w:numPr>
          <w:ilvl w:val="0"/>
          <w:numId w:val="41"/>
        </w:numPr>
        <w:jc w:val="left"/>
      </w:pPr>
      <w:r>
        <w:t xml:space="preserve">In </w:t>
      </w:r>
      <w:r w:rsidR="0021443C">
        <w:t>“Policies l</w:t>
      </w:r>
      <w:r w:rsidR="00C605BF">
        <w:t>ist</w:t>
      </w:r>
      <w:r>
        <w:t xml:space="preserve">”, </w:t>
      </w:r>
      <w:r w:rsidR="0021443C">
        <w:t>performs maintenance</w:t>
      </w:r>
      <w:r w:rsidR="00083AC4">
        <w:t xml:space="preserve"> (browsing</w:t>
      </w:r>
      <w:r w:rsidR="0021443C">
        <w:t>/registers/updates/</w:t>
      </w:r>
      <w:r w:rsidR="0021443C" w:rsidRPr="00F97048">
        <w:t>abolition</w:t>
      </w:r>
      <w:r w:rsidR="0021443C">
        <w:t>)</w:t>
      </w:r>
      <w:r w:rsidR="00786D56">
        <w:t xml:space="preserve"> of</w:t>
      </w:r>
      <w:r w:rsidR="0021443C">
        <w:t xml:space="preserve"> Policy </w:t>
      </w:r>
      <w:r w:rsidR="00C605BF" w:rsidRPr="00C605BF">
        <w:t xml:space="preserve">created by </w:t>
      </w:r>
      <w:r w:rsidR="00786D56">
        <w:t xml:space="preserve">the </w:t>
      </w:r>
      <w:r w:rsidR="00C605BF" w:rsidRPr="00C605BF">
        <w:t>users.</w:t>
      </w:r>
    </w:p>
    <w:p w14:paraId="4CCEF976" w14:textId="5AB54C09" w:rsidR="00164E39" w:rsidRPr="00B24133" w:rsidRDefault="00326E84" w:rsidP="00164E39">
      <w:pPr>
        <w:pStyle w:val="aff0"/>
        <w:ind w:left="709"/>
      </w:pPr>
      <w:r>
        <w:t>For more information about Policy description, refer to "</w:t>
      </w:r>
      <w:r>
        <w:rPr>
          <w:u w:val="single"/>
        </w:rPr>
        <w:t xml:space="preserve">7.2 Policy </w:t>
      </w:r>
      <w:r w:rsidRPr="00D84802">
        <w:rPr>
          <w:u w:val="single"/>
        </w:rPr>
        <w:t>description</w:t>
      </w:r>
      <w:r>
        <w:t>"</w:t>
      </w:r>
      <w:r w:rsidR="00164E39" w:rsidRPr="00164E39">
        <w:t>.</w:t>
      </w:r>
    </w:p>
    <w:p w14:paraId="5FA98549" w14:textId="10432E45" w:rsidR="0052372E" w:rsidRDefault="00A014DA" w:rsidP="0052372E">
      <w:pPr>
        <w:pStyle w:val="aff0"/>
        <w:ind w:left="709"/>
      </w:pPr>
      <w:r>
        <w:rPr>
          <w:noProof/>
        </w:rPr>
        <mc:AlternateContent>
          <mc:Choice Requires="wps">
            <w:drawing>
              <wp:anchor distT="0" distB="0" distL="114300" distR="114300" simplePos="0" relativeHeight="251742208" behindDoc="0" locked="0" layoutInCell="1" allowOverlap="1" wp14:anchorId="7C52B599" wp14:editId="4C0F0E64">
                <wp:simplePos x="0" y="0"/>
                <wp:positionH relativeFrom="column">
                  <wp:posOffset>452882</wp:posOffset>
                </wp:positionH>
                <wp:positionV relativeFrom="paragraph">
                  <wp:posOffset>1170178</wp:posOffset>
                </wp:positionV>
                <wp:extent cx="548640" cy="131064"/>
                <wp:effectExtent l="0" t="0" r="22860" b="21590"/>
                <wp:wrapNone/>
                <wp:docPr id="238" name="正方形/長方形 238"/>
                <wp:cNvGraphicFramePr/>
                <a:graphic xmlns:a="http://schemas.openxmlformats.org/drawingml/2006/main">
                  <a:graphicData uri="http://schemas.microsoft.com/office/word/2010/wordprocessingShape">
                    <wps:wsp>
                      <wps:cNvSpPr/>
                      <wps:spPr>
                        <a:xfrm>
                          <a:off x="0" y="0"/>
                          <a:ext cx="548640" cy="13106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33B9EC" id="正方形/長方形 238" o:spid="_x0000_s1026" style="position:absolute;left:0;text-align:left;margin-left:35.65pt;margin-top:92.15pt;width:43.2pt;height:10.3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" filled="f" strokecolor="red" strokeweight="2pt"/>
            </w:pict>
          </mc:Fallback>
        </mc:AlternateContent>
      </w:r>
      <w:r>
        <w:rPr>
          <w:noProof/>
        </w:rPr>
        <w:drawing>
          <wp:inline distT="0" distB="0" distL="0" distR="0" wp14:anchorId="0790EFE3" wp14:editId="635FDD8B">
            <wp:extent cx="4593590" cy="2713940"/>
            <wp:effectExtent l="0" t="0" r="0" b="0"/>
            <wp:docPr id="204" name="図 203"/>
            <wp:cNvGraphicFramePr/>
            <a:graphic xmlns:a="http://schemas.openxmlformats.org/drawingml/2006/main">
              <a:graphicData uri="http://schemas.openxmlformats.org/drawingml/2006/picture">
                <pic:pic xmlns:pic="http://schemas.openxmlformats.org/drawingml/2006/picture">
                  <pic:nvPicPr>
                    <pic:cNvPr id="204" name="図 20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98061" cy="2716582"/>
                    </a:xfrm>
                    <a:prstGeom prst="rect">
                      <a:avLst/>
                    </a:prstGeom>
                  </pic:spPr>
                </pic:pic>
              </a:graphicData>
            </a:graphic>
          </wp:inline>
        </w:drawing>
      </w:r>
    </w:p>
    <w:p w14:paraId="7F1D482C" w14:textId="5EA56C3B" w:rsidR="0052372E" w:rsidRDefault="00164E39" w:rsidP="0052372E">
      <w:pPr>
        <w:jc w:val="center"/>
        <w:rPr>
          <w:rFonts w:cstheme="minorHAnsi"/>
          <w:b/>
        </w:rPr>
      </w:pPr>
      <w:r>
        <w:rPr>
          <w:rFonts w:hint="eastAsia"/>
          <w:b/>
        </w:rPr>
        <w:t>Fi</w:t>
      </w:r>
      <w:r>
        <w:rPr>
          <w:b/>
        </w:rPr>
        <w:t xml:space="preserve">gure </w:t>
      </w:r>
      <w:r w:rsidR="00344139">
        <w:rPr>
          <w:b/>
        </w:rPr>
        <w:fldChar w:fldCharType="begin"/>
      </w:r>
      <w:r w:rsidR="00344139">
        <w:rPr>
          <w:b/>
        </w:rPr>
        <w:instrText xml:space="preserve"> </w:instrText>
      </w:r>
      <w:r w:rsidR="00344139">
        <w:rPr>
          <w:rFonts w:hint="eastAsia"/>
          <w:b/>
        </w:rPr>
        <w:instrText>REF Policies</w:instrText>
      </w:r>
      <w:r w:rsidR="00344139">
        <w:rPr>
          <w:rFonts w:hint="eastAsia"/>
          <w:b/>
        </w:rPr>
        <w:instrText>管理</w:instrText>
      </w:r>
      <w:r w:rsidR="00344139">
        <w:rPr>
          <w:rFonts w:hint="eastAsia"/>
          <w:b/>
        </w:rPr>
        <w:instrText xml:space="preserve"> \r \h</w:instrText>
      </w:r>
      <w:r w:rsidR="00344139">
        <w:rPr>
          <w:b/>
        </w:rPr>
        <w:instrText xml:space="preserve"> </w:instrText>
      </w:r>
      <w:r w:rsidR="00344139">
        <w:rPr>
          <w:b/>
        </w:rPr>
      </w:r>
      <w:r w:rsidR="00344139">
        <w:rPr>
          <w:b/>
        </w:rPr>
        <w:fldChar w:fldCharType="separate"/>
      </w:r>
      <w:r w:rsidR="00F6708B">
        <w:rPr>
          <w:b/>
        </w:rPr>
        <w:t>6.2.6</w:t>
      </w:r>
      <w:r w:rsidR="00344139">
        <w:rPr>
          <w:b/>
        </w:rPr>
        <w:fldChar w:fldCharType="end"/>
      </w:r>
      <w:r w:rsidR="00344139">
        <w:rPr>
          <w:b/>
        </w:rPr>
        <w:t>-1</w:t>
      </w:r>
      <w:r w:rsidR="00181703">
        <w:rPr>
          <w:rFonts w:cstheme="minorHAnsi" w:hint="eastAsia"/>
          <w:b/>
        </w:rPr>
        <w:t xml:space="preserve"> Submenu s</w:t>
      </w:r>
      <w:r>
        <w:rPr>
          <w:rFonts w:cstheme="minorHAnsi" w:hint="eastAsia"/>
          <w:b/>
        </w:rPr>
        <w:t>creen</w:t>
      </w:r>
      <w:r w:rsidR="0052372E" w:rsidRPr="00CE0420">
        <w:rPr>
          <w:rFonts w:cstheme="minorHAnsi" w:hint="eastAsia"/>
          <w:b/>
        </w:rPr>
        <w:t>（</w:t>
      </w:r>
      <w:r w:rsidR="0052372E">
        <w:rPr>
          <w:rFonts w:cstheme="minorHAnsi" w:hint="eastAsia"/>
          <w:b/>
        </w:rPr>
        <w:t>Policies</w:t>
      </w:r>
      <w:r>
        <w:rPr>
          <w:rFonts w:cstheme="minorHAnsi" w:hint="eastAsia"/>
          <w:b/>
        </w:rPr>
        <w:t xml:space="preserve"> list</w:t>
      </w:r>
      <w:r w:rsidR="0052372E" w:rsidRPr="00CE0420">
        <w:rPr>
          <w:rFonts w:cstheme="minorHAnsi" w:hint="eastAsia"/>
          <w:b/>
        </w:rPr>
        <w:t>）</w:t>
      </w:r>
    </w:p>
    <w:p w14:paraId="5D21107A" w14:textId="271E1169" w:rsidR="0052372E" w:rsidRDefault="0052372E" w:rsidP="0052372E">
      <w:pPr>
        <w:pStyle w:val="aff0"/>
      </w:pPr>
    </w:p>
    <w:p w14:paraId="1C9AAABF" w14:textId="64277109" w:rsidR="000D760A" w:rsidRDefault="000D760A" w:rsidP="004E2AB4">
      <w:pPr>
        <w:pStyle w:val="aff0"/>
        <w:numPr>
          <w:ilvl w:val="0"/>
          <w:numId w:val="41"/>
        </w:numPr>
        <w:jc w:val="left"/>
      </w:pPr>
      <w:r>
        <w:t>Clicking the "</w:t>
      </w:r>
      <w:r>
        <w:rPr>
          <w:rFonts w:hint="eastAsia"/>
        </w:rPr>
        <w:t>Register</w:t>
      </w:r>
      <w:r w:rsidRPr="00592BB6">
        <w:t>" but</w:t>
      </w:r>
      <w:r>
        <w:t>ton and then "Start registration</w:t>
      </w:r>
      <w:r w:rsidRPr="00592BB6">
        <w:t>" button wi</w:t>
      </w:r>
      <w:r>
        <w:t>ll register the Policy</w:t>
      </w:r>
      <w:r w:rsidRPr="00A0381E">
        <w:t>.</w:t>
      </w:r>
    </w:p>
    <w:p w14:paraId="3FFAF22B" w14:textId="15659AAE" w:rsidR="0052372E" w:rsidRDefault="00323065" w:rsidP="0052372E">
      <w:pPr>
        <w:pStyle w:val="aff0"/>
        <w:ind w:left="709"/>
      </w:pPr>
      <w:r w:rsidRPr="00323065">
        <w:rPr>
          <w:noProof/>
        </w:rPr>
        <w:drawing>
          <wp:inline distT="0" distB="0" distL="0" distR="0" wp14:anchorId="75EBB8C2" wp14:editId="10792DBC">
            <wp:extent cx="4556760" cy="1628775"/>
            <wp:effectExtent l="0" t="0" r="0" b="9525"/>
            <wp:docPr id="224" name="図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73563" cy="1634781"/>
                    </a:xfrm>
                    <a:prstGeom prst="rect">
                      <a:avLst/>
                    </a:prstGeom>
                  </pic:spPr>
                </pic:pic>
              </a:graphicData>
            </a:graphic>
          </wp:inline>
        </w:drawing>
      </w:r>
    </w:p>
    <w:p w14:paraId="6CA4F2BD" w14:textId="30AB3348" w:rsidR="0052372E" w:rsidRDefault="00810922" w:rsidP="0052372E">
      <w:pPr>
        <w:pStyle w:val="af2"/>
        <w:jc w:val="center"/>
        <w:rPr>
          <w:rFonts w:cstheme="minorHAnsi"/>
        </w:rPr>
      </w:pPr>
      <w:r>
        <w:rPr>
          <w:rFonts w:hint="eastAsia"/>
        </w:rPr>
        <w:t xml:space="preserve">Figure </w:t>
      </w:r>
      <w:r w:rsidR="00344139">
        <w:fldChar w:fldCharType="begin"/>
      </w:r>
      <w:r w:rsidR="00344139">
        <w:instrText xml:space="preserve"> </w:instrText>
      </w:r>
      <w:r w:rsidR="00344139">
        <w:rPr>
          <w:rFonts w:hint="eastAsia"/>
        </w:rPr>
        <w:instrText>REF Policies</w:instrText>
      </w:r>
      <w:r w:rsidR="00344139">
        <w:rPr>
          <w:rFonts w:hint="eastAsia"/>
        </w:rPr>
        <w:instrText>管理</w:instrText>
      </w:r>
      <w:r w:rsidR="00344139">
        <w:rPr>
          <w:rFonts w:hint="eastAsia"/>
        </w:rPr>
        <w:instrText xml:space="preserve"> \r \h</w:instrText>
      </w:r>
      <w:r w:rsidR="00344139">
        <w:instrText xml:space="preserve"> </w:instrText>
      </w:r>
      <w:r w:rsidR="00344139">
        <w:fldChar w:fldCharType="separate"/>
      </w:r>
      <w:r w:rsidR="00F6708B">
        <w:t>6.2.6</w:t>
      </w:r>
      <w:r w:rsidR="00344139">
        <w:fldChar w:fldCharType="end"/>
      </w:r>
      <w:r w:rsidR="00344139">
        <w:t>-2</w:t>
      </w:r>
      <w:r w:rsidR="0052372E" w:rsidRPr="00CE0420">
        <w:rPr>
          <w:rFonts w:cstheme="minorHAnsi"/>
        </w:rPr>
        <w:t xml:space="preserve"> </w:t>
      </w:r>
      <w:proofErr w:type="spellStart"/>
      <w:r w:rsidR="00AC4E68">
        <w:rPr>
          <w:rFonts w:cstheme="minorHAnsi" w:hint="eastAsia"/>
        </w:rPr>
        <w:t>Regristratio</w:t>
      </w:r>
      <w:r w:rsidR="00181703">
        <w:rPr>
          <w:rFonts w:cstheme="minorHAnsi" w:hint="eastAsia"/>
        </w:rPr>
        <w:t>n</w:t>
      </w:r>
      <w:proofErr w:type="spellEnd"/>
      <w:r w:rsidR="00181703">
        <w:rPr>
          <w:rFonts w:cstheme="minorHAnsi" w:hint="eastAsia"/>
        </w:rPr>
        <w:t xml:space="preserve"> s</w:t>
      </w:r>
      <w:r>
        <w:rPr>
          <w:rFonts w:cstheme="minorHAnsi" w:hint="eastAsia"/>
        </w:rPr>
        <w:t>creen</w:t>
      </w:r>
      <w:r w:rsidR="0052372E" w:rsidRPr="00CE0420">
        <w:rPr>
          <w:rFonts w:cstheme="minorHAnsi" w:hint="eastAsia"/>
        </w:rPr>
        <w:t>（</w:t>
      </w:r>
      <w:r w:rsidR="0052372E">
        <w:rPr>
          <w:rFonts w:cstheme="minorHAnsi" w:hint="eastAsia"/>
        </w:rPr>
        <w:t>Policies</w:t>
      </w:r>
      <w:r>
        <w:rPr>
          <w:rFonts w:cstheme="minorHAnsi" w:hint="eastAsia"/>
        </w:rPr>
        <w:t xml:space="preserve"> list</w:t>
      </w:r>
      <w:r w:rsidR="0052372E" w:rsidRPr="00CE0420">
        <w:rPr>
          <w:rFonts w:cstheme="minorHAnsi" w:hint="eastAsia"/>
        </w:rPr>
        <w:t>）</w:t>
      </w:r>
    </w:p>
    <w:p w14:paraId="3436ED79" w14:textId="77777777" w:rsidR="0052372E" w:rsidRDefault="0052372E" w:rsidP="0052372E">
      <w:pPr>
        <w:ind w:leftChars="300" w:left="630"/>
      </w:pPr>
    </w:p>
    <w:p w14:paraId="0D32DED7" w14:textId="578E4319" w:rsidR="0052372E" w:rsidRPr="00CE0420" w:rsidRDefault="003817D8" w:rsidP="0052372E">
      <w:pPr>
        <w:ind w:leftChars="300" w:left="630"/>
      </w:pPr>
      <w:r w:rsidRPr="003817D8">
        <w:rPr>
          <w:rFonts w:hint="eastAsia"/>
        </w:rPr>
        <w:t>Please "Upload in advance (</w:t>
      </w:r>
      <w:r w:rsidRPr="003817D8">
        <w:rPr>
          <w:rFonts w:hint="eastAsia"/>
        </w:rPr>
        <w:t>①</w:t>
      </w:r>
      <w:r>
        <w:rPr>
          <w:rFonts w:hint="eastAsia"/>
        </w:rPr>
        <w:t>)" the "Policy lis</w:t>
      </w:r>
      <w:r>
        <w:t>t</w:t>
      </w:r>
      <w:r w:rsidRPr="003817D8">
        <w:rPr>
          <w:rFonts w:hint="eastAsia"/>
        </w:rPr>
        <w:t>" before "register".</w:t>
      </w:r>
      <w:r w:rsidR="002367A3" w:rsidRPr="002367A3">
        <w:rPr>
          <w:rFonts w:hint="eastAsia"/>
        </w:rPr>
        <w:t xml:space="preserve"> </w:t>
      </w:r>
      <w:r w:rsidRPr="003817D8">
        <w:t>Please click the "Register" button after checking the Playbook file name displayed in the "Upload status</w:t>
      </w:r>
      <w:r w:rsidR="00DC3415">
        <w:t>(</w:t>
      </w:r>
      <w:r w:rsidR="00DC3415">
        <w:rPr>
          <w:rFonts w:hint="eastAsia"/>
        </w:rPr>
        <w:t>②</w:t>
      </w:r>
      <w:r w:rsidR="00DC3415">
        <w:rPr>
          <w:rFonts w:hint="eastAsia"/>
        </w:rPr>
        <w:t>)</w:t>
      </w:r>
      <w:r w:rsidRPr="003817D8">
        <w:t>".</w:t>
      </w:r>
    </w:p>
    <w:p w14:paraId="3B7EEB18" w14:textId="1E7E05B7" w:rsidR="0052372E" w:rsidRDefault="00B258DF" w:rsidP="005F06BC">
      <w:pPr>
        <w:pStyle w:val="aff0"/>
      </w:pPr>
      <w:r w:rsidRPr="00180EBD">
        <w:rPr>
          <w:noProof/>
        </w:rPr>
        <mc:AlternateContent>
          <mc:Choice Requires="wps">
            <w:drawing>
              <wp:anchor distT="0" distB="0" distL="114300" distR="114300" simplePos="0" relativeHeight="251771904" behindDoc="0" locked="0" layoutInCell="1" allowOverlap="1" wp14:anchorId="4FA3727A" wp14:editId="3B3B18ED">
                <wp:simplePos x="0" y="0"/>
                <wp:positionH relativeFrom="column">
                  <wp:posOffset>17780</wp:posOffset>
                </wp:positionH>
                <wp:positionV relativeFrom="paragraph">
                  <wp:posOffset>502285</wp:posOffset>
                </wp:positionV>
                <wp:extent cx="1301750" cy="241300"/>
                <wp:effectExtent l="0" t="0" r="12700" b="25400"/>
                <wp:wrapNone/>
                <wp:docPr id="226" name="正方形/長方形 226"/>
                <wp:cNvGraphicFramePr/>
                <a:graphic xmlns:a="http://schemas.openxmlformats.org/drawingml/2006/main">
                  <a:graphicData uri="http://schemas.microsoft.com/office/word/2010/wordprocessingShape">
                    <wps:wsp>
                      <wps:cNvSpPr/>
                      <wps:spPr>
                        <a:xfrm>
                          <a:off x="0" y="0"/>
                          <a:ext cx="1301750" cy="241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6BB8DB" id="正方形/長方形 226" o:spid="_x0000_s1026" style="position:absolute;left:0;text-align:left;margin-left:1.4pt;margin-top:39.55pt;width:102.5pt;height:19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" filled="f" strokecolor="red" strokeweight="2pt"/>
            </w:pict>
          </mc:Fallback>
        </mc:AlternateContent>
      </w:r>
      <w:r w:rsidRPr="00180EBD">
        <w:rPr>
          <w:noProof/>
        </w:rPr>
        <mc:AlternateContent>
          <mc:Choice Requires="wps">
            <w:drawing>
              <wp:anchor distT="0" distB="0" distL="114300" distR="114300" simplePos="0" relativeHeight="251773952" behindDoc="0" locked="0" layoutInCell="1" allowOverlap="1" wp14:anchorId="24733D37" wp14:editId="77E26442">
                <wp:simplePos x="0" y="0"/>
                <wp:positionH relativeFrom="column">
                  <wp:posOffset>1339215</wp:posOffset>
                </wp:positionH>
                <wp:positionV relativeFrom="paragraph">
                  <wp:posOffset>465455</wp:posOffset>
                </wp:positionV>
                <wp:extent cx="914400" cy="321310"/>
                <wp:effectExtent l="0" t="0" r="0" b="2540"/>
                <wp:wrapNone/>
                <wp:docPr id="228" name="テキスト ボックス 228"/>
                <wp:cNvGraphicFramePr/>
                <a:graphic xmlns:a="http://schemas.openxmlformats.org/drawingml/2006/main">
                  <a:graphicData uri="http://schemas.microsoft.com/office/word/2010/wordprocessingShape">
                    <wps:wsp>
                      <wps:cNvSpPr txBox="1"/>
                      <wps:spPr>
                        <a:xfrm>
                          <a:off x="0" y="0"/>
                          <a:ext cx="914400" cy="3213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504373" w14:textId="4CF23CEE" w:rsidR="007B5626" w:rsidRPr="009A0FF3" w:rsidRDefault="007B5626" w:rsidP="004E2AB4">
                            <w:pPr>
                              <w:numPr>
                                <w:ilvl w:val="0"/>
                                <w:numId w:val="34"/>
                              </w:numPr>
                              <w:rPr>
                                <w:color w:val="FF000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733D37" id="テキスト ボックス 228" o:spid="_x0000_s1082" type="#_x0000_t202" style="position:absolute;left:0;text-align:left;margin-left:105.45pt;margin-top:36.65pt;width:1in;height:25.3pt;z-index:2517739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" filled="f" stroked="f">
                <v:textbox>
                  <w:txbxContent>
                    <w:p w14:paraId="28504373" w14:textId="4CF23CEE" w:rsidR="007B5626" w:rsidRPr="009A0FF3" w:rsidRDefault="007B5626" w:rsidP="004E2AB4">
                      <w:pPr>
                        <w:numPr>
                          <w:ilvl w:val="0"/>
                          <w:numId w:val="34"/>
                        </w:numPr>
                        <w:rPr>
                          <w:color w:val="FF0000"/>
                        </w:rPr>
                      </w:pPr>
                    </w:p>
                  </w:txbxContent>
                </v:textbox>
              </v:shape>
            </w:pict>
          </mc:Fallback>
        </mc:AlternateContent>
      </w:r>
      <w:r w:rsidRPr="00180EBD">
        <w:rPr>
          <w:noProof/>
        </w:rPr>
        <mc:AlternateContent>
          <mc:Choice Requires="wps">
            <w:drawing>
              <wp:anchor distT="0" distB="0" distL="114300" distR="114300" simplePos="0" relativeHeight="251776000" behindDoc="0" locked="0" layoutInCell="1" allowOverlap="1" wp14:anchorId="51B22F17" wp14:editId="3758BFD5">
                <wp:simplePos x="0" y="0"/>
                <wp:positionH relativeFrom="column">
                  <wp:posOffset>1083615</wp:posOffset>
                </wp:positionH>
                <wp:positionV relativeFrom="paragraph">
                  <wp:posOffset>991870</wp:posOffset>
                </wp:positionV>
                <wp:extent cx="914400" cy="321310"/>
                <wp:effectExtent l="0" t="0" r="0" b="2540"/>
                <wp:wrapNone/>
                <wp:docPr id="229" name="テキスト ボックス 229"/>
                <wp:cNvGraphicFramePr/>
                <a:graphic xmlns:a="http://schemas.openxmlformats.org/drawingml/2006/main">
                  <a:graphicData uri="http://schemas.microsoft.com/office/word/2010/wordprocessingShape">
                    <wps:wsp>
                      <wps:cNvSpPr txBox="1"/>
                      <wps:spPr>
                        <a:xfrm>
                          <a:off x="0" y="0"/>
                          <a:ext cx="914400" cy="3213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CE1227" w14:textId="77777777" w:rsidR="007B5626" w:rsidRPr="009A0FF3" w:rsidRDefault="007B5626" w:rsidP="004E2AB4">
                            <w:pPr>
                              <w:pStyle w:val="af0"/>
                              <w:numPr>
                                <w:ilvl w:val="0"/>
                                <w:numId w:val="34"/>
                              </w:numPr>
                              <w:rPr>
                                <w:color w:val="FF000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B22F17" id="テキスト ボックス 229" o:spid="_x0000_s1083" type="#_x0000_t202" style="position:absolute;left:0;text-align:left;margin-left:85.3pt;margin-top:78.1pt;width:1in;height:25.3pt;z-index:2517760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" filled="f" stroked="f">
                <v:textbox>
                  <w:txbxContent>
                    <w:p w14:paraId="0ACE1227" w14:textId="77777777" w:rsidR="007B5626" w:rsidRPr="009A0FF3" w:rsidRDefault="007B5626" w:rsidP="004E2AB4">
                      <w:pPr>
                        <w:pStyle w:val="af0"/>
                        <w:numPr>
                          <w:ilvl w:val="0"/>
                          <w:numId w:val="34"/>
                        </w:numPr>
                        <w:rPr>
                          <w:color w:val="FF0000"/>
                        </w:rPr>
                      </w:pPr>
                    </w:p>
                  </w:txbxContent>
                </v:textbox>
              </v:shape>
            </w:pict>
          </mc:Fallback>
        </mc:AlternateContent>
      </w:r>
      <w:r w:rsidR="00DC1274" w:rsidRPr="00180EBD">
        <w:rPr>
          <w:noProof/>
        </w:rPr>
        <mc:AlternateContent>
          <mc:Choice Requires="wps">
            <w:drawing>
              <wp:anchor distT="0" distB="0" distL="114300" distR="114300" simplePos="0" relativeHeight="251772928" behindDoc="0" locked="0" layoutInCell="1" allowOverlap="1" wp14:anchorId="576815FC" wp14:editId="4BDEE480">
                <wp:simplePos x="0" y="0"/>
                <wp:positionH relativeFrom="column">
                  <wp:posOffset>18085</wp:posOffset>
                </wp:positionH>
                <wp:positionV relativeFrom="paragraph">
                  <wp:posOffset>743585</wp:posOffset>
                </wp:positionV>
                <wp:extent cx="1038225" cy="811530"/>
                <wp:effectExtent l="0" t="0" r="28575" b="26670"/>
                <wp:wrapNone/>
                <wp:docPr id="227" name="正方形/長方形 227"/>
                <wp:cNvGraphicFramePr/>
                <a:graphic xmlns:a="http://schemas.openxmlformats.org/drawingml/2006/main">
                  <a:graphicData uri="http://schemas.microsoft.com/office/word/2010/wordprocessingShape">
                    <wps:wsp>
                      <wps:cNvSpPr/>
                      <wps:spPr>
                        <a:xfrm>
                          <a:off x="0" y="0"/>
                          <a:ext cx="1038225" cy="8115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F2E134" id="正方形/長方形 227" o:spid="_x0000_s1026" style="position:absolute;left:0;text-align:left;margin-left:1.4pt;margin-top:58.55pt;width:81.75pt;height:63.9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" filled="f" strokecolor="red" strokeweight="2pt"/>
            </w:pict>
          </mc:Fallback>
        </mc:AlternateContent>
      </w:r>
      <w:r w:rsidR="00180EBD" w:rsidRPr="00180EBD">
        <w:rPr>
          <w:noProof/>
        </w:rPr>
        <w:drawing>
          <wp:inline distT="0" distB="0" distL="0" distR="0" wp14:anchorId="22123F06" wp14:editId="14ECCC5B">
            <wp:extent cx="1755648" cy="1869249"/>
            <wp:effectExtent l="0" t="0" r="0" b="0"/>
            <wp:docPr id="225" name="図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62520" cy="1876566"/>
                    </a:xfrm>
                    <a:prstGeom prst="rect">
                      <a:avLst/>
                    </a:prstGeom>
                  </pic:spPr>
                </pic:pic>
              </a:graphicData>
            </a:graphic>
          </wp:inline>
        </w:drawing>
      </w:r>
    </w:p>
    <w:p w14:paraId="63ADFDB1" w14:textId="3747494D" w:rsidR="00ED2E31" w:rsidRDefault="00ED2E31" w:rsidP="00ED2E31">
      <w:pPr>
        <w:pStyle w:val="aff0"/>
      </w:pPr>
    </w:p>
    <w:p w14:paraId="44D3D7BA" w14:textId="13B05C63" w:rsidR="00ED2E31" w:rsidRDefault="00ED2E31" w:rsidP="004E2AB4">
      <w:pPr>
        <w:pStyle w:val="aff0"/>
        <w:numPr>
          <w:ilvl w:val="0"/>
          <w:numId w:val="41"/>
        </w:numPr>
      </w:pPr>
      <w:r>
        <w:t xml:space="preserve">Clinking the </w:t>
      </w:r>
      <w:proofErr w:type="spellStart"/>
      <w:r>
        <w:t>PolicySet</w:t>
      </w:r>
      <w:proofErr w:type="spellEnd"/>
      <w:r>
        <w:t xml:space="preserve">-Policy link list button will move the user to “6.2.8 </w:t>
      </w:r>
      <w:proofErr w:type="spellStart"/>
      <w:r>
        <w:t>PolicySet</w:t>
      </w:r>
      <w:proofErr w:type="spellEnd"/>
      <w:r>
        <w:t>-Policy link list”.</w:t>
      </w:r>
    </w:p>
    <w:p w14:paraId="0C62EDDD" w14:textId="14776CBD" w:rsidR="00ED2E31" w:rsidRDefault="00ED2E31" w:rsidP="00ED2E31">
      <w:pPr>
        <w:pStyle w:val="aff0"/>
      </w:pPr>
      <w:r>
        <w:rPr>
          <w:noProof/>
        </w:rPr>
        <w:drawing>
          <wp:inline distT="0" distB="0" distL="0" distR="0" wp14:anchorId="44934B81" wp14:editId="36928B66">
            <wp:extent cx="6119495" cy="1174115"/>
            <wp:effectExtent l="0" t="0" r="0" b="6985"/>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19495" cy="1174115"/>
                    </a:xfrm>
                    <a:prstGeom prst="rect">
                      <a:avLst/>
                    </a:prstGeom>
                  </pic:spPr>
                </pic:pic>
              </a:graphicData>
            </a:graphic>
          </wp:inline>
        </w:drawing>
      </w:r>
    </w:p>
    <w:p w14:paraId="66462ADD" w14:textId="68AE7DEF" w:rsidR="00ED2E31" w:rsidRDefault="00ED2E31" w:rsidP="00ED2E31">
      <w:pPr>
        <w:pStyle w:val="aff0"/>
        <w:jc w:val="center"/>
        <w:rPr>
          <w:b/>
        </w:rPr>
      </w:pPr>
      <w:r w:rsidRPr="00ED2E31">
        <w:rPr>
          <w:rFonts w:hint="eastAsia"/>
          <w:b/>
        </w:rPr>
        <w:t>Figure 6.2.6-3 Submenu screen (Policies list)</w:t>
      </w:r>
    </w:p>
    <w:p w14:paraId="09221BFC" w14:textId="77777777" w:rsidR="00ED2E31" w:rsidRPr="00ED2E31" w:rsidRDefault="00ED2E31" w:rsidP="00ED2E31">
      <w:pPr>
        <w:pStyle w:val="aff0"/>
        <w:jc w:val="center"/>
        <w:rPr>
          <w:b/>
        </w:rPr>
      </w:pPr>
    </w:p>
    <w:p w14:paraId="4DD09049" w14:textId="62940F32" w:rsidR="0052372E" w:rsidRPr="00CE0420" w:rsidRDefault="00E86D3B" w:rsidP="004E2AB4">
      <w:pPr>
        <w:pStyle w:val="aff0"/>
        <w:numPr>
          <w:ilvl w:val="0"/>
          <w:numId w:val="41"/>
        </w:numPr>
      </w:pPr>
      <w:r w:rsidRPr="00E86D3B">
        <w:t>The list of items managed by Policies is as follows.</w:t>
      </w:r>
    </w:p>
    <w:p w14:paraId="23714D62" w14:textId="552B04E1" w:rsidR="00E84364" w:rsidRPr="00CE0420" w:rsidRDefault="00E84364" w:rsidP="00E84364">
      <w:pPr>
        <w:rPr>
          <w:rFonts w:cstheme="minorHAnsi"/>
        </w:rPr>
      </w:pPr>
    </w:p>
    <w:p w14:paraId="4CB26345" w14:textId="1B49FE9E" w:rsidR="00E84364" w:rsidRPr="00EC666F" w:rsidRDefault="00E86D3B" w:rsidP="00EC666F">
      <w:pPr>
        <w:jc w:val="center"/>
        <w:rPr>
          <w:b/>
        </w:rPr>
      </w:pPr>
      <w:r>
        <w:rPr>
          <w:rFonts w:hint="eastAsia"/>
          <w:b/>
        </w:rPr>
        <w:t xml:space="preserve">Table </w:t>
      </w:r>
      <w:r w:rsidR="00344139">
        <w:rPr>
          <w:b/>
        </w:rPr>
        <w:fldChar w:fldCharType="begin"/>
      </w:r>
      <w:r w:rsidR="00344139">
        <w:rPr>
          <w:b/>
        </w:rPr>
        <w:instrText xml:space="preserve"> </w:instrText>
      </w:r>
      <w:r w:rsidR="00344139">
        <w:rPr>
          <w:rFonts w:hint="eastAsia"/>
          <w:b/>
        </w:rPr>
        <w:instrText>REF Policies</w:instrText>
      </w:r>
      <w:r w:rsidR="00344139">
        <w:rPr>
          <w:rFonts w:hint="eastAsia"/>
          <w:b/>
        </w:rPr>
        <w:instrText>管理</w:instrText>
      </w:r>
      <w:r w:rsidR="00344139">
        <w:rPr>
          <w:rFonts w:hint="eastAsia"/>
          <w:b/>
        </w:rPr>
        <w:instrText xml:space="preserve"> \r \h</w:instrText>
      </w:r>
      <w:r w:rsidR="00344139">
        <w:rPr>
          <w:b/>
        </w:rPr>
        <w:instrText xml:space="preserve"> </w:instrText>
      </w:r>
      <w:r w:rsidR="00344139">
        <w:rPr>
          <w:b/>
        </w:rPr>
      </w:r>
      <w:r w:rsidR="00344139">
        <w:rPr>
          <w:b/>
        </w:rPr>
        <w:fldChar w:fldCharType="separate"/>
      </w:r>
      <w:r w:rsidR="00F6708B">
        <w:rPr>
          <w:b/>
        </w:rPr>
        <w:t>6.2.6</w:t>
      </w:r>
      <w:r w:rsidR="00344139">
        <w:rPr>
          <w:b/>
        </w:rPr>
        <w:fldChar w:fldCharType="end"/>
      </w:r>
      <w:r w:rsidR="00344139">
        <w:rPr>
          <w:b/>
        </w:rPr>
        <w:t>-1</w:t>
      </w:r>
      <w:r w:rsidR="00AC4E68">
        <w:rPr>
          <w:rFonts w:cstheme="minorHAnsi" w:hint="eastAsia"/>
          <w:b/>
        </w:rPr>
        <w:t xml:space="preserve"> I</w:t>
      </w:r>
      <w:r>
        <w:rPr>
          <w:rFonts w:cstheme="minorHAnsi" w:hint="eastAsia"/>
          <w:b/>
        </w:rPr>
        <w:t>tem list</w:t>
      </w:r>
      <w:r w:rsidR="00E84364" w:rsidRPr="00CE0420">
        <w:rPr>
          <w:rFonts w:cstheme="minorHAnsi" w:hint="eastAsia"/>
          <w:b/>
        </w:rPr>
        <w:t>（</w:t>
      </w:r>
      <w:r w:rsidR="00B24133">
        <w:rPr>
          <w:rFonts w:cstheme="minorHAnsi" w:hint="eastAsia"/>
          <w:b/>
        </w:rPr>
        <w:t>Policies</w:t>
      </w:r>
      <w:r>
        <w:rPr>
          <w:rFonts w:cstheme="minorHAnsi" w:hint="eastAsia"/>
          <w:b/>
        </w:rPr>
        <w:t xml:space="preserve"> list</w:t>
      </w:r>
      <w:r w:rsidR="00E84364" w:rsidRPr="00CE0420">
        <w:rPr>
          <w:rFonts w:cstheme="minorHAnsi" w:hint="eastAsia"/>
          <w:b/>
        </w:rPr>
        <w:t>）</w:t>
      </w:r>
    </w:p>
    <w:tbl>
      <w:tblPr>
        <w:tblStyle w:val="ab"/>
        <w:tblW w:w="8788" w:type="dxa"/>
        <w:tblInd w:w="279" w:type="dxa"/>
        <w:tblLayout w:type="fixed"/>
        <w:tblLook w:val="04A0" w:firstRow="1" w:lastRow="0" w:firstColumn="1" w:lastColumn="0" w:noHBand="0" w:noVBand="1"/>
      </w:tblPr>
      <w:tblGrid>
        <w:gridCol w:w="1984"/>
        <w:gridCol w:w="2835"/>
        <w:gridCol w:w="1134"/>
        <w:gridCol w:w="993"/>
        <w:gridCol w:w="1842"/>
      </w:tblGrid>
      <w:tr w:rsidR="00B24133" w:rsidRPr="00CE0420" w14:paraId="197D9709" w14:textId="77777777" w:rsidTr="003D41CC">
        <w:tc>
          <w:tcPr>
            <w:tcW w:w="1984" w:type="dxa"/>
            <w:shd w:val="clear" w:color="auto" w:fill="002B62"/>
          </w:tcPr>
          <w:p w14:paraId="72973085" w14:textId="704A2440" w:rsidR="00B24133" w:rsidRPr="00CE0420" w:rsidRDefault="00E86D3B" w:rsidP="00B24133">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Item</w:t>
            </w:r>
          </w:p>
        </w:tc>
        <w:tc>
          <w:tcPr>
            <w:tcW w:w="2835" w:type="dxa"/>
            <w:shd w:val="clear" w:color="auto" w:fill="002B62"/>
          </w:tcPr>
          <w:p w14:paraId="2D2D5215" w14:textId="50FE1360" w:rsidR="00B24133" w:rsidRPr="00CE0420" w:rsidRDefault="00E86D3B" w:rsidP="00B24133">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Description</w:t>
            </w:r>
          </w:p>
        </w:tc>
        <w:tc>
          <w:tcPr>
            <w:tcW w:w="1134" w:type="dxa"/>
            <w:shd w:val="clear" w:color="auto" w:fill="002B62"/>
          </w:tcPr>
          <w:p w14:paraId="69D12A51" w14:textId="3C991ACB" w:rsidR="00B24133" w:rsidRPr="00CE0420" w:rsidRDefault="00E86D3B" w:rsidP="00E86D3B">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Input required</w:t>
            </w:r>
          </w:p>
        </w:tc>
        <w:tc>
          <w:tcPr>
            <w:tcW w:w="993" w:type="dxa"/>
            <w:shd w:val="clear" w:color="auto" w:fill="002B62"/>
          </w:tcPr>
          <w:p w14:paraId="1851646F" w14:textId="3717F28A" w:rsidR="00B24133" w:rsidRPr="00CE0420" w:rsidRDefault="00E86D3B" w:rsidP="00B24133">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Input type</w:t>
            </w:r>
          </w:p>
        </w:tc>
        <w:tc>
          <w:tcPr>
            <w:tcW w:w="1842" w:type="dxa"/>
            <w:shd w:val="clear" w:color="auto" w:fill="002B62"/>
          </w:tcPr>
          <w:p w14:paraId="0586A53C" w14:textId="1BDCEEB7" w:rsidR="00B24133" w:rsidRPr="00CE0420" w:rsidRDefault="00E86D3B" w:rsidP="00B24133">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Restriction</w:t>
            </w:r>
          </w:p>
        </w:tc>
      </w:tr>
      <w:tr w:rsidR="00E1210E" w:rsidRPr="00CE0420" w14:paraId="61DD903C" w14:textId="77777777" w:rsidTr="003D41CC">
        <w:tc>
          <w:tcPr>
            <w:tcW w:w="1984" w:type="dxa"/>
          </w:tcPr>
          <w:p w14:paraId="0217FC81" w14:textId="53C615C0" w:rsidR="00E1210E" w:rsidRPr="00CE0420" w:rsidRDefault="00E1210E" w:rsidP="00E1210E">
            <w:pPr>
              <w:pStyle w:val="aff"/>
            </w:pPr>
            <w:r>
              <w:rPr>
                <w:rStyle w:val="generalbold1"/>
                <w:rFonts w:hint="eastAsia"/>
                <w:sz w:val="18"/>
                <w:szCs w:val="22"/>
              </w:rPr>
              <w:t>Policy</w:t>
            </w:r>
            <w:r w:rsidR="00FC2EA4">
              <w:rPr>
                <w:rStyle w:val="generalbold1"/>
                <w:sz w:val="18"/>
                <w:szCs w:val="22"/>
              </w:rPr>
              <w:t xml:space="preserve"> name</w:t>
            </w:r>
          </w:p>
        </w:tc>
        <w:tc>
          <w:tcPr>
            <w:tcW w:w="2835" w:type="dxa"/>
          </w:tcPr>
          <w:p w14:paraId="6D3E983C" w14:textId="411A0BF4" w:rsidR="00E1210E" w:rsidRPr="00CE0420" w:rsidRDefault="00EE56B1" w:rsidP="00EE56B1">
            <w:pPr>
              <w:pStyle w:val="aff"/>
              <w:jc w:val="left"/>
            </w:pPr>
            <w:r w:rsidRPr="00EE56B1">
              <w:t xml:space="preserve">Enter the </w:t>
            </w:r>
            <w:proofErr w:type="spellStart"/>
            <w:r w:rsidRPr="00EE56B1">
              <w:t>Pol</w:t>
            </w:r>
            <w:r>
              <w:t>ycy</w:t>
            </w:r>
            <w:proofErr w:type="spellEnd"/>
            <w:r>
              <w:t xml:space="preserve"> name that you want to list</w:t>
            </w:r>
            <w:r w:rsidRPr="00EE56B1">
              <w:t xml:space="preserve"> in the ITA.</w:t>
            </w:r>
          </w:p>
        </w:tc>
        <w:tc>
          <w:tcPr>
            <w:tcW w:w="1134" w:type="dxa"/>
          </w:tcPr>
          <w:p w14:paraId="1563188F" w14:textId="08C0658D" w:rsidR="00E1210E" w:rsidRPr="00CE0420" w:rsidRDefault="00E1210E" w:rsidP="00E1210E">
            <w:pPr>
              <w:pStyle w:val="aff"/>
              <w:jc w:val="center"/>
            </w:pPr>
            <w:r w:rsidRPr="00CE0420">
              <w:rPr>
                <w:rFonts w:hint="eastAsia"/>
              </w:rPr>
              <w:t>○</w:t>
            </w:r>
          </w:p>
        </w:tc>
        <w:tc>
          <w:tcPr>
            <w:tcW w:w="993" w:type="dxa"/>
          </w:tcPr>
          <w:p w14:paraId="15B1D994" w14:textId="6400EA9F" w:rsidR="00E1210E" w:rsidRPr="00CE0420" w:rsidRDefault="000C5D1B" w:rsidP="009818D8">
            <w:pPr>
              <w:pStyle w:val="aff"/>
              <w:jc w:val="left"/>
            </w:pPr>
            <w:proofErr w:type="spellStart"/>
            <w:r>
              <w:rPr>
                <w:rFonts w:hint="eastAsia"/>
              </w:rPr>
              <w:t>Menu</w:t>
            </w:r>
            <w:r w:rsidR="00E1210E">
              <w:rPr>
                <w:rFonts w:hint="eastAsia"/>
              </w:rPr>
              <w:t>al</w:t>
            </w:r>
            <w:proofErr w:type="spellEnd"/>
            <w:r w:rsidR="004553A4">
              <w:t xml:space="preserve"> input</w:t>
            </w:r>
          </w:p>
        </w:tc>
        <w:tc>
          <w:tcPr>
            <w:tcW w:w="1842" w:type="dxa"/>
          </w:tcPr>
          <w:p w14:paraId="62F4BC02" w14:textId="0B3D23F6" w:rsidR="00E1210E" w:rsidRPr="00CE0420" w:rsidRDefault="00E1210E" w:rsidP="004553A4">
            <w:pPr>
              <w:pStyle w:val="aff"/>
              <w:jc w:val="left"/>
            </w:pPr>
            <w:r>
              <w:rPr>
                <w:rFonts w:hint="eastAsia"/>
              </w:rPr>
              <w:t>Maximum length 256 bytes</w:t>
            </w:r>
          </w:p>
        </w:tc>
      </w:tr>
      <w:tr w:rsidR="00E1210E" w:rsidRPr="00CE0420" w14:paraId="1CF74593" w14:textId="77777777" w:rsidTr="003D41CC">
        <w:tc>
          <w:tcPr>
            <w:tcW w:w="1984" w:type="dxa"/>
          </w:tcPr>
          <w:p w14:paraId="0BF34323" w14:textId="27B27D24" w:rsidR="00E1210E" w:rsidRPr="00CE0420" w:rsidRDefault="00E1210E" w:rsidP="00E1210E">
            <w:pPr>
              <w:pStyle w:val="aff"/>
            </w:pPr>
            <w:r>
              <w:rPr>
                <w:rStyle w:val="generalbold1"/>
                <w:rFonts w:hint="eastAsia"/>
                <w:sz w:val="18"/>
                <w:szCs w:val="22"/>
              </w:rPr>
              <w:t>Policy</w:t>
            </w:r>
            <w:r w:rsidR="00FC2EA4">
              <w:rPr>
                <w:rStyle w:val="generalbold1"/>
                <w:sz w:val="18"/>
                <w:szCs w:val="22"/>
              </w:rPr>
              <w:t xml:space="preserve"> file</w:t>
            </w:r>
          </w:p>
        </w:tc>
        <w:tc>
          <w:tcPr>
            <w:tcW w:w="2835" w:type="dxa"/>
          </w:tcPr>
          <w:p w14:paraId="0E635A6D" w14:textId="48789999" w:rsidR="00E1210E" w:rsidRPr="00CE0420" w:rsidRDefault="00E1210E" w:rsidP="00E1210E">
            <w:pPr>
              <w:pStyle w:val="aff"/>
            </w:pPr>
            <w:r w:rsidRPr="0096121D">
              <w:t>Upload the created Module file</w:t>
            </w:r>
            <w:r w:rsidR="00EE56B1">
              <w:t>s</w:t>
            </w:r>
            <w:r w:rsidRPr="0096121D">
              <w:t>.</w:t>
            </w:r>
          </w:p>
        </w:tc>
        <w:tc>
          <w:tcPr>
            <w:tcW w:w="1134" w:type="dxa"/>
          </w:tcPr>
          <w:p w14:paraId="1490D0BB" w14:textId="5D7A19E5" w:rsidR="00E1210E" w:rsidRPr="00CE0420" w:rsidRDefault="00E1210E" w:rsidP="00E1210E">
            <w:pPr>
              <w:pStyle w:val="aff"/>
              <w:jc w:val="center"/>
            </w:pPr>
            <w:r w:rsidRPr="00CE0420">
              <w:rPr>
                <w:rFonts w:hint="eastAsia"/>
              </w:rPr>
              <w:t>○</w:t>
            </w:r>
          </w:p>
        </w:tc>
        <w:tc>
          <w:tcPr>
            <w:tcW w:w="993" w:type="dxa"/>
          </w:tcPr>
          <w:p w14:paraId="12A45434" w14:textId="5456C24E" w:rsidR="00E1210E" w:rsidRPr="00CE0420" w:rsidRDefault="00E1210E" w:rsidP="009818D8">
            <w:pPr>
              <w:pStyle w:val="aff"/>
              <w:jc w:val="left"/>
            </w:pPr>
            <w:r>
              <w:rPr>
                <w:rFonts w:hint="eastAsia"/>
              </w:rPr>
              <w:t>File select</w:t>
            </w:r>
            <w:r w:rsidR="00F22F7A">
              <w:t>ion</w:t>
            </w:r>
          </w:p>
        </w:tc>
        <w:tc>
          <w:tcPr>
            <w:tcW w:w="1842" w:type="dxa"/>
          </w:tcPr>
          <w:p w14:paraId="453F0032" w14:textId="6D48B9E7" w:rsidR="00E1210E" w:rsidRPr="00CE0420" w:rsidRDefault="00E1210E" w:rsidP="004553A4">
            <w:pPr>
              <w:pStyle w:val="aff"/>
              <w:jc w:val="left"/>
            </w:pPr>
            <w:r>
              <w:rPr>
                <w:rFonts w:hint="eastAsia"/>
              </w:rPr>
              <w:t xml:space="preserve">Maximum size </w:t>
            </w:r>
            <w:r>
              <w:t>4G</w:t>
            </w:r>
            <w:r>
              <w:rPr>
                <w:rFonts w:hint="eastAsia"/>
              </w:rPr>
              <w:t xml:space="preserve"> bytes</w:t>
            </w:r>
          </w:p>
        </w:tc>
      </w:tr>
      <w:tr w:rsidR="00ED2E31" w:rsidRPr="00CE0420" w14:paraId="1D6E3B4D" w14:textId="77777777" w:rsidTr="003D41CC">
        <w:tc>
          <w:tcPr>
            <w:tcW w:w="1984" w:type="dxa"/>
          </w:tcPr>
          <w:p w14:paraId="7DED4625" w14:textId="5A8F6C69" w:rsidR="00ED2E31" w:rsidRDefault="00ED2E31" w:rsidP="00E1210E">
            <w:pPr>
              <w:pStyle w:val="aff"/>
            </w:pPr>
            <w:proofErr w:type="spellStart"/>
            <w:r>
              <w:rPr>
                <w:rFonts w:hint="eastAsia"/>
              </w:rPr>
              <w:t>PolicySet</w:t>
            </w:r>
            <w:proofErr w:type="spellEnd"/>
            <w:r>
              <w:rPr>
                <w:rFonts w:hint="eastAsia"/>
              </w:rPr>
              <w:t>-Policy link list</w:t>
            </w:r>
          </w:p>
        </w:tc>
        <w:tc>
          <w:tcPr>
            <w:tcW w:w="2835" w:type="dxa"/>
          </w:tcPr>
          <w:p w14:paraId="12A8FA65" w14:textId="28EF4E65" w:rsidR="00ED2E31" w:rsidRDefault="00ED2E31" w:rsidP="00ED2E31">
            <w:pPr>
              <w:pStyle w:val="aff"/>
              <w:jc w:val="left"/>
            </w:pPr>
            <w:r>
              <w:rPr>
                <w:rFonts w:hint="eastAsia"/>
              </w:rPr>
              <w:t xml:space="preserve">Moves the user to </w:t>
            </w:r>
            <w:r>
              <w:t xml:space="preserve">“6.2.8 </w:t>
            </w:r>
            <w:proofErr w:type="spellStart"/>
            <w:r>
              <w:t>PolicySet</w:t>
            </w:r>
            <w:proofErr w:type="spellEnd"/>
            <w:r>
              <w:t>-Policy Link list”</w:t>
            </w:r>
          </w:p>
        </w:tc>
        <w:tc>
          <w:tcPr>
            <w:tcW w:w="1134" w:type="dxa"/>
          </w:tcPr>
          <w:p w14:paraId="779ABF64" w14:textId="77777777" w:rsidR="00ED2E31" w:rsidRPr="00CE0420" w:rsidRDefault="00ED2E31" w:rsidP="00E1210E">
            <w:pPr>
              <w:pStyle w:val="aff"/>
              <w:jc w:val="center"/>
            </w:pPr>
          </w:p>
        </w:tc>
        <w:tc>
          <w:tcPr>
            <w:tcW w:w="993" w:type="dxa"/>
          </w:tcPr>
          <w:p w14:paraId="06AD6335" w14:textId="77777777" w:rsidR="00ED2E31" w:rsidRDefault="00ED2E31" w:rsidP="009818D8">
            <w:pPr>
              <w:pStyle w:val="aff"/>
              <w:jc w:val="left"/>
            </w:pPr>
          </w:p>
        </w:tc>
        <w:tc>
          <w:tcPr>
            <w:tcW w:w="1842" w:type="dxa"/>
          </w:tcPr>
          <w:p w14:paraId="44C38FBE" w14:textId="77777777" w:rsidR="00ED2E31" w:rsidRDefault="00ED2E31" w:rsidP="004553A4">
            <w:pPr>
              <w:pStyle w:val="aff"/>
              <w:jc w:val="left"/>
            </w:pPr>
          </w:p>
        </w:tc>
      </w:tr>
      <w:tr w:rsidR="00E1210E" w:rsidRPr="00CE0420" w14:paraId="360FCA59" w14:textId="77777777" w:rsidTr="003D41CC">
        <w:tc>
          <w:tcPr>
            <w:tcW w:w="1984" w:type="dxa"/>
          </w:tcPr>
          <w:p w14:paraId="5534CFD9" w14:textId="012336C9" w:rsidR="00E1210E" w:rsidRPr="00CE0420" w:rsidRDefault="00FC2EA4" w:rsidP="00E1210E">
            <w:pPr>
              <w:pStyle w:val="aff"/>
            </w:pPr>
            <w:r>
              <w:rPr>
                <w:rFonts w:hint="eastAsia"/>
              </w:rPr>
              <w:t>Remarks</w:t>
            </w:r>
          </w:p>
        </w:tc>
        <w:tc>
          <w:tcPr>
            <w:tcW w:w="2835" w:type="dxa"/>
          </w:tcPr>
          <w:p w14:paraId="6616A18E" w14:textId="223C8126" w:rsidR="00E1210E" w:rsidRPr="00CE0420" w:rsidRDefault="00CD11B4" w:rsidP="00E1210E">
            <w:pPr>
              <w:pStyle w:val="aff"/>
            </w:pPr>
            <w:r>
              <w:t>F</w:t>
            </w:r>
            <w:r w:rsidR="00E1210E" w:rsidRPr="0096121D">
              <w:t>ree description field</w:t>
            </w:r>
            <w:r w:rsidR="00E1210E">
              <w:t>.</w:t>
            </w:r>
          </w:p>
        </w:tc>
        <w:tc>
          <w:tcPr>
            <w:tcW w:w="1134" w:type="dxa"/>
          </w:tcPr>
          <w:p w14:paraId="0D40A9BE" w14:textId="35189D67" w:rsidR="00E1210E" w:rsidRPr="00CE0420" w:rsidRDefault="00E1210E" w:rsidP="00E1210E">
            <w:pPr>
              <w:pStyle w:val="aff"/>
              <w:jc w:val="center"/>
            </w:pPr>
            <w:r w:rsidRPr="00CE0420">
              <w:rPr>
                <w:rFonts w:hint="eastAsia"/>
              </w:rPr>
              <w:t>-</w:t>
            </w:r>
          </w:p>
        </w:tc>
        <w:tc>
          <w:tcPr>
            <w:tcW w:w="993" w:type="dxa"/>
          </w:tcPr>
          <w:p w14:paraId="04BC99BF" w14:textId="309E789E" w:rsidR="00E1210E" w:rsidRPr="00CE0420" w:rsidRDefault="000C5D1B" w:rsidP="009818D8">
            <w:pPr>
              <w:pStyle w:val="aff"/>
              <w:jc w:val="left"/>
            </w:pPr>
            <w:proofErr w:type="spellStart"/>
            <w:r>
              <w:t>Menu</w:t>
            </w:r>
            <w:r w:rsidR="004553A4">
              <w:t>al</w:t>
            </w:r>
            <w:proofErr w:type="spellEnd"/>
            <w:r w:rsidR="004553A4">
              <w:t xml:space="preserve"> input</w:t>
            </w:r>
          </w:p>
        </w:tc>
        <w:tc>
          <w:tcPr>
            <w:tcW w:w="1842" w:type="dxa"/>
          </w:tcPr>
          <w:p w14:paraId="5262DEF2" w14:textId="098BCA8C" w:rsidR="00E1210E" w:rsidRPr="00CE0420" w:rsidRDefault="00E1210E" w:rsidP="004553A4">
            <w:pPr>
              <w:pStyle w:val="aff"/>
              <w:jc w:val="left"/>
            </w:pPr>
            <w:r>
              <w:rPr>
                <w:rFonts w:hint="eastAsia"/>
              </w:rPr>
              <w:t>Maximum length</w:t>
            </w:r>
            <w:r w:rsidR="00E47ED3">
              <w:t xml:space="preserve"> </w:t>
            </w:r>
            <w:r w:rsidRPr="00CE0420">
              <w:rPr>
                <w:rFonts w:hint="eastAsia"/>
              </w:rPr>
              <w:t>4000</w:t>
            </w:r>
            <w:r>
              <w:rPr>
                <w:rFonts w:hint="eastAsia"/>
              </w:rPr>
              <w:t xml:space="preserve"> bytes</w:t>
            </w:r>
          </w:p>
        </w:tc>
      </w:tr>
    </w:tbl>
    <w:p w14:paraId="2CEE2BBC" w14:textId="5A30003B" w:rsidR="0068579E" w:rsidRPr="008837E7" w:rsidRDefault="0068579E" w:rsidP="008250EA">
      <w:pPr>
        <w:rPr>
          <w:sz w:val="18"/>
          <w:szCs w:val="18"/>
        </w:rPr>
      </w:pPr>
    </w:p>
    <w:p w14:paraId="64EB35A4" w14:textId="77777777" w:rsidR="00F109A2" w:rsidRPr="00CE0420" w:rsidRDefault="00F109A2" w:rsidP="002D068D">
      <w:pPr>
        <w:rPr>
          <w:rStyle w:val="generalbold1"/>
          <w:rFonts w:eastAsia="ＭＳ Ｐゴシック" w:cstheme="minorHAnsi"/>
          <w:sz w:val="16"/>
          <w:szCs w:val="16"/>
        </w:rPr>
      </w:pPr>
    </w:p>
    <w:p w14:paraId="3D2AF480" w14:textId="77777777" w:rsidR="00141416" w:rsidRDefault="00141416">
      <w:pPr>
        <w:widowControl/>
        <w:jc w:val="left"/>
        <w:rPr>
          <w:rFonts w:eastAsiaTheme="majorEastAsia" w:cstheme="majorBidi"/>
          <w:b/>
          <w:sz w:val="22"/>
          <w:szCs w:val="21"/>
        </w:rPr>
      </w:pPr>
      <w:bookmarkStart w:id="726" w:name="_Ref492891940"/>
      <w:bookmarkStart w:id="727" w:name="_Ref492891943"/>
      <w:bookmarkStart w:id="728" w:name="_Ref492912672"/>
      <w:bookmarkStart w:id="729" w:name="_Ref492912830"/>
      <w:r>
        <w:rPr>
          <w:szCs w:val="21"/>
        </w:rPr>
        <w:br w:type="page"/>
      </w:r>
    </w:p>
    <w:p w14:paraId="068C89CF" w14:textId="0EF0491C" w:rsidR="00B7125F" w:rsidRDefault="00210AFA" w:rsidP="00B7125F">
      <w:pPr>
        <w:pStyle w:val="30"/>
        <w:rPr>
          <w:rFonts w:ascii="Arial" w:hAnsi="Arial"/>
          <w:szCs w:val="21"/>
        </w:rPr>
      </w:pPr>
      <w:bookmarkStart w:id="730" w:name="_ロールパッケージ管理（Ansible-Legacy_Roleのみ）"/>
      <w:bookmarkStart w:id="731" w:name="PolicySets管理"/>
      <w:bookmarkStart w:id="732" w:name="_Toc105604733"/>
      <w:bookmarkEnd w:id="726"/>
      <w:bookmarkEnd w:id="727"/>
      <w:bookmarkEnd w:id="728"/>
      <w:bookmarkEnd w:id="729"/>
      <w:bookmarkEnd w:id="730"/>
      <w:r w:rsidRPr="00210AFA">
        <w:rPr>
          <w:rFonts w:ascii="Arial" w:hAnsi="Arial" w:hint="eastAsia"/>
          <w:szCs w:val="21"/>
        </w:rPr>
        <w:lastRenderedPageBreak/>
        <w:t>Policy Sets</w:t>
      </w:r>
      <w:bookmarkEnd w:id="731"/>
      <w:r w:rsidR="00E65C65">
        <w:rPr>
          <w:rFonts w:ascii="Arial" w:hAnsi="Arial" w:hint="eastAsia"/>
          <w:szCs w:val="21"/>
        </w:rPr>
        <w:t xml:space="preserve"> list</w:t>
      </w:r>
      <w:bookmarkEnd w:id="732"/>
    </w:p>
    <w:p w14:paraId="54DDC810" w14:textId="7F5BC7F0" w:rsidR="00192FD5" w:rsidRDefault="0027502B" w:rsidP="004E2AB4">
      <w:pPr>
        <w:pStyle w:val="aff0"/>
        <w:numPr>
          <w:ilvl w:val="0"/>
          <w:numId w:val="40"/>
        </w:numPr>
        <w:jc w:val="left"/>
      </w:pPr>
      <w:r>
        <w:t xml:space="preserve">In </w:t>
      </w:r>
      <w:r w:rsidR="00C47239">
        <w:t>“</w:t>
      </w:r>
      <w:r w:rsidR="00AB78AA">
        <w:t>Policy Sets list</w:t>
      </w:r>
      <w:r w:rsidR="00C47239">
        <w:t>”</w:t>
      </w:r>
      <w:r>
        <w:t>,</w:t>
      </w:r>
      <w:r w:rsidR="00C47239">
        <w:t xml:space="preserve"> performs </w:t>
      </w:r>
      <w:r w:rsidR="00C47239" w:rsidRPr="00C47239">
        <w:t>maintenance</w:t>
      </w:r>
      <w:r w:rsidR="00083AC4">
        <w:t xml:space="preserve"> (browsing</w:t>
      </w:r>
      <w:r w:rsidR="00AB78AA" w:rsidRPr="00AB78AA">
        <w:t>/regis</w:t>
      </w:r>
      <w:r w:rsidR="00AB78AA">
        <w:t xml:space="preserve">ter/update/abolish) </w:t>
      </w:r>
      <w:r w:rsidR="00C47239">
        <w:t xml:space="preserve">of the </w:t>
      </w:r>
      <w:r w:rsidR="00AB78AA">
        <w:t>Policy Sets</w:t>
      </w:r>
      <w:r w:rsidR="00C47239">
        <w:t>.</w:t>
      </w:r>
    </w:p>
    <w:p w14:paraId="5EBA2D21" w14:textId="77316DCE" w:rsidR="00AB78AA" w:rsidRPr="001159D7" w:rsidRDefault="00914770" w:rsidP="001159D7">
      <w:pPr>
        <w:pStyle w:val="aff0"/>
        <w:ind w:left="709"/>
        <w:jc w:val="left"/>
      </w:pPr>
      <w:r>
        <w:t xml:space="preserve">Policy Set is linked </w:t>
      </w:r>
      <w:r w:rsidR="001159D7" w:rsidRPr="001159D7">
        <w:t xml:space="preserve">with </w:t>
      </w:r>
      <w:proofErr w:type="spellStart"/>
      <w:r w:rsidR="001159D7" w:rsidRPr="001159D7">
        <w:t>Polycy</w:t>
      </w:r>
      <w:proofErr w:type="spellEnd"/>
      <w:r w:rsidR="001159D7" w:rsidRPr="001159D7">
        <w:t xml:space="preserve"> and Workspa</w:t>
      </w:r>
      <w:r w:rsidR="001159D7">
        <w:t>ce in "</w:t>
      </w:r>
      <w:r w:rsidR="001159D7" w:rsidRPr="00854042">
        <w:rPr>
          <w:u w:val="single"/>
        </w:rPr>
        <w:t xml:space="preserve">6.2.8 </w:t>
      </w:r>
      <w:proofErr w:type="spellStart"/>
      <w:r w:rsidR="001159D7" w:rsidRPr="00854042">
        <w:rPr>
          <w:u w:val="single"/>
        </w:rPr>
        <w:t>PolicySet</w:t>
      </w:r>
      <w:proofErr w:type="spellEnd"/>
      <w:r w:rsidR="001159D7" w:rsidRPr="00854042">
        <w:rPr>
          <w:u w:val="single"/>
        </w:rPr>
        <w:t>-Policy link list</w:t>
      </w:r>
      <w:r w:rsidR="001159D7" w:rsidRPr="001159D7">
        <w:t>" and "</w:t>
      </w:r>
      <w:r w:rsidR="001159D7" w:rsidRPr="00854042">
        <w:rPr>
          <w:u w:val="single"/>
        </w:rPr>
        <w:t xml:space="preserve">6.2.9 </w:t>
      </w:r>
      <w:proofErr w:type="spellStart"/>
      <w:r w:rsidR="001159D7" w:rsidRPr="00854042">
        <w:rPr>
          <w:u w:val="single"/>
        </w:rPr>
        <w:t>PolicySet</w:t>
      </w:r>
      <w:proofErr w:type="spellEnd"/>
      <w:r w:rsidR="001159D7" w:rsidRPr="00854042">
        <w:rPr>
          <w:u w:val="single"/>
        </w:rPr>
        <w:t>-Workspace link list</w:t>
      </w:r>
      <w:r w:rsidR="001159D7" w:rsidRPr="001159D7">
        <w:t xml:space="preserve">" to apply </w:t>
      </w:r>
      <w:proofErr w:type="spellStart"/>
      <w:r w:rsidR="001159D7">
        <w:t>Polycy</w:t>
      </w:r>
      <w:proofErr w:type="spellEnd"/>
      <w:r w:rsidR="001159D7">
        <w:t xml:space="preserve"> to Workspace </w:t>
      </w:r>
      <w:r w:rsidR="001159D7" w:rsidRPr="00AB78AA">
        <w:t xml:space="preserve">at the time of </w:t>
      </w:r>
      <w:r w:rsidR="001159D7">
        <w:t>operation executing</w:t>
      </w:r>
      <w:r w:rsidR="001159D7" w:rsidRPr="001159D7">
        <w:t>.</w:t>
      </w:r>
    </w:p>
    <w:p w14:paraId="3FEED57E" w14:textId="40BA8060" w:rsidR="003000E6" w:rsidRPr="00D91340" w:rsidRDefault="00F37257" w:rsidP="00D91340">
      <w:pPr>
        <w:pStyle w:val="aff0"/>
        <w:ind w:left="993" w:firstLine="131"/>
        <w:rPr>
          <w:u w:val="single"/>
        </w:rPr>
      </w:pPr>
      <w:r>
        <w:rPr>
          <w:noProof/>
        </w:rPr>
        <mc:AlternateContent>
          <mc:Choice Requires="wps">
            <w:drawing>
              <wp:anchor distT="0" distB="0" distL="114300" distR="114300" simplePos="0" relativeHeight="251744256" behindDoc="0" locked="0" layoutInCell="1" allowOverlap="1" wp14:anchorId="4DDBB4FF" wp14:editId="6998FD7F">
                <wp:simplePos x="0" y="0"/>
                <wp:positionH relativeFrom="column">
                  <wp:posOffset>730859</wp:posOffset>
                </wp:positionH>
                <wp:positionV relativeFrom="paragraph">
                  <wp:posOffset>1383588</wp:posOffset>
                </wp:positionV>
                <wp:extent cx="570585" cy="138989"/>
                <wp:effectExtent l="0" t="0" r="20320" b="13970"/>
                <wp:wrapNone/>
                <wp:docPr id="239" name="正方形/長方形 239"/>
                <wp:cNvGraphicFramePr/>
                <a:graphic xmlns:a="http://schemas.openxmlformats.org/drawingml/2006/main">
                  <a:graphicData uri="http://schemas.microsoft.com/office/word/2010/wordprocessingShape">
                    <wps:wsp>
                      <wps:cNvSpPr/>
                      <wps:spPr>
                        <a:xfrm>
                          <a:off x="0" y="0"/>
                          <a:ext cx="570585" cy="13898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9A7125" id="正方形/長方形 239" o:spid="_x0000_s1026" style="position:absolute;left:0;text-align:left;margin-left:57.55pt;margin-top:108.95pt;width:44.95pt;height:10.9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" filled="f" strokecolor="red" strokeweight="2pt"/>
            </w:pict>
          </mc:Fallback>
        </mc:AlternateContent>
      </w:r>
      <w:r>
        <w:rPr>
          <w:noProof/>
        </w:rPr>
        <w:drawing>
          <wp:inline distT="0" distB="0" distL="0" distR="0" wp14:anchorId="4CC9E54E" wp14:editId="786ED28D">
            <wp:extent cx="5055870" cy="2790825"/>
            <wp:effectExtent l="0" t="0" r="0" b="9525"/>
            <wp:docPr id="208" name="図 207"/>
            <wp:cNvGraphicFramePr/>
            <a:graphic xmlns:a="http://schemas.openxmlformats.org/drawingml/2006/main">
              <a:graphicData uri="http://schemas.openxmlformats.org/drawingml/2006/picture">
                <pic:pic xmlns:pic="http://schemas.openxmlformats.org/drawingml/2006/picture">
                  <pic:nvPicPr>
                    <pic:cNvPr id="208" name="図 20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55870" cy="2790825"/>
                    </a:xfrm>
                    <a:prstGeom prst="rect">
                      <a:avLst/>
                    </a:prstGeom>
                  </pic:spPr>
                </pic:pic>
              </a:graphicData>
            </a:graphic>
          </wp:inline>
        </w:drawing>
      </w:r>
    </w:p>
    <w:p w14:paraId="48811C2A" w14:textId="6C6C1ABE" w:rsidR="00E84364" w:rsidRPr="00CE0420" w:rsidRDefault="00DB02D1" w:rsidP="00E84364">
      <w:pPr>
        <w:jc w:val="center"/>
        <w:rPr>
          <w:rFonts w:cstheme="minorHAnsi"/>
          <w:b/>
        </w:rPr>
      </w:pPr>
      <w:r>
        <w:rPr>
          <w:rFonts w:hint="eastAsia"/>
          <w:b/>
        </w:rPr>
        <w:t xml:space="preserve">Figure </w:t>
      </w:r>
      <w:r w:rsidR="00344139">
        <w:rPr>
          <w:b/>
        </w:rPr>
        <w:fldChar w:fldCharType="begin"/>
      </w:r>
      <w:r w:rsidR="00344139">
        <w:rPr>
          <w:b/>
        </w:rPr>
        <w:instrText xml:space="preserve"> </w:instrText>
      </w:r>
      <w:r w:rsidR="00344139">
        <w:rPr>
          <w:rFonts w:hint="eastAsia"/>
          <w:b/>
        </w:rPr>
        <w:instrText>REF PolicySets</w:instrText>
      </w:r>
      <w:r w:rsidR="00344139">
        <w:rPr>
          <w:rFonts w:hint="eastAsia"/>
          <w:b/>
        </w:rPr>
        <w:instrText>管理</w:instrText>
      </w:r>
      <w:r w:rsidR="00344139">
        <w:rPr>
          <w:rFonts w:hint="eastAsia"/>
          <w:b/>
        </w:rPr>
        <w:instrText xml:space="preserve"> \r \h</w:instrText>
      </w:r>
      <w:r w:rsidR="00344139">
        <w:rPr>
          <w:b/>
        </w:rPr>
        <w:instrText xml:space="preserve"> </w:instrText>
      </w:r>
      <w:r w:rsidR="00344139">
        <w:rPr>
          <w:b/>
        </w:rPr>
      </w:r>
      <w:r w:rsidR="00344139">
        <w:rPr>
          <w:b/>
        </w:rPr>
        <w:fldChar w:fldCharType="separate"/>
      </w:r>
      <w:r w:rsidR="00F6708B">
        <w:rPr>
          <w:b/>
        </w:rPr>
        <w:t>6.2.7</w:t>
      </w:r>
      <w:r w:rsidR="00344139">
        <w:rPr>
          <w:b/>
        </w:rPr>
        <w:fldChar w:fldCharType="end"/>
      </w:r>
      <w:r w:rsidR="00344139">
        <w:rPr>
          <w:b/>
        </w:rPr>
        <w:t>-1</w:t>
      </w:r>
      <w:r w:rsidR="00AB18B2">
        <w:rPr>
          <w:b/>
        </w:rPr>
        <w:t xml:space="preserve"> </w:t>
      </w:r>
      <w:r w:rsidR="00F071EB">
        <w:rPr>
          <w:rFonts w:cstheme="minorHAnsi" w:hint="eastAsia"/>
          <w:b/>
        </w:rPr>
        <w:t>Submenu s</w:t>
      </w:r>
      <w:r>
        <w:rPr>
          <w:rFonts w:cstheme="minorHAnsi" w:hint="eastAsia"/>
          <w:b/>
        </w:rPr>
        <w:t>creen</w:t>
      </w:r>
      <w:r w:rsidR="00E84364" w:rsidRPr="00CE0420">
        <w:rPr>
          <w:rFonts w:cstheme="minorHAnsi" w:hint="eastAsia"/>
          <w:b/>
        </w:rPr>
        <w:t>（</w:t>
      </w:r>
      <w:r w:rsidR="00B7125F">
        <w:rPr>
          <w:rFonts w:cstheme="minorHAnsi" w:hint="eastAsia"/>
          <w:b/>
        </w:rPr>
        <w:t>Policy Sets</w:t>
      </w:r>
      <w:r>
        <w:rPr>
          <w:rFonts w:cstheme="minorHAnsi" w:hint="eastAsia"/>
          <w:b/>
        </w:rPr>
        <w:t xml:space="preserve"> list</w:t>
      </w:r>
      <w:r w:rsidR="00E84364" w:rsidRPr="00CE0420">
        <w:rPr>
          <w:rFonts w:cstheme="minorHAnsi" w:hint="eastAsia"/>
          <w:b/>
        </w:rPr>
        <w:t>）</w:t>
      </w:r>
    </w:p>
    <w:p w14:paraId="43C455A3" w14:textId="38261FE3" w:rsidR="00E84364" w:rsidRPr="00CE0420" w:rsidRDefault="00E84364" w:rsidP="00682F88">
      <w:pPr>
        <w:pStyle w:val="34"/>
        <w:ind w:leftChars="0" w:left="0"/>
      </w:pPr>
    </w:p>
    <w:p w14:paraId="55138FB2" w14:textId="39FE0D3F" w:rsidR="00682F88" w:rsidRDefault="00CF6DC1" w:rsidP="00A825F0">
      <w:pPr>
        <w:pStyle w:val="aff0"/>
        <w:ind w:firstLineChars="150" w:firstLine="316"/>
        <w:jc w:val="left"/>
      </w:pPr>
      <w:r w:rsidRPr="00845B9D">
        <w:rPr>
          <w:rFonts w:hint="eastAsia"/>
          <w:b/>
        </w:rPr>
        <w:t>(2)</w:t>
      </w:r>
      <w:r w:rsidRPr="00CF6DC1">
        <w:rPr>
          <w:rFonts w:hint="eastAsia"/>
        </w:rPr>
        <w:t xml:space="preserve"> </w:t>
      </w:r>
      <w:r w:rsidR="00A825F0">
        <w:t xml:space="preserve"> </w:t>
      </w:r>
      <w:r w:rsidR="00D8224C">
        <w:t>Clicking the "</w:t>
      </w:r>
      <w:r w:rsidR="00D8224C">
        <w:rPr>
          <w:rFonts w:hint="eastAsia"/>
        </w:rPr>
        <w:t>Register</w:t>
      </w:r>
      <w:r w:rsidR="00D8224C" w:rsidRPr="00592BB6">
        <w:t>" but</w:t>
      </w:r>
      <w:r w:rsidR="00D8224C">
        <w:t>ton and then "Start registration</w:t>
      </w:r>
      <w:r w:rsidR="00D8224C" w:rsidRPr="00592BB6">
        <w:t>" button wi</w:t>
      </w:r>
      <w:r w:rsidR="00D8224C">
        <w:t>ll</w:t>
      </w:r>
      <w:r w:rsidR="00A825F0">
        <w:t xml:space="preserve"> register the </w:t>
      </w:r>
      <w:proofErr w:type="spellStart"/>
      <w:r w:rsidR="00A825F0">
        <w:t>Policy</w:t>
      </w:r>
      <w:r w:rsidR="00405A4A" w:rsidRPr="00405A4A">
        <w:t>Set</w:t>
      </w:r>
      <w:proofErr w:type="spellEnd"/>
      <w:r w:rsidR="00405A4A" w:rsidRPr="00405A4A">
        <w:t>.</w:t>
      </w:r>
    </w:p>
    <w:p w14:paraId="7904FC59" w14:textId="3B115C48" w:rsidR="003C2F77" w:rsidRPr="00682F88" w:rsidRDefault="006A3B88" w:rsidP="00845B9D">
      <w:pPr>
        <w:ind w:firstLineChars="600" w:firstLine="1260"/>
        <w:rPr>
          <w:rFonts w:cstheme="minorHAnsi"/>
          <w:b/>
        </w:rPr>
      </w:pPr>
      <w:r>
        <w:rPr>
          <w:noProof/>
        </w:rPr>
        <w:drawing>
          <wp:inline distT="0" distB="0" distL="0" distR="0" wp14:anchorId="240E1ADD" wp14:editId="4C29488E">
            <wp:extent cx="4895850" cy="1352550"/>
            <wp:effectExtent l="0" t="0" r="0" b="0"/>
            <wp:docPr id="59"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図 58"/>
                    <pic:cNvPicPr>
                      <a:picLocks noChangeAspect="1"/>
                    </pic:cNvPicPr>
                  </pic:nvPicPr>
                  <pic:blipFill>
                    <a:blip r:embed="rId38"/>
                    <a:stretch>
                      <a:fillRect/>
                    </a:stretch>
                  </pic:blipFill>
                  <pic:spPr>
                    <a:xfrm>
                      <a:off x="0" y="0"/>
                      <a:ext cx="4895850" cy="1352550"/>
                    </a:xfrm>
                    <a:prstGeom prst="rect">
                      <a:avLst/>
                    </a:prstGeom>
                  </pic:spPr>
                </pic:pic>
              </a:graphicData>
            </a:graphic>
          </wp:inline>
        </w:drawing>
      </w:r>
    </w:p>
    <w:p w14:paraId="07B81304" w14:textId="77710A4E" w:rsidR="007A1675" w:rsidRDefault="00405A4A" w:rsidP="007A1675">
      <w:pPr>
        <w:jc w:val="center"/>
        <w:rPr>
          <w:b/>
          <w:bCs/>
          <w:szCs w:val="21"/>
        </w:rPr>
      </w:pPr>
      <w:r>
        <w:rPr>
          <w:rFonts w:hint="eastAsia"/>
          <w:b/>
          <w:bCs/>
          <w:szCs w:val="21"/>
        </w:rPr>
        <w:t xml:space="preserve">Figure </w:t>
      </w:r>
      <w:r w:rsidR="00344139">
        <w:rPr>
          <w:b/>
          <w:bCs/>
          <w:szCs w:val="21"/>
        </w:rPr>
        <w:fldChar w:fldCharType="begin"/>
      </w:r>
      <w:r w:rsidR="00344139">
        <w:rPr>
          <w:b/>
          <w:bCs/>
          <w:szCs w:val="21"/>
        </w:rPr>
        <w:instrText xml:space="preserve"> </w:instrText>
      </w:r>
      <w:r w:rsidR="00344139">
        <w:rPr>
          <w:rFonts w:hint="eastAsia"/>
          <w:b/>
          <w:bCs/>
          <w:szCs w:val="21"/>
        </w:rPr>
        <w:instrText>REF PolicySets</w:instrText>
      </w:r>
      <w:r w:rsidR="00344139">
        <w:rPr>
          <w:rFonts w:hint="eastAsia"/>
          <w:b/>
          <w:bCs/>
          <w:szCs w:val="21"/>
        </w:rPr>
        <w:instrText>管理</w:instrText>
      </w:r>
      <w:r w:rsidR="00344139">
        <w:rPr>
          <w:rFonts w:hint="eastAsia"/>
          <w:b/>
          <w:bCs/>
          <w:szCs w:val="21"/>
        </w:rPr>
        <w:instrText xml:space="preserve"> \r \h</w:instrText>
      </w:r>
      <w:r w:rsidR="00344139">
        <w:rPr>
          <w:b/>
          <w:bCs/>
          <w:szCs w:val="21"/>
        </w:rPr>
        <w:instrText xml:space="preserve"> </w:instrText>
      </w:r>
      <w:r w:rsidR="00344139">
        <w:rPr>
          <w:b/>
          <w:bCs/>
          <w:szCs w:val="21"/>
        </w:rPr>
      </w:r>
      <w:r w:rsidR="00344139">
        <w:rPr>
          <w:b/>
          <w:bCs/>
          <w:szCs w:val="21"/>
        </w:rPr>
        <w:fldChar w:fldCharType="separate"/>
      </w:r>
      <w:r w:rsidR="00F6708B">
        <w:rPr>
          <w:b/>
          <w:bCs/>
          <w:szCs w:val="21"/>
        </w:rPr>
        <w:t>6.2.7</w:t>
      </w:r>
      <w:r w:rsidR="00344139">
        <w:rPr>
          <w:b/>
          <w:bCs/>
          <w:szCs w:val="21"/>
        </w:rPr>
        <w:fldChar w:fldCharType="end"/>
      </w:r>
      <w:r w:rsidR="00344139">
        <w:rPr>
          <w:b/>
          <w:bCs/>
          <w:szCs w:val="21"/>
        </w:rPr>
        <w:t>-2</w:t>
      </w:r>
      <w:r>
        <w:rPr>
          <w:b/>
          <w:bCs/>
          <w:szCs w:val="21"/>
        </w:rPr>
        <w:t xml:space="preserve"> </w:t>
      </w:r>
      <w:r>
        <w:rPr>
          <w:rFonts w:hint="eastAsia"/>
          <w:b/>
          <w:bCs/>
          <w:szCs w:val="21"/>
        </w:rPr>
        <w:t>Registration</w:t>
      </w:r>
      <w:r w:rsidR="00B7125F">
        <w:rPr>
          <w:rFonts w:hint="eastAsia"/>
          <w:b/>
          <w:bCs/>
          <w:szCs w:val="21"/>
        </w:rPr>
        <w:t>（</w:t>
      </w:r>
      <w:r w:rsidR="00B7125F">
        <w:rPr>
          <w:rFonts w:hint="eastAsia"/>
          <w:b/>
          <w:bCs/>
          <w:szCs w:val="21"/>
        </w:rPr>
        <w:t>Policy Sets</w:t>
      </w:r>
      <w:r>
        <w:rPr>
          <w:rFonts w:hint="eastAsia"/>
          <w:b/>
          <w:bCs/>
          <w:szCs w:val="21"/>
        </w:rPr>
        <w:t xml:space="preserve"> list</w:t>
      </w:r>
      <w:r w:rsidR="00845B9D" w:rsidRPr="00845B9D">
        <w:rPr>
          <w:rFonts w:hint="eastAsia"/>
          <w:b/>
          <w:bCs/>
          <w:szCs w:val="21"/>
        </w:rPr>
        <w:t>）</w:t>
      </w:r>
    </w:p>
    <w:p w14:paraId="3C02E781" w14:textId="01702721" w:rsidR="00ED2E31" w:rsidRDefault="00ED2E31" w:rsidP="00ED2E31">
      <w:pPr>
        <w:ind w:left="422" w:hangingChars="200" w:hanging="422"/>
        <w:rPr>
          <w:bCs/>
          <w:szCs w:val="21"/>
        </w:rPr>
      </w:pPr>
      <w:r w:rsidRPr="00ED2E31">
        <w:rPr>
          <w:rFonts w:hint="eastAsia"/>
          <w:b/>
          <w:bCs/>
          <w:szCs w:val="21"/>
        </w:rPr>
        <w:t>(3</w:t>
      </w:r>
      <w:r>
        <w:rPr>
          <w:rFonts w:hint="eastAsia"/>
          <w:b/>
          <w:bCs/>
          <w:szCs w:val="21"/>
        </w:rPr>
        <w:t>)</w:t>
      </w:r>
      <w:r>
        <w:rPr>
          <w:rFonts w:hint="eastAsia"/>
          <w:b/>
          <w:bCs/>
          <w:szCs w:val="21"/>
        </w:rPr>
        <w:tab/>
      </w:r>
      <w:r w:rsidRPr="00ED2E31">
        <w:rPr>
          <w:rFonts w:hint="eastAsia"/>
          <w:b/>
          <w:bCs/>
          <w:szCs w:val="21"/>
        </w:rPr>
        <w:t xml:space="preserve"> </w:t>
      </w:r>
      <w:r>
        <w:rPr>
          <w:bCs/>
          <w:szCs w:val="21"/>
        </w:rPr>
        <w:t xml:space="preserve">Clicking the </w:t>
      </w:r>
      <w:proofErr w:type="spellStart"/>
      <w:r>
        <w:rPr>
          <w:bCs/>
          <w:szCs w:val="21"/>
        </w:rPr>
        <w:t>PolicySet</w:t>
      </w:r>
      <w:proofErr w:type="spellEnd"/>
      <w:r>
        <w:rPr>
          <w:bCs/>
          <w:szCs w:val="21"/>
        </w:rPr>
        <w:t xml:space="preserve">-Policy link list button will move the user to “6.2.8 </w:t>
      </w:r>
      <w:proofErr w:type="spellStart"/>
      <w:r>
        <w:rPr>
          <w:bCs/>
          <w:szCs w:val="21"/>
        </w:rPr>
        <w:t>PolicySet</w:t>
      </w:r>
      <w:proofErr w:type="spellEnd"/>
      <w:r>
        <w:rPr>
          <w:bCs/>
          <w:szCs w:val="21"/>
        </w:rPr>
        <w:t>-Policy link list”.</w:t>
      </w:r>
    </w:p>
    <w:p w14:paraId="4699DB54" w14:textId="097DBF61" w:rsidR="00ED2E31" w:rsidRDefault="00ED2E31" w:rsidP="00ED2E31">
      <w:pPr>
        <w:ind w:leftChars="200" w:left="420"/>
        <w:rPr>
          <w:bCs/>
          <w:szCs w:val="21"/>
        </w:rPr>
      </w:pPr>
      <w:r>
        <w:rPr>
          <w:noProof/>
        </w:rPr>
        <w:drawing>
          <wp:anchor distT="0" distB="0" distL="114300" distR="114300" simplePos="0" relativeHeight="251787264" behindDoc="0" locked="0" layoutInCell="1" allowOverlap="1" wp14:anchorId="17C22157" wp14:editId="495F5121">
            <wp:simplePos x="0" y="0"/>
            <wp:positionH relativeFrom="margin">
              <wp:posOffset>-1270</wp:posOffset>
            </wp:positionH>
            <wp:positionV relativeFrom="paragraph">
              <wp:posOffset>435610</wp:posOffset>
            </wp:positionV>
            <wp:extent cx="6119495" cy="1146175"/>
            <wp:effectExtent l="0" t="0" r="0" b="0"/>
            <wp:wrapSquare wrapText="bothSides"/>
            <wp:docPr id="230" name="図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119495" cy="1146175"/>
                    </a:xfrm>
                    <a:prstGeom prst="rect">
                      <a:avLst/>
                    </a:prstGeom>
                  </pic:spPr>
                </pic:pic>
              </a:graphicData>
            </a:graphic>
            <wp14:sizeRelH relativeFrom="page">
              <wp14:pctWidth>0</wp14:pctWidth>
            </wp14:sizeRelH>
            <wp14:sizeRelV relativeFrom="page">
              <wp14:pctHeight>0</wp14:pctHeight>
            </wp14:sizeRelV>
          </wp:anchor>
        </w:drawing>
      </w:r>
      <w:r>
        <w:rPr>
          <w:bCs/>
          <w:szCs w:val="21"/>
        </w:rPr>
        <w:t xml:space="preserve">Clicking the user to </w:t>
      </w:r>
      <w:proofErr w:type="spellStart"/>
      <w:r>
        <w:rPr>
          <w:bCs/>
          <w:szCs w:val="21"/>
        </w:rPr>
        <w:t>PolicySet</w:t>
      </w:r>
      <w:proofErr w:type="spellEnd"/>
      <w:r>
        <w:rPr>
          <w:bCs/>
          <w:szCs w:val="21"/>
        </w:rPr>
        <w:t xml:space="preserve">-Workspaces link list button will move the user to “6.2.9 </w:t>
      </w:r>
      <w:proofErr w:type="spellStart"/>
      <w:r>
        <w:rPr>
          <w:bCs/>
          <w:szCs w:val="21"/>
        </w:rPr>
        <w:t>PolicySet</w:t>
      </w:r>
      <w:proofErr w:type="spellEnd"/>
      <w:r>
        <w:rPr>
          <w:bCs/>
          <w:szCs w:val="21"/>
        </w:rPr>
        <w:t>-Workspace link list”.</w:t>
      </w:r>
    </w:p>
    <w:p w14:paraId="1C910984" w14:textId="19BAC015" w:rsidR="00ED2E31" w:rsidRPr="00ED2E31" w:rsidRDefault="00ED2E31" w:rsidP="00ED2E31">
      <w:pPr>
        <w:ind w:leftChars="200" w:left="420"/>
        <w:jc w:val="center"/>
        <w:rPr>
          <w:b/>
          <w:bCs/>
          <w:szCs w:val="21"/>
        </w:rPr>
      </w:pPr>
      <w:r>
        <w:rPr>
          <w:rFonts w:hint="eastAsia"/>
          <w:b/>
          <w:bCs/>
          <w:szCs w:val="21"/>
        </w:rPr>
        <w:t>Figure 6.2.7-3 Submenu screen (Policy Sets list)</w:t>
      </w:r>
    </w:p>
    <w:p w14:paraId="1C1E5044" w14:textId="43E4FB4A" w:rsidR="00ED2E31" w:rsidRDefault="00ED2E31" w:rsidP="007A1675">
      <w:pPr>
        <w:rPr>
          <w:b/>
          <w:bCs/>
          <w:szCs w:val="21"/>
        </w:rPr>
      </w:pPr>
    </w:p>
    <w:p w14:paraId="428915E8" w14:textId="7A29AC37" w:rsidR="00ED2E31" w:rsidRDefault="00ED2E31" w:rsidP="007A1675">
      <w:pPr>
        <w:rPr>
          <w:b/>
          <w:bCs/>
          <w:szCs w:val="21"/>
        </w:rPr>
      </w:pPr>
    </w:p>
    <w:p w14:paraId="2BC0BC48" w14:textId="0082AAF1" w:rsidR="00ED2E31" w:rsidRDefault="00ED2E31" w:rsidP="007A1675">
      <w:pPr>
        <w:rPr>
          <w:b/>
          <w:bCs/>
          <w:szCs w:val="21"/>
        </w:rPr>
      </w:pPr>
    </w:p>
    <w:p w14:paraId="2FE498B9" w14:textId="77777777" w:rsidR="00ED2E31" w:rsidRPr="00405A4A" w:rsidRDefault="00ED2E31" w:rsidP="007A1675">
      <w:pPr>
        <w:rPr>
          <w:b/>
          <w:bCs/>
          <w:szCs w:val="21"/>
        </w:rPr>
      </w:pPr>
    </w:p>
    <w:p w14:paraId="11B2AD13" w14:textId="7CCA031E" w:rsidR="007A1675" w:rsidRDefault="00ED2E31" w:rsidP="007A1675">
      <w:pPr>
        <w:ind w:firstLineChars="200" w:firstLine="422"/>
        <w:rPr>
          <w:rFonts w:cstheme="minorHAnsi"/>
        </w:rPr>
      </w:pPr>
      <w:r>
        <w:rPr>
          <w:rFonts w:cstheme="minorHAnsi" w:hint="eastAsia"/>
          <w:b/>
        </w:rPr>
        <w:lastRenderedPageBreak/>
        <w:t>(4</w:t>
      </w:r>
      <w:r w:rsidR="007A1675" w:rsidRPr="00845B9D">
        <w:rPr>
          <w:rFonts w:cstheme="minorHAnsi" w:hint="eastAsia"/>
          <w:b/>
        </w:rPr>
        <w:t xml:space="preserve">) </w:t>
      </w:r>
      <w:r w:rsidR="008146BD" w:rsidRPr="008146BD">
        <w:rPr>
          <w:rFonts w:cstheme="minorHAnsi"/>
        </w:rPr>
        <w:t>The list of items on the registration screen is as follows.</w:t>
      </w:r>
    </w:p>
    <w:p w14:paraId="316AA8A7" w14:textId="77777777" w:rsidR="007A1675" w:rsidRPr="007A1675" w:rsidRDefault="007A1675" w:rsidP="007A1675">
      <w:pPr>
        <w:rPr>
          <w:rFonts w:cstheme="minorHAnsi"/>
        </w:rPr>
      </w:pPr>
    </w:p>
    <w:p w14:paraId="0EA6720B" w14:textId="4C6E0BB5" w:rsidR="007A1675" w:rsidRPr="00845B9D" w:rsidRDefault="008146BD" w:rsidP="007A1675">
      <w:pPr>
        <w:jc w:val="center"/>
        <w:rPr>
          <w:rFonts w:cstheme="minorHAnsi"/>
          <w:b/>
        </w:rPr>
      </w:pPr>
      <w:r>
        <w:rPr>
          <w:rFonts w:cstheme="minorHAnsi" w:hint="eastAsia"/>
          <w:b/>
        </w:rPr>
        <w:t>Table</w:t>
      </w:r>
      <w:r w:rsidR="00344139">
        <w:rPr>
          <w:rFonts w:cstheme="minorHAnsi" w:hint="eastAsia"/>
          <w:b/>
        </w:rPr>
        <w:t xml:space="preserve"> </w:t>
      </w:r>
      <w:r w:rsidR="00344139">
        <w:rPr>
          <w:rFonts w:cstheme="minorHAnsi"/>
          <w:b/>
        </w:rPr>
        <w:fldChar w:fldCharType="begin"/>
      </w:r>
      <w:r w:rsidR="00344139">
        <w:rPr>
          <w:rFonts w:cstheme="minorHAnsi"/>
          <w:b/>
        </w:rPr>
        <w:instrText xml:space="preserve"> </w:instrText>
      </w:r>
      <w:r w:rsidR="00344139">
        <w:rPr>
          <w:rFonts w:cstheme="minorHAnsi" w:hint="eastAsia"/>
          <w:b/>
        </w:rPr>
        <w:instrText>REF PolicySets</w:instrText>
      </w:r>
      <w:r w:rsidR="00344139">
        <w:rPr>
          <w:rFonts w:cstheme="minorHAnsi" w:hint="eastAsia"/>
          <w:b/>
        </w:rPr>
        <w:instrText>管理</w:instrText>
      </w:r>
      <w:r w:rsidR="00344139">
        <w:rPr>
          <w:rFonts w:cstheme="minorHAnsi" w:hint="eastAsia"/>
          <w:b/>
        </w:rPr>
        <w:instrText xml:space="preserve"> \r \h</w:instrText>
      </w:r>
      <w:r w:rsidR="00344139">
        <w:rPr>
          <w:rFonts w:cstheme="minorHAnsi"/>
          <w:b/>
        </w:rPr>
        <w:instrText xml:space="preserve"> </w:instrText>
      </w:r>
      <w:r w:rsidR="00344139">
        <w:rPr>
          <w:rFonts w:cstheme="minorHAnsi"/>
          <w:b/>
        </w:rPr>
      </w:r>
      <w:r w:rsidR="00344139">
        <w:rPr>
          <w:rFonts w:cstheme="minorHAnsi"/>
          <w:b/>
        </w:rPr>
        <w:fldChar w:fldCharType="separate"/>
      </w:r>
      <w:r w:rsidR="00F6708B">
        <w:rPr>
          <w:rFonts w:cstheme="minorHAnsi"/>
          <w:b/>
        </w:rPr>
        <w:t>6.2.7</w:t>
      </w:r>
      <w:r w:rsidR="00344139">
        <w:rPr>
          <w:rFonts w:cstheme="minorHAnsi"/>
          <w:b/>
        </w:rPr>
        <w:fldChar w:fldCharType="end"/>
      </w:r>
      <w:r w:rsidR="00344139">
        <w:rPr>
          <w:rFonts w:cstheme="minorHAnsi"/>
          <w:b/>
        </w:rPr>
        <w:t>-1</w:t>
      </w:r>
      <w:r w:rsidR="007A1675" w:rsidRPr="00845B9D">
        <w:rPr>
          <w:rFonts w:cstheme="minorHAnsi" w:hint="eastAsia"/>
          <w:b/>
        </w:rPr>
        <w:t xml:space="preserve"> </w:t>
      </w:r>
      <w:r w:rsidR="00AC4E68">
        <w:rPr>
          <w:rFonts w:cstheme="minorHAnsi" w:hint="eastAsia"/>
          <w:b/>
        </w:rPr>
        <w:t>I</w:t>
      </w:r>
      <w:r>
        <w:rPr>
          <w:rFonts w:cstheme="minorHAnsi" w:hint="eastAsia"/>
          <w:b/>
        </w:rPr>
        <w:t>tem list</w:t>
      </w:r>
      <w:r w:rsidR="00E96220">
        <w:rPr>
          <w:rFonts w:cstheme="minorHAnsi" w:hint="eastAsia"/>
          <w:b/>
        </w:rPr>
        <w:t>（</w:t>
      </w:r>
      <w:proofErr w:type="spellStart"/>
      <w:r w:rsidR="00E96220">
        <w:rPr>
          <w:rFonts w:cstheme="minorHAnsi" w:hint="eastAsia"/>
          <w:b/>
        </w:rPr>
        <w:t>PolicySets</w:t>
      </w:r>
      <w:proofErr w:type="spellEnd"/>
      <w:r w:rsidR="00F071EB">
        <w:rPr>
          <w:rFonts w:cstheme="minorHAnsi" w:hint="eastAsia"/>
          <w:b/>
        </w:rPr>
        <w:t xml:space="preserve"> l</w:t>
      </w:r>
      <w:r>
        <w:rPr>
          <w:rFonts w:cstheme="minorHAnsi" w:hint="eastAsia"/>
          <w:b/>
        </w:rPr>
        <w:t>ist</w:t>
      </w:r>
      <w:r w:rsidR="007A1675" w:rsidRPr="00845B9D">
        <w:rPr>
          <w:rFonts w:cstheme="minorHAnsi" w:hint="eastAsia"/>
          <w:b/>
        </w:rPr>
        <w:t>）</w:t>
      </w:r>
    </w:p>
    <w:tbl>
      <w:tblPr>
        <w:tblStyle w:val="36"/>
        <w:tblpPr w:leftFromText="142" w:rightFromText="142" w:vertAnchor="text" w:tblpY="1"/>
        <w:tblOverlap w:val="never"/>
        <w:tblW w:w="9889" w:type="dxa"/>
        <w:tblLayout w:type="fixed"/>
        <w:tblLook w:val="04A0" w:firstRow="1" w:lastRow="0" w:firstColumn="1" w:lastColumn="0" w:noHBand="0" w:noVBand="1"/>
      </w:tblPr>
      <w:tblGrid>
        <w:gridCol w:w="1838"/>
        <w:gridCol w:w="4366"/>
        <w:gridCol w:w="708"/>
        <w:gridCol w:w="993"/>
        <w:gridCol w:w="1984"/>
      </w:tblGrid>
      <w:tr w:rsidR="007A1675" w:rsidRPr="00860732" w14:paraId="2DB89585" w14:textId="77777777" w:rsidTr="00ED2E31">
        <w:tc>
          <w:tcPr>
            <w:tcW w:w="1838" w:type="dxa"/>
            <w:shd w:val="clear" w:color="auto" w:fill="002B62"/>
          </w:tcPr>
          <w:p w14:paraId="2271D60E" w14:textId="22A43572" w:rsidR="007A1675" w:rsidRPr="00860732" w:rsidRDefault="008146BD" w:rsidP="00FA5831">
            <w:pPr>
              <w:spacing w:line="240" w:lineRule="exact"/>
              <w:jc w:val="center"/>
              <w:rPr>
                <w:rFonts w:eastAsia="ＭＳ Ｐゴシック" w:cs="Arial"/>
                <w:b/>
                <w:color w:val="FFFFFF"/>
                <w:sz w:val="18"/>
                <w:szCs w:val="18"/>
              </w:rPr>
            </w:pPr>
            <w:r>
              <w:rPr>
                <w:rFonts w:eastAsia="ＭＳ Ｐゴシック" w:cs="Arial" w:hint="eastAsia"/>
                <w:b/>
                <w:color w:val="FFFFFF"/>
                <w:sz w:val="18"/>
                <w:szCs w:val="18"/>
              </w:rPr>
              <w:t>Item</w:t>
            </w:r>
          </w:p>
        </w:tc>
        <w:tc>
          <w:tcPr>
            <w:tcW w:w="4366" w:type="dxa"/>
            <w:shd w:val="clear" w:color="auto" w:fill="002B62"/>
          </w:tcPr>
          <w:p w14:paraId="042DAA8F" w14:textId="3909324E" w:rsidR="007A1675" w:rsidRPr="00860732" w:rsidRDefault="008146BD" w:rsidP="00FA5831">
            <w:pPr>
              <w:spacing w:line="240" w:lineRule="exact"/>
              <w:jc w:val="center"/>
              <w:rPr>
                <w:rFonts w:eastAsia="ＭＳ Ｐゴシック" w:cs="Arial"/>
                <w:b/>
                <w:color w:val="FFFFFF"/>
                <w:sz w:val="18"/>
                <w:szCs w:val="18"/>
              </w:rPr>
            </w:pPr>
            <w:r>
              <w:rPr>
                <w:rFonts w:eastAsia="ＭＳ Ｐゴシック" w:cs="Arial" w:hint="eastAsia"/>
                <w:b/>
                <w:color w:val="FFFFFF"/>
                <w:sz w:val="18"/>
                <w:szCs w:val="18"/>
              </w:rPr>
              <w:t>Description</w:t>
            </w:r>
          </w:p>
        </w:tc>
        <w:tc>
          <w:tcPr>
            <w:tcW w:w="708" w:type="dxa"/>
            <w:shd w:val="clear" w:color="auto" w:fill="002B62"/>
          </w:tcPr>
          <w:p w14:paraId="5DC5473F" w14:textId="27B1A903" w:rsidR="007A1675" w:rsidRPr="00860732" w:rsidRDefault="008146BD" w:rsidP="008146BD">
            <w:pPr>
              <w:spacing w:line="240" w:lineRule="exact"/>
              <w:jc w:val="center"/>
              <w:rPr>
                <w:rFonts w:eastAsia="ＭＳ Ｐゴシック" w:cs="Arial"/>
                <w:b/>
                <w:color w:val="FFFFFF"/>
                <w:sz w:val="18"/>
                <w:szCs w:val="18"/>
              </w:rPr>
            </w:pPr>
            <w:r>
              <w:rPr>
                <w:rFonts w:eastAsia="ＭＳ Ｐゴシック" w:cs="Arial" w:hint="eastAsia"/>
                <w:b/>
                <w:color w:val="FFFFFF"/>
                <w:sz w:val="18"/>
                <w:szCs w:val="18"/>
              </w:rPr>
              <w:t>Input required</w:t>
            </w:r>
          </w:p>
        </w:tc>
        <w:tc>
          <w:tcPr>
            <w:tcW w:w="993" w:type="dxa"/>
            <w:shd w:val="clear" w:color="auto" w:fill="002B62"/>
          </w:tcPr>
          <w:p w14:paraId="744B36FE" w14:textId="63BD8167" w:rsidR="007A1675" w:rsidRPr="00860732" w:rsidRDefault="008146BD" w:rsidP="00FA5831">
            <w:pPr>
              <w:spacing w:line="240" w:lineRule="exact"/>
              <w:jc w:val="center"/>
              <w:rPr>
                <w:rFonts w:eastAsia="ＭＳ Ｐゴシック" w:cs="Arial"/>
                <w:b/>
                <w:color w:val="FFFFFF"/>
                <w:sz w:val="18"/>
                <w:szCs w:val="18"/>
              </w:rPr>
            </w:pPr>
            <w:r>
              <w:rPr>
                <w:rFonts w:eastAsia="ＭＳ Ｐゴシック" w:cs="Arial" w:hint="eastAsia"/>
                <w:b/>
                <w:color w:val="FFFFFF"/>
                <w:sz w:val="18"/>
                <w:szCs w:val="18"/>
              </w:rPr>
              <w:t>Input type</w:t>
            </w:r>
          </w:p>
        </w:tc>
        <w:tc>
          <w:tcPr>
            <w:tcW w:w="1984" w:type="dxa"/>
            <w:shd w:val="clear" w:color="auto" w:fill="002B62"/>
          </w:tcPr>
          <w:p w14:paraId="048998D3" w14:textId="3F08F6A1" w:rsidR="007A1675" w:rsidRPr="00860732" w:rsidRDefault="008146BD" w:rsidP="00FA5831">
            <w:pPr>
              <w:spacing w:line="240" w:lineRule="exact"/>
              <w:jc w:val="center"/>
              <w:rPr>
                <w:rFonts w:eastAsia="ＭＳ Ｐゴシック" w:cs="Arial"/>
                <w:b/>
                <w:color w:val="FFFFFF"/>
                <w:sz w:val="18"/>
                <w:szCs w:val="18"/>
              </w:rPr>
            </w:pPr>
            <w:r>
              <w:rPr>
                <w:rFonts w:eastAsia="ＭＳ Ｐゴシック" w:cs="Arial" w:hint="eastAsia"/>
                <w:b/>
                <w:color w:val="FFFFFF"/>
                <w:sz w:val="18"/>
                <w:szCs w:val="18"/>
              </w:rPr>
              <w:t>Restriction</w:t>
            </w:r>
          </w:p>
        </w:tc>
      </w:tr>
      <w:tr w:rsidR="007A1675" w:rsidRPr="00860732" w14:paraId="368A6CF2" w14:textId="77777777" w:rsidTr="00ED2E31">
        <w:tc>
          <w:tcPr>
            <w:tcW w:w="1838" w:type="dxa"/>
            <w:shd w:val="clear" w:color="auto" w:fill="E5EAEF"/>
          </w:tcPr>
          <w:p w14:paraId="1D4CD201" w14:textId="3019F5A3" w:rsidR="007A1675" w:rsidRPr="00D30BBC" w:rsidRDefault="007A1675" w:rsidP="00FA5831">
            <w:pPr>
              <w:rPr>
                <w:rFonts w:eastAsia="ＭＳ Ｐゴシック" w:cs="Times New Roman"/>
                <w:sz w:val="18"/>
              </w:rPr>
            </w:pPr>
            <w:proofErr w:type="spellStart"/>
            <w:r>
              <w:rPr>
                <w:rFonts w:eastAsia="ＭＳ Ｐゴシック" w:cs="Times New Roman" w:hint="eastAsia"/>
                <w:sz w:val="18"/>
              </w:rPr>
              <w:t>PolicySet</w:t>
            </w:r>
            <w:proofErr w:type="spellEnd"/>
            <w:r w:rsidR="0001277E">
              <w:rPr>
                <w:rFonts w:eastAsia="ＭＳ Ｐゴシック" w:cs="Times New Roman" w:hint="eastAsia"/>
                <w:sz w:val="18"/>
              </w:rPr>
              <w:t xml:space="preserve"> n</w:t>
            </w:r>
            <w:r w:rsidR="008146BD">
              <w:rPr>
                <w:rFonts w:eastAsia="ＭＳ Ｐゴシック" w:cs="Times New Roman" w:hint="eastAsia"/>
                <w:sz w:val="18"/>
              </w:rPr>
              <w:t>ame</w:t>
            </w:r>
          </w:p>
        </w:tc>
        <w:tc>
          <w:tcPr>
            <w:tcW w:w="4366" w:type="dxa"/>
          </w:tcPr>
          <w:p w14:paraId="27213D2B" w14:textId="139B517B" w:rsidR="007A1675" w:rsidRPr="00860732" w:rsidRDefault="00661A0F" w:rsidP="00661A0F">
            <w:pPr>
              <w:jc w:val="left"/>
              <w:rPr>
                <w:rFonts w:eastAsia="ＭＳ Ｐゴシック" w:cs="Times New Roman"/>
                <w:sz w:val="18"/>
              </w:rPr>
            </w:pPr>
            <w:r w:rsidRPr="00661A0F">
              <w:rPr>
                <w:rFonts w:eastAsia="ＭＳ Ｐゴシック" w:cs="Times New Roman"/>
                <w:sz w:val="18"/>
              </w:rPr>
              <w:t xml:space="preserve">Enter the </w:t>
            </w:r>
            <w:proofErr w:type="spellStart"/>
            <w:r w:rsidRPr="00661A0F">
              <w:rPr>
                <w:rFonts w:eastAsia="ＭＳ Ｐゴシック" w:cs="Times New Roman"/>
                <w:sz w:val="18"/>
              </w:rPr>
              <w:t>Polycy</w:t>
            </w:r>
            <w:r>
              <w:rPr>
                <w:rFonts w:eastAsia="ＭＳ Ｐゴシック" w:cs="Times New Roman"/>
                <w:sz w:val="18"/>
              </w:rPr>
              <w:t>Set</w:t>
            </w:r>
            <w:proofErr w:type="spellEnd"/>
            <w:r>
              <w:rPr>
                <w:rFonts w:eastAsia="ＭＳ Ｐゴシック" w:cs="Times New Roman"/>
                <w:sz w:val="18"/>
              </w:rPr>
              <w:t xml:space="preserve"> name that you want to list</w:t>
            </w:r>
            <w:r w:rsidRPr="00661A0F">
              <w:rPr>
                <w:rFonts w:eastAsia="ＭＳ Ｐゴシック" w:cs="Times New Roman"/>
                <w:sz w:val="18"/>
              </w:rPr>
              <w:t xml:space="preserve"> in the ITA.</w:t>
            </w:r>
          </w:p>
        </w:tc>
        <w:tc>
          <w:tcPr>
            <w:tcW w:w="708" w:type="dxa"/>
          </w:tcPr>
          <w:p w14:paraId="41345511" w14:textId="77777777" w:rsidR="007A1675" w:rsidRPr="00860732" w:rsidRDefault="007A1675" w:rsidP="00FA5831">
            <w:pPr>
              <w:jc w:val="center"/>
              <w:rPr>
                <w:rFonts w:eastAsia="ＭＳ Ｐゴシック" w:cs="Times New Roman"/>
                <w:sz w:val="18"/>
              </w:rPr>
            </w:pPr>
            <w:r w:rsidRPr="00860732">
              <w:rPr>
                <w:rFonts w:eastAsia="ＭＳ Ｐゴシック" w:cs="Times New Roman" w:hint="eastAsia"/>
                <w:sz w:val="18"/>
              </w:rPr>
              <w:t>○</w:t>
            </w:r>
          </w:p>
        </w:tc>
        <w:tc>
          <w:tcPr>
            <w:tcW w:w="993" w:type="dxa"/>
          </w:tcPr>
          <w:p w14:paraId="0FB03ABB" w14:textId="1657F99C" w:rsidR="007A1675" w:rsidRPr="00860732" w:rsidRDefault="000C5D1B" w:rsidP="00E510A2">
            <w:pPr>
              <w:jc w:val="left"/>
              <w:rPr>
                <w:rFonts w:eastAsia="ＭＳ Ｐゴシック" w:cs="Times New Roman"/>
                <w:sz w:val="18"/>
              </w:rPr>
            </w:pPr>
            <w:proofErr w:type="spellStart"/>
            <w:r>
              <w:rPr>
                <w:rFonts w:eastAsia="ＭＳ Ｐゴシック" w:cs="Times New Roman" w:hint="eastAsia"/>
                <w:sz w:val="18"/>
              </w:rPr>
              <w:t>Menu</w:t>
            </w:r>
            <w:r w:rsidR="008146BD">
              <w:rPr>
                <w:rFonts w:eastAsia="ＭＳ Ｐゴシック" w:cs="Times New Roman" w:hint="eastAsia"/>
                <w:sz w:val="18"/>
              </w:rPr>
              <w:t>al</w:t>
            </w:r>
            <w:proofErr w:type="spellEnd"/>
            <w:r w:rsidR="00013637">
              <w:rPr>
                <w:rFonts w:eastAsia="ＭＳ Ｐゴシック" w:cs="Times New Roman"/>
                <w:sz w:val="18"/>
              </w:rPr>
              <w:t xml:space="preserve"> input</w:t>
            </w:r>
          </w:p>
        </w:tc>
        <w:tc>
          <w:tcPr>
            <w:tcW w:w="1984" w:type="dxa"/>
          </w:tcPr>
          <w:p w14:paraId="76C9CB55" w14:textId="44AD2B41" w:rsidR="007A1675" w:rsidRPr="00013637" w:rsidRDefault="008146BD" w:rsidP="00E510A2">
            <w:pPr>
              <w:jc w:val="left"/>
              <w:rPr>
                <w:rFonts w:eastAsia="ＭＳ Ｐゴシック" w:cs="Times New Roman"/>
                <w:sz w:val="18"/>
                <w:szCs w:val="18"/>
              </w:rPr>
            </w:pPr>
            <w:r w:rsidRPr="00013637">
              <w:rPr>
                <w:rFonts w:hint="eastAsia"/>
                <w:sz w:val="18"/>
                <w:szCs w:val="18"/>
              </w:rPr>
              <w:t>Maximum length 256 bytes</w:t>
            </w:r>
          </w:p>
        </w:tc>
      </w:tr>
      <w:tr w:rsidR="00ED2E31" w:rsidRPr="00860732" w14:paraId="7D60E46D" w14:textId="77777777" w:rsidTr="00ED2E31">
        <w:tc>
          <w:tcPr>
            <w:tcW w:w="1838" w:type="dxa"/>
            <w:shd w:val="clear" w:color="auto" w:fill="E5EAEF"/>
          </w:tcPr>
          <w:p w14:paraId="26FDDD56" w14:textId="2A172D2B" w:rsidR="00ED2E31" w:rsidRDefault="00ED2E31" w:rsidP="00FA5831">
            <w:pPr>
              <w:rPr>
                <w:rFonts w:eastAsia="ＭＳ Ｐゴシック" w:cs="Times New Roman"/>
                <w:sz w:val="18"/>
              </w:rPr>
            </w:pPr>
            <w:proofErr w:type="spellStart"/>
            <w:r>
              <w:rPr>
                <w:rFonts w:eastAsia="ＭＳ Ｐゴシック" w:cs="Times New Roman" w:hint="eastAsia"/>
                <w:sz w:val="18"/>
              </w:rPr>
              <w:t>PolicySet</w:t>
            </w:r>
            <w:proofErr w:type="spellEnd"/>
            <w:r>
              <w:rPr>
                <w:rFonts w:eastAsia="ＭＳ Ｐゴシック" w:cs="Times New Roman" w:hint="eastAsia"/>
                <w:sz w:val="18"/>
              </w:rPr>
              <w:t>-Policy link list</w:t>
            </w:r>
          </w:p>
        </w:tc>
        <w:tc>
          <w:tcPr>
            <w:tcW w:w="4366" w:type="dxa"/>
          </w:tcPr>
          <w:p w14:paraId="7420EC3A" w14:textId="04821BE9" w:rsidR="00ED2E31" w:rsidRDefault="00ED2E31" w:rsidP="00FA5831">
            <w:pPr>
              <w:rPr>
                <w:rFonts w:eastAsia="ＭＳ Ｐゴシック" w:cs="Times New Roman"/>
                <w:sz w:val="18"/>
              </w:rPr>
            </w:pPr>
            <w:r>
              <w:rPr>
                <w:rFonts w:eastAsia="ＭＳ Ｐゴシック" w:cs="Times New Roman" w:hint="eastAsia"/>
                <w:sz w:val="18"/>
              </w:rPr>
              <w:t xml:space="preserve">Moves the user to </w:t>
            </w:r>
            <w:r>
              <w:rPr>
                <w:rFonts w:eastAsia="ＭＳ Ｐゴシック" w:cs="Times New Roman"/>
                <w:sz w:val="18"/>
              </w:rPr>
              <w:t xml:space="preserve">“6.2.8 </w:t>
            </w:r>
            <w:proofErr w:type="spellStart"/>
            <w:r>
              <w:rPr>
                <w:rFonts w:eastAsia="ＭＳ Ｐゴシック" w:cs="Times New Roman"/>
                <w:sz w:val="18"/>
              </w:rPr>
              <w:t>PolicySet</w:t>
            </w:r>
            <w:proofErr w:type="spellEnd"/>
            <w:r>
              <w:rPr>
                <w:rFonts w:eastAsia="ＭＳ Ｐゴシック" w:cs="Times New Roman"/>
                <w:sz w:val="18"/>
              </w:rPr>
              <w:t>-Policy link list”.</w:t>
            </w:r>
          </w:p>
        </w:tc>
        <w:tc>
          <w:tcPr>
            <w:tcW w:w="708" w:type="dxa"/>
          </w:tcPr>
          <w:p w14:paraId="2E1371EB" w14:textId="77777777" w:rsidR="00ED2E31" w:rsidRPr="00860732" w:rsidRDefault="00ED2E31" w:rsidP="00FA5831">
            <w:pPr>
              <w:jc w:val="center"/>
              <w:rPr>
                <w:rFonts w:eastAsia="ＭＳ Ｐゴシック" w:cs="Times New Roman"/>
                <w:sz w:val="18"/>
              </w:rPr>
            </w:pPr>
          </w:p>
        </w:tc>
        <w:tc>
          <w:tcPr>
            <w:tcW w:w="993" w:type="dxa"/>
          </w:tcPr>
          <w:p w14:paraId="3B062029" w14:textId="77777777" w:rsidR="00ED2E31" w:rsidRDefault="00ED2E31" w:rsidP="00E510A2">
            <w:pPr>
              <w:jc w:val="left"/>
              <w:rPr>
                <w:rFonts w:eastAsia="ＭＳ Ｐゴシック" w:cs="Times New Roman"/>
                <w:sz w:val="18"/>
              </w:rPr>
            </w:pPr>
          </w:p>
        </w:tc>
        <w:tc>
          <w:tcPr>
            <w:tcW w:w="1984" w:type="dxa"/>
          </w:tcPr>
          <w:p w14:paraId="750C8BEC" w14:textId="77777777" w:rsidR="00ED2E31" w:rsidRPr="00013637" w:rsidRDefault="00ED2E31" w:rsidP="00E510A2">
            <w:pPr>
              <w:jc w:val="left"/>
              <w:rPr>
                <w:sz w:val="18"/>
                <w:szCs w:val="18"/>
              </w:rPr>
            </w:pPr>
          </w:p>
        </w:tc>
      </w:tr>
      <w:tr w:rsidR="00ED2E31" w:rsidRPr="00860732" w14:paraId="7CB469BC" w14:textId="77777777" w:rsidTr="00ED2E31">
        <w:tc>
          <w:tcPr>
            <w:tcW w:w="1838" w:type="dxa"/>
            <w:shd w:val="clear" w:color="auto" w:fill="E5EAEF"/>
          </w:tcPr>
          <w:p w14:paraId="6F1E2984" w14:textId="7F5EDFA7" w:rsidR="00ED2E31" w:rsidRDefault="00ED2E31" w:rsidP="00FA5831">
            <w:pPr>
              <w:rPr>
                <w:rFonts w:eastAsia="ＭＳ Ｐゴシック" w:cs="Times New Roman"/>
                <w:sz w:val="18"/>
              </w:rPr>
            </w:pPr>
            <w:proofErr w:type="spellStart"/>
            <w:r>
              <w:rPr>
                <w:rFonts w:eastAsia="ＭＳ Ｐゴシック" w:cs="Times New Roman" w:hint="eastAsia"/>
                <w:sz w:val="18"/>
              </w:rPr>
              <w:t>PolicySet</w:t>
            </w:r>
            <w:proofErr w:type="spellEnd"/>
            <w:r>
              <w:rPr>
                <w:rFonts w:eastAsia="ＭＳ Ｐゴシック" w:cs="Times New Roman" w:hint="eastAsia"/>
                <w:sz w:val="18"/>
              </w:rPr>
              <w:t>-Workspaces link list</w:t>
            </w:r>
          </w:p>
        </w:tc>
        <w:tc>
          <w:tcPr>
            <w:tcW w:w="4366" w:type="dxa"/>
          </w:tcPr>
          <w:p w14:paraId="732B8E5B" w14:textId="12370380" w:rsidR="00ED2E31" w:rsidRDefault="00ED2E31" w:rsidP="00FA5831">
            <w:pPr>
              <w:rPr>
                <w:rFonts w:eastAsia="ＭＳ Ｐゴシック" w:cs="Times New Roman"/>
                <w:sz w:val="18"/>
              </w:rPr>
            </w:pPr>
            <w:r>
              <w:rPr>
                <w:rFonts w:eastAsia="ＭＳ Ｐゴシック" w:cs="Times New Roman" w:hint="eastAsia"/>
                <w:sz w:val="18"/>
              </w:rPr>
              <w:t xml:space="preserve">Moves the user to </w:t>
            </w:r>
            <w:r>
              <w:rPr>
                <w:rFonts w:eastAsia="ＭＳ Ｐゴシック" w:cs="Times New Roman"/>
                <w:sz w:val="18"/>
              </w:rPr>
              <w:t xml:space="preserve">“6.2.9 </w:t>
            </w:r>
            <w:proofErr w:type="spellStart"/>
            <w:r>
              <w:rPr>
                <w:rFonts w:eastAsia="ＭＳ Ｐゴシック" w:cs="Times New Roman"/>
                <w:sz w:val="18"/>
              </w:rPr>
              <w:t>PolicySet</w:t>
            </w:r>
            <w:proofErr w:type="spellEnd"/>
            <w:r>
              <w:rPr>
                <w:rFonts w:eastAsia="ＭＳ Ｐゴシック" w:cs="Times New Roman"/>
                <w:sz w:val="18"/>
              </w:rPr>
              <w:t>-Workspace link list”.</w:t>
            </w:r>
          </w:p>
        </w:tc>
        <w:tc>
          <w:tcPr>
            <w:tcW w:w="708" w:type="dxa"/>
          </w:tcPr>
          <w:p w14:paraId="69013E5B" w14:textId="77777777" w:rsidR="00ED2E31" w:rsidRPr="00860732" w:rsidRDefault="00ED2E31" w:rsidP="00FA5831">
            <w:pPr>
              <w:jc w:val="center"/>
              <w:rPr>
                <w:rFonts w:eastAsia="ＭＳ Ｐゴシック" w:cs="Times New Roman"/>
                <w:sz w:val="18"/>
              </w:rPr>
            </w:pPr>
          </w:p>
        </w:tc>
        <w:tc>
          <w:tcPr>
            <w:tcW w:w="993" w:type="dxa"/>
          </w:tcPr>
          <w:p w14:paraId="6FC2084A" w14:textId="77777777" w:rsidR="00ED2E31" w:rsidRDefault="00ED2E31" w:rsidP="00E510A2">
            <w:pPr>
              <w:jc w:val="left"/>
              <w:rPr>
                <w:rFonts w:eastAsia="ＭＳ Ｐゴシック" w:cs="Times New Roman"/>
                <w:sz w:val="18"/>
              </w:rPr>
            </w:pPr>
          </w:p>
        </w:tc>
        <w:tc>
          <w:tcPr>
            <w:tcW w:w="1984" w:type="dxa"/>
          </w:tcPr>
          <w:p w14:paraId="01C4F9EB" w14:textId="77777777" w:rsidR="00ED2E31" w:rsidRPr="00013637" w:rsidRDefault="00ED2E31" w:rsidP="00E510A2">
            <w:pPr>
              <w:jc w:val="left"/>
              <w:rPr>
                <w:sz w:val="18"/>
                <w:szCs w:val="18"/>
              </w:rPr>
            </w:pPr>
          </w:p>
        </w:tc>
      </w:tr>
      <w:tr w:rsidR="007A1675" w:rsidRPr="00860732" w14:paraId="3DD7711C" w14:textId="77777777" w:rsidTr="00ED2E31">
        <w:tc>
          <w:tcPr>
            <w:tcW w:w="1838" w:type="dxa"/>
            <w:shd w:val="clear" w:color="auto" w:fill="E5EAEF"/>
          </w:tcPr>
          <w:p w14:paraId="37CD23D1" w14:textId="423B58C1" w:rsidR="007A1675" w:rsidRPr="00D30BBC" w:rsidRDefault="008146BD" w:rsidP="00FA5831">
            <w:pPr>
              <w:rPr>
                <w:rFonts w:eastAsia="ＭＳ Ｐゴシック" w:cs="Times New Roman"/>
                <w:sz w:val="18"/>
              </w:rPr>
            </w:pPr>
            <w:r>
              <w:rPr>
                <w:rFonts w:eastAsia="ＭＳ Ｐゴシック" w:cs="Times New Roman" w:hint="eastAsia"/>
                <w:sz w:val="18"/>
              </w:rPr>
              <w:t>Remarks</w:t>
            </w:r>
          </w:p>
        </w:tc>
        <w:tc>
          <w:tcPr>
            <w:tcW w:w="4366" w:type="dxa"/>
          </w:tcPr>
          <w:p w14:paraId="53E3DF64" w14:textId="60BE0455" w:rsidR="007A1675" w:rsidRPr="00860732" w:rsidRDefault="00D022D6" w:rsidP="00FA5831">
            <w:pPr>
              <w:rPr>
                <w:rFonts w:eastAsia="ＭＳ Ｐゴシック" w:cs="Times New Roman"/>
                <w:sz w:val="18"/>
              </w:rPr>
            </w:pPr>
            <w:r>
              <w:rPr>
                <w:rFonts w:eastAsia="ＭＳ Ｐゴシック" w:cs="Times New Roman"/>
                <w:sz w:val="18"/>
              </w:rPr>
              <w:t>F</w:t>
            </w:r>
            <w:r w:rsidRPr="00D022D6">
              <w:rPr>
                <w:rFonts w:eastAsia="ＭＳ Ｐゴシック" w:cs="Times New Roman"/>
                <w:sz w:val="18"/>
              </w:rPr>
              <w:t>ree description field</w:t>
            </w:r>
            <w:r>
              <w:rPr>
                <w:rFonts w:eastAsia="ＭＳ Ｐゴシック" w:cs="Times New Roman" w:hint="eastAsia"/>
                <w:sz w:val="18"/>
              </w:rPr>
              <w:t>.</w:t>
            </w:r>
          </w:p>
        </w:tc>
        <w:tc>
          <w:tcPr>
            <w:tcW w:w="708" w:type="dxa"/>
          </w:tcPr>
          <w:p w14:paraId="67FDF0B1" w14:textId="77777777" w:rsidR="007A1675" w:rsidRPr="00860732" w:rsidRDefault="007A1675" w:rsidP="00FA5831">
            <w:pPr>
              <w:jc w:val="center"/>
              <w:rPr>
                <w:rFonts w:eastAsia="ＭＳ Ｐゴシック" w:cs="Times New Roman"/>
                <w:sz w:val="18"/>
              </w:rPr>
            </w:pPr>
            <w:r w:rsidRPr="00860732">
              <w:rPr>
                <w:rFonts w:eastAsia="ＭＳ Ｐゴシック" w:cs="Times New Roman" w:hint="eastAsia"/>
                <w:sz w:val="18"/>
              </w:rPr>
              <w:t>-</w:t>
            </w:r>
          </w:p>
        </w:tc>
        <w:tc>
          <w:tcPr>
            <w:tcW w:w="993" w:type="dxa"/>
          </w:tcPr>
          <w:p w14:paraId="1407AFB0" w14:textId="1AB09E94" w:rsidR="007A1675" w:rsidRPr="00860732" w:rsidRDefault="000C5D1B" w:rsidP="00E510A2">
            <w:pPr>
              <w:jc w:val="left"/>
              <w:rPr>
                <w:rFonts w:eastAsia="ＭＳ Ｐゴシック" w:cs="Times New Roman"/>
                <w:sz w:val="18"/>
              </w:rPr>
            </w:pPr>
            <w:proofErr w:type="spellStart"/>
            <w:r>
              <w:rPr>
                <w:rFonts w:eastAsia="ＭＳ Ｐゴシック" w:cs="Times New Roman" w:hint="eastAsia"/>
                <w:sz w:val="18"/>
              </w:rPr>
              <w:t>Menu</w:t>
            </w:r>
            <w:r w:rsidR="008146BD">
              <w:rPr>
                <w:rFonts w:eastAsia="ＭＳ Ｐゴシック" w:cs="Times New Roman" w:hint="eastAsia"/>
                <w:sz w:val="18"/>
              </w:rPr>
              <w:t>al</w:t>
            </w:r>
            <w:proofErr w:type="spellEnd"/>
            <w:r w:rsidR="00013637">
              <w:rPr>
                <w:rFonts w:eastAsia="ＭＳ Ｐゴシック" w:cs="Times New Roman"/>
                <w:sz w:val="18"/>
              </w:rPr>
              <w:t xml:space="preserve"> input</w:t>
            </w:r>
          </w:p>
        </w:tc>
        <w:tc>
          <w:tcPr>
            <w:tcW w:w="1984" w:type="dxa"/>
          </w:tcPr>
          <w:p w14:paraId="05EBB04F" w14:textId="47BBF728" w:rsidR="007A1675" w:rsidRPr="00013637" w:rsidRDefault="008146BD" w:rsidP="00E510A2">
            <w:pPr>
              <w:jc w:val="left"/>
              <w:rPr>
                <w:rFonts w:eastAsia="ＭＳ Ｐゴシック" w:cs="Times New Roman"/>
                <w:sz w:val="18"/>
                <w:szCs w:val="18"/>
              </w:rPr>
            </w:pPr>
            <w:r w:rsidRPr="00013637">
              <w:rPr>
                <w:rFonts w:hint="eastAsia"/>
                <w:sz w:val="18"/>
                <w:szCs w:val="18"/>
              </w:rPr>
              <w:t>Maximum length 4000 bytes</w:t>
            </w:r>
          </w:p>
        </w:tc>
      </w:tr>
    </w:tbl>
    <w:p w14:paraId="7B43357F" w14:textId="347E1B59" w:rsidR="007A1675" w:rsidRDefault="007A1675" w:rsidP="007A1675">
      <w:pPr>
        <w:rPr>
          <w:b/>
          <w:bCs/>
          <w:szCs w:val="21"/>
        </w:rPr>
      </w:pPr>
    </w:p>
    <w:p w14:paraId="64EC0444" w14:textId="77777777" w:rsidR="007A1675" w:rsidRPr="007A1675" w:rsidRDefault="007A1675" w:rsidP="007A1675">
      <w:pPr>
        <w:rPr>
          <w:b/>
          <w:bCs/>
          <w:szCs w:val="21"/>
        </w:rPr>
      </w:pPr>
    </w:p>
    <w:p w14:paraId="2AB0FCFC" w14:textId="1F8E5FC6" w:rsidR="00E77871" w:rsidRPr="006D5FF2" w:rsidRDefault="00E77871">
      <w:pPr>
        <w:widowControl/>
        <w:jc w:val="left"/>
        <w:rPr>
          <w:rFonts w:cstheme="minorHAnsi"/>
          <w:b/>
        </w:rPr>
      </w:pPr>
      <w:r>
        <w:rPr>
          <w:rFonts w:cstheme="minorHAnsi"/>
          <w:b/>
        </w:rPr>
        <w:br w:type="page"/>
      </w:r>
      <w:bookmarkStart w:id="733" w:name="_Ref492912683"/>
      <w:bookmarkStart w:id="734" w:name="_Ref492912822"/>
    </w:p>
    <w:p w14:paraId="2D639925" w14:textId="51C8A3D5" w:rsidR="0081177F" w:rsidRDefault="0074639B" w:rsidP="0074639B">
      <w:pPr>
        <w:pStyle w:val="30"/>
        <w:rPr>
          <w:rFonts w:ascii="Arial" w:hAnsi="Arial"/>
        </w:rPr>
      </w:pPr>
      <w:bookmarkStart w:id="735" w:name="_対話種別リスト（Ansible-Pioneerのみ）"/>
      <w:bookmarkStart w:id="736" w:name="_Toc105604734"/>
      <w:bookmarkEnd w:id="733"/>
      <w:bookmarkEnd w:id="734"/>
      <w:bookmarkEnd w:id="735"/>
      <w:proofErr w:type="spellStart"/>
      <w:r w:rsidRPr="0074639B">
        <w:rPr>
          <w:rFonts w:ascii="Arial" w:hAnsi="Arial"/>
        </w:rPr>
        <w:lastRenderedPageBreak/>
        <w:t>P</w:t>
      </w:r>
      <w:r w:rsidR="009A6024">
        <w:rPr>
          <w:rFonts w:ascii="Arial" w:hAnsi="Arial"/>
        </w:rPr>
        <w:t>olicySet</w:t>
      </w:r>
      <w:proofErr w:type="spellEnd"/>
      <w:r w:rsidR="009A6024">
        <w:rPr>
          <w:rFonts w:ascii="Arial" w:hAnsi="Arial"/>
        </w:rPr>
        <w:t>-Policy link l</w:t>
      </w:r>
      <w:r>
        <w:rPr>
          <w:rFonts w:ascii="Arial" w:hAnsi="Arial"/>
        </w:rPr>
        <w:t>ist</w:t>
      </w:r>
      <w:bookmarkEnd w:id="736"/>
    </w:p>
    <w:p w14:paraId="28520615" w14:textId="49D437F7" w:rsidR="00097683" w:rsidRDefault="00173CEF" w:rsidP="00CC1F9C">
      <w:pPr>
        <w:pStyle w:val="aff0"/>
        <w:numPr>
          <w:ilvl w:val="0"/>
          <w:numId w:val="17"/>
        </w:numPr>
        <w:jc w:val="left"/>
      </w:pPr>
      <w:r>
        <w:t xml:space="preserve">In </w:t>
      </w:r>
      <w:r w:rsidR="00CC1F9C">
        <w:t>“</w:t>
      </w:r>
      <w:proofErr w:type="spellStart"/>
      <w:r w:rsidR="0074639B" w:rsidRPr="0074639B">
        <w:t>Poli</w:t>
      </w:r>
      <w:r w:rsidR="00914770">
        <w:t>cy</w:t>
      </w:r>
      <w:r w:rsidR="008F3386">
        <w:t>Set</w:t>
      </w:r>
      <w:proofErr w:type="spellEnd"/>
      <w:r w:rsidR="008F3386">
        <w:t>-Policy link l</w:t>
      </w:r>
      <w:r w:rsidR="0074639B">
        <w:t>ist</w:t>
      </w:r>
      <w:r>
        <w:t xml:space="preserve">”, </w:t>
      </w:r>
      <w:r w:rsidR="00CC1F9C">
        <w:t>performs</w:t>
      </w:r>
      <w:r w:rsidR="00BD317C">
        <w:t xml:space="preserve"> maintenance (browsing</w:t>
      </w:r>
      <w:r w:rsidR="0074639B" w:rsidRPr="0074639B">
        <w:t>/r</w:t>
      </w:r>
      <w:r w:rsidR="00CC1F9C">
        <w:t>egistration/upd</w:t>
      </w:r>
      <w:r w:rsidR="00914770">
        <w:t xml:space="preserve">ate/abolition) </w:t>
      </w:r>
      <w:r w:rsidR="0074639B" w:rsidRPr="0074639B">
        <w:t xml:space="preserve">for the </w:t>
      </w:r>
      <w:r w:rsidR="007A1772">
        <w:t>link</w:t>
      </w:r>
      <w:r w:rsidR="00914770">
        <w:t xml:space="preserve">ing of </w:t>
      </w:r>
      <w:r w:rsidR="0074639B" w:rsidRPr="0074639B">
        <w:t>Policy creat</w:t>
      </w:r>
      <w:r w:rsidR="00ED38EC">
        <w:t>ed in "</w:t>
      </w:r>
      <w:r w:rsidR="00ED38EC" w:rsidRPr="00D34F0B">
        <w:rPr>
          <w:u w:val="single"/>
        </w:rPr>
        <w:t>6.2.6 Policies l</w:t>
      </w:r>
      <w:r w:rsidR="0074639B" w:rsidRPr="00D34F0B">
        <w:rPr>
          <w:u w:val="single"/>
        </w:rPr>
        <w:t>ist</w:t>
      </w:r>
      <w:r w:rsidR="00914770">
        <w:t xml:space="preserve">" and </w:t>
      </w:r>
      <w:proofErr w:type="spellStart"/>
      <w:r w:rsidR="0024549C" w:rsidRPr="00481C94">
        <w:t>PolicyS</w:t>
      </w:r>
      <w:r w:rsidR="0024549C">
        <w:t>et</w:t>
      </w:r>
      <w:proofErr w:type="spellEnd"/>
      <w:r w:rsidR="0024549C">
        <w:t xml:space="preserve"> created in </w:t>
      </w:r>
      <w:r w:rsidR="00ED38EC">
        <w:t>"</w:t>
      </w:r>
      <w:r w:rsidR="00ED38EC" w:rsidRPr="00D34F0B">
        <w:rPr>
          <w:u w:val="single"/>
        </w:rPr>
        <w:t>6.2.7 Policy Sets l</w:t>
      </w:r>
      <w:r w:rsidR="0074639B" w:rsidRPr="00D34F0B">
        <w:rPr>
          <w:u w:val="single"/>
        </w:rPr>
        <w:t>ist</w:t>
      </w:r>
      <w:r w:rsidR="0074639B" w:rsidRPr="0074639B">
        <w:t>".</w:t>
      </w:r>
    </w:p>
    <w:p w14:paraId="416840FD" w14:textId="09D98D18" w:rsidR="00E96220" w:rsidRDefault="00583A9A" w:rsidP="00E96220">
      <w:pPr>
        <w:pStyle w:val="aff0"/>
        <w:ind w:left="709"/>
        <w:jc w:val="center"/>
      </w:pPr>
      <w:r>
        <w:rPr>
          <w:noProof/>
        </w:rPr>
        <mc:AlternateContent>
          <mc:Choice Requires="wps">
            <w:drawing>
              <wp:anchor distT="0" distB="0" distL="114300" distR="114300" simplePos="0" relativeHeight="251746304" behindDoc="0" locked="0" layoutInCell="1" allowOverlap="1" wp14:anchorId="7A069048" wp14:editId="79880F1B">
                <wp:simplePos x="0" y="0"/>
                <wp:positionH relativeFrom="column">
                  <wp:posOffset>701599</wp:posOffset>
                </wp:positionH>
                <wp:positionV relativeFrom="paragraph">
                  <wp:posOffset>1537208</wp:posOffset>
                </wp:positionV>
                <wp:extent cx="599846" cy="124358"/>
                <wp:effectExtent l="0" t="0" r="10160" b="28575"/>
                <wp:wrapNone/>
                <wp:docPr id="240" name="正方形/長方形 240"/>
                <wp:cNvGraphicFramePr/>
                <a:graphic xmlns:a="http://schemas.openxmlformats.org/drawingml/2006/main">
                  <a:graphicData uri="http://schemas.microsoft.com/office/word/2010/wordprocessingShape">
                    <wps:wsp>
                      <wps:cNvSpPr/>
                      <wps:spPr>
                        <a:xfrm>
                          <a:off x="0" y="0"/>
                          <a:ext cx="599846" cy="12435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F7FD3E" id="正方形/長方形 240" o:spid="_x0000_s1026" style="position:absolute;left:0;text-align:left;margin-left:55.25pt;margin-top:121.05pt;width:47.25pt;height:9.8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" filled="f" strokecolor="red" strokeweight="2pt"/>
            </w:pict>
          </mc:Fallback>
        </mc:AlternateContent>
      </w:r>
      <w:r>
        <w:rPr>
          <w:noProof/>
        </w:rPr>
        <w:drawing>
          <wp:inline distT="0" distB="0" distL="0" distR="0" wp14:anchorId="37D0BED3" wp14:editId="5E357679">
            <wp:extent cx="5175885" cy="2901950"/>
            <wp:effectExtent l="0" t="0" r="5715" b="0"/>
            <wp:docPr id="209" name="図 208"/>
            <wp:cNvGraphicFramePr/>
            <a:graphic xmlns:a="http://schemas.openxmlformats.org/drawingml/2006/main">
              <a:graphicData uri="http://schemas.openxmlformats.org/drawingml/2006/picture">
                <pic:pic xmlns:pic="http://schemas.openxmlformats.org/drawingml/2006/picture">
                  <pic:nvPicPr>
                    <pic:cNvPr id="209" name="図 20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175885" cy="2901950"/>
                    </a:xfrm>
                    <a:prstGeom prst="rect">
                      <a:avLst/>
                    </a:prstGeom>
                  </pic:spPr>
                </pic:pic>
              </a:graphicData>
            </a:graphic>
          </wp:inline>
        </w:drawing>
      </w:r>
    </w:p>
    <w:p w14:paraId="58AFA2BC" w14:textId="7E180418" w:rsidR="00E96220" w:rsidRPr="00CE0420" w:rsidRDefault="002344AA" w:rsidP="00E96220">
      <w:pPr>
        <w:jc w:val="center"/>
        <w:rPr>
          <w:rFonts w:cstheme="minorHAnsi"/>
          <w:b/>
        </w:rPr>
      </w:pPr>
      <w:r>
        <w:rPr>
          <w:rFonts w:hint="eastAsia"/>
          <w:b/>
        </w:rPr>
        <w:t xml:space="preserve">Figure </w:t>
      </w:r>
      <w:r w:rsidR="002037B6">
        <w:rPr>
          <w:b/>
        </w:rPr>
        <w:t xml:space="preserve">6.2.8-1 </w:t>
      </w:r>
      <w:r>
        <w:rPr>
          <w:rFonts w:cstheme="minorHAnsi" w:hint="eastAsia"/>
          <w:b/>
        </w:rPr>
        <w:t>Submenu screen</w:t>
      </w:r>
      <w:r w:rsidR="00E96220" w:rsidRPr="00CE0420">
        <w:rPr>
          <w:rFonts w:cstheme="minorHAnsi" w:hint="eastAsia"/>
          <w:b/>
        </w:rPr>
        <w:t>（</w:t>
      </w:r>
      <w:proofErr w:type="spellStart"/>
      <w:r w:rsidR="00E96220">
        <w:rPr>
          <w:rFonts w:cstheme="minorHAnsi" w:hint="eastAsia"/>
          <w:b/>
        </w:rPr>
        <w:t>PolicySet</w:t>
      </w:r>
      <w:proofErr w:type="spellEnd"/>
      <w:r w:rsidR="00E96220">
        <w:rPr>
          <w:rFonts w:cstheme="minorHAnsi"/>
          <w:b/>
        </w:rPr>
        <w:t>-Policy</w:t>
      </w:r>
      <w:r w:rsidR="00F071EB">
        <w:rPr>
          <w:rFonts w:cstheme="minorHAnsi" w:hint="eastAsia"/>
          <w:b/>
        </w:rPr>
        <w:t xml:space="preserve"> link l</w:t>
      </w:r>
      <w:r>
        <w:rPr>
          <w:rFonts w:cstheme="minorHAnsi" w:hint="eastAsia"/>
          <w:b/>
        </w:rPr>
        <w:t>ist</w:t>
      </w:r>
      <w:r w:rsidR="00E96220" w:rsidRPr="00CE0420">
        <w:rPr>
          <w:rFonts w:cstheme="minorHAnsi" w:hint="eastAsia"/>
          <w:b/>
        </w:rPr>
        <w:t>）</w:t>
      </w:r>
    </w:p>
    <w:p w14:paraId="2523BCE1" w14:textId="49562973" w:rsidR="00E96220" w:rsidRPr="00CE0420" w:rsidRDefault="00E96220" w:rsidP="00E96220">
      <w:pPr>
        <w:pStyle w:val="aff0"/>
        <w:ind w:left="709"/>
        <w:jc w:val="center"/>
      </w:pPr>
    </w:p>
    <w:p w14:paraId="577644B8" w14:textId="3FF76B30" w:rsidR="00E96220" w:rsidRPr="00097683" w:rsidRDefault="00E96220" w:rsidP="0081177F"/>
    <w:p w14:paraId="3A30347F" w14:textId="6F702A64" w:rsidR="00DE3120" w:rsidRPr="00CE0420" w:rsidRDefault="007F7CC6" w:rsidP="007F7CC6">
      <w:pPr>
        <w:pStyle w:val="aff0"/>
        <w:numPr>
          <w:ilvl w:val="0"/>
          <w:numId w:val="17"/>
        </w:numPr>
        <w:jc w:val="left"/>
      </w:pPr>
      <w:r w:rsidRPr="007F7CC6">
        <w:t>Clicking the "Register" button and then "Start Registration" button wi</w:t>
      </w:r>
      <w:r w:rsidR="008E29C9">
        <w:t xml:space="preserve">ll register the </w:t>
      </w:r>
      <w:proofErr w:type="spellStart"/>
      <w:r w:rsidR="000B4F00" w:rsidRPr="000B4F00">
        <w:t>PolicySet</w:t>
      </w:r>
      <w:proofErr w:type="spellEnd"/>
      <w:r w:rsidR="000B4F00" w:rsidRPr="000B4F00">
        <w:t>-Policy link.</w:t>
      </w:r>
    </w:p>
    <w:p w14:paraId="2C0498C1" w14:textId="08B0421F" w:rsidR="00E96220" w:rsidRPr="00E96220" w:rsidRDefault="00E35DBB" w:rsidP="00E96220">
      <w:pPr>
        <w:pStyle w:val="aff0"/>
        <w:ind w:left="709"/>
        <w:jc w:val="center"/>
        <w:rPr>
          <w:rFonts w:cstheme="minorHAnsi"/>
          <w:b/>
        </w:rPr>
      </w:pPr>
      <w:r>
        <w:rPr>
          <w:noProof/>
        </w:rPr>
        <w:drawing>
          <wp:inline distT="0" distB="0" distL="0" distR="0" wp14:anchorId="6DA506ED" wp14:editId="6F079706">
            <wp:extent cx="4295775" cy="1200150"/>
            <wp:effectExtent l="0" t="0" r="9525" b="0"/>
            <wp:docPr id="61"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図 60"/>
                    <pic:cNvPicPr>
                      <a:picLocks noChangeAspect="1"/>
                    </pic:cNvPicPr>
                  </pic:nvPicPr>
                  <pic:blipFill>
                    <a:blip r:embed="rId41"/>
                    <a:stretch>
                      <a:fillRect/>
                    </a:stretch>
                  </pic:blipFill>
                  <pic:spPr>
                    <a:xfrm>
                      <a:off x="0" y="0"/>
                      <a:ext cx="4295775" cy="1200150"/>
                    </a:xfrm>
                    <a:prstGeom prst="rect">
                      <a:avLst/>
                    </a:prstGeom>
                  </pic:spPr>
                </pic:pic>
              </a:graphicData>
            </a:graphic>
          </wp:inline>
        </w:drawing>
      </w:r>
    </w:p>
    <w:p w14:paraId="7E3E4937" w14:textId="0FD44D8E" w:rsidR="00E96220" w:rsidRDefault="000B4F00" w:rsidP="00195C61">
      <w:pPr>
        <w:pStyle w:val="aff0"/>
        <w:ind w:left="709"/>
        <w:jc w:val="center"/>
        <w:rPr>
          <w:b/>
          <w:bCs/>
          <w:szCs w:val="21"/>
        </w:rPr>
      </w:pPr>
      <w:r>
        <w:rPr>
          <w:rFonts w:hint="eastAsia"/>
          <w:b/>
          <w:bCs/>
          <w:szCs w:val="21"/>
        </w:rPr>
        <w:t xml:space="preserve">Figure </w:t>
      </w:r>
      <w:r w:rsidR="00550F68">
        <w:rPr>
          <w:b/>
          <w:bCs/>
          <w:szCs w:val="21"/>
        </w:rPr>
        <w:t>6.2.8</w:t>
      </w:r>
      <w:r w:rsidR="00F77B97">
        <w:rPr>
          <w:b/>
          <w:bCs/>
          <w:szCs w:val="21"/>
        </w:rPr>
        <w:t>-2</w:t>
      </w:r>
      <w:r w:rsidR="00E96220" w:rsidRPr="00E96220">
        <w:rPr>
          <w:rFonts w:hint="eastAsia"/>
          <w:b/>
          <w:bCs/>
          <w:szCs w:val="21"/>
        </w:rPr>
        <w:t xml:space="preserve"> </w:t>
      </w:r>
      <w:r w:rsidR="00F071EB">
        <w:rPr>
          <w:rFonts w:hint="eastAsia"/>
          <w:b/>
          <w:bCs/>
          <w:szCs w:val="21"/>
        </w:rPr>
        <w:t>Registration s</w:t>
      </w:r>
      <w:r>
        <w:rPr>
          <w:rFonts w:hint="eastAsia"/>
          <w:b/>
          <w:bCs/>
          <w:szCs w:val="21"/>
        </w:rPr>
        <w:t>cr</w:t>
      </w:r>
      <w:r>
        <w:rPr>
          <w:b/>
          <w:bCs/>
          <w:szCs w:val="21"/>
        </w:rPr>
        <w:t>een</w:t>
      </w:r>
      <w:r w:rsidR="00E96220" w:rsidRPr="00E96220">
        <w:rPr>
          <w:rFonts w:hint="eastAsia"/>
          <w:b/>
          <w:bCs/>
          <w:szCs w:val="21"/>
        </w:rPr>
        <w:t>（</w:t>
      </w:r>
      <w:proofErr w:type="spellStart"/>
      <w:r w:rsidR="00E96220">
        <w:rPr>
          <w:rFonts w:cstheme="minorHAnsi" w:hint="eastAsia"/>
          <w:b/>
        </w:rPr>
        <w:t>PolicySet</w:t>
      </w:r>
      <w:proofErr w:type="spellEnd"/>
      <w:r w:rsidR="00E96220">
        <w:rPr>
          <w:rFonts w:cstheme="minorHAnsi"/>
          <w:b/>
        </w:rPr>
        <w:t>-Policy</w:t>
      </w:r>
      <w:r w:rsidR="00F071EB">
        <w:rPr>
          <w:rFonts w:cstheme="minorHAnsi" w:hint="eastAsia"/>
          <w:b/>
        </w:rPr>
        <w:t xml:space="preserve"> l</w:t>
      </w:r>
      <w:r>
        <w:rPr>
          <w:rFonts w:cstheme="minorHAnsi" w:hint="eastAsia"/>
          <w:b/>
        </w:rPr>
        <w:t>i</w:t>
      </w:r>
      <w:r w:rsidR="00F071EB">
        <w:rPr>
          <w:rFonts w:cstheme="minorHAnsi" w:hint="eastAsia"/>
          <w:b/>
        </w:rPr>
        <w:t>nk l</w:t>
      </w:r>
      <w:r>
        <w:rPr>
          <w:rFonts w:cstheme="minorHAnsi" w:hint="eastAsia"/>
          <w:b/>
        </w:rPr>
        <w:t>ist</w:t>
      </w:r>
      <w:r w:rsidR="00E96220" w:rsidRPr="00E96220">
        <w:rPr>
          <w:rFonts w:hint="eastAsia"/>
          <w:b/>
          <w:bCs/>
          <w:szCs w:val="21"/>
        </w:rPr>
        <w:t>）</w:t>
      </w:r>
    </w:p>
    <w:p w14:paraId="5EB000B9" w14:textId="14702A99" w:rsidR="00195C61" w:rsidRPr="00195C61" w:rsidRDefault="00195C61" w:rsidP="00195C61">
      <w:pPr>
        <w:pStyle w:val="aff0"/>
        <w:jc w:val="left"/>
        <w:rPr>
          <w:b/>
          <w:bCs/>
          <w:szCs w:val="21"/>
        </w:rPr>
      </w:pPr>
    </w:p>
    <w:p w14:paraId="7A9B7542" w14:textId="77777777" w:rsidR="00195C61" w:rsidRPr="00E96220" w:rsidRDefault="00195C61" w:rsidP="0081177F"/>
    <w:p w14:paraId="781957F5" w14:textId="56C5F2D3" w:rsidR="00DE3120" w:rsidRDefault="00195C61" w:rsidP="00E62321">
      <w:pPr>
        <w:pStyle w:val="aff0"/>
        <w:numPr>
          <w:ilvl w:val="0"/>
          <w:numId w:val="17"/>
        </w:numPr>
      </w:pPr>
      <w:r>
        <w:rPr>
          <w:noProof/>
        </w:rPr>
        <w:drawing>
          <wp:anchor distT="0" distB="0" distL="114300" distR="114300" simplePos="0" relativeHeight="251788288" behindDoc="0" locked="0" layoutInCell="1" allowOverlap="1" wp14:anchorId="3854A310" wp14:editId="2DAFDDF8">
            <wp:simplePos x="0" y="0"/>
            <wp:positionH relativeFrom="page">
              <wp:align>center</wp:align>
            </wp:positionH>
            <wp:positionV relativeFrom="paragraph">
              <wp:posOffset>453390</wp:posOffset>
            </wp:positionV>
            <wp:extent cx="4389120" cy="1066165"/>
            <wp:effectExtent l="0" t="0" r="0" b="635"/>
            <wp:wrapTopAndBottom/>
            <wp:docPr id="231" name="図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389120" cy="1066165"/>
                    </a:xfrm>
                    <a:prstGeom prst="rect">
                      <a:avLst/>
                    </a:prstGeom>
                  </pic:spPr>
                </pic:pic>
              </a:graphicData>
            </a:graphic>
            <wp14:sizeRelH relativeFrom="page">
              <wp14:pctWidth>0</wp14:pctWidth>
            </wp14:sizeRelH>
            <wp14:sizeRelV relativeFrom="page">
              <wp14:pctHeight>0</wp14:pctHeight>
            </wp14:sizeRelV>
          </wp:anchor>
        </w:drawing>
      </w:r>
      <w:r>
        <w:t>Clicking the Policy Set link will move the user to “6.2.7 Policy sets list”</w:t>
      </w:r>
      <w:r>
        <w:br/>
        <w:t>Clicking the Policy link will move the user to “6.2.6 Policies list”.</w:t>
      </w:r>
    </w:p>
    <w:p w14:paraId="4BC1E01F" w14:textId="53114F97" w:rsidR="00195C61" w:rsidRPr="00195C61" w:rsidRDefault="00195C61" w:rsidP="00195C61">
      <w:pPr>
        <w:pStyle w:val="aff0"/>
        <w:ind w:left="709"/>
        <w:jc w:val="center"/>
        <w:rPr>
          <w:b/>
        </w:rPr>
      </w:pPr>
      <w:r w:rsidRPr="00195C61">
        <w:rPr>
          <w:rFonts w:hint="eastAsia"/>
          <w:b/>
        </w:rPr>
        <w:t>Figure 6.2.8-3 Submenu screen (</w:t>
      </w:r>
      <w:proofErr w:type="spellStart"/>
      <w:r w:rsidRPr="00195C61">
        <w:rPr>
          <w:rFonts w:hint="eastAsia"/>
          <w:b/>
        </w:rPr>
        <w:t>PolicySet</w:t>
      </w:r>
      <w:proofErr w:type="spellEnd"/>
      <w:r w:rsidRPr="00195C61">
        <w:rPr>
          <w:rFonts w:hint="eastAsia"/>
          <w:b/>
        </w:rPr>
        <w:t>-Policy Link list)</w:t>
      </w:r>
    </w:p>
    <w:p w14:paraId="2FDB53B1" w14:textId="77777777" w:rsidR="00195C61" w:rsidRDefault="00195C61" w:rsidP="00195C61">
      <w:pPr>
        <w:pStyle w:val="aff0"/>
        <w:ind w:left="709"/>
        <w:jc w:val="center"/>
      </w:pPr>
    </w:p>
    <w:p w14:paraId="42FBDF16" w14:textId="77777777" w:rsidR="00195C61" w:rsidRDefault="00195C61" w:rsidP="00195C61">
      <w:pPr>
        <w:pStyle w:val="aff0"/>
        <w:numPr>
          <w:ilvl w:val="0"/>
          <w:numId w:val="17"/>
        </w:numPr>
      </w:pPr>
      <w:r w:rsidRPr="00E62321">
        <w:t xml:space="preserve">The list of </w:t>
      </w:r>
      <w:r>
        <w:t xml:space="preserve">items on the </w:t>
      </w:r>
      <w:proofErr w:type="spellStart"/>
      <w:r w:rsidRPr="000B4F00">
        <w:t>PolicySet</w:t>
      </w:r>
      <w:proofErr w:type="spellEnd"/>
      <w:r w:rsidRPr="000B4F00">
        <w:t>-Policy link</w:t>
      </w:r>
      <w:r>
        <w:t xml:space="preserve"> list is as follows</w:t>
      </w:r>
      <w:r w:rsidRPr="000B4F00">
        <w:t>.</w:t>
      </w:r>
    </w:p>
    <w:p w14:paraId="57BB4CA7" w14:textId="77777777" w:rsidR="00195C61" w:rsidRPr="00CE0420" w:rsidRDefault="00195C61" w:rsidP="00195C61">
      <w:pPr>
        <w:pStyle w:val="aff0"/>
        <w:ind w:left="709"/>
      </w:pPr>
    </w:p>
    <w:p w14:paraId="44F7D690" w14:textId="77777777" w:rsidR="00DE3120" w:rsidRDefault="00DE3120" w:rsidP="0081177F"/>
    <w:p w14:paraId="15D52A6F" w14:textId="5D95D611" w:rsidR="00E96220" w:rsidRPr="00845B9D" w:rsidRDefault="008A0E51" w:rsidP="00E96220">
      <w:pPr>
        <w:jc w:val="center"/>
        <w:rPr>
          <w:rFonts w:cstheme="minorHAnsi"/>
          <w:b/>
        </w:rPr>
      </w:pPr>
      <w:r w:rsidRPr="008A0E51">
        <w:rPr>
          <w:rFonts w:cstheme="minorHAnsi"/>
          <w:b/>
        </w:rPr>
        <w:t>Table 6.2.8-1</w:t>
      </w:r>
      <w:r w:rsidR="005F6F8B">
        <w:rPr>
          <w:rFonts w:cstheme="minorHAnsi"/>
          <w:b/>
        </w:rPr>
        <w:t xml:space="preserve"> </w:t>
      </w:r>
      <w:r w:rsidRPr="008A0E51">
        <w:rPr>
          <w:rFonts w:cstheme="minorHAnsi"/>
          <w:b/>
        </w:rPr>
        <w:t>Item list</w:t>
      </w:r>
      <w:r>
        <w:rPr>
          <w:rFonts w:cstheme="minorHAnsi"/>
          <w:b/>
        </w:rPr>
        <w:t xml:space="preserve"> </w:t>
      </w:r>
      <w:r w:rsidRPr="008A0E51">
        <w:rPr>
          <w:rFonts w:cstheme="minorHAnsi"/>
          <w:b/>
        </w:rPr>
        <w:t>(</w:t>
      </w:r>
      <w:proofErr w:type="spellStart"/>
      <w:r w:rsidRPr="008A0E51">
        <w:rPr>
          <w:rFonts w:cstheme="minorHAnsi"/>
          <w:b/>
        </w:rPr>
        <w:t>P</w:t>
      </w:r>
      <w:r w:rsidR="00195C61">
        <w:rPr>
          <w:rFonts w:cstheme="minorHAnsi"/>
          <w:b/>
        </w:rPr>
        <w:t>olicySet</w:t>
      </w:r>
      <w:proofErr w:type="spellEnd"/>
      <w:r w:rsidR="00195C61">
        <w:rPr>
          <w:rFonts w:cstheme="minorHAnsi"/>
          <w:b/>
        </w:rPr>
        <w:t>-Policy link</w:t>
      </w:r>
      <w:r w:rsidR="00F071EB">
        <w:rPr>
          <w:rFonts w:cstheme="minorHAnsi"/>
          <w:b/>
        </w:rPr>
        <w:t xml:space="preserve"> l</w:t>
      </w:r>
      <w:r>
        <w:rPr>
          <w:rFonts w:cstheme="minorHAnsi"/>
          <w:b/>
        </w:rPr>
        <w:t>ist</w:t>
      </w:r>
      <w:r w:rsidRPr="008A0E51">
        <w:rPr>
          <w:rFonts w:cstheme="minorHAnsi"/>
          <w:b/>
        </w:rPr>
        <w:t>)</w:t>
      </w:r>
    </w:p>
    <w:tbl>
      <w:tblPr>
        <w:tblStyle w:val="36"/>
        <w:tblpPr w:leftFromText="142" w:rightFromText="142" w:vertAnchor="text" w:tblpY="1"/>
        <w:tblOverlap w:val="never"/>
        <w:tblW w:w="9889" w:type="dxa"/>
        <w:tblLayout w:type="fixed"/>
        <w:tblLook w:val="04A0" w:firstRow="1" w:lastRow="0" w:firstColumn="1" w:lastColumn="0" w:noHBand="0" w:noVBand="1"/>
      </w:tblPr>
      <w:tblGrid>
        <w:gridCol w:w="1668"/>
        <w:gridCol w:w="4536"/>
        <w:gridCol w:w="708"/>
        <w:gridCol w:w="1163"/>
        <w:gridCol w:w="1814"/>
      </w:tblGrid>
      <w:tr w:rsidR="00E96220" w:rsidRPr="00860732" w14:paraId="730D64AC" w14:textId="77777777" w:rsidTr="00E96220">
        <w:tc>
          <w:tcPr>
            <w:tcW w:w="1668" w:type="dxa"/>
            <w:shd w:val="clear" w:color="auto" w:fill="002B62"/>
          </w:tcPr>
          <w:p w14:paraId="2DC994BB" w14:textId="134059CF" w:rsidR="00E96220" w:rsidRPr="00F77B97" w:rsidRDefault="008A0E51" w:rsidP="00FA5831">
            <w:pPr>
              <w:spacing w:line="240" w:lineRule="exact"/>
              <w:jc w:val="center"/>
              <w:rPr>
                <w:rFonts w:eastAsia="ＭＳ Ｐゴシック" w:cs="Arial"/>
                <w:b/>
                <w:color w:val="FFFFFF"/>
                <w:sz w:val="18"/>
                <w:szCs w:val="18"/>
              </w:rPr>
            </w:pPr>
            <w:r>
              <w:rPr>
                <w:rFonts w:eastAsia="ＭＳ Ｐゴシック" w:cs="Arial" w:hint="eastAsia"/>
                <w:b/>
                <w:color w:val="FFFFFF"/>
                <w:sz w:val="18"/>
                <w:szCs w:val="18"/>
              </w:rPr>
              <w:t>Item</w:t>
            </w:r>
          </w:p>
        </w:tc>
        <w:tc>
          <w:tcPr>
            <w:tcW w:w="4536" w:type="dxa"/>
            <w:shd w:val="clear" w:color="auto" w:fill="002B62"/>
          </w:tcPr>
          <w:p w14:paraId="295B8A73" w14:textId="7D96D7E1" w:rsidR="00E96220" w:rsidRPr="00F77B97" w:rsidRDefault="008A0E51" w:rsidP="00FA5831">
            <w:pPr>
              <w:spacing w:line="240" w:lineRule="exact"/>
              <w:jc w:val="center"/>
              <w:rPr>
                <w:rFonts w:eastAsia="ＭＳ Ｐゴシック" w:cs="Arial"/>
                <w:b/>
                <w:color w:val="FFFFFF"/>
                <w:sz w:val="18"/>
                <w:szCs w:val="18"/>
              </w:rPr>
            </w:pPr>
            <w:r>
              <w:rPr>
                <w:rFonts w:eastAsia="ＭＳ Ｐゴシック" w:cs="Arial" w:hint="eastAsia"/>
                <w:b/>
                <w:color w:val="FFFFFF"/>
                <w:sz w:val="18"/>
                <w:szCs w:val="18"/>
              </w:rPr>
              <w:t>Description</w:t>
            </w:r>
          </w:p>
        </w:tc>
        <w:tc>
          <w:tcPr>
            <w:tcW w:w="708" w:type="dxa"/>
            <w:shd w:val="clear" w:color="auto" w:fill="002B62"/>
          </w:tcPr>
          <w:p w14:paraId="6C73824A" w14:textId="0B6504C7" w:rsidR="00E96220" w:rsidRPr="00F77B97" w:rsidRDefault="008A0E51" w:rsidP="008A0E51">
            <w:pPr>
              <w:spacing w:line="240" w:lineRule="exact"/>
              <w:jc w:val="center"/>
              <w:rPr>
                <w:rFonts w:eastAsia="ＭＳ Ｐゴシック" w:cs="Arial"/>
                <w:b/>
                <w:color w:val="FFFFFF"/>
                <w:sz w:val="18"/>
                <w:szCs w:val="18"/>
              </w:rPr>
            </w:pPr>
            <w:r>
              <w:rPr>
                <w:rFonts w:eastAsia="ＭＳ Ｐゴシック" w:cs="Arial" w:hint="eastAsia"/>
                <w:b/>
                <w:color w:val="FFFFFF"/>
                <w:sz w:val="18"/>
                <w:szCs w:val="18"/>
              </w:rPr>
              <w:t>Input required</w:t>
            </w:r>
          </w:p>
        </w:tc>
        <w:tc>
          <w:tcPr>
            <w:tcW w:w="1163" w:type="dxa"/>
            <w:shd w:val="clear" w:color="auto" w:fill="002B62"/>
          </w:tcPr>
          <w:p w14:paraId="265A39EF" w14:textId="3C2667DC" w:rsidR="00E96220" w:rsidRPr="00F77B97" w:rsidRDefault="008A0E51" w:rsidP="00FA5831">
            <w:pPr>
              <w:spacing w:line="240" w:lineRule="exact"/>
              <w:jc w:val="center"/>
              <w:rPr>
                <w:rFonts w:eastAsia="ＭＳ Ｐゴシック" w:cs="Arial"/>
                <w:b/>
                <w:color w:val="FFFFFF"/>
                <w:sz w:val="18"/>
                <w:szCs w:val="18"/>
              </w:rPr>
            </w:pPr>
            <w:r>
              <w:rPr>
                <w:rFonts w:eastAsia="ＭＳ Ｐゴシック" w:cs="Arial" w:hint="eastAsia"/>
                <w:b/>
                <w:color w:val="FFFFFF"/>
                <w:sz w:val="18"/>
                <w:szCs w:val="18"/>
              </w:rPr>
              <w:t>Input type</w:t>
            </w:r>
          </w:p>
        </w:tc>
        <w:tc>
          <w:tcPr>
            <w:tcW w:w="1814" w:type="dxa"/>
            <w:shd w:val="clear" w:color="auto" w:fill="002B62"/>
          </w:tcPr>
          <w:p w14:paraId="6E6D52C6" w14:textId="246C24B2" w:rsidR="00E96220" w:rsidRPr="00F77B97" w:rsidRDefault="008A0E51" w:rsidP="00FA5831">
            <w:pPr>
              <w:spacing w:line="240" w:lineRule="exact"/>
              <w:jc w:val="center"/>
              <w:rPr>
                <w:rFonts w:eastAsia="ＭＳ Ｐゴシック" w:cs="Arial"/>
                <w:b/>
                <w:color w:val="FFFFFF"/>
                <w:sz w:val="18"/>
                <w:szCs w:val="18"/>
              </w:rPr>
            </w:pPr>
            <w:r>
              <w:rPr>
                <w:rFonts w:eastAsia="ＭＳ Ｐゴシック" w:cs="Arial" w:hint="eastAsia"/>
                <w:b/>
                <w:color w:val="FFFFFF"/>
                <w:sz w:val="18"/>
                <w:szCs w:val="18"/>
              </w:rPr>
              <w:t>Restriction</w:t>
            </w:r>
          </w:p>
        </w:tc>
      </w:tr>
      <w:tr w:rsidR="00E96220" w:rsidRPr="00860732" w14:paraId="61568AA1" w14:textId="77777777" w:rsidTr="00E96220">
        <w:tc>
          <w:tcPr>
            <w:tcW w:w="1668" w:type="dxa"/>
            <w:shd w:val="clear" w:color="auto" w:fill="E5EAEF"/>
          </w:tcPr>
          <w:p w14:paraId="63DC064E" w14:textId="0B71566A" w:rsidR="00E96220" w:rsidRPr="00F77B97" w:rsidRDefault="00E96220" w:rsidP="00E96220">
            <w:pPr>
              <w:rPr>
                <w:rFonts w:eastAsia="ＭＳ Ｐゴシック" w:cs="Times New Roman"/>
                <w:sz w:val="18"/>
                <w:szCs w:val="18"/>
              </w:rPr>
            </w:pPr>
            <w:r w:rsidRPr="00F77B97">
              <w:rPr>
                <w:rFonts w:eastAsia="ＭＳ Ｐゴシック" w:cs="Times New Roman" w:hint="eastAsia"/>
                <w:sz w:val="18"/>
                <w:szCs w:val="18"/>
              </w:rPr>
              <w:t>Policy</w:t>
            </w:r>
            <w:r w:rsidRPr="00F77B97">
              <w:rPr>
                <w:rFonts w:eastAsia="ＭＳ Ｐゴシック" w:cs="Times New Roman"/>
                <w:sz w:val="18"/>
                <w:szCs w:val="18"/>
              </w:rPr>
              <w:t xml:space="preserve"> </w:t>
            </w:r>
            <w:r w:rsidRPr="00F77B97">
              <w:rPr>
                <w:rFonts w:eastAsia="ＭＳ Ｐゴシック" w:cs="Times New Roman" w:hint="eastAsia"/>
                <w:sz w:val="18"/>
                <w:szCs w:val="18"/>
              </w:rPr>
              <w:t>Set</w:t>
            </w:r>
          </w:p>
        </w:tc>
        <w:tc>
          <w:tcPr>
            <w:tcW w:w="4536" w:type="dxa"/>
          </w:tcPr>
          <w:p w14:paraId="0AEAC6DD" w14:textId="6267512D" w:rsidR="00E96220" w:rsidRPr="00F77B97" w:rsidRDefault="00DD0DDA" w:rsidP="000B0ECE">
            <w:pPr>
              <w:jc w:val="left"/>
              <w:rPr>
                <w:rFonts w:eastAsia="ＭＳ Ｐゴシック" w:cs="Times New Roman"/>
                <w:sz w:val="18"/>
                <w:szCs w:val="18"/>
              </w:rPr>
            </w:pPr>
            <w:r w:rsidRPr="00DD0DDA">
              <w:rPr>
                <w:sz w:val="18"/>
                <w:szCs w:val="18"/>
              </w:rPr>
              <w:t xml:space="preserve">Select the Policy Set name registered </w:t>
            </w:r>
            <w:r w:rsidR="008F3386">
              <w:rPr>
                <w:sz w:val="18"/>
                <w:szCs w:val="18"/>
              </w:rPr>
              <w:t>in "6.2.7 Policy Sets l</w:t>
            </w:r>
            <w:r>
              <w:rPr>
                <w:sz w:val="18"/>
                <w:szCs w:val="18"/>
              </w:rPr>
              <w:t>ist</w:t>
            </w:r>
            <w:r w:rsidRPr="00DD0DDA">
              <w:rPr>
                <w:sz w:val="18"/>
                <w:szCs w:val="18"/>
              </w:rPr>
              <w:t>".</w:t>
            </w:r>
          </w:p>
        </w:tc>
        <w:tc>
          <w:tcPr>
            <w:tcW w:w="708" w:type="dxa"/>
          </w:tcPr>
          <w:p w14:paraId="6BDBCEAB" w14:textId="313F7B0E" w:rsidR="00E96220" w:rsidRPr="00F77B97" w:rsidRDefault="00E96220" w:rsidP="00E96220">
            <w:pPr>
              <w:jc w:val="center"/>
              <w:rPr>
                <w:rFonts w:eastAsia="ＭＳ Ｐゴシック" w:cs="Times New Roman"/>
                <w:sz w:val="18"/>
                <w:szCs w:val="18"/>
              </w:rPr>
            </w:pPr>
            <w:r w:rsidRPr="00F77B97">
              <w:rPr>
                <w:rFonts w:hint="eastAsia"/>
                <w:sz w:val="18"/>
                <w:szCs w:val="18"/>
              </w:rPr>
              <w:t>○</w:t>
            </w:r>
          </w:p>
        </w:tc>
        <w:tc>
          <w:tcPr>
            <w:tcW w:w="1163" w:type="dxa"/>
          </w:tcPr>
          <w:p w14:paraId="6A9473C6" w14:textId="501F3C4E" w:rsidR="00E96220" w:rsidRPr="00F77B97" w:rsidRDefault="00DD0DDA" w:rsidP="00162E16">
            <w:pPr>
              <w:jc w:val="left"/>
              <w:rPr>
                <w:rFonts w:eastAsia="ＭＳ Ｐゴシック" w:cs="Times New Roman"/>
                <w:sz w:val="18"/>
                <w:szCs w:val="18"/>
              </w:rPr>
            </w:pPr>
            <w:r>
              <w:rPr>
                <w:rFonts w:hint="eastAsia"/>
                <w:sz w:val="18"/>
                <w:szCs w:val="18"/>
              </w:rPr>
              <w:t>List select</w:t>
            </w:r>
            <w:r w:rsidR="00F22F7A">
              <w:rPr>
                <w:sz w:val="18"/>
                <w:szCs w:val="18"/>
              </w:rPr>
              <w:t>ion</w:t>
            </w:r>
          </w:p>
        </w:tc>
        <w:tc>
          <w:tcPr>
            <w:tcW w:w="1814" w:type="dxa"/>
          </w:tcPr>
          <w:p w14:paraId="5C2A644B" w14:textId="511EEB3C" w:rsidR="00E96220" w:rsidRPr="00F77B97" w:rsidRDefault="00E96220" w:rsidP="00E96220">
            <w:pPr>
              <w:rPr>
                <w:rFonts w:eastAsia="ＭＳ Ｐゴシック" w:cs="Times New Roman"/>
                <w:sz w:val="18"/>
                <w:szCs w:val="18"/>
              </w:rPr>
            </w:pPr>
          </w:p>
        </w:tc>
      </w:tr>
      <w:tr w:rsidR="00E96220" w:rsidRPr="00860732" w14:paraId="23565F93" w14:textId="77777777" w:rsidTr="00E96220">
        <w:tc>
          <w:tcPr>
            <w:tcW w:w="1668" w:type="dxa"/>
            <w:shd w:val="clear" w:color="auto" w:fill="E5EAEF"/>
          </w:tcPr>
          <w:p w14:paraId="09DD021E" w14:textId="00A67744" w:rsidR="00E96220" w:rsidRPr="00F77B97" w:rsidRDefault="00E96220" w:rsidP="00E96220">
            <w:pPr>
              <w:rPr>
                <w:rFonts w:eastAsia="ＭＳ Ｐゴシック" w:cs="Times New Roman"/>
                <w:sz w:val="18"/>
                <w:szCs w:val="18"/>
              </w:rPr>
            </w:pPr>
            <w:r w:rsidRPr="00F77B97">
              <w:rPr>
                <w:rFonts w:eastAsia="ＭＳ Ｐゴシック" w:cs="Times New Roman" w:hint="eastAsia"/>
                <w:sz w:val="18"/>
                <w:szCs w:val="18"/>
              </w:rPr>
              <w:t>Policy</w:t>
            </w:r>
          </w:p>
        </w:tc>
        <w:tc>
          <w:tcPr>
            <w:tcW w:w="4536" w:type="dxa"/>
          </w:tcPr>
          <w:p w14:paraId="7EA6F18A" w14:textId="2E03819C" w:rsidR="00E96220" w:rsidRPr="00F77B97" w:rsidRDefault="00DD0DDA" w:rsidP="000B0ECE">
            <w:pPr>
              <w:jc w:val="left"/>
              <w:rPr>
                <w:rFonts w:eastAsia="ＭＳ Ｐゴシック" w:cs="Times New Roman"/>
                <w:sz w:val="18"/>
                <w:szCs w:val="18"/>
              </w:rPr>
            </w:pPr>
            <w:r w:rsidRPr="00DD0DDA">
              <w:rPr>
                <w:sz w:val="18"/>
                <w:szCs w:val="18"/>
              </w:rPr>
              <w:t>Select the Policy name register</w:t>
            </w:r>
            <w:r w:rsidR="008F3386">
              <w:rPr>
                <w:sz w:val="18"/>
                <w:szCs w:val="18"/>
              </w:rPr>
              <w:t>ed in "6.2.6 Policies l</w:t>
            </w:r>
            <w:r>
              <w:rPr>
                <w:sz w:val="18"/>
                <w:szCs w:val="18"/>
              </w:rPr>
              <w:t>ist</w:t>
            </w:r>
            <w:r w:rsidRPr="00DD0DDA">
              <w:rPr>
                <w:sz w:val="18"/>
                <w:szCs w:val="18"/>
              </w:rPr>
              <w:t>".</w:t>
            </w:r>
          </w:p>
        </w:tc>
        <w:tc>
          <w:tcPr>
            <w:tcW w:w="708" w:type="dxa"/>
          </w:tcPr>
          <w:p w14:paraId="658D479F" w14:textId="77FBEEA4" w:rsidR="00E96220" w:rsidRPr="00F77B97" w:rsidRDefault="00E96220" w:rsidP="00E96220">
            <w:pPr>
              <w:jc w:val="center"/>
              <w:rPr>
                <w:rFonts w:eastAsia="ＭＳ Ｐゴシック" w:cs="Times New Roman"/>
                <w:sz w:val="18"/>
                <w:szCs w:val="18"/>
              </w:rPr>
            </w:pPr>
            <w:r w:rsidRPr="00F77B97">
              <w:rPr>
                <w:rFonts w:hint="eastAsia"/>
                <w:sz w:val="18"/>
                <w:szCs w:val="18"/>
              </w:rPr>
              <w:t>○</w:t>
            </w:r>
          </w:p>
        </w:tc>
        <w:tc>
          <w:tcPr>
            <w:tcW w:w="1163" w:type="dxa"/>
          </w:tcPr>
          <w:p w14:paraId="78018EC7" w14:textId="1ADD3C9B" w:rsidR="00E96220" w:rsidRPr="00F77B97" w:rsidRDefault="00DD0DDA" w:rsidP="00162E16">
            <w:pPr>
              <w:jc w:val="left"/>
              <w:rPr>
                <w:rFonts w:eastAsia="ＭＳ Ｐゴシック" w:cs="Times New Roman"/>
                <w:sz w:val="18"/>
                <w:szCs w:val="18"/>
              </w:rPr>
            </w:pPr>
            <w:r>
              <w:rPr>
                <w:rFonts w:hint="eastAsia"/>
                <w:sz w:val="18"/>
                <w:szCs w:val="18"/>
              </w:rPr>
              <w:t>List select</w:t>
            </w:r>
            <w:r w:rsidR="00F22F7A">
              <w:rPr>
                <w:sz w:val="18"/>
                <w:szCs w:val="18"/>
              </w:rPr>
              <w:t>ion</w:t>
            </w:r>
          </w:p>
        </w:tc>
        <w:tc>
          <w:tcPr>
            <w:tcW w:w="1814" w:type="dxa"/>
          </w:tcPr>
          <w:p w14:paraId="6ECF5756" w14:textId="77777777" w:rsidR="00E96220" w:rsidRPr="00F77B97" w:rsidRDefault="00E96220" w:rsidP="00E96220">
            <w:pPr>
              <w:rPr>
                <w:rFonts w:eastAsia="ＭＳ Ｐゴシック" w:cs="Times New Roman"/>
                <w:sz w:val="18"/>
                <w:szCs w:val="18"/>
              </w:rPr>
            </w:pPr>
          </w:p>
        </w:tc>
      </w:tr>
      <w:tr w:rsidR="00E96220" w:rsidRPr="00860732" w14:paraId="77D35E6B" w14:textId="77777777" w:rsidTr="00E96220">
        <w:tc>
          <w:tcPr>
            <w:tcW w:w="1668" w:type="dxa"/>
            <w:shd w:val="clear" w:color="auto" w:fill="E5EAEF"/>
          </w:tcPr>
          <w:p w14:paraId="50112638" w14:textId="7A6747BB" w:rsidR="00E96220" w:rsidRPr="00F77B97" w:rsidRDefault="00AE1096" w:rsidP="00E96220">
            <w:pPr>
              <w:rPr>
                <w:rFonts w:eastAsia="ＭＳ Ｐゴシック" w:cs="Times New Roman"/>
                <w:sz w:val="18"/>
                <w:szCs w:val="18"/>
              </w:rPr>
            </w:pPr>
            <w:r>
              <w:rPr>
                <w:rFonts w:eastAsia="ＭＳ Ｐゴシック" w:cs="Times New Roman" w:hint="eastAsia"/>
                <w:sz w:val="18"/>
                <w:szCs w:val="18"/>
              </w:rPr>
              <w:t>Remarks</w:t>
            </w:r>
          </w:p>
        </w:tc>
        <w:tc>
          <w:tcPr>
            <w:tcW w:w="4536" w:type="dxa"/>
          </w:tcPr>
          <w:p w14:paraId="3CF4031E" w14:textId="795915C9" w:rsidR="00E96220" w:rsidRPr="00F77B97" w:rsidRDefault="00F243EA" w:rsidP="000B0ECE">
            <w:pPr>
              <w:jc w:val="left"/>
              <w:rPr>
                <w:rFonts w:eastAsia="ＭＳ Ｐゴシック" w:cs="Times New Roman"/>
                <w:sz w:val="18"/>
                <w:szCs w:val="18"/>
              </w:rPr>
            </w:pPr>
            <w:r>
              <w:rPr>
                <w:rFonts w:eastAsia="ＭＳ Ｐゴシック" w:cs="Times New Roman"/>
                <w:sz w:val="18"/>
              </w:rPr>
              <w:t>F</w:t>
            </w:r>
            <w:r w:rsidRPr="00D022D6">
              <w:rPr>
                <w:rFonts w:eastAsia="ＭＳ Ｐゴシック" w:cs="Times New Roman"/>
                <w:sz w:val="18"/>
              </w:rPr>
              <w:t>ree description field</w:t>
            </w:r>
            <w:r>
              <w:rPr>
                <w:rFonts w:eastAsia="ＭＳ Ｐゴシック" w:cs="Times New Roman" w:hint="eastAsia"/>
                <w:sz w:val="18"/>
              </w:rPr>
              <w:t>.</w:t>
            </w:r>
          </w:p>
        </w:tc>
        <w:tc>
          <w:tcPr>
            <w:tcW w:w="708" w:type="dxa"/>
          </w:tcPr>
          <w:p w14:paraId="78286864" w14:textId="77777777" w:rsidR="00E96220" w:rsidRPr="00F77B97" w:rsidRDefault="00E96220" w:rsidP="00E96220">
            <w:pPr>
              <w:jc w:val="center"/>
              <w:rPr>
                <w:rFonts w:eastAsia="ＭＳ Ｐゴシック" w:cs="Times New Roman"/>
                <w:sz w:val="18"/>
                <w:szCs w:val="18"/>
              </w:rPr>
            </w:pPr>
            <w:r w:rsidRPr="00F77B97">
              <w:rPr>
                <w:rFonts w:eastAsia="ＭＳ Ｐゴシック" w:cs="Times New Roman" w:hint="eastAsia"/>
                <w:sz w:val="18"/>
                <w:szCs w:val="18"/>
              </w:rPr>
              <w:t>-</w:t>
            </w:r>
          </w:p>
        </w:tc>
        <w:tc>
          <w:tcPr>
            <w:tcW w:w="1163" w:type="dxa"/>
          </w:tcPr>
          <w:p w14:paraId="4139C402" w14:textId="60881B09" w:rsidR="00E96220" w:rsidRPr="00F77B97" w:rsidRDefault="000C5D1B" w:rsidP="00162E16">
            <w:pPr>
              <w:jc w:val="left"/>
              <w:rPr>
                <w:rFonts w:eastAsia="ＭＳ Ｐゴシック" w:cs="Times New Roman"/>
                <w:sz w:val="18"/>
                <w:szCs w:val="18"/>
              </w:rPr>
            </w:pPr>
            <w:proofErr w:type="spellStart"/>
            <w:r>
              <w:rPr>
                <w:rFonts w:eastAsia="ＭＳ Ｐゴシック" w:cs="Times New Roman" w:hint="eastAsia"/>
                <w:sz w:val="18"/>
                <w:szCs w:val="18"/>
              </w:rPr>
              <w:t>Menu</w:t>
            </w:r>
            <w:r w:rsidR="00DD0DDA">
              <w:rPr>
                <w:rFonts w:eastAsia="ＭＳ Ｐゴシック" w:cs="Times New Roman" w:hint="eastAsia"/>
                <w:sz w:val="18"/>
                <w:szCs w:val="18"/>
              </w:rPr>
              <w:t>al</w:t>
            </w:r>
            <w:proofErr w:type="spellEnd"/>
            <w:r w:rsidR="00162E16">
              <w:rPr>
                <w:rFonts w:eastAsia="ＭＳ Ｐゴシック" w:cs="Times New Roman"/>
                <w:sz w:val="18"/>
                <w:szCs w:val="18"/>
              </w:rPr>
              <w:t xml:space="preserve"> input</w:t>
            </w:r>
          </w:p>
        </w:tc>
        <w:tc>
          <w:tcPr>
            <w:tcW w:w="1814" w:type="dxa"/>
          </w:tcPr>
          <w:p w14:paraId="602147FB" w14:textId="29557CBB" w:rsidR="00E96220" w:rsidRPr="00F77B97" w:rsidRDefault="00DD0DDA" w:rsidP="00013637">
            <w:pPr>
              <w:jc w:val="left"/>
              <w:rPr>
                <w:rFonts w:eastAsia="ＭＳ Ｐゴシック" w:cs="Times New Roman"/>
                <w:sz w:val="18"/>
                <w:szCs w:val="18"/>
              </w:rPr>
            </w:pPr>
            <w:r>
              <w:rPr>
                <w:rFonts w:eastAsia="ＭＳ Ｐゴシック" w:cs="Times New Roman" w:hint="eastAsia"/>
                <w:sz w:val="18"/>
                <w:szCs w:val="18"/>
              </w:rPr>
              <w:t>Maximum length 4000 bytes.</w:t>
            </w:r>
          </w:p>
        </w:tc>
      </w:tr>
    </w:tbl>
    <w:p w14:paraId="3915D0BA" w14:textId="5FADF35F" w:rsidR="00E96220" w:rsidRPr="0081177F" w:rsidRDefault="00E96220" w:rsidP="00E43ACA">
      <w:pPr>
        <w:widowControl/>
        <w:jc w:val="left"/>
      </w:pPr>
    </w:p>
    <w:p w14:paraId="0F7B80D7" w14:textId="3BAEAD45" w:rsidR="003000E6" w:rsidRPr="00CE0420" w:rsidRDefault="0081177F" w:rsidP="0081177F">
      <w:pPr>
        <w:pStyle w:val="30"/>
        <w:rPr>
          <w:rFonts w:ascii="Arial" w:hAnsi="Arial"/>
        </w:rPr>
      </w:pPr>
      <w:bookmarkStart w:id="737" w:name="PolicySet_Workspace紐付管理"/>
      <w:bookmarkStart w:id="738" w:name="_Toc105604735"/>
      <w:proofErr w:type="spellStart"/>
      <w:r w:rsidRPr="0081177F">
        <w:rPr>
          <w:rFonts w:ascii="Arial" w:hAnsi="Arial" w:hint="eastAsia"/>
        </w:rPr>
        <w:t>PolicySet</w:t>
      </w:r>
      <w:proofErr w:type="spellEnd"/>
      <w:r w:rsidRPr="0081177F">
        <w:rPr>
          <w:rFonts w:ascii="Arial" w:hAnsi="Arial" w:hint="eastAsia"/>
        </w:rPr>
        <w:t>-Workspace</w:t>
      </w:r>
      <w:bookmarkEnd w:id="737"/>
      <w:r w:rsidR="00914FF3">
        <w:rPr>
          <w:rFonts w:ascii="Arial" w:hAnsi="Arial" w:hint="eastAsia"/>
        </w:rPr>
        <w:t xml:space="preserve"> </w:t>
      </w:r>
      <w:r w:rsidR="00914FF3">
        <w:rPr>
          <w:rFonts w:ascii="Arial" w:hAnsi="Arial"/>
        </w:rPr>
        <w:t>l</w:t>
      </w:r>
      <w:r w:rsidR="00481C94">
        <w:rPr>
          <w:rFonts w:ascii="Arial" w:hAnsi="Arial"/>
        </w:rPr>
        <w:t>ink list</w:t>
      </w:r>
      <w:bookmarkEnd w:id="738"/>
    </w:p>
    <w:p w14:paraId="70F11F32" w14:textId="45A4D61F" w:rsidR="00097683" w:rsidRDefault="0034764B" w:rsidP="004E2AB4">
      <w:pPr>
        <w:pStyle w:val="aff0"/>
        <w:numPr>
          <w:ilvl w:val="0"/>
          <w:numId w:val="30"/>
        </w:numPr>
        <w:jc w:val="left"/>
      </w:pPr>
      <w:r>
        <w:t xml:space="preserve">In </w:t>
      </w:r>
      <w:r w:rsidR="00C20C0A">
        <w:t>“</w:t>
      </w:r>
      <w:proofErr w:type="spellStart"/>
      <w:r w:rsidR="00481C94" w:rsidRPr="00481C94">
        <w:t>PolicySet</w:t>
      </w:r>
      <w:proofErr w:type="spellEnd"/>
      <w:r w:rsidR="002F5D9B">
        <w:t xml:space="preserve">-Workspace link </w:t>
      </w:r>
      <w:proofErr w:type="spellStart"/>
      <w:r w:rsidR="00B20996">
        <w:t>list</w:t>
      </w:r>
      <w:r w:rsidR="00C20C0A">
        <w:t>”</w:t>
      </w:r>
      <w:r>
        <w:t>,</w:t>
      </w:r>
      <w:r w:rsidR="00C20C0A" w:rsidRPr="00C20C0A">
        <w:t>performs</w:t>
      </w:r>
      <w:proofErr w:type="spellEnd"/>
      <w:r w:rsidR="00C20C0A" w:rsidRPr="00C20C0A">
        <w:t xml:space="preserve"> maintenance</w:t>
      </w:r>
      <w:r w:rsidR="00C20C0A">
        <w:t xml:space="preserve"> </w:t>
      </w:r>
      <w:r w:rsidR="001E2C7F">
        <w:t>(browsing</w:t>
      </w:r>
      <w:r w:rsidR="00481C94" w:rsidRPr="00481C94">
        <w:t>/registration/update</w:t>
      </w:r>
      <w:r w:rsidR="00C20C0A">
        <w:t>/abolition) for the</w:t>
      </w:r>
      <w:r w:rsidR="00481C94" w:rsidRPr="00481C94">
        <w:t xml:space="preserve"> </w:t>
      </w:r>
      <w:r w:rsidR="007A1772">
        <w:t>link</w:t>
      </w:r>
      <w:r w:rsidR="00C20C0A">
        <w:t>ing</w:t>
      </w:r>
      <w:r w:rsidR="00481C94" w:rsidRPr="00481C94">
        <w:t xml:space="preserve"> of Workspace created</w:t>
      </w:r>
      <w:r w:rsidR="005E74BC">
        <w:t xml:space="preserve"> in "</w:t>
      </w:r>
      <w:r w:rsidR="005E74BC" w:rsidRPr="00D34F0B">
        <w:rPr>
          <w:u w:val="single"/>
        </w:rPr>
        <w:t>6.2.3 Workspaces list</w:t>
      </w:r>
      <w:r w:rsidR="00481C94" w:rsidRPr="00481C94">
        <w:t xml:space="preserve">" and </w:t>
      </w:r>
      <w:proofErr w:type="spellStart"/>
      <w:r w:rsidR="00481C94" w:rsidRPr="00481C94">
        <w:t>PolicyS</w:t>
      </w:r>
      <w:r w:rsidR="008F3386">
        <w:t>et</w:t>
      </w:r>
      <w:proofErr w:type="spellEnd"/>
      <w:r w:rsidR="008F3386">
        <w:t xml:space="preserve"> created in "</w:t>
      </w:r>
      <w:r w:rsidR="008F3386" w:rsidRPr="00D34F0B">
        <w:rPr>
          <w:u w:val="single"/>
        </w:rPr>
        <w:t>6.2.7 Policy Sets</w:t>
      </w:r>
      <w:r w:rsidR="00481C94" w:rsidRPr="00D34F0B">
        <w:rPr>
          <w:u w:val="single"/>
        </w:rPr>
        <w:t xml:space="preserve"> </w:t>
      </w:r>
      <w:r w:rsidR="00684B1B" w:rsidRPr="00D34F0B">
        <w:rPr>
          <w:u w:val="single"/>
        </w:rPr>
        <w:t>l</w:t>
      </w:r>
      <w:r w:rsidR="007A1772" w:rsidRPr="00D34F0B">
        <w:rPr>
          <w:u w:val="single"/>
        </w:rPr>
        <w:t>ist</w:t>
      </w:r>
      <w:r w:rsidR="00481C94" w:rsidRPr="00481C94">
        <w:t>".</w:t>
      </w:r>
    </w:p>
    <w:p w14:paraId="22A8C4B9" w14:textId="3EA016BA" w:rsidR="00A413AD" w:rsidRDefault="00FD7541" w:rsidP="006C25DE">
      <w:pPr>
        <w:pStyle w:val="aff0"/>
        <w:ind w:left="709"/>
        <w:jc w:val="center"/>
        <w:rPr>
          <w:noProof/>
        </w:rPr>
      </w:pPr>
      <w:r>
        <w:rPr>
          <w:noProof/>
        </w:rPr>
        <mc:AlternateContent>
          <mc:Choice Requires="wps">
            <w:drawing>
              <wp:anchor distT="0" distB="0" distL="114300" distR="114300" simplePos="0" relativeHeight="251748352" behindDoc="0" locked="0" layoutInCell="1" allowOverlap="1" wp14:anchorId="1E94B1B8" wp14:editId="475039D8">
                <wp:simplePos x="0" y="0"/>
                <wp:positionH relativeFrom="column">
                  <wp:posOffset>679653</wp:posOffset>
                </wp:positionH>
                <wp:positionV relativeFrom="paragraph">
                  <wp:posOffset>1646936</wp:posOffset>
                </wp:positionV>
                <wp:extent cx="585216" cy="222636"/>
                <wp:effectExtent l="0" t="0" r="24765" b="25400"/>
                <wp:wrapNone/>
                <wp:docPr id="241" name="正方形/長方形 241"/>
                <wp:cNvGraphicFramePr/>
                <a:graphic xmlns:a="http://schemas.openxmlformats.org/drawingml/2006/main">
                  <a:graphicData uri="http://schemas.microsoft.com/office/word/2010/wordprocessingShape">
                    <wps:wsp>
                      <wps:cNvSpPr/>
                      <wps:spPr>
                        <a:xfrm>
                          <a:off x="0" y="0"/>
                          <a:ext cx="585216" cy="22263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05E7AB" id="正方形/長方形 241" o:spid="_x0000_s1026" style="position:absolute;left:0;text-align:left;margin-left:53.5pt;margin-top:129.7pt;width:46.1pt;height:17.5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" filled="f" strokecolor="red" strokeweight="2pt"/>
            </w:pict>
          </mc:Fallback>
        </mc:AlternateContent>
      </w:r>
      <w:r w:rsidR="00DB385B">
        <w:rPr>
          <w:noProof/>
        </w:rPr>
        <w:drawing>
          <wp:inline distT="0" distB="0" distL="0" distR="0" wp14:anchorId="46B0F008" wp14:editId="0CF5473E">
            <wp:extent cx="5219065" cy="2867025"/>
            <wp:effectExtent l="0" t="0" r="635" b="9525"/>
            <wp:docPr id="210" name="図 209"/>
            <wp:cNvGraphicFramePr/>
            <a:graphic xmlns:a="http://schemas.openxmlformats.org/drawingml/2006/main">
              <a:graphicData uri="http://schemas.openxmlformats.org/drawingml/2006/picture">
                <pic:pic xmlns:pic="http://schemas.openxmlformats.org/drawingml/2006/picture">
                  <pic:nvPicPr>
                    <pic:cNvPr id="210" name="図 209"/>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19065" cy="2867025"/>
                    </a:xfrm>
                    <a:prstGeom prst="rect">
                      <a:avLst/>
                    </a:prstGeom>
                  </pic:spPr>
                </pic:pic>
              </a:graphicData>
            </a:graphic>
          </wp:inline>
        </w:drawing>
      </w:r>
    </w:p>
    <w:p w14:paraId="7079248D" w14:textId="5F60B727" w:rsidR="006C25DE" w:rsidRPr="00CE0420" w:rsidRDefault="00316F54" w:rsidP="006C25DE">
      <w:pPr>
        <w:jc w:val="center"/>
        <w:rPr>
          <w:rFonts w:cstheme="minorHAnsi"/>
          <w:b/>
        </w:rPr>
      </w:pPr>
      <w:r>
        <w:rPr>
          <w:rFonts w:hint="eastAsia"/>
          <w:b/>
        </w:rPr>
        <w:t xml:space="preserve">Figure </w:t>
      </w:r>
      <w:r w:rsidR="00F77B97">
        <w:rPr>
          <w:b/>
        </w:rPr>
        <w:fldChar w:fldCharType="begin"/>
      </w:r>
      <w:r w:rsidR="00F77B97">
        <w:rPr>
          <w:b/>
        </w:rPr>
        <w:instrText xml:space="preserve"> </w:instrText>
      </w:r>
      <w:r w:rsidR="00F77B97">
        <w:rPr>
          <w:rFonts w:hint="eastAsia"/>
          <w:b/>
        </w:rPr>
        <w:instrText>REF PolicySet_Workspace</w:instrText>
      </w:r>
      <w:r w:rsidR="00F77B97">
        <w:rPr>
          <w:rFonts w:hint="eastAsia"/>
          <w:b/>
        </w:rPr>
        <w:instrText>紐付管理</w:instrText>
      </w:r>
      <w:r w:rsidR="00F77B97">
        <w:rPr>
          <w:rFonts w:hint="eastAsia"/>
          <w:b/>
        </w:rPr>
        <w:instrText xml:space="preserve"> \r \h</w:instrText>
      </w:r>
      <w:r w:rsidR="00F77B97">
        <w:rPr>
          <w:b/>
        </w:rPr>
        <w:instrText xml:space="preserve"> </w:instrText>
      </w:r>
      <w:r w:rsidR="00F77B97">
        <w:rPr>
          <w:b/>
        </w:rPr>
      </w:r>
      <w:r w:rsidR="00F77B97">
        <w:rPr>
          <w:b/>
        </w:rPr>
        <w:fldChar w:fldCharType="separate"/>
      </w:r>
      <w:r w:rsidR="00F6708B">
        <w:rPr>
          <w:b/>
        </w:rPr>
        <w:t>6.2.9</w:t>
      </w:r>
      <w:r w:rsidR="00F77B97">
        <w:rPr>
          <w:b/>
        </w:rPr>
        <w:fldChar w:fldCharType="end"/>
      </w:r>
      <w:r w:rsidR="00F77B97">
        <w:rPr>
          <w:b/>
        </w:rPr>
        <w:t>-1</w:t>
      </w:r>
      <w:r w:rsidR="009C662F">
        <w:rPr>
          <w:rFonts w:cstheme="minorHAnsi" w:hint="eastAsia"/>
          <w:b/>
        </w:rPr>
        <w:t xml:space="preserve"> Submenu s</w:t>
      </w:r>
      <w:r>
        <w:rPr>
          <w:rFonts w:cstheme="minorHAnsi" w:hint="eastAsia"/>
          <w:b/>
        </w:rPr>
        <w:t xml:space="preserve">creen </w:t>
      </w:r>
      <w:r w:rsidR="006C25DE" w:rsidRPr="00CE0420">
        <w:rPr>
          <w:rFonts w:cstheme="minorHAnsi" w:hint="eastAsia"/>
          <w:b/>
        </w:rPr>
        <w:t>（</w:t>
      </w:r>
      <w:proofErr w:type="spellStart"/>
      <w:r w:rsidR="006C25DE">
        <w:rPr>
          <w:rFonts w:cstheme="minorHAnsi" w:hint="eastAsia"/>
          <w:b/>
        </w:rPr>
        <w:t>PolicySet</w:t>
      </w:r>
      <w:proofErr w:type="spellEnd"/>
      <w:r w:rsidR="006C25DE">
        <w:rPr>
          <w:rFonts w:cstheme="minorHAnsi"/>
          <w:b/>
        </w:rPr>
        <w:t>-Workspace</w:t>
      </w:r>
      <w:r w:rsidR="009C662F">
        <w:rPr>
          <w:rFonts w:cstheme="minorHAnsi" w:hint="eastAsia"/>
          <w:b/>
        </w:rPr>
        <w:t xml:space="preserve"> link l</w:t>
      </w:r>
      <w:r>
        <w:rPr>
          <w:rFonts w:cstheme="minorHAnsi" w:hint="eastAsia"/>
          <w:b/>
        </w:rPr>
        <w:t>ist</w:t>
      </w:r>
      <w:r w:rsidR="006C25DE" w:rsidRPr="00CE0420">
        <w:rPr>
          <w:rFonts w:cstheme="minorHAnsi" w:hint="eastAsia"/>
          <w:b/>
        </w:rPr>
        <w:t>）</w:t>
      </w:r>
    </w:p>
    <w:p w14:paraId="6B91F1C8" w14:textId="4B055EF7" w:rsidR="00E84364" w:rsidRPr="00CE0420" w:rsidRDefault="00E84364" w:rsidP="006C25DE">
      <w:pPr>
        <w:rPr>
          <w:rFonts w:cstheme="minorHAnsi"/>
          <w:b/>
        </w:rPr>
      </w:pPr>
    </w:p>
    <w:p w14:paraId="58F58149" w14:textId="5BA9098F" w:rsidR="00E84364" w:rsidRPr="00CE0420" w:rsidRDefault="00B95CD5" w:rsidP="00B95CD5">
      <w:pPr>
        <w:pStyle w:val="aff0"/>
        <w:numPr>
          <w:ilvl w:val="0"/>
          <w:numId w:val="17"/>
        </w:numPr>
        <w:jc w:val="left"/>
      </w:pPr>
      <w:r w:rsidRPr="00B95CD5">
        <w:t>Clicking the "Register" button and then "Start Registration" button wi</w:t>
      </w:r>
      <w:r>
        <w:t xml:space="preserve">ll manage register of </w:t>
      </w:r>
      <w:proofErr w:type="spellStart"/>
      <w:r w:rsidR="00316F54" w:rsidRPr="00316F54">
        <w:t>PolicySet</w:t>
      </w:r>
      <w:proofErr w:type="spellEnd"/>
      <w:r w:rsidR="00316F54" w:rsidRPr="00316F54">
        <w:t>-Workspace link.</w:t>
      </w:r>
    </w:p>
    <w:p w14:paraId="5D6DC2A2" w14:textId="1E303154" w:rsidR="00923380" w:rsidRPr="00CE0420" w:rsidRDefault="00A640A0" w:rsidP="00E84364">
      <w:pPr>
        <w:pStyle w:val="af2"/>
        <w:jc w:val="center"/>
      </w:pPr>
      <w:r>
        <w:rPr>
          <w:noProof/>
        </w:rPr>
        <w:drawing>
          <wp:inline distT="0" distB="0" distL="0" distR="0" wp14:anchorId="39E13543" wp14:editId="0FC52BB3">
            <wp:extent cx="4438650" cy="1390650"/>
            <wp:effectExtent l="0" t="0" r="0" b="0"/>
            <wp:docPr id="60"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図 59"/>
                    <pic:cNvPicPr>
                      <a:picLocks noChangeAspect="1"/>
                    </pic:cNvPicPr>
                  </pic:nvPicPr>
                  <pic:blipFill>
                    <a:blip r:embed="rId44"/>
                    <a:stretch>
                      <a:fillRect/>
                    </a:stretch>
                  </pic:blipFill>
                  <pic:spPr>
                    <a:xfrm>
                      <a:off x="0" y="0"/>
                      <a:ext cx="4438650" cy="1390650"/>
                    </a:xfrm>
                    <a:prstGeom prst="rect">
                      <a:avLst/>
                    </a:prstGeom>
                  </pic:spPr>
                </pic:pic>
              </a:graphicData>
            </a:graphic>
          </wp:inline>
        </w:drawing>
      </w:r>
    </w:p>
    <w:p w14:paraId="56D09705" w14:textId="0DD22EEC" w:rsidR="00E84364" w:rsidRPr="00024C4D" w:rsidRDefault="00316F54" w:rsidP="00E84364">
      <w:pPr>
        <w:pStyle w:val="af2"/>
        <w:jc w:val="center"/>
        <w:rPr>
          <w:rFonts w:cstheme="minorHAnsi"/>
        </w:rPr>
      </w:pPr>
      <w:r>
        <w:rPr>
          <w:rFonts w:hint="eastAsia"/>
        </w:rPr>
        <w:t>Figure</w:t>
      </w:r>
      <w:r w:rsidR="00E84364" w:rsidRPr="00CE0420">
        <w:rPr>
          <w:rFonts w:hint="eastAsia"/>
        </w:rPr>
        <w:t xml:space="preserve"> </w:t>
      </w:r>
      <w:r w:rsidR="00F77B97">
        <w:fldChar w:fldCharType="begin"/>
      </w:r>
      <w:r w:rsidR="00F77B97">
        <w:instrText xml:space="preserve"> </w:instrText>
      </w:r>
      <w:r w:rsidR="00F77B97">
        <w:rPr>
          <w:rFonts w:hint="eastAsia"/>
        </w:rPr>
        <w:instrText>REF PolicySet_Workspace</w:instrText>
      </w:r>
      <w:r w:rsidR="00F77B97">
        <w:rPr>
          <w:rFonts w:hint="eastAsia"/>
        </w:rPr>
        <w:instrText>紐付管理</w:instrText>
      </w:r>
      <w:r w:rsidR="00F77B97">
        <w:rPr>
          <w:rFonts w:hint="eastAsia"/>
        </w:rPr>
        <w:instrText xml:space="preserve"> \r \h</w:instrText>
      </w:r>
      <w:r w:rsidR="00F77B97">
        <w:instrText xml:space="preserve"> </w:instrText>
      </w:r>
      <w:r w:rsidR="00F77B97">
        <w:fldChar w:fldCharType="separate"/>
      </w:r>
      <w:r w:rsidR="00F6708B">
        <w:t>6.2.9</w:t>
      </w:r>
      <w:r w:rsidR="00F77B97">
        <w:fldChar w:fldCharType="end"/>
      </w:r>
      <w:r w:rsidR="00F77B97">
        <w:t>-2</w:t>
      </w:r>
      <w:r>
        <w:rPr>
          <w:rFonts w:cstheme="minorHAnsi" w:hint="eastAsia"/>
        </w:rPr>
        <w:t xml:space="preserve"> Registration </w:t>
      </w:r>
      <w:r w:rsidR="00024C4D">
        <w:rPr>
          <w:rFonts w:cstheme="minorHAnsi"/>
        </w:rPr>
        <w:t>s</w:t>
      </w:r>
      <w:r>
        <w:rPr>
          <w:rFonts w:cstheme="minorHAnsi"/>
        </w:rPr>
        <w:t xml:space="preserve">creen </w:t>
      </w:r>
      <w:r w:rsidR="00E84364" w:rsidRPr="00024C4D">
        <w:rPr>
          <w:rFonts w:cstheme="minorHAnsi" w:hint="eastAsia"/>
        </w:rPr>
        <w:t>（</w:t>
      </w:r>
      <w:proofErr w:type="spellStart"/>
      <w:r w:rsidR="006C25DE" w:rsidRPr="00024C4D">
        <w:rPr>
          <w:rFonts w:cstheme="minorHAnsi" w:hint="eastAsia"/>
        </w:rPr>
        <w:t>PolicySet</w:t>
      </w:r>
      <w:proofErr w:type="spellEnd"/>
      <w:r w:rsidR="006C25DE" w:rsidRPr="00024C4D">
        <w:rPr>
          <w:rFonts w:cstheme="minorHAnsi"/>
        </w:rPr>
        <w:t>-Workspace</w:t>
      </w:r>
      <w:r w:rsidR="00024C4D" w:rsidRPr="00024C4D">
        <w:rPr>
          <w:rFonts w:cstheme="minorHAnsi" w:hint="eastAsia"/>
        </w:rPr>
        <w:t xml:space="preserve"> link l</w:t>
      </w:r>
      <w:r w:rsidRPr="00024C4D">
        <w:rPr>
          <w:rFonts w:cstheme="minorHAnsi" w:hint="eastAsia"/>
        </w:rPr>
        <w:t>ist</w:t>
      </w:r>
      <w:r w:rsidR="00E84364" w:rsidRPr="00024C4D">
        <w:rPr>
          <w:rFonts w:cstheme="minorHAnsi" w:hint="eastAsia"/>
        </w:rPr>
        <w:t>）</w:t>
      </w:r>
    </w:p>
    <w:p w14:paraId="1B3E7050" w14:textId="02845C2D" w:rsidR="00E84364" w:rsidRPr="00CE0420" w:rsidRDefault="00E84364" w:rsidP="00E84364">
      <w:pPr>
        <w:rPr>
          <w:rFonts w:cstheme="minorHAnsi"/>
        </w:rPr>
      </w:pPr>
    </w:p>
    <w:p w14:paraId="2B622F20" w14:textId="7B78338B" w:rsidR="00E84364" w:rsidRDefault="001804FD" w:rsidP="00B46FB2">
      <w:pPr>
        <w:pStyle w:val="aff0"/>
        <w:numPr>
          <w:ilvl w:val="0"/>
          <w:numId w:val="17"/>
        </w:numPr>
      </w:pPr>
      <w:r>
        <w:t>Clicking the Policy Sets link moves the user to the target “6.2.7 Policy Sets list”</w:t>
      </w:r>
      <w:r>
        <w:br/>
      </w:r>
      <w:r>
        <w:rPr>
          <w:noProof/>
        </w:rPr>
        <w:lastRenderedPageBreak/>
        <w:drawing>
          <wp:anchor distT="0" distB="0" distL="114300" distR="114300" simplePos="0" relativeHeight="251789312" behindDoc="0" locked="0" layoutInCell="1" allowOverlap="1" wp14:anchorId="3540269F" wp14:editId="5793697C">
            <wp:simplePos x="0" y="0"/>
            <wp:positionH relativeFrom="margin">
              <wp:posOffset>-1270</wp:posOffset>
            </wp:positionH>
            <wp:positionV relativeFrom="paragraph">
              <wp:posOffset>263525</wp:posOffset>
            </wp:positionV>
            <wp:extent cx="6119495" cy="1364615"/>
            <wp:effectExtent l="0" t="0" r="0" b="6985"/>
            <wp:wrapSquare wrapText="bothSides"/>
            <wp:docPr id="232" name="図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119495" cy="1364615"/>
                    </a:xfrm>
                    <a:prstGeom prst="rect">
                      <a:avLst/>
                    </a:prstGeom>
                  </pic:spPr>
                </pic:pic>
              </a:graphicData>
            </a:graphic>
            <wp14:sizeRelH relativeFrom="page">
              <wp14:pctWidth>0</wp14:pctWidth>
            </wp14:sizeRelH>
            <wp14:sizeRelV relativeFrom="page">
              <wp14:pctHeight>0</wp14:pctHeight>
            </wp14:sizeRelV>
          </wp:anchor>
        </w:drawing>
      </w:r>
      <w:r>
        <w:t xml:space="preserve">Clicking the </w:t>
      </w:r>
      <w:proofErr w:type="spellStart"/>
      <w:r>
        <w:t>Organization:Workspace</w:t>
      </w:r>
      <w:proofErr w:type="spellEnd"/>
      <w:r>
        <w:t xml:space="preserve"> link moves the user to the target “6.2.3 Workspaces list”.</w:t>
      </w:r>
    </w:p>
    <w:p w14:paraId="4D5E5C5F" w14:textId="27B0AE49" w:rsidR="001804FD" w:rsidRPr="001804FD" w:rsidRDefault="001804FD" w:rsidP="001804FD">
      <w:pPr>
        <w:pStyle w:val="aff0"/>
        <w:ind w:left="709"/>
        <w:jc w:val="center"/>
        <w:rPr>
          <w:b/>
        </w:rPr>
      </w:pPr>
      <w:r w:rsidRPr="001804FD">
        <w:rPr>
          <w:b/>
        </w:rPr>
        <w:t>F</w:t>
      </w:r>
      <w:r>
        <w:rPr>
          <w:b/>
        </w:rPr>
        <w:t>igure 6.2.</w:t>
      </w:r>
      <w:r w:rsidRPr="001804FD">
        <w:rPr>
          <w:b/>
        </w:rPr>
        <w:t>8-3 Submenu screen (</w:t>
      </w:r>
      <w:proofErr w:type="spellStart"/>
      <w:r w:rsidRPr="001804FD">
        <w:rPr>
          <w:b/>
        </w:rPr>
        <w:t>PolicySet</w:t>
      </w:r>
      <w:proofErr w:type="spellEnd"/>
      <w:r w:rsidRPr="001804FD">
        <w:rPr>
          <w:b/>
        </w:rPr>
        <w:t>-Workspace Link list)</w:t>
      </w:r>
    </w:p>
    <w:p w14:paraId="4CE25593" w14:textId="77777777" w:rsidR="001804FD" w:rsidRDefault="001804FD" w:rsidP="001804FD">
      <w:pPr>
        <w:pStyle w:val="aff0"/>
        <w:ind w:left="709"/>
        <w:jc w:val="center"/>
      </w:pPr>
    </w:p>
    <w:p w14:paraId="69F8A016" w14:textId="769F85D7" w:rsidR="001804FD" w:rsidRDefault="001804FD" w:rsidP="00B46FB2">
      <w:pPr>
        <w:pStyle w:val="aff0"/>
        <w:numPr>
          <w:ilvl w:val="0"/>
          <w:numId w:val="17"/>
        </w:numPr>
      </w:pPr>
      <w:r w:rsidRPr="00316F54">
        <w:t xml:space="preserve">The list of items for </w:t>
      </w:r>
      <w:proofErr w:type="spellStart"/>
      <w:r w:rsidRPr="00316F54">
        <w:t>PolicySet</w:t>
      </w:r>
      <w:proofErr w:type="spellEnd"/>
      <w:r w:rsidRPr="00316F54">
        <w:t xml:space="preserve">-Workspace association </w:t>
      </w:r>
      <w:r>
        <w:t>list</w:t>
      </w:r>
      <w:r w:rsidRPr="00316F54">
        <w:t xml:space="preserve"> is as follows.</w:t>
      </w:r>
    </w:p>
    <w:p w14:paraId="60DE8E1A" w14:textId="77777777" w:rsidR="001804FD" w:rsidRPr="00AE1096" w:rsidRDefault="001804FD" w:rsidP="001804FD">
      <w:pPr>
        <w:pStyle w:val="aff0"/>
        <w:ind w:left="709"/>
      </w:pPr>
    </w:p>
    <w:p w14:paraId="73444482" w14:textId="6A963E13" w:rsidR="00E77871" w:rsidRPr="006C25DE" w:rsidRDefault="00316F54" w:rsidP="006C25DE">
      <w:pPr>
        <w:jc w:val="center"/>
        <w:rPr>
          <w:rFonts w:cstheme="minorHAnsi"/>
          <w:b/>
        </w:rPr>
      </w:pPr>
      <w:r w:rsidRPr="00316F54">
        <w:rPr>
          <w:rFonts w:cstheme="minorHAnsi"/>
          <w:b/>
        </w:rPr>
        <w:t>Table 6.2.9-1Item list</w:t>
      </w:r>
      <w:r w:rsidR="00F243EA">
        <w:rPr>
          <w:rFonts w:cstheme="minorHAnsi"/>
          <w:b/>
        </w:rPr>
        <w:t xml:space="preserve"> </w:t>
      </w:r>
      <w:r w:rsidRPr="00316F54">
        <w:rPr>
          <w:rFonts w:cstheme="minorHAnsi"/>
          <w:b/>
        </w:rPr>
        <w:t>(</w:t>
      </w:r>
      <w:proofErr w:type="spellStart"/>
      <w:r w:rsidRPr="00316F54">
        <w:rPr>
          <w:rFonts w:cstheme="minorHAnsi"/>
          <w:b/>
        </w:rPr>
        <w:t>P</w:t>
      </w:r>
      <w:r w:rsidR="00024C4D">
        <w:rPr>
          <w:rFonts w:cstheme="minorHAnsi"/>
          <w:b/>
        </w:rPr>
        <w:t>oli</w:t>
      </w:r>
      <w:r w:rsidR="008F3386">
        <w:rPr>
          <w:rFonts w:cstheme="minorHAnsi"/>
          <w:b/>
        </w:rPr>
        <w:t>cySet</w:t>
      </w:r>
      <w:proofErr w:type="spellEnd"/>
      <w:r w:rsidR="008F3386">
        <w:rPr>
          <w:rFonts w:cstheme="minorHAnsi"/>
          <w:b/>
        </w:rPr>
        <w:t>-Policy link</w:t>
      </w:r>
      <w:r w:rsidR="00024C4D">
        <w:rPr>
          <w:rFonts w:cstheme="minorHAnsi"/>
          <w:b/>
        </w:rPr>
        <w:t xml:space="preserve"> l</w:t>
      </w:r>
      <w:r>
        <w:rPr>
          <w:rFonts w:cstheme="minorHAnsi"/>
          <w:b/>
        </w:rPr>
        <w:t>ist</w:t>
      </w:r>
      <w:r w:rsidRPr="00316F54">
        <w:rPr>
          <w:rFonts w:cstheme="minorHAnsi"/>
          <w:b/>
        </w:rPr>
        <w:t>)</w:t>
      </w:r>
    </w:p>
    <w:tbl>
      <w:tblPr>
        <w:tblStyle w:val="36"/>
        <w:tblpPr w:leftFromText="142" w:rightFromText="142" w:vertAnchor="text" w:tblpY="1"/>
        <w:tblOverlap w:val="never"/>
        <w:tblW w:w="9889" w:type="dxa"/>
        <w:tblLayout w:type="fixed"/>
        <w:tblLook w:val="04A0" w:firstRow="1" w:lastRow="0" w:firstColumn="1" w:lastColumn="0" w:noHBand="0" w:noVBand="1"/>
      </w:tblPr>
      <w:tblGrid>
        <w:gridCol w:w="1838"/>
        <w:gridCol w:w="4366"/>
        <w:gridCol w:w="1021"/>
        <w:gridCol w:w="992"/>
        <w:gridCol w:w="1672"/>
      </w:tblGrid>
      <w:tr w:rsidR="006C25DE" w:rsidRPr="00860732" w14:paraId="6D099DFD" w14:textId="77777777" w:rsidTr="00186AC8">
        <w:tc>
          <w:tcPr>
            <w:tcW w:w="1838" w:type="dxa"/>
            <w:shd w:val="clear" w:color="auto" w:fill="002B62"/>
          </w:tcPr>
          <w:p w14:paraId="708AC39E" w14:textId="0249A7DB" w:rsidR="006C25DE" w:rsidRPr="00F77B97" w:rsidRDefault="00F243EA" w:rsidP="00FA5831">
            <w:pPr>
              <w:spacing w:line="240" w:lineRule="exact"/>
              <w:jc w:val="center"/>
              <w:rPr>
                <w:rFonts w:eastAsia="ＭＳ Ｐゴシック" w:cs="Arial"/>
                <w:b/>
                <w:color w:val="FFFFFF"/>
                <w:sz w:val="18"/>
                <w:szCs w:val="18"/>
              </w:rPr>
            </w:pPr>
            <w:r>
              <w:rPr>
                <w:rFonts w:eastAsia="ＭＳ Ｐゴシック" w:cs="Arial" w:hint="eastAsia"/>
                <w:b/>
                <w:color w:val="FFFFFF"/>
                <w:sz w:val="18"/>
                <w:szCs w:val="18"/>
              </w:rPr>
              <w:t>Item</w:t>
            </w:r>
          </w:p>
        </w:tc>
        <w:tc>
          <w:tcPr>
            <w:tcW w:w="4366" w:type="dxa"/>
            <w:shd w:val="clear" w:color="auto" w:fill="002B62"/>
          </w:tcPr>
          <w:p w14:paraId="167F8846" w14:textId="77F795DE" w:rsidR="006C25DE" w:rsidRPr="00F77B97" w:rsidRDefault="00F243EA" w:rsidP="00FA5831">
            <w:pPr>
              <w:spacing w:line="240" w:lineRule="exact"/>
              <w:jc w:val="center"/>
              <w:rPr>
                <w:rFonts w:eastAsia="ＭＳ Ｐゴシック" w:cs="Arial"/>
                <w:b/>
                <w:color w:val="FFFFFF"/>
                <w:sz w:val="18"/>
                <w:szCs w:val="18"/>
              </w:rPr>
            </w:pPr>
            <w:r>
              <w:rPr>
                <w:rFonts w:eastAsia="ＭＳ Ｐゴシック" w:cs="Arial" w:hint="eastAsia"/>
                <w:b/>
                <w:color w:val="FFFFFF"/>
                <w:sz w:val="18"/>
                <w:szCs w:val="18"/>
              </w:rPr>
              <w:t>Description</w:t>
            </w:r>
          </w:p>
        </w:tc>
        <w:tc>
          <w:tcPr>
            <w:tcW w:w="1021" w:type="dxa"/>
            <w:shd w:val="clear" w:color="auto" w:fill="002B62"/>
          </w:tcPr>
          <w:p w14:paraId="3139A06E" w14:textId="059E035F" w:rsidR="006C25DE" w:rsidRPr="00F77B97" w:rsidRDefault="00F243EA" w:rsidP="00F243EA">
            <w:pPr>
              <w:spacing w:line="240" w:lineRule="exact"/>
              <w:jc w:val="center"/>
              <w:rPr>
                <w:rFonts w:eastAsia="ＭＳ Ｐゴシック" w:cs="Arial"/>
                <w:b/>
                <w:color w:val="FFFFFF"/>
                <w:sz w:val="18"/>
                <w:szCs w:val="18"/>
              </w:rPr>
            </w:pPr>
            <w:r>
              <w:rPr>
                <w:rFonts w:eastAsia="ＭＳ Ｐゴシック" w:cs="Arial" w:hint="eastAsia"/>
                <w:b/>
                <w:color w:val="FFFFFF"/>
                <w:sz w:val="18"/>
                <w:szCs w:val="18"/>
              </w:rPr>
              <w:t>Input required</w:t>
            </w:r>
          </w:p>
        </w:tc>
        <w:tc>
          <w:tcPr>
            <w:tcW w:w="992" w:type="dxa"/>
            <w:shd w:val="clear" w:color="auto" w:fill="002B62"/>
          </w:tcPr>
          <w:p w14:paraId="0ACC7C8C" w14:textId="0989935E" w:rsidR="006C25DE" w:rsidRPr="00F77B97" w:rsidRDefault="00F243EA" w:rsidP="00FA5831">
            <w:pPr>
              <w:spacing w:line="240" w:lineRule="exact"/>
              <w:jc w:val="center"/>
              <w:rPr>
                <w:rFonts w:eastAsia="ＭＳ Ｐゴシック" w:cs="Arial"/>
                <w:b/>
                <w:color w:val="FFFFFF"/>
                <w:sz w:val="18"/>
                <w:szCs w:val="18"/>
              </w:rPr>
            </w:pPr>
            <w:r>
              <w:rPr>
                <w:rFonts w:eastAsia="ＭＳ Ｐゴシック" w:cs="Arial" w:hint="eastAsia"/>
                <w:b/>
                <w:color w:val="FFFFFF"/>
                <w:sz w:val="18"/>
                <w:szCs w:val="18"/>
              </w:rPr>
              <w:t>Input type</w:t>
            </w:r>
          </w:p>
        </w:tc>
        <w:tc>
          <w:tcPr>
            <w:tcW w:w="1672" w:type="dxa"/>
            <w:shd w:val="clear" w:color="auto" w:fill="002B62"/>
          </w:tcPr>
          <w:p w14:paraId="61D2BF81" w14:textId="3BC3671F" w:rsidR="006C25DE" w:rsidRPr="00F77B97" w:rsidRDefault="00F243EA" w:rsidP="00FA5831">
            <w:pPr>
              <w:spacing w:line="240" w:lineRule="exact"/>
              <w:jc w:val="center"/>
              <w:rPr>
                <w:rFonts w:eastAsia="ＭＳ Ｐゴシック" w:cs="Arial"/>
                <w:b/>
                <w:color w:val="FFFFFF"/>
                <w:sz w:val="18"/>
                <w:szCs w:val="18"/>
              </w:rPr>
            </w:pPr>
            <w:r>
              <w:rPr>
                <w:rFonts w:eastAsia="ＭＳ Ｐゴシック" w:cs="Arial" w:hint="eastAsia"/>
                <w:b/>
                <w:color w:val="FFFFFF"/>
                <w:sz w:val="18"/>
                <w:szCs w:val="18"/>
              </w:rPr>
              <w:t>Restriction</w:t>
            </w:r>
          </w:p>
        </w:tc>
      </w:tr>
      <w:tr w:rsidR="006C25DE" w:rsidRPr="00860732" w14:paraId="21354AE5" w14:textId="77777777" w:rsidTr="00186AC8">
        <w:tc>
          <w:tcPr>
            <w:tcW w:w="1838" w:type="dxa"/>
            <w:shd w:val="clear" w:color="auto" w:fill="E5EAEF"/>
          </w:tcPr>
          <w:p w14:paraId="24FEE2DB" w14:textId="77777777" w:rsidR="006C25DE" w:rsidRPr="00F77B97" w:rsidRDefault="006C25DE" w:rsidP="00FA5831">
            <w:pPr>
              <w:rPr>
                <w:rFonts w:eastAsia="ＭＳ Ｐゴシック" w:cs="Times New Roman"/>
                <w:sz w:val="18"/>
                <w:szCs w:val="18"/>
              </w:rPr>
            </w:pPr>
            <w:r w:rsidRPr="00F77B97">
              <w:rPr>
                <w:rFonts w:eastAsia="ＭＳ Ｐゴシック" w:cs="Times New Roman" w:hint="eastAsia"/>
                <w:sz w:val="18"/>
                <w:szCs w:val="18"/>
              </w:rPr>
              <w:t>Policy</w:t>
            </w:r>
            <w:r w:rsidRPr="00F77B97">
              <w:rPr>
                <w:rFonts w:eastAsia="ＭＳ Ｐゴシック" w:cs="Times New Roman"/>
                <w:sz w:val="18"/>
                <w:szCs w:val="18"/>
              </w:rPr>
              <w:t xml:space="preserve"> </w:t>
            </w:r>
            <w:r w:rsidRPr="00F77B97">
              <w:rPr>
                <w:rFonts w:eastAsia="ＭＳ Ｐゴシック" w:cs="Times New Roman" w:hint="eastAsia"/>
                <w:sz w:val="18"/>
                <w:szCs w:val="18"/>
              </w:rPr>
              <w:t>Set</w:t>
            </w:r>
          </w:p>
        </w:tc>
        <w:tc>
          <w:tcPr>
            <w:tcW w:w="4366" w:type="dxa"/>
          </w:tcPr>
          <w:p w14:paraId="6151AD6B" w14:textId="71B8D21B" w:rsidR="006C25DE" w:rsidRPr="00F77B97" w:rsidRDefault="008F3386" w:rsidP="00F243EA">
            <w:pPr>
              <w:rPr>
                <w:rFonts w:eastAsia="ＭＳ Ｐゴシック" w:cs="Times New Roman"/>
                <w:sz w:val="18"/>
                <w:szCs w:val="18"/>
              </w:rPr>
            </w:pPr>
            <w:r>
              <w:rPr>
                <w:rFonts w:eastAsia="ＭＳ Ｐゴシック" w:cs="Times New Roman"/>
                <w:sz w:val="18"/>
                <w:szCs w:val="18"/>
              </w:rPr>
              <w:t xml:space="preserve">Select the </w:t>
            </w:r>
            <w:proofErr w:type="spellStart"/>
            <w:r>
              <w:rPr>
                <w:rFonts w:eastAsia="ＭＳ Ｐゴシック" w:cs="Times New Roman"/>
                <w:sz w:val="18"/>
                <w:szCs w:val="18"/>
              </w:rPr>
              <w:t>Policy</w:t>
            </w:r>
            <w:r w:rsidR="00F243EA" w:rsidRPr="00F243EA">
              <w:rPr>
                <w:rFonts w:eastAsia="ＭＳ Ｐゴシック" w:cs="Times New Roman"/>
                <w:sz w:val="18"/>
                <w:szCs w:val="18"/>
              </w:rPr>
              <w:t>Set</w:t>
            </w:r>
            <w:proofErr w:type="spellEnd"/>
            <w:r w:rsidR="00F243EA" w:rsidRPr="00F243EA">
              <w:rPr>
                <w:rFonts w:eastAsia="ＭＳ Ｐゴシック" w:cs="Times New Roman"/>
                <w:sz w:val="18"/>
                <w:szCs w:val="18"/>
              </w:rPr>
              <w:t xml:space="preserve"> name registered i</w:t>
            </w:r>
            <w:r w:rsidR="00684B1B">
              <w:rPr>
                <w:rFonts w:eastAsia="ＭＳ Ｐゴシック" w:cs="Times New Roman"/>
                <w:sz w:val="18"/>
                <w:szCs w:val="18"/>
              </w:rPr>
              <w:t>n "6.2.7 Policy Sets l</w:t>
            </w:r>
            <w:r w:rsidR="00F243EA">
              <w:rPr>
                <w:rFonts w:eastAsia="ＭＳ Ｐゴシック" w:cs="Times New Roman"/>
                <w:sz w:val="18"/>
                <w:szCs w:val="18"/>
              </w:rPr>
              <w:t>ist”</w:t>
            </w:r>
            <w:r w:rsidR="00F243EA" w:rsidRPr="00F243EA">
              <w:rPr>
                <w:rFonts w:eastAsia="ＭＳ Ｐゴシック" w:cs="Times New Roman"/>
                <w:sz w:val="18"/>
                <w:szCs w:val="18"/>
              </w:rPr>
              <w:t>.</w:t>
            </w:r>
          </w:p>
        </w:tc>
        <w:tc>
          <w:tcPr>
            <w:tcW w:w="1021" w:type="dxa"/>
          </w:tcPr>
          <w:p w14:paraId="1576D51D" w14:textId="77777777" w:rsidR="006C25DE" w:rsidRPr="00F77B97" w:rsidRDefault="006C25DE" w:rsidP="00FA5831">
            <w:pPr>
              <w:jc w:val="center"/>
              <w:rPr>
                <w:rFonts w:eastAsia="ＭＳ Ｐゴシック" w:cs="Times New Roman"/>
                <w:sz w:val="18"/>
                <w:szCs w:val="18"/>
              </w:rPr>
            </w:pPr>
            <w:r w:rsidRPr="00F77B97">
              <w:rPr>
                <w:rFonts w:hint="eastAsia"/>
                <w:sz w:val="18"/>
                <w:szCs w:val="18"/>
              </w:rPr>
              <w:t>○</w:t>
            </w:r>
          </w:p>
        </w:tc>
        <w:tc>
          <w:tcPr>
            <w:tcW w:w="992" w:type="dxa"/>
          </w:tcPr>
          <w:p w14:paraId="0ADA7AF3" w14:textId="47F83D0F" w:rsidR="006C25DE" w:rsidRPr="00F77B97" w:rsidRDefault="00F243EA" w:rsidP="00560E96">
            <w:pPr>
              <w:jc w:val="left"/>
              <w:rPr>
                <w:rFonts w:eastAsia="ＭＳ Ｐゴシック" w:cs="Times New Roman"/>
                <w:sz w:val="18"/>
                <w:szCs w:val="18"/>
              </w:rPr>
            </w:pPr>
            <w:r>
              <w:rPr>
                <w:rFonts w:hint="eastAsia"/>
                <w:sz w:val="18"/>
                <w:szCs w:val="18"/>
              </w:rPr>
              <w:t>List select</w:t>
            </w:r>
            <w:r w:rsidR="00F22F7A">
              <w:rPr>
                <w:sz w:val="18"/>
                <w:szCs w:val="18"/>
              </w:rPr>
              <w:t>ion</w:t>
            </w:r>
          </w:p>
        </w:tc>
        <w:tc>
          <w:tcPr>
            <w:tcW w:w="1672" w:type="dxa"/>
          </w:tcPr>
          <w:p w14:paraId="7AAB85B4" w14:textId="77777777" w:rsidR="006C25DE" w:rsidRPr="00F77B97" w:rsidRDefault="006C25DE" w:rsidP="00FA5831">
            <w:pPr>
              <w:rPr>
                <w:rFonts w:eastAsia="ＭＳ Ｐゴシック" w:cs="Times New Roman"/>
                <w:sz w:val="18"/>
                <w:szCs w:val="18"/>
              </w:rPr>
            </w:pPr>
          </w:p>
        </w:tc>
      </w:tr>
      <w:tr w:rsidR="006C25DE" w:rsidRPr="00860732" w14:paraId="4C54149D" w14:textId="77777777" w:rsidTr="00186AC8">
        <w:tc>
          <w:tcPr>
            <w:tcW w:w="1838" w:type="dxa"/>
            <w:shd w:val="clear" w:color="auto" w:fill="E5EAEF"/>
          </w:tcPr>
          <w:p w14:paraId="1486FA74" w14:textId="69A00B84" w:rsidR="006C25DE" w:rsidRPr="00F77B97" w:rsidRDefault="006C25DE" w:rsidP="00FA5831">
            <w:pPr>
              <w:rPr>
                <w:rFonts w:eastAsia="ＭＳ Ｐゴシック" w:cs="Times New Roman"/>
                <w:sz w:val="18"/>
                <w:szCs w:val="18"/>
              </w:rPr>
            </w:pPr>
            <w:proofErr w:type="spellStart"/>
            <w:r w:rsidRPr="00F77B97">
              <w:rPr>
                <w:rFonts w:eastAsia="ＭＳ Ｐゴシック" w:cs="Times New Roman" w:hint="eastAsia"/>
                <w:sz w:val="18"/>
                <w:szCs w:val="18"/>
              </w:rPr>
              <w:t>Organization:Work</w:t>
            </w:r>
            <w:proofErr w:type="spellEnd"/>
            <w:r w:rsidR="00186AC8">
              <w:rPr>
                <w:rFonts w:eastAsia="ＭＳ Ｐゴシック" w:cs="Times New Roman"/>
                <w:sz w:val="18"/>
                <w:szCs w:val="18"/>
              </w:rPr>
              <w:t xml:space="preserve"> </w:t>
            </w:r>
            <w:r w:rsidRPr="00F77B97">
              <w:rPr>
                <w:rFonts w:eastAsia="ＭＳ Ｐゴシック" w:cs="Times New Roman" w:hint="eastAsia"/>
                <w:sz w:val="18"/>
                <w:szCs w:val="18"/>
              </w:rPr>
              <w:t>space</w:t>
            </w:r>
          </w:p>
        </w:tc>
        <w:tc>
          <w:tcPr>
            <w:tcW w:w="4366" w:type="dxa"/>
          </w:tcPr>
          <w:p w14:paraId="1942DDA7" w14:textId="2F664E1A" w:rsidR="006C25DE" w:rsidRPr="00F77B97" w:rsidRDefault="00F243EA" w:rsidP="00851462">
            <w:pPr>
              <w:jc w:val="left"/>
              <w:rPr>
                <w:rFonts w:eastAsia="ＭＳ Ｐゴシック" w:cs="Times New Roman"/>
                <w:sz w:val="18"/>
                <w:szCs w:val="18"/>
              </w:rPr>
            </w:pPr>
            <w:r w:rsidRPr="00F243EA">
              <w:rPr>
                <w:sz w:val="18"/>
                <w:szCs w:val="18"/>
              </w:rPr>
              <w:t>Select t</w:t>
            </w:r>
            <w:r w:rsidR="008F3386">
              <w:rPr>
                <w:sz w:val="18"/>
                <w:szCs w:val="18"/>
              </w:rPr>
              <w:t xml:space="preserve">he Workspace registered (link </w:t>
            </w:r>
            <w:r w:rsidR="00851462">
              <w:rPr>
                <w:sz w:val="18"/>
                <w:szCs w:val="18"/>
              </w:rPr>
              <w:t xml:space="preserve">to </w:t>
            </w:r>
            <w:r w:rsidRPr="00F243EA">
              <w:rPr>
                <w:sz w:val="18"/>
                <w:szCs w:val="18"/>
              </w:rPr>
              <w:t>Organization)</w:t>
            </w:r>
            <w:r w:rsidR="00684B1B">
              <w:rPr>
                <w:sz w:val="18"/>
                <w:szCs w:val="18"/>
              </w:rPr>
              <w:t xml:space="preserve"> in "6.2.3 Workspaces l</w:t>
            </w:r>
            <w:r>
              <w:rPr>
                <w:sz w:val="18"/>
                <w:szCs w:val="18"/>
              </w:rPr>
              <w:t>ist</w:t>
            </w:r>
            <w:r w:rsidRPr="00F243EA">
              <w:rPr>
                <w:sz w:val="18"/>
                <w:szCs w:val="18"/>
              </w:rPr>
              <w:t>".</w:t>
            </w:r>
          </w:p>
        </w:tc>
        <w:tc>
          <w:tcPr>
            <w:tcW w:w="1021" w:type="dxa"/>
          </w:tcPr>
          <w:p w14:paraId="353E1B46" w14:textId="77777777" w:rsidR="006C25DE" w:rsidRPr="00F77B97" w:rsidRDefault="006C25DE" w:rsidP="00FA5831">
            <w:pPr>
              <w:jc w:val="center"/>
              <w:rPr>
                <w:rFonts w:eastAsia="ＭＳ Ｐゴシック" w:cs="Times New Roman"/>
                <w:sz w:val="18"/>
                <w:szCs w:val="18"/>
              </w:rPr>
            </w:pPr>
            <w:r w:rsidRPr="00F77B97">
              <w:rPr>
                <w:rFonts w:hint="eastAsia"/>
                <w:sz w:val="18"/>
                <w:szCs w:val="18"/>
              </w:rPr>
              <w:t>○</w:t>
            </w:r>
          </w:p>
        </w:tc>
        <w:tc>
          <w:tcPr>
            <w:tcW w:w="992" w:type="dxa"/>
          </w:tcPr>
          <w:p w14:paraId="2AA90A79" w14:textId="445629A9" w:rsidR="006C25DE" w:rsidRPr="00F77B97" w:rsidRDefault="00F243EA" w:rsidP="00560E96">
            <w:pPr>
              <w:jc w:val="left"/>
              <w:rPr>
                <w:rFonts w:eastAsia="ＭＳ Ｐゴシック" w:cs="Times New Roman"/>
                <w:sz w:val="18"/>
                <w:szCs w:val="18"/>
              </w:rPr>
            </w:pPr>
            <w:r>
              <w:rPr>
                <w:rFonts w:hint="eastAsia"/>
                <w:sz w:val="18"/>
                <w:szCs w:val="18"/>
              </w:rPr>
              <w:t>List select</w:t>
            </w:r>
            <w:r w:rsidR="00F22F7A">
              <w:rPr>
                <w:sz w:val="18"/>
                <w:szCs w:val="18"/>
              </w:rPr>
              <w:t>ion</w:t>
            </w:r>
          </w:p>
        </w:tc>
        <w:tc>
          <w:tcPr>
            <w:tcW w:w="1672" w:type="dxa"/>
          </w:tcPr>
          <w:p w14:paraId="320386B8" w14:textId="77777777" w:rsidR="006C25DE" w:rsidRPr="00F77B97" w:rsidRDefault="006C25DE" w:rsidP="00FA5831">
            <w:pPr>
              <w:rPr>
                <w:rFonts w:eastAsia="ＭＳ Ｐゴシック" w:cs="Times New Roman"/>
                <w:sz w:val="18"/>
                <w:szCs w:val="18"/>
              </w:rPr>
            </w:pPr>
          </w:p>
        </w:tc>
      </w:tr>
      <w:tr w:rsidR="006C25DE" w:rsidRPr="00860732" w14:paraId="551206D3" w14:textId="77777777" w:rsidTr="00186AC8">
        <w:tc>
          <w:tcPr>
            <w:tcW w:w="1838" w:type="dxa"/>
            <w:shd w:val="clear" w:color="auto" w:fill="E5EAEF"/>
          </w:tcPr>
          <w:p w14:paraId="50A7A7B9" w14:textId="1436D08C" w:rsidR="006C25DE" w:rsidRPr="00F77B97" w:rsidRDefault="00F243EA" w:rsidP="00FA5831">
            <w:pPr>
              <w:rPr>
                <w:rFonts w:eastAsia="ＭＳ Ｐゴシック" w:cs="Times New Roman"/>
                <w:sz w:val="18"/>
                <w:szCs w:val="18"/>
              </w:rPr>
            </w:pPr>
            <w:r>
              <w:rPr>
                <w:rFonts w:eastAsia="ＭＳ Ｐゴシック" w:cs="Times New Roman" w:hint="eastAsia"/>
                <w:sz w:val="18"/>
                <w:szCs w:val="18"/>
              </w:rPr>
              <w:t>Remarks</w:t>
            </w:r>
          </w:p>
        </w:tc>
        <w:tc>
          <w:tcPr>
            <w:tcW w:w="4366" w:type="dxa"/>
          </w:tcPr>
          <w:p w14:paraId="4ADA3222" w14:textId="09D668A9" w:rsidR="006C25DE" w:rsidRPr="00F77B97" w:rsidRDefault="00F243EA" w:rsidP="00FA5831">
            <w:pPr>
              <w:rPr>
                <w:rFonts w:eastAsia="ＭＳ Ｐゴシック" w:cs="Times New Roman"/>
                <w:sz w:val="18"/>
                <w:szCs w:val="18"/>
              </w:rPr>
            </w:pPr>
            <w:r>
              <w:rPr>
                <w:rFonts w:eastAsia="ＭＳ Ｐゴシック" w:cs="Times New Roman"/>
                <w:sz w:val="18"/>
              </w:rPr>
              <w:t>F</w:t>
            </w:r>
            <w:r w:rsidRPr="00D022D6">
              <w:rPr>
                <w:rFonts w:eastAsia="ＭＳ Ｐゴシック" w:cs="Times New Roman"/>
                <w:sz w:val="18"/>
              </w:rPr>
              <w:t>ree description field</w:t>
            </w:r>
            <w:r>
              <w:rPr>
                <w:rFonts w:eastAsia="ＭＳ Ｐゴシック" w:cs="Times New Roman" w:hint="eastAsia"/>
                <w:sz w:val="18"/>
              </w:rPr>
              <w:t>.</w:t>
            </w:r>
          </w:p>
        </w:tc>
        <w:tc>
          <w:tcPr>
            <w:tcW w:w="1021" w:type="dxa"/>
          </w:tcPr>
          <w:p w14:paraId="2FC21898" w14:textId="77777777" w:rsidR="006C25DE" w:rsidRPr="00F77B97" w:rsidRDefault="006C25DE" w:rsidP="00FA5831">
            <w:pPr>
              <w:jc w:val="center"/>
              <w:rPr>
                <w:rFonts w:eastAsia="ＭＳ Ｐゴシック" w:cs="Times New Roman"/>
                <w:sz w:val="18"/>
                <w:szCs w:val="18"/>
              </w:rPr>
            </w:pPr>
            <w:r w:rsidRPr="00F77B97">
              <w:rPr>
                <w:rFonts w:eastAsia="ＭＳ Ｐゴシック" w:cs="Times New Roman" w:hint="eastAsia"/>
                <w:sz w:val="18"/>
                <w:szCs w:val="18"/>
              </w:rPr>
              <w:t>-</w:t>
            </w:r>
          </w:p>
        </w:tc>
        <w:tc>
          <w:tcPr>
            <w:tcW w:w="992" w:type="dxa"/>
          </w:tcPr>
          <w:p w14:paraId="44365BAE" w14:textId="7BB682DE" w:rsidR="006C25DE" w:rsidRPr="00F77B97" w:rsidRDefault="000C5D1B" w:rsidP="00560E96">
            <w:pPr>
              <w:jc w:val="left"/>
              <w:rPr>
                <w:rFonts w:eastAsia="ＭＳ Ｐゴシック" w:cs="Times New Roman"/>
                <w:sz w:val="18"/>
                <w:szCs w:val="18"/>
              </w:rPr>
            </w:pPr>
            <w:proofErr w:type="spellStart"/>
            <w:r>
              <w:rPr>
                <w:rFonts w:eastAsia="ＭＳ Ｐゴシック" w:cs="Times New Roman" w:hint="eastAsia"/>
                <w:sz w:val="18"/>
                <w:szCs w:val="18"/>
              </w:rPr>
              <w:t>Menu</w:t>
            </w:r>
            <w:r w:rsidR="00F243EA">
              <w:rPr>
                <w:rFonts w:eastAsia="ＭＳ Ｐゴシック" w:cs="Times New Roman" w:hint="eastAsia"/>
                <w:sz w:val="18"/>
                <w:szCs w:val="18"/>
              </w:rPr>
              <w:t>al</w:t>
            </w:r>
            <w:proofErr w:type="spellEnd"/>
            <w:r w:rsidR="00560E96">
              <w:rPr>
                <w:rFonts w:eastAsia="ＭＳ Ｐゴシック" w:cs="Times New Roman"/>
                <w:sz w:val="18"/>
                <w:szCs w:val="18"/>
              </w:rPr>
              <w:t xml:space="preserve"> input</w:t>
            </w:r>
          </w:p>
        </w:tc>
        <w:tc>
          <w:tcPr>
            <w:tcW w:w="1672" w:type="dxa"/>
          </w:tcPr>
          <w:p w14:paraId="74680197" w14:textId="74E5AA83" w:rsidR="006C25DE" w:rsidRPr="00F77B97" w:rsidRDefault="00F243EA" w:rsidP="00775BB2">
            <w:pPr>
              <w:jc w:val="left"/>
              <w:rPr>
                <w:rFonts w:eastAsia="ＭＳ Ｐゴシック" w:cs="Times New Roman"/>
                <w:sz w:val="18"/>
                <w:szCs w:val="18"/>
              </w:rPr>
            </w:pPr>
            <w:r>
              <w:rPr>
                <w:rFonts w:eastAsia="ＭＳ Ｐゴシック" w:cs="Times New Roman" w:hint="eastAsia"/>
                <w:sz w:val="18"/>
                <w:szCs w:val="18"/>
              </w:rPr>
              <w:t>Maximum length 4000 bytes</w:t>
            </w:r>
          </w:p>
        </w:tc>
      </w:tr>
    </w:tbl>
    <w:p w14:paraId="7F5A3533" w14:textId="20F2964B" w:rsidR="006C25DE" w:rsidRPr="00AE1096" w:rsidRDefault="006C25DE" w:rsidP="00AE1096">
      <w:pPr>
        <w:rPr>
          <w:rFonts w:cstheme="minorHAnsi"/>
        </w:rPr>
      </w:pPr>
    </w:p>
    <w:p w14:paraId="3872FC75" w14:textId="0FE50601" w:rsidR="00E84364" w:rsidRPr="00CE0420" w:rsidRDefault="00E77871" w:rsidP="00A413AD">
      <w:pPr>
        <w:widowControl/>
        <w:jc w:val="left"/>
        <w:rPr>
          <w:rFonts w:cstheme="minorHAnsi"/>
        </w:rPr>
      </w:pPr>
      <w:r>
        <w:rPr>
          <w:rFonts w:cstheme="minorHAnsi"/>
        </w:rPr>
        <w:br w:type="page"/>
      </w:r>
    </w:p>
    <w:p w14:paraId="59626A85" w14:textId="2AA48E70" w:rsidR="000D4A96" w:rsidRPr="00CE0420" w:rsidRDefault="006871FA" w:rsidP="000D4A96">
      <w:pPr>
        <w:pStyle w:val="30"/>
        <w:ind w:left="1134" w:hanging="709"/>
        <w:rPr>
          <w:rFonts w:ascii="Arial" w:hAnsi="Arial"/>
        </w:rPr>
      </w:pPr>
      <w:bookmarkStart w:id="739" w:name="_Toc105604736"/>
      <w:r>
        <w:rPr>
          <w:rFonts w:ascii="Arial" w:hAnsi="Arial" w:hint="eastAsia"/>
        </w:rPr>
        <w:lastRenderedPageBreak/>
        <w:t>Movement module link</w:t>
      </w:r>
      <w:bookmarkEnd w:id="739"/>
    </w:p>
    <w:p w14:paraId="27F8E292" w14:textId="4545215A" w:rsidR="0081177F" w:rsidRDefault="009C0E50" w:rsidP="00B46FB2">
      <w:pPr>
        <w:pStyle w:val="aff0"/>
        <w:numPr>
          <w:ilvl w:val="0"/>
          <w:numId w:val="22"/>
        </w:numPr>
        <w:jc w:val="left"/>
      </w:pPr>
      <w:r>
        <w:rPr>
          <w:rFonts w:eastAsia="ＭＳ Ｐゴシック" w:cstheme="minorHAnsi"/>
        </w:rPr>
        <w:t>In</w:t>
      </w:r>
      <w:r w:rsidR="00F94D17">
        <w:rPr>
          <w:rFonts w:eastAsia="ＭＳ Ｐゴシック" w:cstheme="minorHAnsi" w:hint="eastAsia"/>
        </w:rPr>
        <w:t xml:space="preserve">　</w:t>
      </w:r>
      <w:r w:rsidR="00636A63">
        <w:rPr>
          <w:rFonts w:eastAsia="ＭＳ Ｐゴシック" w:cstheme="minorHAnsi"/>
        </w:rPr>
        <w:t>“</w:t>
      </w:r>
      <w:r w:rsidR="006871FA">
        <w:rPr>
          <w:rFonts w:eastAsia="ＭＳ Ｐゴシック" w:cstheme="minorHAnsi"/>
        </w:rPr>
        <w:t>Movement module link</w:t>
      </w:r>
      <w:r w:rsidR="00636A63">
        <w:rPr>
          <w:rFonts w:eastAsia="ＭＳ Ｐゴシック" w:cstheme="minorHAnsi"/>
        </w:rPr>
        <w:t>”</w:t>
      </w:r>
      <w:r>
        <w:rPr>
          <w:rFonts w:eastAsia="ＭＳ Ｐゴシック" w:cstheme="minorHAnsi"/>
        </w:rPr>
        <w:t>,</w:t>
      </w:r>
      <w:r w:rsidR="00636A63">
        <w:rPr>
          <w:rFonts w:eastAsia="ＭＳ Ｐゴシック" w:cstheme="minorHAnsi"/>
        </w:rPr>
        <w:t xml:space="preserve"> performs </w:t>
      </w:r>
      <w:proofErr w:type="spellStart"/>
      <w:r w:rsidR="00636A63">
        <w:rPr>
          <w:rFonts w:eastAsia="ＭＳ Ｐゴシック" w:cstheme="minorHAnsi"/>
        </w:rPr>
        <w:t>maintence</w:t>
      </w:r>
      <w:proofErr w:type="spellEnd"/>
      <w:r w:rsidR="00636A63">
        <w:rPr>
          <w:rFonts w:eastAsia="ＭＳ Ｐゴシック" w:cstheme="minorHAnsi"/>
        </w:rPr>
        <w:t xml:space="preserve"> (b</w:t>
      </w:r>
      <w:r w:rsidR="006049C0" w:rsidRPr="006049C0">
        <w:rPr>
          <w:rFonts w:eastAsia="ＭＳ Ｐゴシック" w:cstheme="minorHAnsi"/>
        </w:rPr>
        <w:t>rowsing</w:t>
      </w:r>
      <w:r w:rsidR="006049C0">
        <w:rPr>
          <w:rFonts w:eastAsia="ＭＳ Ｐゴシック" w:cstheme="minorHAnsi"/>
        </w:rPr>
        <w:t>/</w:t>
      </w:r>
      <w:r w:rsidR="00636A63">
        <w:rPr>
          <w:rFonts w:eastAsia="ＭＳ Ｐゴシック" w:cstheme="minorHAnsi"/>
        </w:rPr>
        <w:t>register/update/</w:t>
      </w:r>
      <w:r w:rsidR="00636A63" w:rsidRPr="00636A63">
        <w:t xml:space="preserve"> </w:t>
      </w:r>
      <w:r w:rsidR="00636A63">
        <w:t>abolition)</w:t>
      </w:r>
      <w:r w:rsidR="00636A63">
        <w:rPr>
          <w:rFonts w:eastAsia="ＭＳ Ｐゴシック" w:cstheme="minorHAnsi"/>
        </w:rPr>
        <w:t xml:space="preserve"> of the</w:t>
      </w:r>
      <w:r w:rsidR="006049C0" w:rsidRPr="006049C0">
        <w:rPr>
          <w:rFonts w:eastAsia="ＭＳ Ｐゴシック" w:cstheme="minorHAnsi"/>
        </w:rPr>
        <w:t xml:space="preserve"> module files execut</w:t>
      </w:r>
      <w:r w:rsidR="00636A63">
        <w:rPr>
          <w:rFonts w:eastAsia="ＭＳ Ｐゴシック" w:cstheme="minorHAnsi"/>
        </w:rPr>
        <w:t>ed in the Movement</w:t>
      </w:r>
      <w:r w:rsidR="006049C0" w:rsidRPr="006049C0">
        <w:rPr>
          <w:rFonts w:eastAsia="ＭＳ Ｐゴシック" w:cstheme="minorHAnsi"/>
        </w:rPr>
        <w:t xml:space="preserve">. </w:t>
      </w:r>
    </w:p>
    <w:p w14:paraId="58BE64CE" w14:textId="086A706D" w:rsidR="00D94178" w:rsidRDefault="00841D86" w:rsidP="00D94178">
      <w:pPr>
        <w:pStyle w:val="aff0"/>
        <w:ind w:left="709"/>
      </w:pPr>
      <w:r>
        <w:t>Multiple Module file</w:t>
      </w:r>
      <w:r w:rsidRPr="00841D86">
        <w:t>s can be linked to the Movement.</w:t>
      </w:r>
    </w:p>
    <w:p w14:paraId="1218C153" w14:textId="0AE0C510" w:rsidR="0081177F" w:rsidRPr="003F6033" w:rsidRDefault="00F632EE" w:rsidP="0081177F">
      <w:pPr>
        <w:pStyle w:val="aff0"/>
        <w:ind w:left="289" w:firstLine="551"/>
      </w:pPr>
      <w:r>
        <w:rPr>
          <w:noProof/>
        </w:rPr>
        <mc:AlternateContent>
          <mc:Choice Requires="wps">
            <w:drawing>
              <wp:anchor distT="0" distB="0" distL="114300" distR="114300" simplePos="0" relativeHeight="251750400" behindDoc="0" locked="0" layoutInCell="1" allowOverlap="1" wp14:anchorId="6BF4AA36" wp14:editId="09183FEE">
                <wp:simplePos x="0" y="0"/>
                <wp:positionH relativeFrom="column">
                  <wp:posOffset>540664</wp:posOffset>
                </wp:positionH>
                <wp:positionV relativeFrom="paragraph">
                  <wp:posOffset>1865122</wp:posOffset>
                </wp:positionV>
                <wp:extent cx="614477" cy="146304"/>
                <wp:effectExtent l="0" t="0" r="14605" b="25400"/>
                <wp:wrapNone/>
                <wp:docPr id="244" name="正方形/長方形 244"/>
                <wp:cNvGraphicFramePr/>
                <a:graphic xmlns:a="http://schemas.openxmlformats.org/drawingml/2006/main">
                  <a:graphicData uri="http://schemas.microsoft.com/office/word/2010/wordprocessingShape">
                    <wps:wsp>
                      <wps:cNvSpPr/>
                      <wps:spPr>
                        <a:xfrm>
                          <a:off x="0" y="0"/>
                          <a:ext cx="614477" cy="14630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9D1E95" id="正方形/長方形 244" o:spid="_x0000_s1026" style="position:absolute;left:0;text-align:left;margin-left:42.55pt;margin-top:146.85pt;width:48.4pt;height:11.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" filled="f" strokecolor="red" strokeweight="2pt"/>
            </w:pict>
          </mc:Fallback>
        </mc:AlternateContent>
      </w:r>
      <w:r w:rsidR="00F819F5">
        <w:rPr>
          <w:noProof/>
        </w:rPr>
        <w:drawing>
          <wp:inline distT="0" distB="0" distL="0" distR="0" wp14:anchorId="12A959F1" wp14:editId="05EC1B77">
            <wp:extent cx="5174615" cy="2861945"/>
            <wp:effectExtent l="0" t="0" r="6985" b="0"/>
            <wp:docPr id="211" name="図 210"/>
            <wp:cNvGraphicFramePr/>
            <a:graphic xmlns:a="http://schemas.openxmlformats.org/drawingml/2006/main">
              <a:graphicData uri="http://schemas.openxmlformats.org/drawingml/2006/picture">
                <pic:pic xmlns:pic="http://schemas.openxmlformats.org/drawingml/2006/picture">
                  <pic:nvPicPr>
                    <pic:cNvPr id="211" name="図 210"/>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174615" cy="2861945"/>
                    </a:xfrm>
                    <a:prstGeom prst="rect">
                      <a:avLst/>
                    </a:prstGeom>
                  </pic:spPr>
                </pic:pic>
              </a:graphicData>
            </a:graphic>
          </wp:inline>
        </w:drawing>
      </w:r>
      <w:r w:rsidR="0081177F" w:rsidRPr="00CE0420">
        <w:rPr>
          <w:noProof/>
        </w:rPr>
        <w:t xml:space="preserve"> </w:t>
      </w:r>
    </w:p>
    <w:p w14:paraId="5ABD4F2A" w14:textId="7F9D8652" w:rsidR="0081177F" w:rsidRPr="00CE0420" w:rsidRDefault="00B70822" w:rsidP="0081177F">
      <w:pPr>
        <w:pStyle w:val="a9"/>
        <w:jc w:val="center"/>
      </w:pPr>
      <w:r>
        <w:rPr>
          <w:rFonts w:hint="eastAsia"/>
          <w:b/>
        </w:rPr>
        <w:t xml:space="preserve">Figure </w:t>
      </w:r>
      <w:r w:rsidR="000E0E9C">
        <w:rPr>
          <w:b/>
        </w:rPr>
        <w:t>6.2.10</w:t>
      </w:r>
      <w:r w:rsidR="00F77B97">
        <w:rPr>
          <w:b/>
        </w:rPr>
        <w:t>-1</w:t>
      </w:r>
      <w:r w:rsidR="00A82A46">
        <w:rPr>
          <w:rFonts w:cstheme="minorHAnsi" w:hint="eastAsia"/>
          <w:b/>
        </w:rPr>
        <w:t xml:space="preserve"> Submenu s</w:t>
      </w:r>
      <w:r>
        <w:rPr>
          <w:rFonts w:cstheme="minorHAnsi" w:hint="eastAsia"/>
          <w:b/>
        </w:rPr>
        <w:t>creen</w:t>
      </w:r>
      <w:r w:rsidR="0081177F" w:rsidRPr="00CE0420">
        <w:rPr>
          <w:rFonts w:cstheme="minorHAnsi" w:hint="eastAsia"/>
          <w:b/>
        </w:rPr>
        <w:t>（</w:t>
      </w:r>
      <w:r w:rsidR="006871FA">
        <w:rPr>
          <w:rFonts w:cstheme="minorHAnsi" w:hint="eastAsia"/>
          <w:b/>
        </w:rPr>
        <w:t>Movement module link</w:t>
      </w:r>
      <w:r w:rsidR="0081177F" w:rsidRPr="00CE0420">
        <w:rPr>
          <w:rFonts w:cstheme="minorHAnsi" w:hint="eastAsia"/>
          <w:b/>
        </w:rPr>
        <w:t>）</w:t>
      </w:r>
    </w:p>
    <w:p w14:paraId="2B92D913" w14:textId="3415D102" w:rsidR="0081177F" w:rsidRPr="00D94178" w:rsidRDefault="0081177F" w:rsidP="00D94178">
      <w:pPr>
        <w:rPr>
          <w:rFonts w:cstheme="minorHAnsi"/>
          <w:b/>
        </w:rPr>
      </w:pPr>
    </w:p>
    <w:p w14:paraId="3B9E6713" w14:textId="77BD398D" w:rsidR="0081177F" w:rsidRDefault="007A565F" w:rsidP="007A565F">
      <w:pPr>
        <w:pStyle w:val="aff0"/>
        <w:numPr>
          <w:ilvl w:val="0"/>
          <w:numId w:val="22"/>
        </w:numPr>
        <w:jc w:val="left"/>
      </w:pPr>
      <w:r w:rsidRPr="007A565F">
        <w:t>Clicking the "Register" button and then "Start Registration" button wi</w:t>
      </w:r>
      <w:r>
        <w:t xml:space="preserve">ll manage the </w:t>
      </w:r>
      <w:r w:rsidR="006871FA">
        <w:t>Movement module link</w:t>
      </w:r>
      <w:r w:rsidR="00792B1C" w:rsidRPr="00792B1C">
        <w:t>.</w:t>
      </w:r>
    </w:p>
    <w:p w14:paraId="46E50E15" w14:textId="0DDC595C" w:rsidR="0081177F" w:rsidRPr="00CE0420" w:rsidRDefault="00F43215" w:rsidP="00D94178">
      <w:pPr>
        <w:pStyle w:val="aff0"/>
        <w:ind w:left="709"/>
      </w:pPr>
      <w:r>
        <w:rPr>
          <w:noProof/>
        </w:rPr>
        <w:drawing>
          <wp:inline distT="0" distB="0" distL="0" distR="0" wp14:anchorId="1C54412A" wp14:editId="6754A0AD">
            <wp:extent cx="5067300" cy="1362075"/>
            <wp:effectExtent l="0" t="0" r="0" b="9525"/>
            <wp:docPr id="156" name="図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図 15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67300" cy="136207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5C5A0EB9" w14:textId="13876AB9" w:rsidR="0081177F" w:rsidRPr="00CE0420" w:rsidRDefault="00792B1C" w:rsidP="0081177F">
      <w:pPr>
        <w:pStyle w:val="af2"/>
        <w:jc w:val="center"/>
        <w:rPr>
          <w:rFonts w:cstheme="minorHAnsi"/>
        </w:rPr>
      </w:pPr>
      <w:r>
        <w:rPr>
          <w:rFonts w:hint="eastAsia"/>
        </w:rPr>
        <w:t>Figure</w:t>
      </w:r>
      <w:r w:rsidR="0081177F" w:rsidRPr="00CE0420">
        <w:rPr>
          <w:rFonts w:hint="eastAsia"/>
        </w:rPr>
        <w:t xml:space="preserve"> </w:t>
      </w:r>
      <w:r w:rsidR="003D5B41">
        <w:t>6.2.10</w:t>
      </w:r>
      <w:r w:rsidR="00F77B97">
        <w:t>-2</w:t>
      </w:r>
      <w:r w:rsidR="00A82A46">
        <w:rPr>
          <w:rFonts w:cstheme="minorHAnsi" w:hint="eastAsia"/>
        </w:rPr>
        <w:t xml:space="preserve"> Registration s</w:t>
      </w:r>
      <w:r>
        <w:rPr>
          <w:rFonts w:cstheme="minorHAnsi" w:hint="eastAsia"/>
        </w:rPr>
        <w:t xml:space="preserve">creen </w:t>
      </w:r>
      <w:r w:rsidR="0081177F" w:rsidRPr="00CE0420">
        <w:rPr>
          <w:rFonts w:cstheme="minorHAnsi" w:hint="eastAsia"/>
        </w:rPr>
        <w:t>（</w:t>
      </w:r>
      <w:r w:rsidR="006871FA">
        <w:rPr>
          <w:rFonts w:cstheme="minorHAnsi" w:hint="eastAsia"/>
        </w:rPr>
        <w:t>Movement module link</w:t>
      </w:r>
      <w:r w:rsidR="0081177F" w:rsidRPr="00CE0420">
        <w:rPr>
          <w:rFonts w:cstheme="minorHAnsi" w:hint="eastAsia"/>
        </w:rPr>
        <w:t>）</w:t>
      </w:r>
    </w:p>
    <w:p w14:paraId="05F3B9E9" w14:textId="510152AE" w:rsidR="0081177F" w:rsidRPr="00CE0420" w:rsidRDefault="0081177F" w:rsidP="0081177F">
      <w:pPr>
        <w:widowControl/>
        <w:jc w:val="left"/>
        <w:rPr>
          <w:rFonts w:cstheme="minorHAnsi"/>
        </w:rPr>
      </w:pPr>
    </w:p>
    <w:p w14:paraId="722FC5EE" w14:textId="00159EA3" w:rsidR="0081177F" w:rsidRDefault="006871FA" w:rsidP="00B46FB2">
      <w:pPr>
        <w:pStyle w:val="aff0"/>
        <w:numPr>
          <w:ilvl w:val="0"/>
          <w:numId w:val="22"/>
        </w:numPr>
      </w:pPr>
      <w:r>
        <w:rPr>
          <w:noProof/>
        </w:rPr>
        <w:drawing>
          <wp:anchor distT="0" distB="0" distL="114300" distR="114300" simplePos="0" relativeHeight="251790336" behindDoc="0" locked="0" layoutInCell="1" allowOverlap="1" wp14:anchorId="7442BC79" wp14:editId="244258EB">
            <wp:simplePos x="0" y="0"/>
            <wp:positionH relativeFrom="page">
              <wp:align>center</wp:align>
            </wp:positionH>
            <wp:positionV relativeFrom="paragraph">
              <wp:posOffset>405130</wp:posOffset>
            </wp:positionV>
            <wp:extent cx="5006340" cy="1089660"/>
            <wp:effectExtent l="0" t="0" r="3810" b="0"/>
            <wp:wrapTopAndBottom/>
            <wp:docPr id="233" name="図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006340" cy="1089660"/>
                    </a:xfrm>
                    <a:prstGeom prst="rect">
                      <a:avLst/>
                    </a:prstGeom>
                  </pic:spPr>
                </pic:pic>
              </a:graphicData>
            </a:graphic>
            <wp14:sizeRelH relativeFrom="margin">
              <wp14:pctWidth>0</wp14:pctWidth>
            </wp14:sizeRelH>
            <wp14:sizeRelV relativeFrom="margin">
              <wp14:pctHeight>0</wp14:pctHeight>
            </wp14:sizeRelV>
          </wp:anchor>
        </w:drawing>
      </w:r>
      <w:r>
        <w:t>Clicking the Movement URL will move the user to “6.2.4 Movement list”.</w:t>
      </w:r>
      <w:r>
        <w:br/>
        <w:t>Clicking the Module file URL will move the user to “6.2.5 Module files”</w:t>
      </w:r>
    </w:p>
    <w:p w14:paraId="313860E2" w14:textId="3DCE16F7" w:rsidR="006871FA" w:rsidRDefault="006871FA" w:rsidP="00B46FB2">
      <w:pPr>
        <w:pStyle w:val="aff0"/>
        <w:numPr>
          <w:ilvl w:val="0"/>
          <w:numId w:val="22"/>
        </w:numPr>
      </w:pPr>
      <w:r w:rsidRPr="00792B1C">
        <w:t xml:space="preserve">The item list of </w:t>
      </w:r>
      <w:r>
        <w:t>Movement module link</w:t>
      </w:r>
      <w:r w:rsidRPr="00792B1C">
        <w:t xml:space="preserve"> is as follows</w:t>
      </w:r>
    </w:p>
    <w:p w14:paraId="5D152B51" w14:textId="3D43614C" w:rsidR="006871FA" w:rsidRDefault="006871FA" w:rsidP="006871FA">
      <w:pPr>
        <w:pStyle w:val="aff0"/>
      </w:pPr>
    </w:p>
    <w:p w14:paraId="5CF8671E" w14:textId="3B66FC76" w:rsidR="006871FA" w:rsidRDefault="006871FA" w:rsidP="006871FA">
      <w:pPr>
        <w:pStyle w:val="aff0"/>
      </w:pPr>
    </w:p>
    <w:p w14:paraId="78F00AF6" w14:textId="77777777" w:rsidR="006871FA" w:rsidRPr="003F6033" w:rsidRDefault="006871FA" w:rsidP="006871FA">
      <w:pPr>
        <w:pStyle w:val="aff0"/>
      </w:pPr>
    </w:p>
    <w:p w14:paraId="1AF7669C" w14:textId="77777777" w:rsidR="0081177F" w:rsidRPr="00CE0420" w:rsidRDefault="0081177F" w:rsidP="00D94178">
      <w:pPr>
        <w:pStyle w:val="a"/>
        <w:numPr>
          <w:ilvl w:val="0"/>
          <w:numId w:val="0"/>
        </w:numPr>
        <w:rPr>
          <w:rFonts w:cstheme="minorHAnsi"/>
        </w:rPr>
      </w:pPr>
    </w:p>
    <w:p w14:paraId="20282F43" w14:textId="010B2DD5" w:rsidR="0081177F" w:rsidRPr="00CE0420" w:rsidRDefault="003021D4" w:rsidP="0081177F">
      <w:pPr>
        <w:pStyle w:val="a"/>
        <w:numPr>
          <w:ilvl w:val="0"/>
          <w:numId w:val="0"/>
        </w:numPr>
        <w:ind w:left="587"/>
        <w:jc w:val="center"/>
        <w:rPr>
          <w:rFonts w:cstheme="minorHAnsi"/>
          <w:b/>
        </w:rPr>
      </w:pPr>
      <w:r>
        <w:rPr>
          <w:rFonts w:hint="eastAsia"/>
          <w:b/>
        </w:rPr>
        <w:lastRenderedPageBreak/>
        <w:t>Tab</w:t>
      </w:r>
      <w:r w:rsidRPr="000E0E9C">
        <w:rPr>
          <w:rFonts w:hint="eastAsia"/>
        </w:rPr>
        <w:t>l</w:t>
      </w:r>
      <w:r w:rsidRPr="003D5B41">
        <w:rPr>
          <w:rFonts w:hint="eastAsia"/>
          <w:b/>
        </w:rPr>
        <w:t>e</w:t>
      </w:r>
      <w:r w:rsidR="0081177F" w:rsidRPr="003D5B41">
        <w:rPr>
          <w:rFonts w:hint="eastAsia"/>
          <w:b/>
        </w:rPr>
        <w:t xml:space="preserve"> </w:t>
      </w:r>
      <w:r w:rsidR="00F77B97" w:rsidRPr="003D5B41">
        <w:rPr>
          <w:b/>
        </w:rPr>
        <w:fldChar w:fldCharType="begin"/>
      </w:r>
      <w:r w:rsidR="00F77B97" w:rsidRPr="003D5B41">
        <w:rPr>
          <w:b/>
        </w:rPr>
        <w:instrText xml:space="preserve"> </w:instrText>
      </w:r>
      <w:r w:rsidR="00F77B97" w:rsidRPr="003D5B41">
        <w:rPr>
          <w:rFonts w:hint="eastAsia"/>
          <w:b/>
        </w:rPr>
        <w:instrText>REF Movement</w:instrText>
      </w:r>
      <w:r w:rsidR="00F77B97" w:rsidRPr="003D5B41">
        <w:rPr>
          <w:rFonts w:hint="eastAsia"/>
          <w:b/>
        </w:rPr>
        <w:instrText>詳細</w:instrText>
      </w:r>
      <w:r w:rsidR="00F77B97" w:rsidRPr="003D5B41">
        <w:rPr>
          <w:rFonts w:hint="eastAsia"/>
          <w:b/>
        </w:rPr>
        <w:instrText xml:space="preserve"> \r \h</w:instrText>
      </w:r>
      <w:r w:rsidR="00F77B97" w:rsidRPr="003D5B41">
        <w:rPr>
          <w:b/>
        </w:rPr>
        <w:instrText xml:space="preserve"> </w:instrText>
      </w:r>
      <w:r w:rsidR="000E0E9C" w:rsidRPr="003D5B41">
        <w:rPr>
          <w:b/>
        </w:rPr>
        <w:instrText xml:space="preserve"> \* MERGEFORMAT </w:instrText>
      </w:r>
      <w:r w:rsidR="00F77B97" w:rsidRPr="003D5B41">
        <w:rPr>
          <w:b/>
        </w:rPr>
        <w:fldChar w:fldCharType="separate"/>
      </w:r>
      <w:r w:rsidR="00F6708B">
        <w:rPr>
          <w:rFonts w:hint="eastAsia"/>
          <w:bCs/>
        </w:rPr>
        <w:t>エラー</w:t>
      </w:r>
      <w:r w:rsidR="00F6708B">
        <w:rPr>
          <w:rFonts w:hint="eastAsia"/>
          <w:bCs/>
        </w:rPr>
        <w:t xml:space="preserve">! </w:t>
      </w:r>
      <w:r w:rsidR="00F6708B">
        <w:rPr>
          <w:rFonts w:hint="eastAsia"/>
          <w:bCs/>
        </w:rPr>
        <w:t>参照元が見つかりません。</w:t>
      </w:r>
      <w:r w:rsidR="00F77B97" w:rsidRPr="003D5B41">
        <w:rPr>
          <w:b/>
        </w:rPr>
        <w:fldChar w:fldCharType="end"/>
      </w:r>
      <w:r w:rsidR="00F77B97" w:rsidRPr="003D5B41">
        <w:rPr>
          <w:b/>
        </w:rPr>
        <w:t>-</w:t>
      </w:r>
      <w:r w:rsidR="00F77B97">
        <w:rPr>
          <w:b/>
        </w:rPr>
        <w:t>1</w:t>
      </w:r>
      <w:r>
        <w:rPr>
          <w:rFonts w:cstheme="minorHAnsi" w:hint="eastAsia"/>
          <w:b/>
        </w:rPr>
        <w:t xml:space="preserve"> Item list</w:t>
      </w:r>
      <w:r w:rsidR="0081177F" w:rsidRPr="00CE0420">
        <w:rPr>
          <w:rFonts w:cstheme="minorHAnsi" w:hint="eastAsia"/>
          <w:b/>
        </w:rPr>
        <w:t>（</w:t>
      </w:r>
      <w:r w:rsidR="006871FA">
        <w:rPr>
          <w:rFonts w:cstheme="minorHAnsi" w:hint="eastAsia"/>
          <w:b/>
        </w:rPr>
        <w:t>Movement module link</w:t>
      </w:r>
      <w:r w:rsidR="0081177F" w:rsidRPr="00CE0420">
        <w:rPr>
          <w:rFonts w:cstheme="minorHAnsi" w:hint="eastAsia"/>
          <w:b/>
        </w:rPr>
        <w:t>）</w:t>
      </w:r>
    </w:p>
    <w:tbl>
      <w:tblPr>
        <w:tblStyle w:val="ab"/>
        <w:tblW w:w="9889" w:type="dxa"/>
        <w:tblLayout w:type="fixed"/>
        <w:tblLook w:val="04A0" w:firstRow="1" w:lastRow="0" w:firstColumn="1" w:lastColumn="0" w:noHBand="0" w:noVBand="1"/>
      </w:tblPr>
      <w:tblGrid>
        <w:gridCol w:w="1668"/>
        <w:gridCol w:w="4536"/>
        <w:gridCol w:w="708"/>
        <w:gridCol w:w="993"/>
        <w:gridCol w:w="1984"/>
      </w:tblGrid>
      <w:tr w:rsidR="0081177F" w:rsidRPr="00CE0420" w14:paraId="5AA6B12E" w14:textId="77777777" w:rsidTr="006D38D8">
        <w:tc>
          <w:tcPr>
            <w:tcW w:w="1668" w:type="dxa"/>
            <w:shd w:val="clear" w:color="auto" w:fill="002B62"/>
          </w:tcPr>
          <w:p w14:paraId="40A9E6D8" w14:textId="01841C73" w:rsidR="0081177F" w:rsidRPr="00CE0420" w:rsidRDefault="003021D4" w:rsidP="006D38D8">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Item</w:t>
            </w:r>
          </w:p>
        </w:tc>
        <w:tc>
          <w:tcPr>
            <w:tcW w:w="4536" w:type="dxa"/>
            <w:shd w:val="clear" w:color="auto" w:fill="002B62"/>
          </w:tcPr>
          <w:p w14:paraId="5109CD93" w14:textId="3F8538A9" w:rsidR="0081177F" w:rsidRPr="00CE0420" w:rsidRDefault="003021D4" w:rsidP="006D38D8">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De</w:t>
            </w:r>
            <w:r>
              <w:rPr>
                <w:rFonts w:cstheme="minorHAnsi"/>
                <w:b/>
                <w:color w:val="FFFFFF" w:themeColor="background1"/>
                <w:sz w:val="18"/>
                <w:szCs w:val="18"/>
              </w:rPr>
              <w:t>scription</w:t>
            </w:r>
          </w:p>
        </w:tc>
        <w:tc>
          <w:tcPr>
            <w:tcW w:w="708" w:type="dxa"/>
            <w:shd w:val="clear" w:color="auto" w:fill="002B62"/>
          </w:tcPr>
          <w:p w14:paraId="7688B34B" w14:textId="374555C8" w:rsidR="0081177F" w:rsidRPr="00CE0420" w:rsidRDefault="003021D4" w:rsidP="003021D4">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Input required</w:t>
            </w:r>
          </w:p>
        </w:tc>
        <w:tc>
          <w:tcPr>
            <w:tcW w:w="993" w:type="dxa"/>
            <w:shd w:val="clear" w:color="auto" w:fill="002B62"/>
          </w:tcPr>
          <w:p w14:paraId="755336CF" w14:textId="63012302" w:rsidR="0081177F" w:rsidRPr="00CE0420" w:rsidRDefault="003021D4" w:rsidP="006D38D8">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Input type</w:t>
            </w:r>
          </w:p>
        </w:tc>
        <w:tc>
          <w:tcPr>
            <w:tcW w:w="1984" w:type="dxa"/>
            <w:shd w:val="clear" w:color="auto" w:fill="002B62"/>
          </w:tcPr>
          <w:p w14:paraId="146AA773" w14:textId="31B17D76" w:rsidR="0081177F" w:rsidRPr="00CE0420" w:rsidRDefault="003021D4" w:rsidP="006D38D8">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Restriction</w:t>
            </w:r>
          </w:p>
        </w:tc>
      </w:tr>
      <w:tr w:rsidR="003021D4" w:rsidRPr="00CE0420" w14:paraId="75719634" w14:textId="77777777" w:rsidTr="006D38D8">
        <w:tc>
          <w:tcPr>
            <w:tcW w:w="1668" w:type="dxa"/>
          </w:tcPr>
          <w:p w14:paraId="47E819B6" w14:textId="77777777" w:rsidR="003021D4" w:rsidRPr="00CE0420" w:rsidRDefault="003021D4" w:rsidP="003021D4">
            <w:pPr>
              <w:pStyle w:val="aff"/>
            </w:pPr>
            <w:r w:rsidRPr="00CE0420">
              <w:rPr>
                <w:rStyle w:val="generalbold1"/>
                <w:sz w:val="18"/>
                <w:szCs w:val="22"/>
              </w:rPr>
              <w:t>Movement</w:t>
            </w:r>
          </w:p>
        </w:tc>
        <w:tc>
          <w:tcPr>
            <w:tcW w:w="4536" w:type="dxa"/>
          </w:tcPr>
          <w:p w14:paraId="64BBE4EA" w14:textId="7FF48CBD" w:rsidR="003021D4" w:rsidRPr="00CE0420" w:rsidRDefault="00D5373A" w:rsidP="003021D4">
            <w:pPr>
              <w:pStyle w:val="aff"/>
            </w:pPr>
            <w:r w:rsidRPr="00D5373A">
              <w:t>Select the Movement</w:t>
            </w:r>
            <w:r w:rsidR="006716C8">
              <w:t xml:space="preserve"> registered in "</w:t>
            </w:r>
            <w:r w:rsidR="006716C8" w:rsidRPr="005165E1">
              <w:rPr>
                <w:u w:val="single"/>
              </w:rPr>
              <w:t>6.2.4 Movement l</w:t>
            </w:r>
            <w:r w:rsidRPr="005165E1">
              <w:rPr>
                <w:u w:val="single"/>
              </w:rPr>
              <w:t>ist</w:t>
            </w:r>
            <w:r w:rsidRPr="00D5373A">
              <w:t>".</w:t>
            </w:r>
          </w:p>
        </w:tc>
        <w:tc>
          <w:tcPr>
            <w:tcW w:w="708" w:type="dxa"/>
          </w:tcPr>
          <w:p w14:paraId="1749D3AE" w14:textId="77777777" w:rsidR="003021D4" w:rsidRPr="00CE0420" w:rsidRDefault="003021D4" w:rsidP="003021D4">
            <w:pPr>
              <w:pStyle w:val="aff"/>
              <w:jc w:val="center"/>
            </w:pPr>
            <w:r w:rsidRPr="00CE0420">
              <w:rPr>
                <w:rFonts w:cstheme="minorHAnsi" w:hint="eastAsia"/>
                <w:color w:val="000000"/>
                <w:shd w:val="clear" w:color="auto" w:fill="FFFFFF"/>
              </w:rPr>
              <w:t>○</w:t>
            </w:r>
          </w:p>
        </w:tc>
        <w:tc>
          <w:tcPr>
            <w:tcW w:w="993" w:type="dxa"/>
          </w:tcPr>
          <w:p w14:paraId="064A788E" w14:textId="370EEA69" w:rsidR="003021D4" w:rsidRPr="00CE0420" w:rsidRDefault="003021D4" w:rsidP="005B7BD4">
            <w:pPr>
              <w:pStyle w:val="aff"/>
              <w:jc w:val="left"/>
            </w:pPr>
            <w:r>
              <w:rPr>
                <w:rFonts w:hint="eastAsia"/>
                <w:szCs w:val="18"/>
              </w:rPr>
              <w:t>List select</w:t>
            </w:r>
            <w:r w:rsidR="00F22F7A">
              <w:rPr>
                <w:szCs w:val="18"/>
              </w:rPr>
              <w:t>ion</w:t>
            </w:r>
          </w:p>
        </w:tc>
        <w:tc>
          <w:tcPr>
            <w:tcW w:w="1984" w:type="dxa"/>
          </w:tcPr>
          <w:p w14:paraId="71FF97DB" w14:textId="77777777" w:rsidR="003021D4" w:rsidRPr="00CE0420" w:rsidRDefault="003021D4" w:rsidP="003021D4">
            <w:pPr>
              <w:pStyle w:val="aff"/>
            </w:pPr>
            <w:r w:rsidRPr="00CE0420">
              <w:rPr>
                <w:rFonts w:hint="eastAsia"/>
              </w:rPr>
              <w:t>-</w:t>
            </w:r>
          </w:p>
        </w:tc>
      </w:tr>
      <w:tr w:rsidR="003021D4" w:rsidRPr="00CE0420" w14:paraId="05A4A5DA" w14:textId="77777777" w:rsidTr="006D38D8">
        <w:tc>
          <w:tcPr>
            <w:tcW w:w="1668" w:type="dxa"/>
          </w:tcPr>
          <w:p w14:paraId="219C4D97" w14:textId="4CD63A7F" w:rsidR="003021D4" w:rsidRPr="00CE0420" w:rsidRDefault="002F22C4" w:rsidP="003021D4">
            <w:pPr>
              <w:pStyle w:val="aff"/>
            </w:pPr>
            <w:r>
              <w:rPr>
                <w:rStyle w:val="generalbold1"/>
                <w:sz w:val="18"/>
                <w:szCs w:val="22"/>
              </w:rPr>
              <w:t>Module files</w:t>
            </w:r>
          </w:p>
        </w:tc>
        <w:tc>
          <w:tcPr>
            <w:tcW w:w="4536" w:type="dxa"/>
          </w:tcPr>
          <w:p w14:paraId="045967B6" w14:textId="7555284B" w:rsidR="003021D4" w:rsidRPr="00D94178" w:rsidRDefault="00D5373A" w:rsidP="003021D4">
            <w:pPr>
              <w:pStyle w:val="aff"/>
            </w:pPr>
            <w:r w:rsidRPr="00D5373A">
              <w:t>Select the</w:t>
            </w:r>
            <w:r w:rsidR="002F22C4">
              <w:t xml:space="preserve"> Module file</w:t>
            </w:r>
            <w:r w:rsidRPr="00D5373A">
              <w:t xml:space="preserve"> registered in "</w:t>
            </w:r>
            <w:r w:rsidR="002F22C4" w:rsidRPr="005165E1">
              <w:rPr>
                <w:u w:val="single"/>
              </w:rPr>
              <w:t>6.2.5 Module files</w:t>
            </w:r>
            <w:r w:rsidRPr="00D5373A">
              <w:t>"</w:t>
            </w:r>
            <w:r>
              <w:t>.</w:t>
            </w:r>
          </w:p>
        </w:tc>
        <w:tc>
          <w:tcPr>
            <w:tcW w:w="708" w:type="dxa"/>
          </w:tcPr>
          <w:p w14:paraId="74EC5A06" w14:textId="77777777" w:rsidR="003021D4" w:rsidRPr="00CE0420" w:rsidRDefault="003021D4" w:rsidP="003021D4">
            <w:pPr>
              <w:pStyle w:val="aff"/>
              <w:jc w:val="center"/>
            </w:pPr>
            <w:r w:rsidRPr="00CE0420">
              <w:rPr>
                <w:rFonts w:cstheme="minorHAnsi" w:hint="eastAsia"/>
                <w:color w:val="000000"/>
                <w:shd w:val="clear" w:color="auto" w:fill="FFFFFF"/>
              </w:rPr>
              <w:t>○</w:t>
            </w:r>
          </w:p>
        </w:tc>
        <w:tc>
          <w:tcPr>
            <w:tcW w:w="993" w:type="dxa"/>
          </w:tcPr>
          <w:p w14:paraId="2A469F21" w14:textId="6F9BF28A" w:rsidR="003021D4" w:rsidRPr="00CE0420" w:rsidRDefault="003021D4" w:rsidP="005B7BD4">
            <w:pPr>
              <w:pStyle w:val="aff"/>
              <w:jc w:val="left"/>
            </w:pPr>
            <w:r>
              <w:rPr>
                <w:rFonts w:hint="eastAsia"/>
                <w:szCs w:val="18"/>
              </w:rPr>
              <w:t>List select</w:t>
            </w:r>
            <w:r w:rsidR="00F22F7A">
              <w:rPr>
                <w:szCs w:val="18"/>
              </w:rPr>
              <w:t>ion</w:t>
            </w:r>
          </w:p>
        </w:tc>
        <w:tc>
          <w:tcPr>
            <w:tcW w:w="1984" w:type="dxa"/>
          </w:tcPr>
          <w:p w14:paraId="72536DB5" w14:textId="77777777" w:rsidR="003021D4" w:rsidRPr="00CE0420" w:rsidRDefault="003021D4" w:rsidP="003021D4">
            <w:pPr>
              <w:pStyle w:val="aff"/>
            </w:pPr>
            <w:r w:rsidRPr="00CE0420">
              <w:rPr>
                <w:rFonts w:hint="eastAsia"/>
              </w:rPr>
              <w:t>-</w:t>
            </w:r>
          </w:p>
        </w:tc>
      </w:tr>
      <w:tr w:rsidR="003021D4" w:rsidRPr="00CE0420" w14:paraId="0FACBAAD" w14:textId="77777777" w:rsidTr="006D38D8">
        <w:tc>
          <w:tcPr>
            <w:tcW w:w="1668" w:type="dxa"/>
          </w:tcPr>
          <w:p w14:paraId="189C51F4" w14:textId="44A001D8" w:rsidR="003021D4" w:rsidRPr="00CE0420" w:rsidRDefault="003021D4" w:rsidP="003021D4">
            <w:pPr>
              <w:pStyle w:val="aff"/>
            </w:pPr>
            <w:r>
              <w:rPr>
                <w:rFonts w:hint="eastAsia"/>
              </w:rPr>
              <w:t>Remarks</w:t>
            </w:r>
          </w:p>
        </w:tc>
        <w:tc>
          <w:tcPr>
            <w:tcW w:w="4536" w:type="dxa"/>
          </w:tcPr>
          <w:p w14:paraId="4000BF47" w14:textId="6C1A524D" w:rsidR="003021D4" w:rsidRPr="00CE0420" w:rsidRDefault="003021D4" w:rsidP="003021D4">
            <w:pPr>
              <w:pStyle w:val="aff"/>
            </w:pPr>
            <w:r>
              <w:rPr>
                <w:rFonts w:eastAsia="ＭＳ Ｐゴシック" w:cs="Times New Roman"/>
              </w:rPr>
              <w:t>F</w:t>
            </w:r>
            <w:r w:rsidRPr="00D022D6">
              <w:rPr>
                <w:rFonts w:eastAsia="ＭＳ Ｐゴシック" w:cs="Times New Roman"/>
              </w:rPr>
              <w:t>ree description field</w:t>
            </w:r>
            <w:r>
              <w:rPr>
                <w:rFonts w:eastAsia="ＭＳ Ｐゴシック" w:cs="Times New Roman" w:hint="eastAsia"/>
              </w:rPr>
              <w:t>.</w:t>
            </w:r>
          </w:p>
        </w:tc>
        <w:tc>
          <w:tcPr>
            <w:tcW w:w="708" w:type="dxa"/>
          </w:tcPr>
          <w:p w14:paraId="77B6E520" w14:textId="77777777" w:rsidR="003021D4" w:rsidRPr="00CE0420" w:rsidRDefault="003021D4" w:rsidP="003021D4">
            <w:pPr>
              <w:pStyle w:val="aff"/>
              <w:jc w:val="center"/>
            </w:pPr>
            <w:r w:rsidRPr="00CE0420">
              <w:rPr>
                <w:rFonts w:hint="eastAsia"/>
              </w:rPr>
              <w:t>-</w:t>
            </w:r>
          </w:p>
        </w:tc>
        <w:tc>
          <w:tcPr>
            <w:tcW w:w="993" w:type="dxa"/>
          </w:tcPr>
          <w:p w14:paraId="3E80F0C4" w14:textId="376002AF" w:rsidR="003021D4" w:rsidRPr="00CE0420" w:rsidRDefault="000C5D1B" w:rsidP="005B7BD4">
            <w:pPr>
              <w:pStyle w:val="aff"/>
              <w:jc w:val="left"/>
            </w:pPr>
            <w:proofErr w:type="spellStart"/>
            <w:r>
              <w:rPr>
                <w:rFonts w:eastAsia="ＭＳ Ｐゴシック" w:cs="Times New Roman" w:hint="eastAsia"/>
                <w:szCs w:val="18"/>
              </w:rPr>
              <w:t>Menu</w:t>
            </w:r>
            <w:r w:rsidR="003021D4">
              <w:rPr>
                <w:rFonts w:eastAsia="ＭＳ Ｐゴシック" w:cs="Times New Roman" w:hint="eastAsia"/>
                <w:szCs w:val="18"/>
              </w:rPr>
              <w:t>al</w:t>
            </w:r>
            <w:proofErr w:type="spellEnd"/>
          </w:p>
        </w:tc>
        <w:tc>
          <w:tcPr>
            <w:tcW w:w="1984" w:type="dxa"/>
          </w:tcPr>
          <w:p w14:paraId="73A157A8" w14:textId="1BAF9C4E" w:rsidR="003021D4" w:rsidRPr="00CE0420" w:rsidRDefault="003021D4" w:rsidP="003021D4">
            <w:pPr>
              <w:pStyle w:val="aff"/>
            </w:pPr>
            <w:r>
              <w:rPr>
                <w:rFonts w:eastAsia="ＭＳ Ｐゴシック" w:cs="Times New Roman" w:hint="eastAsia"/>
                <w:szCs w:val="18"/>
              </w:rPr>
              <w:t>Maximum length 4000 bytes</w:t>
            </w:r>
          </w:p>
        </w:tc>
      </w:tr>
    </w:tbl>
    <w:p w14:paraId="2397EB8E" w14:textId="55516F8B" w:rsidR="00536716" w:rsidRDefault="00536716">
      <w:pPr>
        <w:widowControl/>
        <w:jc w:val="left"/>
      </w:pPr>
    </w:p>
    <w:p w14:paraId="02657F3A" w14:textId="5E48A1BF" w:rsidR="00366ECC" w:rsidRDefault="003D5B41" w:rsidP="00366ECC">
      <w:pPr>
        <w:pStyle w:val="30"/>
        <w:ind w:left="1134" w:hanging="709"/>
        <w:rPr>
          <w:ins w:id="740" w:author="作成者"/>
          <w:rFonts w:ascii="Arial" w:hAnsi="Arial"/>
        </w:rPr>
      </w:pPr>
      <w:bookmarkStart w:id="741" w:name="_Toc105604737"/>
      <w:r>
        <w:rPr>
          <w:rFonts w:ascii="Arial" w:hAnsi="Arial" w:hint="eastAsia"/>
        </w:rPr>
        <w:t>V</w:t>
      </w:r>
      <w:r>
        <w:rPr>
          <w:rFonts w:ascii="Arial" w:hAnsi="Arial"/>
        </w:rPr>
        <w:t>ariable Nest list</w:t>
      </w:r>
      <w:bookmarkEnd w:id="741"/>
    </w:p>
    <w:p w14:paraId="7C3AC1EC" w14:textId="77777777" w:rsidR="007234D9" w:rsidRDefault="007234D9" w:rsidP="007234D9">
      <w:pPr>
        <w:pStyle w:val="aff0"/>
        <w:ind w:left="703"/>
      </w:pPr>
      <w:r>
        <w:t xml:space="preserve">In the "Variable Nest list" menu, users can see the type for the variables defined in the </w:t>
      </w:r>
      <w:proofErr w:type="spellStart"/>
      <w:r>
        <w:t>tf</w:t>
      </w:r>
      <w:proofErr w:type="spellEnd"/>
      <w:r>
        <w:t xml:space="preserve"> file registered in the "Module file collection" menu,</w:t>
      </w:r>
    </w:p>
    <w:p w14:paraId="752E7FBB" w14:textId="77777777" w:rsidR="007234D9" w:rsidRDefault="007234D9" w:rsidP="007234D9">
      <w:pPr>
        <w:pStyle w:val="aff0"/>
        <w:ind w:left="703"/>
      </w:pPr>
      <w:r>
        <w:t>and if list, set, tuple, or object is defined in said variables, the user can also change and see the set maximum repetitions for the Member variables.</w:t>
      </w:r>
    </w:p>
    <w:p w14:paraId="13E72997" w14:textId="77777777" w:rsidR="007234D9" w:rsidRDefault="007234D9" w:rsidP="007234D9">
      <w:pPr>
        <w:pStyle w:val="aff0"/>
        <w:ind w:left="703"/>
      </w:pPr>
    </w:p>
    <w:p w14:paraId="263334B0" w14:textId="77777777" w:rsidR="007234D9" w:rsidRDefault="007234D9" w:rsidP="007234D9">
      <w:pPr>
        <w:pStyle w:val="aff0"/>
        <w:ind w:left="703"/>
      </w:pPr>
      <w:r>
        <w:t xml:space="preserve">The items in this menu cannot be registered, discarded or restored as </w:t>
      </w:r>
      <w:proofErr w:type="spellStart"/>
      <w:r>
        <w:t>BackYard</w:t>
      </w:r>
      <w:proofErr w:type="spellEnd"/>
      <w:r>
        <w:t xml:space="preserve"> manages the records based on the Module file collection.</w:t>
      </w:r>
    </w:p>
    <w:p w14:paraId="2596878E" w14:textId="24DD6D9C" w:rsidR="00366ECC" w:rsidRDefault="007234D9" w:rsidP="007234D9">
      <w:pPr>
        <w:pStyle w:val="aff0"/>
        <w:ind w:left="703"/>
        <w:rPr>
          <w:ins w:id="742" w:author="作成者"/>
        </w:rPr>
      </w:pPr>
      <w:r>
        <w:t>For more information, please see "</w:t>
      </w:r>
      <w:ins w:id="743" w:author="作成者">
        <w:r w:rsidR="00366ECC">
          <w:fldChar w:fldCharType="begin"/>
        </w:r>
        <w:r w:rsidR="00366ECC">
          <w:instrText xml:space="preserve"> </w:instrText>
        </w:r>
        <w:r w:rsidR="00366ECC">
          <w:rPr>
            <w:rFonts w:hint="eastAsia"/>
          </w:rPr>
          <w:instrText>REF _Ref100575550 \w \h</w:instrText>
        </w:r>
        <w:r w:rsidR="00366ECC">
          <w:instrText xml:space="preserve"> </w:instrText>
        </w:r>
      </w:ins>
      <w:ins w:id="744" w:author="作成者">
        <w:r w:rsidR="00366ECC">
          <w:fldChar w:fldCharType="separate"/>
        </w:r>
      </w:ins>
      <w:r w:rsidR="00F6708B">
        <w:t xml:space="preserve"> 9.1</w:t>
      </w:r>
      <w:ins w:id="745" w:author="作成者">
        <w:r w:rsidR="00366ECC">
          <w:fldChar w:fldCharType="end"/>
        </w:r>
        <w:r w:rsidR="00366ECC">
          <w:fldChar w:fldCharType="begin"/>
        </w:r>
        <w:r w:rsidR="00366ECC">
          <w:instrText xml:space="preserve"> </w:instrText>
        </w:r>
        <w:r w:rsidR="00366ECC">
          <w:rPr>
            <w:rFonts w:hint="eastAsia"/>
          </w:rPr>
          <w:instrText>REF _Ref100575550 \h</w:instrText>
        </w:r>
        <w:r w:rsidR="00366ECC">
          <w:instrText xml:space="preserve"> </w:instrText>
        </w:r>
      </w:ins>
      <w:ins w:id="746" w:author="作成者">
        <w:r w:rsidR="00366ECC">
          <w:fldChar w:fldCharType="separate"/>
        </w:r>
        <w:r w:rsidR="00F6708B">
          <w:t>Module</w:t>
        </w:r>
      </w:ins>
      <w:r w:rsidR="00F6708B">
        <w:t xml:space="preserve"> file input example/ register example</w:t>
      </w:r>
      <w:ins w:id="747" w:author="作成者">
        <w:r w:rsidR="00366ECC">
          <w:fldChar w:fldCharType="end"/>
        </w:r>
      </w:ins>
    </w:p>
    <w:p w14:paraId="1ADB2C3D" w14:textId="72347F89" w:rsidR="00366ECC" w:rsidRDefault="007234D9" w:rsidP="00366ECC">
      <w:pPr>
        <w:pStyle w:val="aff0"/>
        <w:ind w:left="703"/>
        <w:rPr>
          <w:ins w:id="748" w:author="作成者"/>
        </w:rPr>
      </w:pPr>
      <w:r w:rsidRPr="007234D9">
        <w:t>For more information regarding the examples of flows with the Variable Nest list, please see</w:t>
      </w:r>
      <w:ins w:id="749" w:author="作成者">
        <w:r w:rsidR="00366ECC">
          <w:fldChar w:fldCharType="begin"/>
        </w:r>
        <w:r w:rsidR="00366ECC">
          <w:instrText xml:space="preserve"> </w:instrText>
        </w:r>
        <w:r w:rsidR="00366ECC">
          <w:rPr>
            <w:rFonts w:hint="eastAsia"/>
          </w:rPr>
          <w:instrText>REF _Ref101191757 \w \h</w:instrText>
        </w:r>
        <w:r w:rsidR="00366ECC">
          <w:instrText xml:space="preserve"> </w:instrText>
        </w:r>
      </w:ins>
      <w:ins w:id="750" w:author="作成者">
        <w:r w:rsidR="00366ECC">
          <w:fldChar w:fldCharType="separate"/>
        </w:r>
      </w:ins>
      <w:r w:rsidR="00F6708B">
        <w:t xml:space="preserve"> 9.2</w:t>
      </w:r>
      <w:ins w:id="751" w:author="作成者">
        <w:r w:rsidR="00366ECC">
          <w:fldChar w:fldCharType="end"/>
        </w:r>
        <w:r w:rsidR="00366ECC">
          <w:fldChar w:fldCharType="begin"/>
        </w:r>
        <w:r w:rsidR="00366ECC">
          <w:instrText xml:space="preserve"> </w:instrText>
        </w:r>
        <w:r w:rsidR="00366ECC">
          <w:rPr>
            <w:rFonts w:hint="eastAsia"/>
          </w:rPr>
          <w:instrText>REF _Ref101191748 \h</w:instrText>
        </w:r>
        <w:r w:rsidR="00366ECC">
          <w:instrText xml:space="preserve"> </w:instrText>
        </w:r>
      </w:ins>
      <w:ins w:id="752" w:author="作成者">
        <w:r w:rsidR="00366ECC">
          <w:fldChar w:fldCharType="separate"/>
        </w:r>
      </w:ins>
      <w:r w:rsidR="00F6708B">
        <w:rPr>
          <w:rFonts w:hint="eastAsia"/>
        </w:rPr>
        <w:t>V</w:t>
      </w:r>
      <w:r w:rsidR="00F6708B">
        <w:t>ariable nest list flow example</w:t>
      </w:r>
      <w:ins w:id="753" w:author="作成者">
        <w:r w:rsidR="00366ECC">
          <w:fldChar w:fldCharType="end"/>
        </w:r>
      </w:ins>
      <w:r>
        <w:t>”</w:t>
      </w:r>
      <w:r>
        <w:rPr>
          <w:rFonts w:hint="eastAsia"/>
        </w:rPr>
        <w:t>.</w:t>
      </w:r>
    </w:p>
    <w:p w14:paraId="653CF397" w14:textId="77777777" w:rsidR="00366ECC" w:rsidRDefault="00366ECC" w:rsidP="00366ECC">
      <w:pPr>
        <w:pStyle w:val="aff0"/>
        <w:ind w:left="703"/>
        <w:rPr>
          <w:ins w:id="754" w:author="作成者"/>
        </w:rPr>
      </w:pPr>
    </w:p>
    <w:p w14:paraId="6E59DEBA" w14:textId="77777777" w:rsidR="00366ECC" w:rsidRDefault="00366ECC" w:rsidP="00366ECC">
      <w:pPr>
        <w:pStyle w:val="aff0"/>
        <w:keepNext/>
        <w:ind w:left="703"/>
        <w:rPr>
          <w:ins w:id="755" w:author="作成者"/>
        </w:rPr>
      </w:pPr>
      <w:ins w:id="756" w:author="作成者">
        <w:r>
          <w:rPr>
            <w:noProof/>
          </w:rPr>
          <w:lastRenderedPageBreak/>
          <mc:AlternateContent>
            <mc:Choice Requires="wps">
              <w:drawing>
                <wp:anchor distT="0" distB="0" distL="114300" distR="114300" simplePos="0" relativeHeight="251799552" behindDoc="0" locked="0" layoutInCell="1" allowOverlap="1" wp14:anchorId="0939760E" wp14:editId="7C72A84F">
                  <wp:simplePos x="0" y="0"/>
                  <wp:positionH relativeFrom="column">
                    <wp:posOffset>452120</wp:posOffset>
                  </wp:positionH>
                  <wp:positionV relativeFrom="paragraph">
                    <wp:posOffset>2329180</wp:posOffset>
                  </wp:positionV>
                  <wp:extent cx="638175" cy="180975"/>
                  <wp:effectExtent l="0" t="0" r="28575" b="28575"/>
                  <wp:wrapNone/>
                  <wp:docPr id="13" name="正方形/長方形 13"/>
                  <wp:cNvGraphicFramePr/>
                  <a:graphic xmlns:a="http://schemas.openxmlformats.org/drawingml/2006/main">
                    <a:graphicData uri="http://schemas.microsoft.com/office/word/2010/wordprocessingShape">
                      <wps:wsp>
                        <wps:cNvSpPr/>
                        <wps:spPr>
                          <a:xfrm>
                            <a:off x="0" y="0"/>
                            <a:ext cx="638175" cy="1809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577B97" id="正方形/長方形 13" o:spid="_x0000_s1026" style="position:absolute;left:0;text-align:left;margin-left:35.6pt;margin-top:183.4pt;width:50.25pt;height:14.25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" filled="f" strokecolor="red" strokeweight="2pt"/>
              </w:pict>
            </mc:Fallback>
          </mc:AlternateContent>
        </w:r>
        <w:r w:rsidRPr="00642767">
          <w:rPr>
            <w:noProof/>
          </w:rPr>
          <w:drawing>
            <wp:inline distT="0" distB="0" distL="0" distR="0" wp14:anchorId="55AFEBDD" wp14:editId="58F85F37">
              <wp:extent cx="6119495" cy="2678430"/>
              <wp:effectExtent l="0" t="0" r="0" b="7620"/>
              <wp:docPr id="448" name="図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19495" cy="2678430"/>
                      </a:xfrm>
                      <a:prstGeom prst="rect">
                        <a:avLst/>
                      </a:prstGeom>
                    </pic:spPr>
                  </pic:pic>
                </a:graphicData>
              </a:graphic>
            </wp:inline>
          </w:drawing>
        </w:r>
      </w:ins>
    </w:p>
    <w:p w14:paraId="08C27943" w14:textId="4F7C0668" w:rsidR="00366ECC" w:rsidRDefault="00366ECC" w:rsidP="00366ECC">
      <w:pPr>
        <w:pStyle w:val="af2"/>
        <w:jc w:val="center"/>
        <w:rPr>
          <w:ins w:id="757" w:author="作成者"/>
        </w:rPr>
      </w:pPr>
      <w:ins w:id="758" w:author="作成者">
        <w:r w:rsidRPr="00A765BA">
          <w:rPr>
            <w:noProof/>
          </w:rPr>
          <mc:AlternateContent>
            <mc:Choice Requires="wps">
              <w:drawing>
                <wp:anchor distT="0" distB="0" distL="114300" distR="114300" simplePos="0" relativeHeight="251800576" behindDoc="0" locked="0" layoutInCell="1" allowOverlap="1" wp14:anchorId="4B69AA54" wp14:editId="2FB84131">
                  <wp:simplePos x="0" y="0"/>
                  <wp:positionH relativeFrom="column">
                    <wp:posOffset>452120</wp:posOffset>
                  </wp:positionH>
                  <wp:positionV relativeFrom="paragraph">
                    <wp:posOffset>297180</wp:posOffset>
                  </wp:positionV>
                  <wp:extent cx="5848350" cy="3933825"/>
                  <wp:effectExtent l="0" t="0" r="19050" b="28575"/>
                  <wp:wrapTopAndBottom/>
                  <wp:docPr id="255" name="フローチャート: 処理 255"/>
                  <wp:cNvGraphicFramePr/>
                  <a:graphic xmlns:a="http://schemas.openxmlformats.org/drawingml/2006/main">
                    <a:graphicData uri="http://schemas.microsoft.com/office/word/2010/wordprocessingShape">
                      <wps:wsp>
                        <wps:cNvSpPr/>
                        <wps:spPr>
                          <a:xfrm>
                            <a:off x="0" y="0"/>
                            <a:ext cx="5848350" cy="3933825"/>
                          </a:xfrm>
                          <a:prstGeom prst="flowChartProcess">
                            <a:avLst/>
                          </a:prstGeom>
                          <a:solidFill>
                            <a:srgbClr val="FFFFFF">
                              <a:lumMod val="95000"/>
                            </a:srgbClr>
                          </a:solidFill>
                          <a:ln w="25400" cap="flat" cmpd="sng" algn="ctr">
                            <a:solidFill>
                              <a:srgbClr val="FFFFFF">
                                <a:lumMod val="85000"/>
                              </a:srgbClr>
                            </a:solidFill>
                            <a:prstDash val="solid"/>
                          </a:ln>
                          <a:effectLst/>
                        </wps:spPr>
                        <wps:txbx>
                          <w:txbxContent>
                            <w:p w14:paraId="770C818D" w14:textId="3712BDCC" w:rsidR="007B5626" w:rsidRDefault="007B5626" w:rsidP="00366ECC">
                              <w:pPr>
                                <w:jc w:val="left"/>
                                <w:rPr>
                                  <w:ins w:id="759" w:author="作成者"/>
                                  <w:b/>
                                  <w:sz w:val="20"/>
                                  <w:szCs w:val="20"/>
                                </w:rPr>
                              </w:pPr>
                              <w:ins w:id="760" w:author="作成者">
                                <w:r w:rsidRPr="00E01BE7">
                                  <w:rPr>
                                    <w:rFonts w:hint="eastAsia"/>
                                    <w:b/>
                                    <w:sz w:val="20"/>
                                    <w:szCs w:val="20"/>
                                  </w:rPr>
                                  <w:t>Module</w:t>
                                </w:r>
                              </w:ins>
                              <w:r w:rsidR="007234D9">
                                <w:rPr>
                                  <w:b/>
                                  <w:sz w:val="20"/>
                                  <w:szCs w:val="20"/>
                                </w:rPr>
                                <w:t xml:space="preserve"> file and variable nest list registration</w:t>
                              </w:r>
                            </w:p>
                            <w:p w14:paraId="35D2E660" w14:textId="77777777" w:rsidR="007B5626" w:rsidRPr="00E01BE7" w:rsidRDefault="007B5626" w:rsidP="00366ECC">
                              <w:pPr>
                                <w:jc w:val="left"/>
                                <w:rPr>
                                  <w:ins w:id="761" w:author="作成者"/>
                                  <w:b/>
                                  <w:sz w:val="20"/>
                                  <w:szCs w:val="20"/>
                                </w:rPr>
                              </w:pPr>
                            </w:p>
                            <w:p w14:paraId="76DCB6EE" w14:textId="058403FD" w:rsidR="007B5626" w:rsidRPr="003177F7" w:rsidRDefault="007B5626" w:rsidP="00366ECC">
                              <w:pPr>
                                <w:jc w:val="left"/>
                                <w:rPr>
                                  <w:ins w:id="762" w:author="作成者"/>
                                  <w:sz w:val="20"/>
                                  <w:szCs w:val="20"/>
                                </w:rPr>
                              </w:pPr>
                              <w:ins w:id="763" w:author="作成者">
                                <w:r w:rsidRPr="003177F7">
                                  <w:rPr>
                                    <w:rFonts w:hint="eastAsia"/>
                                    <w:sz w:val="20"/>
                                    <w:szCs w:val="20"/>
                                  </w:rPr>
                                  <w:t>・</w:t>
                                </w:r>
                                <w:r>
                                  <w:rPr>
                                    <w:rFonts w:hint="eastAsia"/>
                                    <w:sz w:val="20"/>
                                    <w:szCs w:val="20"/>
                                  </w:rPr>
                                  <w:t>Module</w:t>
                                </w:r>
                              </w:ins>
                              <w:r w:rsidR="003D5B41">
                                <w:rPr>
                                  <w:sz w:val="20"/>
                                  <w:szCs w:val="20"/>
                                </w:rPr>
                                <w:t xml:space="preserve"> file</w:t>
                              </w:r>
                              <w:ins w:id="764" w:author="作成者">
                                <w:r>
                                  <w:rPr>
                                    <w:sz w:val="20"/>
                                    <w:szCs w:val="20"/>
                                  </w:rPr>
                                  <w:t>（</w:t>
                                </w:r>
                                <w:proofErr w:type="spellStart"/>
                                <w:r w:rsidRPr="003177F7">
                                  <w:rPr>
                                    <w:sz w:val="20"/>
                                    <w:szCs w:val="20"/>
                                  </w:rPr>
                                  <w:t>t</w:t>
                                </w:r>
                                <w:r w:rsidRPr="003177F7">
                                  <w:rPr>
                                    <w:rFonts w:hint="eastAsia"/>
                                    <w:sz w:val="20"/>
                                    <w:szCs w:val="20"/>
                                  </w:rPr>
                                  <w:t>f</w:t>
                                </w:r>
                              </w:ins>
                              <w:proofErr w:type="spellEnd"/>
                              <w:r w:rsidR="003D5B41">
                                <w:rPr>
                                  <w:rFonts w:hint="eastAsia"/>
                                  <w:sz w:val="20"/>
                                  <w:szCs w:val="20"/>
                                </w:rPr>
                                <w:t xml:space="preserve"> file</w:t>
                              </w:r>
                              <w:ins w:id="765" w:author="作成者">
                                <w:r>
                                  <w:rPr>
                                    <w:rFonts w:hint="eastAsia"/>
                                    <w:sz w:val="20"/>
                                    <w:szCs w:val="20"/>
                                  </w:rPr>
                                  <w:t>）</w:t>
                                </w:r>
                              </w:ins>
                              <w:r w:rsidR="003D5B41">
                                <w:rPr>
                                  <w:rFonts w:hint="eastAsia"/>
                                  <w:sz w:val="20"/>
                                  <w:szCs w:val="20"/>
                                </w:rPr>
                                <w:t xml:space="preserve"> and </w:t>
                              </w:r>
                              <w:r w:rsidR="003D5B41">
                                <w:rPr>
                                  <w:sz w:val="20"/>
                                  <w:szCs w:val="20"/>
                                </w:rPr>
                                <w:t>registration</w:t>
                              </w:r>
                              <w:r w:rsidR="003D5B41">
                                <w:rPr>
                                  <w:rFonts w:hint="eastAsia"/>
                                  <w:sz w:val="20"/>
                                  <w:szCs w:val="20"/>
                                </w:rPr>
                                <w:t xml:space="preserve"> </w:t>
                              </w:r>
                              <w:r w:rsidR="003D5B41">
                                <w:rPr>
                                  <w:sz w:val="20"/>
                                  <w:szCs w:val="20"/>
                                </w:rPr>
                                <w:t>value</w:t>
                              </w:r>
                            </w:p>
                            <w:tbl>
                              <w:tblPr>
                                <w:tblStyle w:val="210"/>
                                <w:tblW w:w="7166" w:type="dxa"/>
                                <w:jc w:val="center"/>
                                <w:tblLook w:val="04A0" w:firstRow="1" w:lastRow="0" w:firstColumn="1" w:lastColumn="0" w:noHBand="0" w:noVBand="1"/>
                              </w:tblPr>
                              <w:tblGrid>
                                <w:gridCol w:w="7166"/>
                              </w:tblGrid>
                              <w:tr w:rsidR="007B5626" w:rsidRPr="003177F7" w14:paraId="2118209A" w14:textId="77777777" w:rsidTr="00DD1144">
                                <w:trPr>
                                  <w:trHeight w:val="1254"/>
                                  <w:jc w:val="center"/>
                                  <w:ins w:id="766" w:author="作成者"/>
                                </w:trPr>
                                <w:tc>
                                  <w:tcPr>
                                    <w:tcW w:w="7166" w:type="dxa"/>
                                  </w:tcPr>
                                  <w:p w14:paraId="0C62C24C" w14:textId="77777777" w:rsidR="007B5626" w:rsidRPr="003177F7" w:rsidRDefault="007B5626" w:rsidP="00DD1144">
                                    <w:pPr>
                                      <w:rPr>
                                        <w:ins w:id="767" w:author="作成者"/>
                                        <w:sz w:val="20"/>
                                        <w:szCs w:val="20"/>
                                      </w:rPr>
                                    </w:pPr>
                                    <w:ins w:id="768" w:author="作成者">
                                      <w:r w:rsidRPr="003177F7">
                                        <w:rPr>
                                          <w:sz w:val="20"/>
                                          <w:szCs w:val="20"/>
                                        </w:rPr>
                                        <w:t>variable "</w:t>
                                      </w:r>
                                      <w:proofErr w:type="spellStart"/>
                                      <w:r w:rsidRPr="003177F7">
                                        <w:rPr>
                                          <w:sz w:val="20"/>
                                          <w:szCs w:val="20"/>
                                        </w:rPr>
                                        <w:t>VAR_hoge</w:t>
                                      </w:r>
                                      <w:proofErr w:type="spellEnd"/>
                                      <w:r w:rsidRPr="003177F7">
                                        <w:rPr>
                                          <w:sz w:val="20"/>
                                          <w:szCs w:val="20"/>
                                        </w:rPr>
                                        <w:t>" {</w:t>
                                      </w:r>
                                    </w:ins>
                                  </w:p>
                                  <w:p w14:paraId="43C49E93" w14:textId="77777777" w:rsidR="007B5626" w:rsidRDefault="007B5626" w:rsidP="00DD1144">
                                    <w:pPr>
                                      <w:ind w:firstLineChars="200" w:firstLine="400"/>
                                      <w:rPr>
                                        <w:ins w:id="769" w:author="作成者"/>
                                        <w:sz w:val="20"/>
                                        <w:szCs w:val="20"/>
                                      </w:rPr>
                                    </w:pPr>
                                    <w:ins w:id="770" w:author="作成者">
                                      <w:r w:rsidRPr="003177F7">
                                        <w:rPr>
                                          <w:sz w:val="20"/>
                                          <w:szCs w:val="20"/>
                                        </w:rPr>
                                        <w:t xml:space="preserve">type = </w:t>
                                      </w:r>
                                      <w:r>
                                        <w:rPr>
                                          <w:sz w:val="20"/>
                                          <w:szCs w:val="20"/>
                                        </w:rPr>
                                        <w:t>list(</w:t>
                                      </w:r>
                                    </w:ins>
                                  </w:p>
                                  <w:p w14:paraId="69043362" w14:textId="77777777" w:rsidR="007B5626" w:rsidRDefault="007B5626" w:rsidP="00DD1144">
                                    <w:pPr>
                                      <w:ind w:firstLineChars="400" w:firstLine="800"/>
                                      <w:rPr>
                                        <w:ins w:id="771" w:author="作成者"/>
                                        <w:sz w:val="20"/>
                                        <w:szCs w:val="20"/>
                                      </w:rPr>
                                    </w:pPr>
                                    <w:ins w:id="772" w:author="作成者">
                                      <w:r>
                                        <w:rPr>
                                          <w:sz w:val="20"/>
                                          <w:szCs w:val="20"/>
                                        </w:rPr>
                                        <w:t>object({</w:t>
                                      </w:r>
                                    </w:ins>
                                  </w:p>
                                  <w:p w14:paraId="61342977" w14:textId="77777777" w:rsidR="007B5626" w:rsidRDefault="007B5626" w:rsidP="00DD1144">
                                    <w:pPr>
                                      <w:ind w:firstLineChars="200" w:firstLine="400"/>
                                      <w:rPr>
                                        <w:ins w:id="773" w:author="作成者"/>
                                        <w:sz w:val="20"/>
                                        <w:szCs w:val="20"/>
                                      </w:rPr>
                                    </w:pPr>
                                    <w:ins w:id="774" w:author="作成者">
                                      <w:r>
                                        <w:rPr>
                                          <w:rFonts w:hint="eastAsia"/>
                                          <w:sz w:val="20"/>
                                          <w:szCs w:val="20"/>
                                        </w:rPr>
                                        <w:t xml:space="preserve">        </w:t>
                                      </w:r>
                                      <w:r>
                                        <w:rPr>
                                          <w:sz w:val="20"/>
                                          <w:szCs w:val="20"/>
                                        </w:rPr>
                                        <w:t>IP = string,</w:t>
                                      </w:r>
                                    </w:ins>
                                  </w:p>
                                  <w:p w14:paraId="2927A588" w14:textId="77777777" w:rsidR="007B5626" w:rsidRDefault="007B5626" w:rsidP="00DD1144">
                                    <w:pPr>
                                      <w:ind w:firstLineChars="200" w:firstLine="400"/>
                                      <w:rPr>
                                        <w:ins w:id="775" w:author="作成者"/>
                                        <w:sz w:val="20"/>
                                        <w:szCs w:val="20"/>
                                      </w:rPr>
                                    </w:pPr>
                                    <w:ins w:id="776" w:author="作成者">
                                      <w:r>
                                        <w:rPr>
                                          <w:sz w:val="20"/>
                                          <w:szCs w:val="20"/>
                                        </w:rPr>
                                        <w:t xml:space="preserve">        NAME = string</w:t>
                                      </w:r>
                                    </w:ins>
                                  </w:p>
                                  <w:p w14:paraId="71060A13" w14:textId="77777777" w:rsidR="007B5626" w:rsidRDefault="007B5626" w:rsidP="00DD1144">
                                    <w:pPr>
                                      <w:ind w:firstLineChars="400" w:firstLine="800"/>
                                      <w:rPr>
                                        <w:ins w:id="777" w:author="作成者"/>
                                        <w:sz w:val="20"/>
                                        <w:szCs w:val="20"/>
                                      </w:rPr>
                                    </w:pPr>
                                    <w:ins w:id="778" w:author="作成者">
                                      <w:r>
                                        <w:rPr>
                                          <w:sz w:val="20"/>
                                          <w:szCs w:val="20"/>
                                        </w:rPr>
                                        <w:t>})</w:t>
                                      </w:r>
                                    </w:ins>
                                  </w:p>
                                  <w:p w14:paraId="0FBD7989" w14:textId="77777777" w:rsidR="007B5626" w:rsidRPr="003177F7" w:rsidRDefault="007B5626" w:rsidP="00DD1144">
                                    <w:pPr>
                                      <w:ind w:firstLineChars="200" w:firstLine="400"/>
                                      <w:rPr>
                                        <w:ins w:id="779" w:author="作成者"/>
                                        <w:sz w:val="20"/>
                                        <w:szCs w:val="20"/>
                                      </w:rPr>
                                    </w:pPr>
                                    <w:ins w:id="780" w:author="作成者">
                                      <w:r>
                                        <w:rPr>
                                          <w:sz w:val="20"/>
                                          <w:szCs w:val="20"/>
                                        </w:rPr>
                                        <w:t>)</w:t>
                                      </w:r>
                                    </w:ins>
                                  </w:p>
                                  <w:p w14:paraId="72EC2F58" w14:textId="77777777" w:rsidR="007B5626" w:rsidRDefault="007B5626" w:rsidP="00DD1144">
                                    <w:pPr>
                                      <w:ind w:firstLineChars="200" w:firstLine="400"/>
                                      <w:rPr>
                                        <w:ins w:id="781" w:author="作成者"/>
                                        <w:sz w:val="20"/>
                                        <w:szCs w:val="20"/>
                                      </w:rPr>
                                    </w:pPr>
                                    <w:ins w:id="782" w:author="作成者">
                                      <w:r w:rsidRPr="003177F7">
                                        <w:rPr>
                                          <w:sz w:val="20"/>
                                          <w:szCs w:val="20"/>
                                        </w:rPr>
                                        <w:t xml:space="preserve">default = </w:t>
                                      </w:r>
                                      <w:r>
                                        <w:rPr>
                                          <w:sz w:val="20"/>
                                          <w:szCs w:val="20"/>
                                        </w:rPr>
                                        <w:t>[</w:t>
                                      </w:r>
                                    </w:ins>
                                  </w:p>
                                  <w:p w14:paraId="69E1341C" w14:textId="77777777" w:rsidR="007B5626" w:rsidRDefault="007B5626" w:rsidP="00DD1144">
                                    <w:pPr>
                                      <w:ind w:firstLineChars="200" w:firstLine="400"/>
                                      <w:rPr>
                                        <w:ins w:id="783" w:author="作成者"/>
                                        <w:sz w:val="20"/>
                                        <w:szCs w:val="20"/>
                                      </w:rPr>
                                    </w:pPr>
                                    <w:ins w:id="784" w:author="作成者">
                                      <w:r>
                                        <w:rPr>
                                          <w:rFonts w:hint="eastAsia"/>
                                          <w:sz w:val="20"/>
                                          <w:szCs w:val="20"/>
                                        </w:rPr>
                                        <w:t xml:space="preserve">    </w:t>
                                      </w:r>
                                      <w:r>
                                        <w:rPr>
                                          <w:sz w:val="20"/>
                                          <w:szCs w:val="20"/>
                                        </w:rPr>
                                        <w:t>{ “IP” = “127.0.0.1”, “NAME” = “machine_01” },</w:t>
                                      </w:r>
                                    </w:ins>
                                  </w:p>
                                  <w:p w14:paraId="7F98FACC" w14:textId="77777777" w:rsidR="007B5626" w:rsidRDefault="007B5626" w:rsidP="00DD1144">
                                    <w:pPr>
                                      <w:ind w:firstLineChars="200" w:firstLine="400"/>
                                      <w:rPr>
                                        <w:ins w:id="785" w:author="作成者"/>
                                        <w:sz w:val="20"/>
                                        <w:szCs w:val="20"/>
                                      </w:rPr>
                                    </w:pPr>
                                    <w:ins w:id="786" w:author="作成者">
                                      <w:r>
                                        <w:rPr>
                                          <w:sz w:val="20"/>
                                          <w:szCs w:val="20"/>
                                        </w:rPr>
                                        <w:t xml:space="preserve">    { “IP” = “127.0.0.2”, “NAME” = “machine_02” }</w:t>
                                      </w:r>
                                    </w:ins>
                                  </w:p>
                                  <w:p w14:paraId="2ADA6224" w14:textId="77777777" w:rsidR="007B5626" w:rsidRDefault="007B5626" w:rsidP="00DD1144">
                                    <w:pPr>
                                      <w:ind w:firstLineChars="200" w:firstLine="400"/>
                                      <w:rPr>
                                        <w:ins w:id="787" w:author="作成者"/>
                                        <w:sz w:val="20"/>
                                        <w:szCs w:val="20"/>
                                      </w:rPr>
                                    </w:pPr>
                                    <w:ins w:id="788" w:author="作成者">
                                      <w:r>
                                        <w:rPr>
                                          <w:sz w:val="20"/>
                                          <w:szCs w:val="20"/>
                                        </w:rPr>
                                        <w:t>]</w:t>
                                      </w:r>
                                    </w:ins>
                                  </w:p>
                                  <w:p w14:paraId="16F3C6A3" w14:textId="77777777" w:rsidR="007B5626" w:rsidRPr="003177F7" w:rsidRDefault="007B5626" w:rsidP="00DD1144">
                                    <w:pPr>
                                      <w:rPr>
                                        <w:ins w:id="789" w:author="作成者"/>
                                        <w:sz w:val="20"/>
                                        <w:szCs w:val="20"/>
                                      </w:rPr>
                                    </w:pPr>
                                    <w:ins w:id="790" w:author="作成者">
                                      <w:r>
                                        <w:rPr>
                                          <w:sz w:val="20"/>
                                          <w:szCs w:val="20"/>
                                        </w:rPr>
                                        <w:t>}</w:t>
                                      </w:r>
                                    </w:ins>
                                  </w:p>
                                </w:tc>
                              </w:tr>
                            </w:tbl>
                            <w:p w14:paraId="35A76F11" w14:textId="77777777" w:rsidR="007B5626" w:rsidRPr="003177F7" w:rsidRDefault="007B5626" w:rsidP="00366ECC">
                              <w:pPr>
                                <w:jc w:val="left"/>
                                <w:rPr>
                                  <w:ins w:id="791" w:author="作成者"/>
                                  <w:sz w:val="20"/>
                                  <w:szCs w:val="20"/>
                                </w:rPr>
                              </w:pPr>
                            </w:p>
                            <w:p w14:paraId="735C9EB6" w14:textId="28253D51" w:rsidR="007B5626" w:rsidRPr="00E01BE7" w:rsidRDefault="007B5626" w:rsidP="00366ECC">
                              <w:pPr>
                                <w:jc w:val="left"/>
                                <w:rPr>
                                  <w:ins w:id="792" w:author="作成者"/>
                                  <w:sz w:val="20"/>
                                  <w:szCs w:val="20"/>
                                </w:rPr>
                              </w:pPr>
                              <w:ins w:id="793" w:author="作成者">
                                <w:r>
                                  <w:rPr>
                                    <w:rFonts w:hint="eastAsia"/>
                                    <w:sz w:val="20"/>
                                    <w:szCs w:val="20"/>
                                  </w:rPr>
                                  <w:t>・</w:t>
                                </w:r>
                              </w:ins>
                              <w:r w:rsidR="003D5B41">
                                <w:rPr>
                                  <w:rFonts w:hint="eastAsia"/>
                                  <w:sz w:val="20"/>
                                  <w:szCs w:val="20"/>
                                </w:rPr>
                                <w:t>V</w:t>
                              </w:r>
                              <w:r w:rsidR="003D5B41">
                                <w:rPr>
                                  <w:sz w:val="20"/>
                                  <w:szCs w:val="20"/>
                                </w:rPr>
                                <w:t>ariable nest list</w:t>
                              </w:r>
                            </w:p>
                            <w:tbl>
                              <w:tblPr>
                                <w:tblStyle w:val="210"/>
                                <w:tblW w:w="0" w:type="auto"/>
                                <w:jc w:val="center"/>
                                <w:tblLook w:val="04A0" w:firstRow="1" w:lastRow="0" w:firstColumn="1" w:lastColumn="0" w:noHBand="0" w:noVBand="1"/>
                              </w:tblPr>
                              <w:tblGrid>
                                <w:gridCol w:w="783"/>
                                <w:gridCol w:w="1435"/>
                                <w:gridCol w:w="1393"/>
                                <w:gridCol w:w="1393"/>
                              </w:tblGrid>
                              <w:tr w:rsidR="007B5626" w:rsidRPr="003177F7" w14:paraId="45E0C1C0" w14:textId="77777777" w:rsidTr="00DD1144">
                                <w:trPr>
                                  <w:trHeight w:val="606"/>
                                  <w:jc w:val="center"/>
                                  <w:ins w:id="794" w:author="作成者"/>
                                </w:trPr>
                                <w:tc>
                                  <w:tcPr>
                                    <w:tcW w:w="783" w:type="dxa"/>
                                    <w:shd w:val="clear" w:color="auto" w:fill="002060"/>
                                  </w:tcPr>
                                  <w:p w14:paraId="4341AD85" w14:textId="425699AE" w:rsidR="007B5626" w:rsidRPr="003177F7" w:rsidRDefault="007B5626" w:rsidP="00DD1144">
                                    <w:pPr>
                                      <w:pStyle w:val="a9"/>
                                      <w:ind w:leftChars="0" w:left="0"/>
                                      <w:jc w:val="left"/>
                                      <w:rPr>
                                        <w:ins w:id="795" w:author="作成者"/>
                                        <w:b/>
                                        <w:color w:val="FFFFFF" w:themeColor="background1"/>
                                        <w:sz w:val="20"/>
                                        <w:szCs w:val="20"/>
                                      </w:rPr>
                                    </w:pPr>
                                    <w:r>
                                      <w:rPr>
                                        <w:rFonts w:hint="eastAsia"/>
                                        <w:b/>
                                        <w:color w:val="FFFFFF" w:themeColor="background1"/>
                                        <w:sz w:val="20"/>
                                        <w:szCs w:val="20"/>
                                      </w:rPr>
                                      <w:t>Item No.</w:t>
                                    </w:r>
                                  </w:p>
                                </w:tc>
                                <w:tc>
                                  <w:tcPr>
                                    <w:tcW w:w="1435" w:type="dxa"/>
                                    <w:shd w:val="clear" w:color="auto" w:fill="002060"/>
                                  </w:tcPr>
                                  <w:p w14:paraId="49AA9577" w14:textId="315D5D5A" w:rsidR="007B5626" w:rsidRPr="003177F7" w:rsidRDefault="007B5626" w:rsidP="00DD1144">
                                    <w:pPr>
                                      <w:pStyle w:val="a9"/>
                                      <w:ind w:leftChars="0" w:left="0"/>
                                      <w:jc w:val="left"/>
                                      <w:rPr>
                                        <w:ins w:id="796" w:author="作成者"/>
                                        <w:b/>
                                        <w:color w:val="FFFFFF" w:themeColor="background1"/>
                                        <w:sz w:val="20"/>
                                        <w:szCs w:val="20"/>
                                      </w:rPr>
                                    </w:pPr>
                                    <w:r>
                                      <w:rPr>
                                        <w:rFonts w:hint="eastAsia"/>
                                        <w:b/>
                                        <w:color w:val="FFFFFF" w:themeColor="background1"/>
                                        <w:sz w:val="20"/>
                                        <w:szCs w:val="20"/>
                                      </w:rPr>
                                      <w:t>Variable name</w:t>
                                    </w:r>
                                  </w:p>
                                </w:tc>
                                <w:tc>
                                  <w:tcPr>
                                    <w:tcW w:w="1393" w:type="dxa"/>
                                    <w:shd w:val="clear" w:color="auto" w:fill="002060"/>
                                  </w:tcPr>
                                  <w:p w14:paraId="3034E161" w14:textId="673BC87B" w:rsidR="007B5626" w:rsidRPr="003177F7" w:rsidRDefault="007B5626" w:rsidP="00DD1144">
                                    <w:pPr>
                                      <w:pStyle w:val="a9"/>
                                      <w:ind w:leftChars="0" w:left="0"/>
                                      <w:jc w:val="left"/>
                                      <w:rPr>
                                        <w:ins w:id="797" w:author="作成者"/>
                                        <w:b/>
                                        <w:color w:val="FFFFFF" w:themeColor="background1"/>
                                        <w:sz w:val="20"/>
                                        <w:szCs w:val="20"/>
                                      </w:rPr>
                                    </w:pPr>
                                    <w:r>
                                      <w:rPr>
                                        <w:rFonts w:hint="eastAsia"/>
                                        <w:b/>
                                        <w:color w:val="FFFFFF" w:themeColor="background1"/>
                                        <w:sz w:val="20"/>
                                        <w:szCs w:val="20"/>
                                      </w:rPr>
                                      <w:t>Member variable</w:t>
                                    </w:r>
                                  </w:p>
                                </w:tc>
                                <w:tc>
                                  <w:tcPr>
                                    <w:tcW w:w="1393" w:type="dxa"/>
                                    <w:shd w:val="clear" w:color="auto" w:fill="002060"/>
                                  </w:tcPr>
                                  <w:p w14:paraId="77B71655" w14:textId="52259305" w:rsidR="007B5626" w:rsidRPr="003177F7" w:rsidRDefault="003D5B41" w:rsidP="00DD1144">
                                    <w:pPr>
                                      <w:pStyle w:val="a9"/>
                                      <w:ind w:leftChars="0" w:left="0"/>
                                      <w:jc w:val="left"/>
                                      <w:rPr>
                                        <w:ins w:id="798" w:author="作成者"/>
                                        <w:b/>
                                        <w:color w:val="FFFFFF" w:themeColor="background1"/>
                                        <w:sz w:val="20"/>
                                        <w:szCs w:val="20"/>
                                      </w:rPr>
                                    </w:pPr>
                                    <w:r>
                                      <w:rPr>
                                        <w:rFonts w:hint="eastAsia"/>
                                        <w:b/>
                                        <w:color w:val="FFFFFF" w:themeColor="background1"/>
                                        <w:sz w:val="20"/>
                                        <w:szCs w:val="20"/>
                                      </w:rPr>
                                      <w:t>M</w:t>
                                    </w:r>
                                    <w:r>
                                      <w:rPr>
                                        <w:b/>
                                        <w:color w:val="FFFFFF" w:themeColor="background1"/>
                                        <w:sz w:val="20"/>
                                        <w:szCs w:val="20"/>
                                      </w:rPr>
                                      <w:t>aximum repetitions</w:t>
                                    </w:r>
                                  </w:p>
                                </w:tc>
                              </w:tr>
                              <w:tr w:rsidR="007B5626" w:rsidRPr="003177F7" w14:paraId="40A2B5FD" w14:textId="77777777" w:rsidTr="00DD1144">
                                <w:trPr>
                                  <w:trHeight w:val="303"/>
                                  <w:jc w:val="center"/>
                                  <w:ins w:id="799" w:author="作成者"/>
                                </w:trPr>
                                <w:tc>
                                  <w:tcPr>
                                    <w:tcW w:w="783" w:type="dxa"/>
                                  </w:tcPr>
                                  <w:p w14:paraId="5A75BACA" w14:textId="77777777" w:rsidR="007B5626" w:rsidRPr="003177F7" w:rsidRDefault="007B5626" w:rsidP="00DD1144">
                                    <w:pPr>
                                      <w:pStyle w:val="a9"/>
                                      <w:ind w:leftChars="0" w:left="0"/>
                                      <w:jc w:val="left"/>
                                      <w:rPr>
                                        <w:ins w:id="800" w:author="作成者"/>
                                        <w:sz w:val="20"/>
                                        <w:szCs w:val="20"/>
                                      </w:rPr>
                                    </w:pPr>
                                    <w:ins w:id="801" w:author="作成者">
                                      <w:r w:rsidRPr="003177F7">
                                        <w:rPr>
                                          <w:rFonts w:hint="eastAsia"/>
                                          <w:sz w:val="20"/>
                                          <w:szCs w:val="20"/>
                                        </w:rPr>
                                        <w:t>1</w:t>
                                      </w:r>
                                    </w:ins>
                                  </w:p>
                                </w:tc>
                                <w:tc>
                                  <w:tcPr>
                                    <w:tcW w:w="1435" w:type="dxa"/>
                                  </w:tcPr>
                                  <w:p w14:paraId="718BC1A1" w14:textId="77777777" w:rsidR="007B5626" w:rsidRPr="003177F7" w:rsidRDefault="007B5626" w:rsidP="00DD1144">
                                    <w:pPr>
                                      <w:pStyle w:val="a9"/>
                                      <w:ind w:leftChars="0" w:left="0"/>
                                      <w:jc w:val="left"/>
                                      <w:rPr>
                                        <w:ins w:id="802" w:author="作成者"/>
                                        <w:sz w:val="20"/>
                                        <w:szCs w:val="20"/>
                                      </w:rPr>
                                    </w:pPr>
                                    <w:proofErr w:type="spellStart"/>
                                    <w:ins w:id="803" w:author="作成者">
                                      <w:r w:rsidRPr="003177F7">
                                        <w:rPr>
                                          <w:rFonts w:hint="eastAsia"/>
                                          <w:sz w:val="20"/>
                                          <w:szCs w:val="20"/>
                                        </w:rPr>
                                        <w:t>V</w:t>
                                      </w:r>
                                      <w:r w:rsidRPr="003177F7">
                                        <w:rPr>
                                          <w:sz w:val="20"/>
                                          <w:szCs w:val="20"/>
                                        </w:rPr>
                                        <w:t>AR_hoge</w:t>
                                      </w:r>
                                      <w:proofErr w:type="spellEnd"/>
                                    </w:ins>
                                  </w:p>
                                </w:tc>
                                <w:tc>
                                  <w:tcPr>
                                    <w:tcW w:w="1393" w:type="dxa"/>
                                  </w:tcPr>
                                  <w:p w14:paraId="19902D0F" w14:textId="77777777" w:rsidR="007B5626" w:rsidRPr="003177F7" w:rsidRDefault="007B5626" w:rsidP="00DD1144">
                                    <w:pPr>
                                      <w:pStyle w:val="a9"/>
                                      <w:ind w:leftChars="0" w:left="0"/>
                                      <w:jc w:val="left"/>
                                      <w:rPr>
                                        <w:ins w:id="804" w:author="作成者"/>
                                        <w:sz w:val="20"/>
                                        <w:szCs w:val="20"/>
                                      </w:rPr>
                                    </w:pPr>
                                  </w:p>
                                </w:tc>
                                <w:tc>
                                  <w:tcPr>
                                    <w:tcW w:w="1393" w:type="dxa"/>
                                  </w:tcPr>
                                  <w:p w14:paraId="4B1D5DC2" w14:textId="77777777" w:rsidR="007B5626" w:rsidRPr="003177F7" w:rsidRDefault="007B5626" w:rsidP="00DD1144">
                                    <w:pPr>
                                      <w:pStyle w:val="a9"/>
                                      <w:ind w:leftChars="0" w:left="0"/>
                                      <w:jc w:val="left"/>
                                      <w:rPr>
                                        <w:ins w:id="805" w:author="作成者"/>
                                        <w:sz w:val="20"/>
                                        <w:szCs w:val="20"/>
                                      </w:rPr>
                                    </w:pPr>
                                    <w:ins w:id="806" w:author="作成者">
                                      <w:r>
                                        <w:rPr>
                                          <w:rFonts w:hint="eastAsia"/>
                                          <w:sz w:val="20"/>
                                          <w:szCs w:val="20"/>
                                        </w:rPr>
                                        <w:t>2</w:t>
                                      </w:r>
                                    </w:ins>
                                  </w:p>
                                </w:tc>
                              </w:tr>
                            </w:tbl>
                            <w:p w14:paraId="3D2C94EF" w14:textId="77777777" w:rsidR="007B5626" w:rsidRPr="003177F7" w:rsidRDefault="007B5626" w:rsidP="00366ECC">
                              <w:pPr>
                                <w:pStyle w:val="a9"/>
                                <w:ind w:leftChars="0" w:left="360"/>
                                <w:jc w:val="left"/>
                                <w:rPr>
                                  <w:ins w:id="807" w:author="作成者"/>
                                  <w:sz w:val="20"/>
                                  <w:szCs w:val="20"/>
                                </w:rPr>
                              </w:pPr>
                            </w:p>
                            <w:p w14:paraId="725A6F7C" w14:textId="77777777" w:rsidR="007B5626" w:rsidRPr="003177F7" w:rsidRDefault="007B5626" w:rsidP="00366ECC">
                              <w:pPr>
                                <w:jc w:val="left"/>
                                <w:rPr>
                                  <w:ins w:id="808" w:author="作成者"/>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9AA54" id="フローチャート: 処理 255" o:spid="_x0000_s1084" type="#_x0000_t109" style="position:absolute;left:0;text-align:left;margin-left:35.6pt;margin-top:23.4pt;width:460.5pt;height:309.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" fillcolor="#f2f2f2" strokecolor="#d9d9d9" strokeweight="2pt">
                  <v:textbox>
                    <w:txbxContent>
                      <w:p w14:paraId="770C818D" w14:textId="3712BDCC" w:rsidR="007B5626" w:rsidRDefault="007B5626" w:rsidP="00366ECC">
                        <w:pPr>
                          <w:jc w:val="left"/>
                          <w:rPr>
                            <w:ins w:id="809" w:author="作成者"/>
                            <w:b/>
                            <w:sz w:val="20"/>
                            <w:szCs w:val="20"/>
                          </w:rPr>
                        </w:pPr>
                        <w:ins w:id="810" w:author="作成者">
                          <w:r w:rsidRPr="00E01BE7">
                            <w:rPr>
                              <w:rFonts w:hint="eastAsia"/>
                              <w:b/>
                              <w:sz w:val="20"/>
                              <w:szCs w:val="20"/>
                            </w:rPr>
                            <w:t>Module</w:t>
                          </w:r>
                        </w:ins>
                        <w:r w:rsidR="007234D9">
                          <w:rPr>
                            <w:b/>
                            <w:sz w:val="20"/>
                            <w:szCs w:val="20"/>
                          </w:rPr>
                          <w:t xml:space="preserve"> file and variable nest list registration</w:t>
                        </w:r>
                      </w:p>
                      <w:p w14:paraId="35D2E660" w14:textId="77777777" w:rsidR="007B5626" w:rsidRPr="00E01BE7" w:rsidRDefault="007B5626" w:rsidP="00366ECC">
                        <w:pPr>
                          <w:jc w:val="left"/>
                          <w:rPr>
                            <w:ins w:id="811" w:author="作成者"/>
                            <w:b/>
                            <w:sz w:val="20"/>
                            <w:szCs w:val="20"/>
                          </w:rPr>
                        </w:pPr>
                      </w:p>
                      <w:p w14:paraId="76DCB6EE" w14:textId="058403FD" w:rsidR="007B5626" w:rsidRPr="003177F7" w:rsidRDefault="007B5626" w:rsidP="00366ECC">
                        <w:pPr>
                          <w:jc w:val="left"/>
                          <w:rPr>
                            <w:ins w:id="812" w:author="作成者"/>
                            <w:sz w:val="20"/>
                            <w:szCs w:val="20"/>
                          </w:rPr>
                        </w:pPr>
                        <w:ins w:id="813" w:author="作成者">
                          <w:r w:rsidRPr="003177F7">
                            <w:rPr>
                              <w:rFonts w:hint="eastAsia"/>
                              <w:sz w:val="20"/>
                              <w:szCs w:val="20"/>
                            </w:rPr>
                            <w:t>・</w:t>
                          </w:r>
                          <w:r>
                            <w:rPr>
                              <w:rFonts w:hint="eastAsia"/>
                              <w:sz w:val="20"/>
                              <w:szCs w:val="20"/>
                            </w:rPr>
                            <w:t>Module</w:t>
                          </w:r>
                        </w:ins>
                        <w:r w:rsidR="003D5B41">
                          <w:rPr>
                            <w:sz w:val="20"/>
                            <w:szCs w:val="20"/>
                          </w:rPr>
                          <w:t xml:space="preserve"> file</w:t>
                        </w:r>
                        <w:ins w:id="814" w:author="作成者">
                          <w:r>
                            <w:rPr>
                              <w:sz w:val="20"/>
                              <w:szCs w:val="20"/>
                            </w:rPr>
                            <w:t>（</w:t>
                          </w:r>
                          <w:proofErr w:type="spellStart"/>
                          <w:r w:rsidRPr="003177F7">
                            <w:rPr>
                              <w:sz w:val="20"/>
                              <w:szCs w:val="20"/>
                            </w:rPr>
                            <w:t>t</w:t>
                          </w:r>
                          <w:r w:rsidRPr="003177F7">
                            <w:rPr>
                              <w:rFonts w:hint="eastAsia"/>
                              <w:sz w:val="20"/>
                              <w:szCs w:val="20"/>
                            </w:rPr>
                            <w:t>f</w:t>
                          </w:r>
                        </w:ins>
                        <w:proofErr w:type="spellEnd"/>
                        <w:r w:rsidR="003D5B41">
                          <w:rPr>
                            <w:rFonts w:hint="eastAsia"/>
                            <w:sz w:val="20"/>
                            <w:szCs w:val="20"/>
                          </w:rPr>
                          <w:t xml:space="preserve"> file</w:t>
                        </w:r>
                        <w:ins w:id="815" w:author="作成者">
                          <w:r>
                            <w:rPr>
                              <w:rFonts w:hint="eastAsia"/>
                              <w:sz w:val="20"/>
                              <w:szCs w:val="20"/>
                            </w:rPr>
                            <w:t>）</w:t>
                          </w:r>
                        </w:ins>
                        <w:r w:rsidR="003D5B41">
                          <w:rPr>
                            <w:rFonts w:hint="eastAsia"/>
                            <w:sz w:val="20"/>
                            <w:szCs w:val="20"/>
                          </w:rPr>
                          <w:t xml:space="preserve"> and </w:t>
                        </w:r>
                        <w:r w:rsidR="003D5B41">
                          <w:rPr>
                            <w:sz w:val="20"/>
                            <w:szCs w:val="20"/>
                          </w:rPr>
                          <w:t>registration</w:t>
                        </w:r>
                        <w:r w:rsidR="003D5B41">
                          <w:rPr>
                            <w:rFonts w:hint="eastAsia"/>
                            <w:sz w:val="20"/>
                            <w:szCs w:val="20"/>
                          </w:rPr>
                          <w:t xml:space="preserve"> </w:t>
                        </w:r>
                        <w:r w:rsidR="003D5B41">
                          <w:rPr>
                            <w:sz w:val="20"/>
                            <w:szCs w:val="20"/>
                          </w:rPr>
                          <w:t>value</w:t>
                        </w:r>
                      </w:p>
                      <w:tbl>
                        <w:tblPr>
                          <w:tblStyle w:val="210"/>
                          <w:tblW w:w="7166" w:type="dxa"/>
                          <w:jc w:val="center"/>
                          <w:tblLook w:val="04A0" w:firstRow="1" w:lastRow="0" w:firstColumn="1" w:lastColumn="0" w:noHBand="0" w:noVBand="1"/>
                        </w:tblPr>
                        <w:tblGrid>
                          <w:gridCol w:w="7166"/>
                        </w:tblGrid>
                        <w:tr w:rsidR="007B5626" w:rsidRPr="003177F7" w14:paraId="2118209A" w14:textId="77777777" w:rsidTr="00DD1144">
                          <w:trPr>
                            <w:trHeight w:val="1254"/>
                            <w:jc w:val="center"/>
                            <w:ins w:id="816" w:author="作成者"/>
                          </w:trPr>
                          <w:tc>
                            <w:tcPr>
                              <w:tcW w:w="7166" w:type="dxa"/>
                            </w:tcPr>
                            <w:p w14:paraId="0C62C24C" w14:textId="77777777" w:rsidR="007B5626" w:rsidRPr="003177F7" w:rsidRDefault="007B5626" w:rsidP="00DD1144">
                              <w:pPr>
                                <w:rPr>
                                  <w:ins w:id="817" w:author="作成者"/>
                                  <w:sz w:val="20"/>
                                  <w:szCs w:val="20"/>
                                </w:rPr>
                              </w:pPr>
                              <w:ins w:id="818" w:author="作成者">
                                <w:r w:rsidRPr="003177F7">
                                  <w:rPr>
                                    <w:sz w:val="20"/>
                                    <w:szCs w:val="20"/>
                                  </w:rPr>
                                  <w:t>variable "</w:t>
                                </w:r>
                                <w:proofErr w:type="spellStart"/>
                                <w:r w:rsidRPr="003177F7">
                                  <w:rPr>
                                    <w:sz w:val="20"/>
                                    <w:szCs w:val="20"/>
                                  </w:rPr>
                                  <w:t>VAR_hoge</w:t>
                                </w:r>
                                <w:proofErr w:type="spellEnd"/>
                                <w:r w:rsidRPr="003177F7">
                                  <w:rPr>
                                    <w:sz w:val="20"/>
                                    <w:szCs w:val="20"/>
                                  </w:rPr>
                                  <w:t>" {</w:t>
                                </w:r>
                              </w:ins>
                            </w:p>
                            <w:p w14:paraId="43C49E93" w14:textId="77777777" w:rsidR="007B5626" w:rsidRDefault="007B5626" w:rsidP="00DD1144">
                              <w:pPr>
                                <w:ind w:firstLineChars="200" w:firstLine="400"/>
                                <w:rPr>
                                  <w:ins w:id="819" w:author="作成者"/>
                                  <w:sz w:val="20"/>
                                  <w:szCs w:val="20"/>
                                </w:rPr>
                              </w:pPr>
                              <w:ins w:id="820" w:author="作成者">
                                <w:r w:rsidRPr="003177F7">
                                  <w:rPr>
                                    <w:sz w:val="20"/>
                                    <w:szCs w:val="20"/>
                                  </w:rPr>
                                  <w:t xml:space="preserve">type = </w:t>
                                </w:r>
                                <w:r>
                                  <w:rPr>
                                    <w:sz w:val="20"/>
                                    <w:szCs w:val="20"/>
                                  </w:rPr>
                                  <w:t>list(</w:t>
                                </w:r>
                              </w:ins>
                            </w:p>
                            <w:p w14:paraId="69043362" w14:textId="77777777" w:rsidR="007B5626" w:rsidRDefault="007B5626" w:rsidP="00DD1144">
                              <w:pPr>
                                <w:ind w:firstLineChars="400" w:firstLine="800"/>
                                <w:rPr>
                                  <w:ins w:id="821" w:author="作成者"/>
                                  <w:sz w:val="20"/>
                                  <w:szCs w:val="20"/>
                                </w:rPr>
                              </w:pPr>
                              <w:ins w:id="822" w:author="作成者">
                                <w:r>
                                  <w:rPr>
                                    <w:sz w:val="20"/>
                                    <w:szCs w:val="20"/>
                                  </w:rPr>
                                  <w:t>object({</w:t>
                                </w:r>
                              </w:ins>
                            </w:p>
                            <w:p w14:paraId="61342977" w14:textId="77777777" w:rsidR="007B5626" w:rsidRDefault="007B5626" w:rsidP="00DD1144">
                              <w:pPr>
                                <w:ind w:firstLineChars="200" w:firstLine="400"/>
                                <w:rPr>
                                  <w:ins w:id="823" w:author="作成者"/>
                                  <w:sz w:val="20"/>
                                  <w:szCs w:val="20"/>
                                </w:rPr>
                              </w:pPr>
                              <w:ins w:id="824" w:author="作成者">
                                <w:r>
                                  <w:rPr>
                                    <w:rFonts w:hint="eastAsia"/>
                                    <w:sz w:val="20"/>
                                    <w:szCs w:val="20"/>
                                  </w:rPr>
                                  <w:t xml:space="preserve">        </w:t>
                                </w:r>
                                <w:r>
                                  <w:rPr>
                                    <w:sz w:val="20"/>
                                    <w:szCs w:val="20"/>
                                  </w:rPr>
                                  <w:t>IP = string,</w:t>
                                </w:r>
                              </w:ins>
                            </w:p>
                            <w:p w14:paraId="2927A588" w14:textId="77777777" w:rsidR="007B5626" w:rsidRDefault="007B5626" w:rsidP="00DD1144">
                              <w:pPr>
                                <w:ind w:firstLineChars="200" w:firstLine="400"/>
                                <w:rPr>
                                  <w:ins w:id="825" w:author="作成者"/>
                                  <w:sz w:val="20"/>
                                  <w:szCs w:val="20"/>
                                </w:rPr>
                              </w:pPr>
                              <w:ins w:id="826" w:author="作成者">
                                <w:r>
                                  <w:rPr>
                                    <w:sz w:val="20"/>
                                    <w:szCs w:val="20"/>
                                  </w:rPr>
                                  <w:t xml:space="preserve">        NAME = string</w:t>
                                </w:r>
                              </w:ins>
                            </w:p>
                            <w:p w14:paraId="71060A13" w14:textId="77777777" w:rsidR="007B5626" w:rsidRDefault="007B5626" w:rsidP="00DD1144">
                              <w:pPr>
                                <w:ind w:firstLineChars="400" w:firstLine="800"/>
                                <w:rPr>
                                  <w:ins w:id="827" w:author="作成者"/>
                                  <w:sz w:val="20"/>
                                  <w:szCs w:val="20"/>
                                </w:rPr>
                              </w:pPr>
                              <w:ins w:id="828" w:author="作成者">
                                <w:r>
                                  <w:rPr>
                                    <w:sz w:val="20"/>
                                    <w:szCs w:val="20"/>
                                  </w:rPr>
                                  <w:t>})</w:t>
                                </w:r>
                              </w:ins>
                            </w:p>
                            <w:p w14:paraId="0FBD7989" w14:textId="77777777" w:rsidR="007B5626" w:rsidRPr="003177F7" w:rsidRDefault="007B5626" w:rsidP="00DD1144">
                              <w:pPr>
                                <w:ind w:firstLineChars="200" w:firstLine="400"/>
                                <w:rPr>
                                  <w:ins w:id="829" w:author="作成者"/>
                                  <w:sz w:val="20"/>
                                  <w:szCs w:val="20"/>
                                </w:rPr>
                              </w:pPr>
                              <w:ins w:id="830" w:author="作成者">
                                <w:r>
                                  <w:rPr>
                                    <w:sz w:val="20"/>
                                    <w:szCs w:val="20"/>
                                  </w:rPr>
                                  <w:t>)</w:t>
                                </w:r>
                              </w:ins>
                            </w:p>
                            <w:p w14:paraId="72EC2F58" w14:textId="77777777" w:rsidR="007B5626" w:rsidRDefault="007B5626" w:rsidP="00DD1144">
                              <w:pPr>
                                <w:ind w:firstLineChars="200" w:firstLine="400"/>
                                <w:rPr>
                                  <w:ins w:id="831" w:author="作成者"/>
                                  <w:sz w:val="20"/>
                                  <w:szCs w:val="20"/>
                                </w:rPr>
                              </w:pPr>
                              <w:ins w:id="832" w:author="作成者">
                                <w:r w:rsidRPr="003177F7">
                                  <w:rPr>
                                    <w:sz w:val="20"/>
                                    <w:szCs w:val="20"/>
                                  </w:rPr>
                                  <w:t xml:space="preserve">default = </w:t>
                                </w:r>
                                <w:r>
                                  <w:rPr>
                                    <w:sz w:val="20"/>
                                    <w:szCs w:val="20"/>
                                  </w:rPr>
                                  <w:t>[</w:t>
                                </w:r>
                              </w:ins>
                            </w:p>
                            <w:p w14:paraId="69E1341C" w14:textId="77777777" w:rsidR="007B5626" w:rsidRDefault="007B5626" w:rsidP="00DD1144">
                              <w:pPr>
                                <w:ind w:firstLineChars="200" w:firstLine="400"/>
                                <w:rPr>
                                  <w:ins w:id="833" w:author="作成者"/>
                                  <w:sz w:val="20"/>
                                  <w:szCs w:val="20"/>
                                </w:rPr>
                              </w:pPr>
                              <w:ins w:id="834" w:author="作成者">
                                <w:r>
                                  <w:rPr>
                                    <w:rFonts w:hint="eastAsia"/>
                                    <w:sz w:val="20"/>
                                    <w:szCs w:val="20"/>
                                  </w:rPr>
                                  <w:t xml:space="preserve">    </w:t>
                                </w:r>
                                <w:r>
                                  <w:rPr>
                                    <w:sz w:val="20"/>
                                    <w:szCs w:val="20"/>
                                  </w:rPr>
                                  <w:t>{ “IP” = “127.0.0.1”, “NAME” = “machine_01” },</w:t>
                                </w:r>
                              </w:ins>
                            </w:p>
                            <w:p w14:paraId="7F98FACC" w14:textId="77777777" w:rsidR="007B5626" w:rsidRDefault="007B5626" w:rsidP="00DD1144">
                              <w:pPr>
                                <w:ind w:firstLineChars="200" w:firstLine="400"/>
                                <w:rPr>
                                  <w:ins w:id="835" w:author="作成者"/>
                                  <w:sz w:val="20"/>
                                  <w:szCs w:val="20"/>
                                </w:rPr>
                              </w:pPr>
                              <w:ins w:id="836" w:author="作成者">
                                <w:r>
                                  <w:rPr>
                                    <w:sz w:val="20"/>
                                    <w:szCs w:val="20"/>
                                  </w:rPr>
                                  <w:t xml:space="preserve">    { “IP” = “127.0.0.2”, “NAME” = “machine_02” }</w:t>
                                </w:r>
                              </w:ins>
                            </w:p>
                            <w:p w14:paraId="2ADA6224" w14:textId="77777777" w:rsidR="007B5626" w:rsidRDefault="007B5626" w:rsidP="00DD1144">
                              <w:pPr>
                                <w:ind w:firstLineChars="200" w:firstLine="400"/>
                                <w:rPr>
                                  <w:ins w:id="837" w:author="作成者"/>
                                  <w:sz w:val="20"/>
                                  <w:szCs w:val="20"/>
                                </w:rPr>
                              </w:pPr>
                              <w:ins w:id="838" w:author="作成者">
                                <w:r>
                                  <w:rPr>
                                    <w:sz w:val="20"/>
                                    <w:szCs w:val="20"/>
                                  </w:rPr>
                                  <w:t>]</w:t>
                                </w:r>
                              </w:ins>
                            </w:p>
                            <w:p w14:paraId="16F3C6A3" w14:textId="77777777" w:rsidR="007B5626" w:rsidRPr="003177F7" w:rsidRDefault="007B5626" w:rsidP="00DD1144">
                              <w:pPr>
                                <w:rPr>
                                  <w:ins w:id="839" w:author="作成者"/>
                                  <w:sz w:val="20"/>
                                  <w:szCs w:val="20"/>
                                </w:rPr>
                              </w:pPr>
                              <w:ins w:id="840" w:author="作成者">
                                <w:r>
                                  <w:rPr>
                                    <w:sz w:val="20"/>
                                    <w:szCs w:val="20"/>
                                  </w:rPr>
                                  <w:t>}</w:t>
                                </w:r>
                              </w:ins>
                            </w:p>
                          </w:tc>
                        </w:tr>
                      </w:tbl>
                      <w:p w14:paraId="35A76F11" w14:textId="77777777" w:rsidR="007B5626" w:rsidRPr="003177F7" w:rsidRDefault="007B5626" w:rsidP="00366ECC">
                        <w:pPr>
                          <w:jc w:val="left"/>
                          <w:rPr>
                            <w:ins w:id="841" w:author="作成者"/>
                            <w:sz w:val="20"/>
                            <w:szCs w:val="20"/>
                          </w:rPr>
                        </w:pPr>
                      </w:p>
                      <w:p w14:paraId="735C9EB6" w14:textId="28253D51" w:rsidR="007B5626" w:rsidRPr="00E01BE7" w:rsidRDefault="007B5626" w:rsidP="00366ECC">
                        <w:pPr>
                          <w:jc w:val="left"/>
                          <w:rPr>
                            <w:ins w:id="842" w:author="作成者"/>
                            <w:sz w:val="20"/>
                            <w:szCs w:val="20"/>
                          </w:rPr>
                        </w:pPr>
                        <w:ins w:id="843" w:author="作成者">
                          <w:r>
                            <w:rPr>
                              <w:rFonts w:hint="eastAsia"/>
                              <w:sz w:val="20"/>
                              <w:szCs w:val="20"/>
                            </w:rPr>
                            <w:t>・</w:t>
                          </w:r>
                        </w:ins>
                        <w:r w:rsidR="003D5B41">
                          <w:rPr>
                            <w:rFonts w:hint="eastAsia"/>
                            <w:sz w:val="20"/>
                            <w:szCs w:val="20"/>
                          </w:rPr>
                          <w:t>V</w:t>
                        </w:r>
                        <w:r w:rsidR="003D5B41">
                          <w:rPr>
                            <w:sz w:val="20"/>
                            <w:szCs w:val="20"/>
                          </w:rPr>
                          <w:t>ariable nest list</w:t>
                        </w:r>
                      </w:p>
                      <w:tbl>
                        <w:tblPr>
                          <w:tblStyle w:val="210"/>
                          <w:tblW w:w="0" w:type="auto"/>
                          <w:jc w:val="center"/>
                          <w:tblLook w:val="04A0" w:firstRow="1" w:lastRow="0" w:firstColumn="1" w:lastColumn="0" w:noHBand="0" w:noVBand="1"/>
                        </w:tblPr>
                        <w:tblGrid>
                          <w:gridCol w:w="783"/>
                          <w:gridCol w:w="1435"/>
                          <w:gridCol w:w="1393"/>
                          <w:gridCol w:w="1393"/>
                        </w:tblGrid>
                        <w:tr w:rsidR="007B5626" w:rsidRPr="003177F7" w14:paraId="45E0C1C0" w14:textId="77777777" w:rsidTr="00DD1144">
                          <w:trPr>
                            <w:trHeight w:val="606"/>
                            <w:jc w:val="center"/>
                            <w:ins w:id="844" w:author="作成者"/>
                          </w:trPr>
                          <w:tc>
                            <w:tcPr>
                              <w:tcW w:w="783" w:type="dxa"/>
                              <w:shd w:val="clear" w:color="auto" w:fill="002060"/>
                            </w:tcPr>
                            <w:p w14:paraId="4341AD85" w14:textId="425699AE" w:rsidR="007B5626" w:rsidRPr="003177F7" w:rsidRDefault="007B5626" w:rsidP="00DD1144">
                              <w:pPr>
                                <w:pStyle w:val="a9"/>
                                <w:ind w:leftChars="0" w:left="0"/>
                                <w:jc w:val="left"/>
                                <w:rPr>
                                  <w:ins w:id="845" w:author="作成者"/>
                                  <w:b/>
                                  <w:color w:val="FFFFFF" w:themeColor="background1"/>
                                  <w:sz w:val="20"/>
                                  <w:szCs w:val="20"/>
                                </w:rPr>
                              </w:pPr>
                              <w:r>
                                <w:rPr>
                                  <w:rFonts w:hint="eastAsia"/>
                                  <w:b/>
                                  <w:color w:val="FFFFFF" w:themeColor="background1"/>
                                  <w:sz w:val="20"/>
                                  <w:szCs w:val="20"/>
                                </w:rPr>
                                <w:t>Item No.</w:t>
                              </w:r>
                            </w:p>
                          </w:tc>
                          <w:tc>
                            <w:tcPr>
                              <w:tcW w:w="1435" w:type="dxa"/>
                              <w:shd w:val="clear" w:color="auto" w:fill="002060"/>
                            </w:tcPr>
                            <w:p w14:paraId="49AA9577" w14:textId="315D5D5A" w:rsidR="007B5626" w:rsidRPr="003177F7" w:rsidRDefault="007B5626" w:rsidP="00DD1144">
                              <w:pPr>
                                <w:pStyle w:val="a9"/>
                                <w:ind w:leftChars="0" w:left="0"/>
                                <w:jc w:val="left"/>
                                <w:rPr>
                                  <w:ins w:id="846" w:author="作成者"/>
                                  <w:b/>
                                  <w:color w:val="FFFFFF" w:themeColor="background1"/>
                                  <w:sz w:val="20"/>
                                  <w:szCs w:val="20"/>
                                </w:rPr>
                              </w:pPr>
                              <w:r>
                                <w:rPr>
                                  <w:rFonts w:hint="eastAsia"/>
                                  <w:b/>
                                  <w:color w:val="FFFFFF" w:themeColor="background1"/>
                                  <w:sz w:val="20"/>
                                  <w:szCs w:val="20"/>
                                </w:rPr>
                                <w:t>Variable name</w:t>
                              </w:r>
                            </w:p>
                          </w:tc>
                          <w:tc>
                            <w:tcPr>
                              <w:tcW w:w="1393" w:type="dxa"/>
                              <w:shd w:val="clear" w:color="auto" w:fill="002060"/>
                            </w:tcPr>
                            <w:p w14:paraId="3034E161" w14:textId="673BC87B" w:rsidR="007B5626" w:rsidRPr="003177F7" w:rsidRDefault="007B5626" w:rsidP="00DD1144">
                              <w:pPr>
                                <w:pStyle w:val="a9"/>
                                <w:ind w:leftChars="0" w:left="0"/>
                                <w:jc w:val="left"/>
                                <w:rPr>
                                  <w:ins w:id="847" w:author="作成者"/>
                                  <w:b/>
                                  <w:color w:val="FFFFFF" w:themeColor="background1"/>
                                  <w:sz w:val="20"/>
                                  <w:szCs w:val="20"/>
                                </w:rPr>
                              </w:pPr>
                              <w:r>
                                <w:rPr>
                                  <w:rFonts w:hint="eastAsia"/>
                                  <w:b/>
                                  <w:color w:val="FFFFFF" w:themeColor="background1"/>
                                  <w:sz w:val="20"/>
                                  <w:szCs w:val="20"/>
                                </w:rPr>
                                <w:t>Member variable</w:t>
                              </w:r>
                            </w:p>
                          </w:tc>
                          <w:tc>
                            <w:tcPr>
                              <w:tcW w:w="1393" w:type="dxa"/>
                              <w:shd w:val="clear" w:color="auto" w:fill="002060"/>
                            </w:tcPr>
                            <w:p w14:paraId="77B71655" w14:textId="52259305" w:rsidR="007B5626" w:rsidRPr="003177F7" w:rsidRDefault="003D5B41" w:rsidP="00DD1144">
                              <w:pPr>
                                <w:pStyle w:val="a9"/>
                                <w:ind w:leftChars="0" w:left="0"/>
                                <w:jc w:val="left"/>
                                <w:rPr>
                                  <w:ins w:id="848" w:author="作成者"/>
                                  <w:b/>
                                  <w:color w:val="FFFFFF" w:themeColor="background1"/>
                                  <w:sz w:val="20"/>
                                  <w:szCs w:val="20"/>
                                </w:rPr>
                              </w:pPr>
                              <w:r>
                                <w:rPr>
                                  <w:rFonts w:hint="eastAsia"/>
                                  <w:b/>
                                  <w:color w:val="FFFFFF" w:themeColor="background1"/>
                                  <w:sz w:val="20"/>
                                  <w:szCs w:val="20"/>
                                </w:rPr>
                                <w:t>M</w:t>
                              </w:r>
                              <w:r>
                                <w:rPr>
                                  <w:b/>
                                  <w:color w:val="FFFFFF" w:themeColor="background1"/>
                                  <w:sz w:val="20"/>
                                  <w:szCs w:val="20"/>
                                </w:rPr>
                                <w:t>aximum repetitions</w:t>
                              </w:r>
                            </w:p>
                          </w:tc>
                        </w:tr>
                        <w:tr w:rsidR="007B5626" w:rsidRPr="003177F7" w14:paraId="40A2B5FD" w14:textId="77777777" w:rsidTr="00DD1144">
                          <w:trPr>
                            <w:trHeight w:val="303"/>
                            <w:jc w:val="center"/>
                            <w:ins w:id="849" w:author="作成者"/>
                          </w:trPr>
                          <w:tc>
                            <w:tcPr>
                              <w:tcW w:w="783" w:type="dxa"/>
                            </w:tcPr>
                            <w:p w14:paraId="5A75BACA" w14:textId="77777777" w:rsidR="007B5626" w:rsidRPr="003177F7" w:rsidRDefault="007B5626" w:rsidP="00DD1144">
                              <w:pPr>
                                <w:pStyle w:val="a9"/>
                                <w:ind w:leftChars="0" w:left="0"/>
                                <w:jc w:val="left"/>
                                <w:rPr>
                                  <w:ins w:id="850" w:author="作成者"/>
                                  <w:sz w:val="20"/>
                                  <w:szCs w:val="20"/>
                                </w:rPr>
                              </w:pPr>
                              <w:ins w:id="851" w:author="作成者">
                                <w:r w:rsidRPr="003177F7">
                                  <w:rPr>
                                    <w:rFonts w:hint="eastAsia"/>
                                    <w:sz w:val="20"/>
                                    <w:szCs w:val="20"/>
                                  </w:rPr>
                                  <w:t>1</w:t>
                                </w:r>
                              </w:ins>
                            </w:p>
                          </w:tc>
                          <w:tc>
                            <w:tcPr>
                              <w:tcW w:w="1435" w:type="dxa"/>
                            </w:tcPr>
                            <w:p w14:paraId="718BC1A1" w14:textId="77777777" w:rsidR="007B5626" w:rsidRPr="003177F7" w:rsidRDefault="007B5626" w:rsidP="00DD1144">
                              <w:pPr>
                                <w:pStyle w:val="a9"/>
                                <w:ind w:leftChars="0" w:left="0"/>
                                <w:jc w:val="left"/>
                                <w:rPr>
                                  <w:ins w:id="852" w:author="作成者"/>
                                  <w:sz w:val="20"/>
                                  <w:szCs w:val="20"/>
                                </w:rPr>
                              </w:pPr>
                              <w:proofErr w:type="spellStart"/>
                              <w:ins w:id="853" w:author="作成者">
                                <w:r w:rsidRPr="003177F7">
                                  <w:rPr>
                                    <w:rFonts w:hint="eastAsia"/>
                                    <w:sz w:val="20"/>
                                    <w:szCs w:val="20"/>
                                  </w:rPr>
                                  <w:t>V</w:t>
                                </w:r>
                                <w:r w:rsidRPr="003177F7">
                                  <w:rPr>
                                    <w:sz w:val="20"/>
                                    <w:szCs w:val="20"/>
                                  </w:rPr>
                                  <w:t>AR_hoge</w:t>
                                </w:r>
                                <w:proofErr w:type="spellEnd"/>
                              </w:ins>
                            </w:p>
                          </w:tc>
                          <w:tc>
                            <w:tcPr>
                              <w:tcW w:w="1393" w:type="dxa"/>
                            </w:tcPr>
                            <w:p w14:paraId="19902D0F" w14:textId="77777777" w:rsidR="007B5626" w:rsidRPr="003177F7" w:rsidRDefault="007B5626" w:rsidP="00DD1144">
                              <w:pPr>
                                <w:pStyle w:val="a9"/>
                                <w:ind w:leftChars="0" w:left="0"/>
                                <w:jc w:val="left"/>
                                <w:rPr>
                                  <w:ins w:id="854" w:author="作成者"/>
                                  <w:sz w:val="20"/>
                                  <w:szCs w:val="20"/>
                                </w:rPr>
                              </w:pPr>
                            </w:p>
                          </w:tc>
                          <w:tc>
                            <w:tcPr>
                              <w:tcW w:w="1393" w:type="dxa"/>
                            </w:tcPr>
                            <w:p w14:paraId="4B1D5DC2" w14:textId="77777777" w:rsidR="007B5626" w:rsidRPr="003177F7" w:rsidRDefault="007B5626" w:rsidP="00DD1144">
                              <w:pPr>
                                <w:pStyle w:val="a9"/>
                                <w:ind w:leftChars="0" w:left="0"/>
                                <w:jc w:val="left"/>
                                <w:rPr>
                                  <w:ins w:id="855" w:author="作成者"/>
                                  <w:sz w:val="20"/>
                                  <w:szCs w:val="20"/>
                                </w:rPr>
                              </w:pPr>
                              <w:ins w:id="856" w:author="作成者">
                                <w:r>
                                  <w:rPr>
                                    <w:rFonts w:hint="eastAsia"/>
                                    <w:sz w:val="20"/>
                                    <w:szCs w:val="20"/>
                                  </w:rPr>
                                  <w:t>2</w:t>
                                </w:r>
                              </w:ins>
                            </w:p>
                          </w:tc>
                        </w:tr>
                      </w:tbl>
                      <w:p w14:paraId="3D2C94EF" w14:textId="77777777" w:rsidR="007B5626" w:rsidRPr="003177F7" w:rsidRDefault="007B5626" w:rsidP="00366ECC">
                        <w:pPr>
                          <w:pStyle w:val="a9"/>
                          <w:ind w:leftChars="0" w:left="360"/>
                          <w:jc w:val="left"/>
                          <w:rPr>
                            <w:ins w:id="857" w:author="作成者"/>
                            <w:sz w:val="20"/>
                            <w:szCs w:val="20"/>
                          </w:rPr>
                        </w:pPr>
                      </w:p>
                      <w:p w14:paraId="725A6F7C" w14:textId="77777777" w:rsidR="007B5626" w:rsidRPr="003177F7" w:rsidRDefault="007B5626" w:rsidP="00366ECC">
                        <w:pPr>
                          <w:jc w:val="left"/>
                          <w:rPr>
                            <w:ins w:id="858" w:author="作成者"/>
                            <w:sz w:val="20"/>
                            <w:szCs w:val="20"/>
                          </w:rPr>
                        </w:pPr>
                      </w:p>
                    </w:txbxContent>
                  </v:textbox>
                  <w10:wrap type="topAndBottom"/>
                </v:shape>
              </w:pict>
            </mc:Fallback>
          </mc:AlternateContent>
        </w:r>
      </w:ins>
      <w:r w:rsidR="003D5B41">
        <w:rPr>
          <w:rFonts w:hint="eastAsia"/>
        </w:rPr>
        <w:t>F</w:t>
      </w:r>
      <w:r w:rsidR="003D5B41">
        <w:t>igure</w:t>
      </w:r>
      <w:ins w:id="859" w:author="作成者">
        <w:r>
          <w:rPr>
            <w:rFonts w:hint="eastAsia"/>
          </w:rPr>
          <w:t xml:space="preserve"> </w:t>
        </w:r>
        <w:r>
          <w:rPr>
            <w:b w:val="0"/>
            <w:bCs w:val="0"/>
          </w:rPr>
          <w:fldChar w:fldCharType="begin"/>
        </w:r>
        <w:r>
          <w:instrText xml:space="preserve"> </w:instrText>
        </w:r>
        <w:r>
          <w:rPr>
            <w:rFonts w:hint="eastAsia"/>
          </w:rPr>
          <w:instrText>STYLEREF 3 \s</w:instrText>
        </w:r>
        <w:r>
          <w:instrText xml:space="preserve"> </w:instrText>
        </w:r>
        <w:r>
          <w:rPr>
            <w:b w:val="0"/>
            <w:bCs w:val="0"/>
          </w:rPr>
          <w:fldChar w:fldCharType="separate"/>
        </w:r>
      </w:ins>
      <w:r w:rsidR="00F6708B">
        <w:rPr>
          <w:noProof/>
        </w:rPr>
        <w:t>6.2.11</w:t>
      </w:r>
      <w:ins w:id="860" w:author="作成者">
        <w:r>
          <w:rPr>
            <w:b w:val="0"/>
            <w:bCs w:val="0"/>
          </w:rPr>
          <w:fldChar w:fldCharType="end"/>
        </w:r>
        <w:r>
          <w:noBreakHyphen/>
        </w:r>
        <w:r>
          <w:rPr>
            <w:b w:val="0"/>
            <w:bCs w:val="0"/>
          </w:rP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3</w:instrText>
        </w:r>
        <w:r>
          <w:instrText xml:space="preserve"> </w:instrText>
        </w:r>
        <w:r>
          <w:rPr>
            <w:b w:val="0"/>
            <w:bCs w:val="0"/>
          </w:rPr>
          <w:fldChar w:fldCharType="separate"/>
        </w:r>
      </w:ins>
      <w:r w:rsidR="00F6708B">
        <w:rPr>
          <w:noProof/>
        </w:rPr>
        <w:t>1</w:t>
      </w:r>
      <w:ins w:id="861" w:author="作成者">
        <w:r>
          <w:rPr>
            <w:b w:val="0"/>
            <w:bCs w:val="0"/>
          </w:rPr>
          <w:fldChar w:fldCharType="end"/>
        </w:r>
        <w:r>
          <w:t xml:space="preserve"> </w:t>
        </w:r>
      </w:ins>
      <w:r w:rsidR="003D5B41">
        <w:t>Submenu screen</w:t>
      </w:r>
      <w:ins w:id="862" w:author="作成者">
        <w:r>
          <w:rPr>
            <w:rFonts w:hint="eastAsia"/>
          </w:rPr>
          <w:t>（</w:t>
        </w:r>
      </w:ins>
      <w:r w:rsidR="003D5B41">
        <w:rPr>
          <w:rFonts w:hint="eastAsia"/>
        </w:rPr>
        <w:t>V</w:t>
      </w:r>
      <w:r w:rsidR="003D5B41">
        <w:t>ariable nest list</w:t>
      </w:r>
      <w:ins w:id="863" w:author="作成者">
        <w:r>
          <w:rPr>
            <w:rFonts w:hint="eastAsia"/>
          </w:rPr>
          <w:t>）</w:t>
        </w:r>
      </w:ins>
    </w:p>
    <w:p w14:paraId="27B2C433" w14:textId="77777777" w:rsidR="00366ECC" w:rsidRPr="00A765BA" w:rsidRDefault="00366ECC" w:rsidP="00366ECC">
      <w:pPr>
        <w:rPr>
          <w:ins w:id="864" w:author="作成者"/>
        </w:rPr>
      </w:pPr>
    </w:p>
    <w:p w14:paraId="101DAF99" w14:textId="77777777" w:rsidR="00366ECC" w:rsidRPr="001B66B3" w:rsidRDefault="00366ECC" w:rsidP="00366ECC">
      <w:pPr>
        <w:rPr>
          <w:ins w:id="865" w:author="作成者"/>
        </w:rPr>
      </w:pPr>
    </w:p>
    <w:p w14:paraId="5DE6369B" w14:textId="2BEB53F9" w:rsidR="00366ECC" w:rsidRDefault="007234D9" w:rsidP="00366ECC">
      <w:pPr>
        <w:pStyle w:val="aff0"/>
        <w:numPr>
          <w:ilvl w:val="0"/>
          <w:numId w:val="18"/>
        </w:numPr>
        <w:ind w:leftChars="70" w:left="567"/>
        <w:rPr>
          <w:ins w:id="866" w:author="作成者"/>
        </w:rPr>
      </w:pPr>
      <w:r>
        <w:rPr>
          <w:rFonts w:hint="eastAsia"/>
        </w:rPr>
        <w:t>P</w:t>
      </w:r>
      <w:r>
        <w:t>ress the “List”&gt;”Update” button to edit the maximum amount of repetitions</w:t>
      </w:r>
      <w:r>
        <w:rPr>
          <w:rFonts w:hint="eastAsia"/>
        </w:rPr>
        <w:t>.</w:t>
      </w:r>
    </w:p>
    <w:p w14:paraId="63C9B0B9" w14:textId="77777777" w:rsidR="00366ECC" w:rsidRDefault="00366ECC" w:rsidP="00366ECC">
      <w:pPr>
        <w:keepNext/>
        <w:ind w:left="703"/>
        <w:rPr>
          <w:ins w:id="867" w:author="作成者"/>
        </w:rPr>
      </w:pPr>
      <w:ins w:id="868" w:author="作成者">
        <w:r w:rsidRPr="00435A0A">
          <w:rPr>
            <w:noProof/>
          </w:rPr>
          <w:lastRenderedPageBreak/>
          <w:drawing>
            <wp:inline distT="0" distB="0" distL="0" distR="0" wp14:anchorId="4AA9C520" wp14:editId="6DFC2BAC">
              <wp:extent cx="6119495" cy="1062355"/>
              <wp:effectExtent l="0" t="0" r="0" b="4445"/>
              <wp:docPr id="449" name="図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19495" cy="1062355"/>
                      </a:xfrm>
                      <a:prstGeom prst="rect">
                        <a:avLst/>
                      </a:prstGeom>
                    </pic:spPr>
                  </pic:pic>
                </a:graphicData>
              </a:graphic>
            </wp:inline>
          </w:drawing>
        </w:r>
      </w:ins>
    </w:p>
    <w:p w14:paraId="4B8D8FEF" w14:textId="23CA0E4E" w:rsidR="00366ECC" w:rsidRDefault="003D5B41" w:rsidP="00366ECC">
      <w:pPr>
        <w:pStyle w:val="af2"/>
        <w:jc w:val="center"/>
        <w:rPr>
          <w:ins w:id="869" w:author="作成者"/>
        </w:rPr>
      </w:pPr>
      <w:r>
        <w:rPr>
          <w:rFonts w:hint="eastAsia"/>
        </w:rPr>
        <w:t>F</w:t>
      </w:r>
      <w:r>
        <w:t>igure</w:t>
      </w:r>
      <w:ins w:id="870" w:author="作成者">
        <w:r w:rsidR="00366ECC">
          <w:rPr>
            <w:rFonts w:hint="eastAsia"/>
          </w:rPr>
          <w:t xml:space="preserve"> </w:t>
        </w:r>
        <w:r w:rsidR="00366ECC">
          <w:fldChar w:fldCharType="begin"/>
        </w:r>
        <w:r w:rsidR="00366ECC">
          <w:instrText xml:space="preserve"> </w:instrText>
        </w:r>
        <w:r w:rsidR="00366ECC">
          <w:rPr>
            <w:rFonts w:hint="eastAsia"/>
          </w:rPr>
          <w:instrText>STYLEREF 3 \s</w:instrText>
        </w:r>
        <w:r w:rsidR="00366ECC">
          <w:instrText xml:space="preserve"> </w:instrText>
        </w:r>
        <w:r w:rsidR="00366ECC">
          <w:fldChar w:fldCharType="separate"/>
        </w:r>
      </w:ins>
      <w:r w:rsidR="00F6708B">
        <w:rPr>
          <w:noProof/>
        </w:rPr>
        <w:t>6.2.11</w:t>
      </w:r>
      <w:ins w:id="871" w:author="作成者">
        <w:r w:rsidR="00366ECC">
          <w:fldChar w:fldCharType="end"/>
        </w:r>
        <w:r w:rsidR="00366ECC">
          <w:noBreakHyphen/>
        </w:r>
        <w:r w:rsidR="00366ECC">
          <w:fldChar w:fldCharType="begin"/>
        </w:r>
        <w:r w:rsidR="00366ECC">
          <w:instrText xml:space="preserve"> </w:instrText>
        </w:r>
        <w:r w:rsidR="00366ECC">
          <w:rPr>
            <w:rFonts w:hint="eastAsia"/>
          </w:rPr>
          <w:instrText xml:space="preserve">SEQ </w:instrText>
        </w:r>
        <w:r w:rsidR="00366ECC">
          <w:rPr>
            <w:rFonts w:hint="eastAsia"/>
          </w:rPr>
          <w:instrText>図</w:instrText>
        </w:r>
        <w:r w:rsidR="00366ECC">
          <w:rPr>
            <w:rFonts w:hint="eastAsia"/>
          </w:rPr>
          <w:instrText xml:space="preserve"> \* ARABIC \s 3</w:instrText>
        </w:r>
        <w:r w:rsidR="00366ECC">
          <w:instrText xml:space="preserve"> </w:instrText>
        </w:r>
        <w:r w:rsidR="00366ECC">
          <w:fldChar w:fldCharType="separate"/>
        </w:r>
      </w:ins>
      <w:r w:rsidR="00F6708B">
        <w:rPr>
          <w:noProof/>
        </w:rPr>
        <w:t>2</w:t>
      </w:r>
      <w:ins w:id="872" w:author="作成者">
        <w:r w:rsidR="00366ECC">
          <w:fldChar w:fldCharType="end"/>
        </w:r>
        <w:r w:rsidR="00366ECC">
          <w:t xml:space="preserve"> </w:t>
        </w:r>
      </w:ins>
      <w:r>
        <w:t>Update screen</w:t>
      </w:r>
      <w:ins w:id="873" w:author="作成者">
        <w:r w:rsidR="00366ECC">
          <w:rPr>
            <w:rFonts w:hint="eastAsia"/>
          </w:rPr>
          <w:t>（</w:t>
        </w:r>
      </w:ins>
      <w:r>
        <w:rPr>
          <w:rFonts w:hint="eastAsia"/>
        </w:rPr>
        <w:t>V</w:t>
      </w:r>
      <w:r>
        <w:t>ariable nest list</w:t>
      </w:r>
      <w:ins w:id="874" w:author="作成者">
        <w:r w:rsidR="00366ECC">
          <w:rPr>
            <w:rFonts w:hint="eastAsia"/>
          </w:rPr>
          <w:t>）</w:t>
        </w:r>
      </w:ins>
    </w:p>
    <w:p w14:paraId="10D79ECA" w14:textId="77777777" w:rsidR="00366ECC" w:rsidRDefault="00366ECC" w:rsidP="00366ECC">
      <w:pPr>
        <w:ind w:left="703"/>
        <w:rPr>
          <w:ins w:id="875" w:author="作成者"/>
        </w:rPr>
      </w:pPr>
    </w:p>
    <w:p w14:paraId="3AF3727E" w14:textId="5AFCC370" w:rsidR="00366ECC" w:rsidRDefault="003D5B41" w:rsidP="00366ECC">
      <w:pPr>
        <w:pStyle w:val="aff0"/>
        <w:numPr>
          <w:ilvl w:val="0"/>
          <w:numId w:val="18"/>
        </w:numPr>
        <w:ind w:left="0" w:firstLine="142"/>
        <w:rPr>
          <w:ins w:id="876" w:author="作成者"/>
        </w:rPr>
      </w:pPr>
      <w:r>
        <w:rPr>
          <w:rFonts w:hint="eastAsia"/>
        </w:rPr>
        <w:t>T</w:t>
      </w:r>
      <w:r>
        <w:t>he item list is as following</w:t>
      </w:r>
    </w:p>
    <w:tbl>
      <w:tblPr>
        <w:tblStyle w:val="ab"/>
        <w:tblpPr w:leftFromText="142" w:rightFromText="142" w:vertAnchor="text" w:tblpY="1"/>
        <w:tblOverlap w:val="never"/>
        <w:tblW w:w="9735" w:type="dxa"/>
        <w:tblLayout w:type="fixed"/>
        <w:tblLook w:val="04A0" w:firstRow="1" w:lastRow="0" w:firstColumn="1" w:lastColumn="0" w:noHBand="0" w:noVBand="1"/>
      </w:tblPr>
      <w:tblGrid>
        <w:gridCol w:w="1271"/>
        <w:gridCol w:w="4726"/>
        <w:gridCol w:w="697"/>
        <w:gridCol w:w="977"/>
        <w:gridCol w:w="2064"/>
      </w:tblGrid>
      <w:tr w:rsidR="00366ECC" w:rsidRPr="00860732" w14:paraId="347E3D33" w14:textId="77777777" w:rsidTr="00DD1144">
        <w:trPr>
          <w:trHeight w:val="506"/>
        </w:trPr>
        <w:tc>
          <w:tcPr>
            <w:tcW w:w="1271" w:type="dxa"/>
            <w:shd w:val="clear" w:color="auto" w:fill="002B62"/>
          </w:tcPr>
          <w:p w14:paraId="287C0DB6" w14:textId="1409C9F4" w:rsidR="00366ECC" w:rsidRPr="00860732" w:rsidRDefault="007234D9" w:rsidP="00DD1144">
            <w:pPr>
              <w:spacing w:line="240" w:lineRule="exact"/>
              <w:jc w:val="left"/>
              <w:rPr>
                <w:rFonts w:cstheme="minorHAnsi"/>
                <w:b/>
                <w:color w:val="FFFFFF" w:themeColor="background1"/>
                <w:sz w:val="18"/>
                <w:szCs w:val="18"/>
              </w:rPr>
            </w:pPr>
            <w:r>
              <w:rPr>
                <w:rFonts w:cstheme="minorHAnsi" w:hint="eastAsia"/>
                <w:b/>
                <w:color w:val="FFFFFF" w:themeColor="background1"/>
                <w:sz w:val="18"/>
                <w:szCs w:val="18"/>
              </w:rPr>
              <w:t>I</w:t>
            </w:r>
            <w:r>
              <w:rPr>
                <w:rFonts w:cstheme="minorHAnsi"/>
                <w:b/>
                <w:color w:val="FFFFFF" w:themeColor="background1"/>
                <w:sz w:val="18"/>
                <w:szCs w:val="18"/>
              </w:rPr>
              <w:t>tem</w:t>
            </w:r>
          </w:p>
        </w:tc>
        <w:tc>
          <w:tcPr>
            <w:tcW w:w="4726" w:type="dxa"/>
            <w:shd w:val="clear" w:color="auto" w:fill="002B62"/>
          </w:tcPr>
          <w:p w14:paraId="3A26D2F6" w14:textId="1906CD4B" w:rsidR="00366ECC" w:rsidRPr="00860732" w:rsidRDefault="007234D9" w:rsidP="00DD1144">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D</w:t>
            </w:r>
            <w:r>
              <w:rPr>
                <w:rFonts w:cstheme="minorHAnsi"/>
                <w:b/>
                <w:color w:val="FFFFFF" w:themeColor="background1"/>
                <w:sz w:val="18"/>
                <w:szCs w:val="18"/>
              </w:rPr>
              <w:t>escription</w:t>
            </w:r>
          </w:p>
        </w:tc>
        <w:tc>
          <w:tcPr>
            <w:tcW w:w="697" w:type="dxa"/>
            <w:shd w:val="clear" w:color="auto" w:fill="002B62"/>
          </w:tcPr>
          <w:p w14:paraId="5E4BAEFC" w14:textId="68AE4007" w:rsidR="00366ECC" w:rsidRPr="00860732" w:rsidRDefault="007234D9" w:rsidP="00DD1144">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w:t>
            </w:r>
            <w:r>
              <w:rPr>
                <w:rFonts w:cstheme="minorHAnsi"/>
                <w:b/>
                <w:color w:val="FFFFFF" w:themeColor="background1"/>
                <w:sz w:val="18"/>
                <w:szCs w:val="18"/>
              </w:rPr>
              <w:t>nput required</w:t>
            </w:r>
          </w:p>
        </w:tc>
        <w:tc>
          <w:tcPr>
            <w:tcW w:w="977" w:type="dxa"/>
            <w:shd w:val="clear" w:color="auto" w:fill="002B62"/>
          </w:tcPr>
          <w:p w14:paraId="1884D03E" w14:textId="32705C4B" w:rsidR="00366ECC" w:rsidRPr="00860732" w:rsidRDefault="003D5B41" w:rsidP="00DD1144">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w:t>
            </w:r>
            <w:r>
              <w:rPr>
                <w:rFonts w:cstheme="minorHAnsi"/>
                <w:b/>
                <w:color w:val="FFFFFF" w:themeColor="background1"/>
                <w:sz w:val="18"/>
                <w:szCs w:val="18"/>
              </w:rPr>
              <w:t>nput method</w:t>
            </w:r>
          </w:p>
        </w:tc>
        <w:tc>
          <w:tcPr>
            <w:tcW w:w="2064" w:type="dxa"/>
            <w:shd w:val="clear" w:color="auto" w:fill="002B62"/>
          </w:tcPr>
          <w:p w14:paraId="3A359412" w14:textId="7D020DA4" w:rsidR="00366ECC" w:rsidRPr="00860732" w:rsidRDefault="007234D9" w:rsidP="00DD1144">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R</w:t>
            </w:r>
            <w:r>
              <w:rPr>
                <w:rFonts w:cstheme="minorHAnsi"/>
                <w:b/>
                <w:color w:val="FFFFFF" w:themeColor="background1"/>
                <w:sz w:val="18"/>
                <w:szCs w:val="18"/>
              </w:rPr>
              <w:t>estrictions</w:t>
            </w:r>
          </w:p>
        </w:tc>
      </w:tr>
      <w:tr w:rsidR="00366ECC" w:rsidRPr="00D00D06" w14:paraId="671C8A2D" w14:textId="77777777" w:rsidTr="00DD1144">
        <w:trPr>
          <w:trHeight w:val="506"/>
        </w:trPr>
        <w:tc>
          <w:tcPr>
            <w:tcW w:w="1271" w:type="dxa"/>
            <w:shd w:val="clear" w:color="auto" w:fill="E5EAEF"/>
          </w:tcPr>
          <w:p w14:paraId="69FE8C04" w14:textId="7B223B31" w:rsidR="00366ECC" w:rsidRPr="00D00D06" w:rsidRDefault="00DD1144" w:rsidP="00DD1144">
            <w:pPr>
              <w:spacing w:line="240" w:lineRule="exact"/>
              <w:jc w:val="left"/>
              <w:rPr>
                <w:rFonts w:cstheme="minorHAnsi"/>
                <w:sz w:val="18"/>
                <w:szCs w:val="18"/>
              </w:rPr>
            </w:pPr>
            <w:r>
              <w:rPr>
                <w:rFonts w:cstheme="minorHAnsi" w:hint="eastAsia"/>
                <w:sz w:val="18"/>
                <w:szCs w:val="18"/>
              </w:rPr>
              <w:t>Variable name</w:t>
            </w:r>
          </w:p>
        </w:tc>
        <w:tc>
          <w:tcPr>
            <w:tcW w:w="4726" w:type="dxa"/>
            <w:shd w:val="clear" w:color="auto" w:fill="auto"/>
          </w:tcPr>
          <w:p w14:paraId="654E6206" w14:textId="1AC0B868" w:rsidR="00366ECC" w:rsidRPr="008313B2" w:rsidRDefault="00DA3E39" w:rsidP="00DD1144">
            <w:pPr>
              <w:spacing w:line="240" w:lineRule="exact"/>
              <w:rPr>
                <w:rFonts w:cstheme="minorHAnsi"/>
                <w:sz w:val="18"/>
                <w:szCs w:val="18"/>
              </w:rPr>
            </w:pPr>
            <w:r w:rsidRPr="00DA3E39">
              <w:rPr>
                <w:sz w:val="18"/>
                <w:szCs w:val="18"/>
              </w:rPr>
              <w:t>Displays the variable(s) used in the file registered with the Movement-Module link.</w:t>
            </w:r>
          </w:p>
        </w:tc>
        <w:tc>
          <w:tcPr>
            <w:tcW w:w="697" w:type="dxa"/>
            <w:shd w:val="clear" w:color="auto" w:fill="auto"/>
          </w:tcPr>
          <w:p w14:paraId="0B136197" w14:textId="77777777" w:rsidR="00366ECC" w:rsidRPr="00D00D06" w:rsidRDefault="00366ECC" w:rsidP="00DD1144">
            <w:pPr>
              <w:spacing w:line="240" w:lineRule="exact"/>
              <w:jc w:val="center"/>
              <w:rPr>
                <w:rFonts w:cstheme="minorHAnsi"/>
                <w:sz w:val="18"/>
                <w:szCs w:val="18"/>
              </w:rPr>
            </w:pPr>
            <w:r>
              <w:rPr>
                <w:rFonts w:cstheme="minorHAnsi"/>
                <w:sz w:val="18"/>
                <w:szCs w:val="18"/>
              </w:rPr>
              <w:t>-</w:t>
            </w:r>
          </w:p>
        </w:tc>
        <w:tc>
          <w:tcPr>
            <w:tcW w:w="977" w:type="dxa"/>
            <w:shd w:val="clear" w:color="auto" w:fill="auto"/>
          </w:tcPr>
          <w:p w14:paraId="0193966E" w14:textId="049788B2" w:rsidR="00366ECC" w:rsidRPr="00D00D06" w:rsidRDefault="003D5B41" w:rsidP="00DD1144">
            <w:pPr>
              <w:spacing w:line="240" w:lineRule="exact"/>
              <w:jc w:val="center"/>
              <w:rPr>
                <w:rFonts w:cstheme="minorHAnsi"/>
                <w:sz w:val="18"/>
                <w:szCs w:val="18"/>
              </w:rPr>
            </w:pPr>
            <w:r>
              <w:rPr>
                <w:rFonts w:cstheme="minorHAnsi" w:hint="eastAsia"/>
                <w:sz w:val="18"/>
                <w:szCs w:val="18"/>
              </w:rPr>
              <w:t>N</w:t>
            </w:r>
            <w:r>
              <w:rPr>
                <w:rFonts w:cstheme="minorHAnsi"/>
                <w:sz w:val="18"/>
                <w:szCs w:val="18"/>
              </w:rPr>
              <w:t>o input required</w:t>
            </w:r>
          </w:p>
        </w:tc>
        <w:tc>
          <w:tcPr>
            <w:tcW w:w="2064" w:type="dxa"/>
            <w:shd w:val="clear" w:color="auto" w:fill="auto"/>
          </w:tcPr>
          <w:p w14:paraId="15FEB2C2" w14:textId="77777777" w:rsidR="00366ECC" w:rsidRPr="00D00D06" w:rsidRDefault="00366ECC" w:rsidP="00DD1144">
            <w:pPr>
              <w:spacing w:line="240" w:lineRule="exact"/>
              <w:jc w:val="center"/>
              <w:rPr>
                <w:rFonts w:cstheme="minorHAnsi"/>
                <w:sz w:val="18"/>
                <w:szCs w:val="18"/>
              </w:rPr>
            </w:pPr>
          </w:p>
        </w:tc>
      </w:tr>
      <w:tr w:rsidR="00366ECC" w:rsidRPr="00D00D06" w14:paraId="1EB39F97" w14:textId="77777777" w:rsidTr="00DD1144">
        <w:trPr>
          <w:trHeight w:val="506"/>
        </w:trPr>
        <w:tc>
          <w:tcPr>
            <w:tcW w:w="1271" w:type="dxa"/>
            <w:shd w:val="clear" w:color="auto" w:fill="E5EAEF"/>
          </w:tcPr>
          <w:p w14:paraId="4CEDD38D" w14:textId="0CCCE39A" w:rsidR="00366ECC" w:rsidRPr="00D00D06" w:rsidRDefault="003D5B41" w:rsidP="007234D9">
            <w:pPr>
              <w:spacing w:line="240" w:lineRule="exact"/>
              <w:jc w:val="left"/>
              <w:rPr>
                <w:rFonts w:cstheme="minorHAnsi"/>
                <w:sz w:val="18"/>
                <w:szCs w:val="18"/>
              </w:rPr>
            </w:pPr>
            <w:r>
              <w:rPr>
                <w:rFonts w:cstheme="minorHAnsi" w:hint="eastAsia"/>
                <w:sz w:val="18"/>
                <w:szCs w:val="18"/>
              </w:rPr>
              <w:t>M</w:t>
            </w:r>
            <w:r>
              <w:rPr>
                <w:rFonts w:cstheme="minorHAnsi"/>
                <w:sz w:val="18"/>
                <w:szCs w:val="18"/>
              </w:rPr>
              <w:t xml:space="preserve">ember </w:t>
            </w:r>
            <w:r w:rsidR="00DD1144">
              <w:rPr>
                <w:rFonts w:cstheme="minorHAnsi" w:hint="eastAsia"/>
                <w:sz w:val="18"/>
                <w:szCs w:val="18"/>
              </w:rPr>
              <w:t>Variable name</w:t>
            </w:r>
            <w:r w:rsidR="00366ECC">
              <w:rPr>
                <w:rFonts w:cstheme="minorHAnsi" w:hint="eastAsia"/>
                <w:sz w:val="18"/>
                <w:szCs w:val="18"/>
              </w:rPr>
              <w:t>（</w:t>
            </w:r>
            <w:r w:rsidR="007234D9">
              <w:rPr>
                <w:rFonts w:cstheme="minorHAnsi" w:hint="eastAsia"/>
                <w:sz w:val="18"/>
                <w:szCs w:val="18"/>
              </w:rPr>
              <w:t>W</w:t>
            </w:r>
            <w:r w:rsidR="007234D9">
              <w:rPr>
                <w:rFonts w:cstheme="minorHAnsi"/>
                <w:sz w:val="18"/>
                <w:szCs w:val="18"/>
              </w:rPr>
              <w:t>ith repetitions</w:t>
            </w:r>
            <w:r w:rsidR="00366ECC">
              <w:rPr>
                <w:rFonts w:cstheme="minorHAnsi" w:hint="eastAsia"/>
                <w:sz w:val="18"/>
                <w:szCs w:val="18"/>
              </w:rPr>
              <w:t>）</w:t>
            </w:r>
          </w:p>
        </w:tc>
        <w:tc>
          <w:tcPr>
            <w:tcW w:w="4726" w:type="dxa"/>
            <w:shd w:val="clear" w:color="auto" w:fill="auto"/>
          </w:tcPr>
          <w:p w14:paraId="5AD9994B" w14:textId="63AA37BC" w:rsidR="00366ECC" w:rsidRPr="00D00D06" w:rsidRDefault="00DA3E39" w:rsidP="00DD1144">
            <w:pPr>
              <w:spacing w:line="240" w:lineRule="exact"/>
              <w:rPr>
                <w:rFonts w:cstheme="minorHAnsi"/>
                <w:sz w:val="18"/>
                <w:szCs w:val="18"/>
              </w:rPr>
            </w:pPr>
            <w:r w:rsidRPr="00DA3E39">
              <w:rPr>
                <w:rFonts w:cstheme="minorHAnsi"/>
                <w:sz w:val="18"/>
                <w:szCs w:val="18"/>
              </w:rPr>
              <w:t>If the Nest variable list target is a Member variable, the Member variable name will be displayed. The Member variables are displayed concatenating with variables with "." for each stage.</w:t>
            </w:r>
          </w:p>
        </w:tc>
        <w:tc>
          <w:tcPr>
            <w:tcW w:w="697" w:type="dxa"/>
            <w:shd w:val="clear" w:color="auto" w:fill="auto"/>
          </w:tcPr>
          <w:p w14:paraId="68DAC09D" w14:textId="77777777" w:rsidR="00366ECC" w:rsidRPr="00D00D06" w:rsidRDefault="00366ECC" w:rsidP="00DD1144">
            <w:pPr>
              <w:spacing w:line="240" w:lineRule="exact"/>
              <w:jc w:val="center"/>
              <w:rPr>
                <w:rFonts w:cstheme="minorHAnsi"/>
                <w:sz w:val="18"/>
                <w:szCs w:val="18"/>
              </w:rPr>
            </w:pPr>
            <w:r>
              <w:rPr>
                <w:rFonts w:cstheme="minorHAnsi" w:hint="eastAsia"/>
                <w:sz w:val="18"/>
                <w:szCs w:val="18"/>
              </w:rPr>
              <w:t>-</w:t>
            </w:r>
          </w:p>
        </w:tc>
        <w:tc>
          <w:tcPr>
            <w:tcW w:w="977" w:type="dxa"/>
            <w:shd w:val="clear" w:color="auto" w:fill="auto"/>
          </w:tcPr>
          <w:p w14:paraId="2B1C363B" w14:textId="47CDE99C" w:rsidR="00366ECC" w:rsidRPr="00D00D06" w:rsidRDefault="003D5B41" w:rsidP="00DD1144">
            <w:pPr>
              <w:spacing w:line="240" w:lineRule="exact"/>
              <w:jc w:val="center"/>
              <w:rPr>
                <w:rFonts w:cstheme="minorHAnsi"/>
                <w:sz w:val="18"/>
                <w:szCs w:val="18"/>
              </w:rPr>
            </w:pPr>
            <w:r>
              <w:rPr>
                <w:rFonts w:cstheme="minorHAnsi" w:hint="eastAsia"/>
                <w:sz w:val="18"/>
                <w:szCs w:val="18"/>
              </w:rPr>
              <w:t>N</w:t>
            </w:r>
            <w:r>
              <w:rPr>
                <w:rFonts w:cstheme="minorHAnsi"/>
                <w:sz w:val="18"/>
                <w:szCs w:val="18"/>
              </w:rPr>
              <w:t>o input required</w:t>
            </w:r>
          </w:p>
        </w:tc>
        <w:tc>
          <w:tcPr>
            <w:tcW w:w="2064" w:type="dxa"/>
            <w:shd w:val="clear" w:color="auto" w:fill="auto"/>
          </w:tcPr>
          <w:p w14:paraId="74593E30" w14:textId="77777777" w:rsidR="00366ECC" w:rsidRPr="00D00D06" w:rsidRDefault="00366ECC" w:rsidP="00DD1144">
            <w:pPr>
              <w:spacing w:line="240" w:lineRule="exact"/>
              <w:jc w:val="center"/>
              <w:rPr>
                <w:rFonts w:cstheme="minorHAnsi"/>
                <w:sz w:val="18"/>
                <w:szCs w:val="18"/>
              </w:rPr>
            </w:pPr>
          </w:p>
        </w:tc>
      </w:tr>
      <w:tr w:rsidR="00366ECC" w:rsidRPr="00860732" w14:paraId="343C470E" w14:textId="77777777" w:rsidTr="00DD1144">
        <w:trPr>
          <w:trHeight w:val="744"/>
        </w:trPr>
        <w:tc>
          <w:tcPr>
            <w:tcW w:w="1271" w:type="dxa"/>
            <w:shd w:val="clear" w:color="auto" w:fill="E5EAEF"/>
          </w:tcPr>
          <w:p w14:paraId="6BFE29E9" w14:textId="036A94EC" w:rsidR="00366ECC" w:rsidRPr="00D30BBC" w:rsidRDefault="007234D9" w:rsidP="00DD1144">
            <w:pPr>
              <w:spacing w:line="240" w:lineRule="exact"/>
              <w:rPr>
                <w:rFonts w:cstheme="minorHAnsi"/>
                <w:sz w:val="18"/>
                <w:szCs w:val="18"/>
                <w:shd w:val="clear" w:color="auto" w:fill="FFFFFF"/>
              </w:rPr>
            </w:pPr>
            <w:r>
              <w:rPr>
                <w:rFonts w:cstheme="minorHAnsi" w:hint="eastAsia"/>
                <w:sz w:val="18"/>
                <w:szCs w:val="18"/>
                <w:shd w:val="clear" w:color="auto" w:fill="FFFFFF"/>
              </w:rPr>
              <w:t>M</w:t>
            </w:r>
            <w:r>
              <w:rPr>
                <w:rFonts w:cstheme="minorHAnsi"/>
                <w:sz w:val="18"/>
                <w:szCs w:val="18"/>
                <w:shd w:val="clear" w:color="auto" w:fill="FFFFFF"/>
              </w:rPr>
              <w:t>aximum amount of repetitions</w:t>
            </w:r>
          </w:p>
        </w:tc>
        <w:tc>
          <w:tcPr>
            <w:tcW w:w="4726" w:type="dxa"/>
          </w:tcPr>
          <w:p w14:paraId="125AC042" w14:textId="77777777" w:rsidR="00856936" w:rsidRPr="00856936" w:rsidRDefault="00856936" w:rsidP="00856936">
            <w:pPr>
              <w:spacing w:line="240" w:lineRule="exact"/>
              <w:rPr>
                <w:rStyle w:val="af6"/>
                <w:rFonts w:eastAsia="ＭＳ Ｐゴシック" w:cs="Arial"/>
                <w:b w:val="0"/>
                <w:sz w:val="18"/>
                <w:szCs w:val="18"/>
              </w:rPr>
            </w:pPr>
            <w:r w:rsidRPr="00856936">
              <w:rPr>
                <w:rStyle w:val="af6"/>
                <w:rFonts w:eastAsia="ＭＳ Ｐゴシック" w:cs="Arial"/>
                <w:b w:val="0"/>
                <w:sz w:val="18"/>
                <w:szCs w:val="18"/>
              </w:rPr>
              <w:t>Input a number between 1 and 99,999,999.</w:t>
            </w:r>
          </w:p>
          <w:p w14:paraId="3E8E6910" w14:textId="77777777" w:rsidR="00856936" w:rsidRPr="00856936" w:rsidRDefault="00856936" w:rsidP="00856936">
            <w:pPr>
              <w:spacing w:line="240" w:lineRule="exact"/>
              <w:rPr>
                <w:rStyle w:val="af6"/>
                <w:rFonts w:eastAsia="ＭＳ Ｐゴシック" w:cs="Arial"/>
                <w:b w:val="0"/>
                <w:sz w:val="18"/>
                <w:szCs w:val="18"/>
              </w:rPr>
            </w:pPr>
            <w:r w:rsidRPr="00856936">
              <w:rPr>
                <w:rStyle w:val="af6"/>
                <w:rFonts w:eastAsia="ＭＳ Ｐゴシック" w:cs="Arial"/>
                <w:b w:val="0"/>
                <w:sz w:val="18"/>
                <w:szCs w:val="18"/>
              </w:rPr>
              <w:t xml:space="preserve">The initial value is set to the number obtained from the </w:t>
            </w:r>
            <w:proofErr w:type="spellStart"/>
            <w:r w:rsidRPr="00856936">
              <w:rPr>
                <w:rStyle w:val="af6"/>
                <w:rFonts w:eastAsia="ＭＳ Ｐゴシック" w:cs="Arial"/>
                <w:b w:val="0"/>
                <w:sz w:val="18"/>
                <w:szCs w:val="18"/>
              </w:rPr>
              <w:t>defauly</w:t>
            </w:r>
            <w:proofErr w:type="spellEnd"/>
            <w:r w:rsidRPr="00856936">
              <w:rPr>
                <w:rStyle w:val="af6"/>
                <w:rFonts w:eastAsia="ＭＳ Ｐゴシック" w:cs="Arial"/>
                <w:b w:val="0"/>
                <w:sz w:val="18"/>
                <w:szCs w:val="18"/>
              </w:rPr>
              <w:t xml:space="preserve"> value in the </w:t>
            </w:r>
            <w:proofErr w:type="spellStart"/>
            <w:r w:rsidRPr="00856936">
              <w:rPr>
                <w:rStyle w:val="af6"/>
                <w:rFonts w:eastAsia="ＭＳ Ｐゴシック" w:cs="Arial"/>
                <w:b w:val="0"/>
                <w:sz w:val="18"/>
                <w:szCs w:val="18"/>
              </w:rPr>
              <w:t>tf</w:t>
            </w:r>
            <w:proofErr w:type="spellEnd"/>
            <w:r w:rsidRPr="00856936">
              <w:rPr>
                <w:rStyle w:val="af6"/>
                <w:rFonts w:eastAsia="ＭＳ Ｐゴシック" w:cs="Arial"/>
                <w:b w:val="0"/>
                <w:sz w:val="18"/>
                <w:szCs w:val="18"/>
              </w:rPr>
              <w:t xml:space="preserve"> file.</w:t>
            </w:r>
          </w:p>
          <w:p w14:paraId="7861506B" w14:textId="77777777" w:rsidR="00856936" w:rsidRPr="00856936" w:rsidRDefault="00856936" w:rsidP="00856936">
            <w:pPr>
              <w:spacing w:line="240" w:lineRule="exact"/>
              <w:rPr>
                <w:rStyle w:val="af6"/>
                <w:rFonts w:eastAsia="ＭＳ Ｐゴシック" w:cs="Arial"/>
                <w:b w:val="0"/>
                <w:sz w:val="18"/>
                <w:szCs w:val="18"/>
              </w:rPr>
            </w:pPr>
            <w:r w:rsidRPr="00856936">
              <w:rPr>
                <w:rStyle w:val="af6"/>
                <w:rFonts w:eastAsia="ＭＳ Ｐゴシック" w:cs="Arial"/>
                <w:b w:val="0"/>
                <w:sz w:val="18"/>
                <w:szCs w:val="18"/>
              </w:rPr>
              <w:t xml:space="preserve">If there is not "default" in the </w:t>
            </w:r>
            <w:proofErr w:type="spellStart"/>
            <w:r w:rsidRPr="00856936">
              <w:rPr>
                <w:rStyle w:val="af6"/>
                <w:rFonts w:eastAsia="ＭＳ Ｐゴシック" w:cs="Arial"/>
                <w:b w:val="0"/>
                <w:sz w:val="18"/>
                <w:szCs w:val="18"/>
              </w:rPr>
              <w:t>tf</w:t>
            </w:r>
            <w:proofErr w:type="spellEnd"/>
            <w:r w:rsidRPr="00856936">
              <w:rPr>
                <w:rStyle w:val="af6"/>
                <w:rFonts w:eastAsia="ＭＳ Ｐゴシック" w:cs="Arial"/>
                <w:b w:val="0"/>
                <w:sz w:val="18"/>
                <w:szCs w:val="18"/>
              </w:rPr>
              <w:t xml:space="preserve"> file, the value "1" will be set.</w:t>
            </w:r>
          </w:p>
          <w:p w14:paraId="5BA60562" w14:textId="48570F42" w:rsidR="00366ECC" w:rsidRPr="003078A5" w:rsidRDefault="00856936" w:rsidP="00856936">
            <w:pPr>
              <w:spacing w:line="240" w:lineRule="exact"/>
              <w:rPr>
                <w:rFonts w:eastAsia="ＭＳ Ｐゴシック" w:cs="Arial"/>
                <w:bCs/>
                <w:sz w:val="18"/>
                <w:szCs w:val="18"/>
              </w:rPr>
            </w:pPr>
            <w:r w:rsidRPr="00856936">
              <w:rPr>
                <w:rStyle w:val="af6"/>
                <w:rFonts w:eastAsia="ＭＳ Ｐゴシック" w:cs="Arial"/>
                <w:b w:val="0"/>
                <w:sz w:val="18"/>
                <w:szCs w:val="18"/>
              </w:rPr>
              <w:t>If it is not last updated by "Terraform variable update procedure", it is not possible to change the value from updating the Module file.</w:t>
            </w:r>
          </w:p>
        </w:tc>
        <w:tc>
          <w:tcPr>
            <w:tcW w:w="697" w:type="dxa"/>
          </w:tcPr>
          <w:p w14:paraId="0B296BE7" w14:textId="77777777" w:rsidR="00366ECC" w:rsidRPr="00860732" w:rsidRDefault="00366ECC" w:rsidP="00DD1144">
            <w:pPr>
              <w:spacing w:line="240" w:lineRule="exact"/>
              <w:jc w:val="center"/>
              <w:rPr>
                <w:rFonts w:cstheme="minorHAnsi"/>
                <w:color w:val="000000"/>
                <w:sz w:val="18"/>
                <w:szCs w:val="18"/>
                <w:shd w:val="clear" w:color="auto" w:fill="FFFFFF"/>
              </w:rPr>
            </w:pPr>
            <w:r w:rsidRPr="00860732">
              <w:rPr>
                <w:rFonts w:cstheme="minorHAnsi" w:hint="eastAsia"/>
                <w:color w:val="000000"/>
                <w:sz w:val="18"/>
                <w:szCs w:val="18"/>
                <w:shd w:val="clear" w:color="auto" w:fill="FFFFFF"/>
              </w:rPr>
              <w:t>○</w:t>
            </w:r>
          </w:p>
        </w:tc>
        <w:tc>
          <w:tcPr>
            <w:tcW w:w="977" w:type="dxa"/>
          </w:tcPr>
          <w:p w14:paraId="4F1D3497" w14:textId="5ABBB172" w:rsidR="00366ECC" w:rsidRPr="00860732" w:rsidRDefault="003D5B41" w:rsidP="00DD1144">
            <w:pPr>
              <w:spacing w:line="240" w:lineRule="exact"/>
              <w:rPr>
                <w:rFonts w:cstheme="minorHAnsi"/>
                <w:color w:val="000000"/>
                <w:sz w:val="18"/>
                <w:szCs w:val="18"/>
                <w:shd w:val="clear" w:color="auto" w:fill="FFFFFF"/>
              </w:rPr>
            </w:pPr>
            <w:r>
              <w:rPr>
                <w:rFonts w:cstheme="minorHAnsi" w:hint="eastAsia"/>
                <w:color w:val="000000"/>
                <w:sz w:val="18"/>
                <w:szCs w:val="18"/>
                <w:shd w:val="clear" w:color="auto" w:fill="FFFFFF"/>
              </w:rPr>
              <w:t>M</w:t>
            </w:r>
            <w:r>
              <w:rPr>
                <w:rFonts w:cstheme="minorHAnsi"/>
                <w:color w:val="000000"/>
                <w:sz w:val="18"/>
                <w:szCs w:val="18"/>
                <w:shd w:val="clear" w:color="auto" w:fill="FFFFFF"/>
              </w:rPr>
              <w:t>anual input</w:t>
            </w:r>
          </w:p>
        </w:tc>
        <w:tc>
          <w:tcPr>
            <w:tcW w:w="2064" w:type="dxa"/>
          </w:tcPr>
          <w:p w14:paraId="2E775D1F" w14:textId="1290E7A4" w:rsidR="00366ECC" w:rsidRPr="00860732" w:rsidRDefault="003D5B41" w:rsidP="00DD1144">
            <w:pPr>
              <w:spacing w:line="240" w:lineRule="exact"/>
              <w:jc w:val="left"/>
              <w:rPr>
                <w:rFonts w:cstheme="minorHAnsi"/>
                <w:color w:val="000000"/>
                <w:sz w:val="18"/>
                <w:szCs w:val="18"/>
                <w:shd w:val="clear" w:color="auto" w:fill="FFFFFF"/>
              </w:rPr>
            </w:pPr>
            <w:r>
              <w:rPr>
                <w:rFonts w:cstheme="minorHAnsi" w:hint="eastAsia"/>
                <w:color w:val="000000"/>
                <w:sz w:val="18"/>
                <w:szCs w:val="18"/>
                <w:shd w:val="clear" w:color="auto" w:fill="FFFFFF"/>
              </w:rPr>
              <w:t>I</w:t>
            </w:r>
            <w:r>
              <w:rPr>
                <w:rFonts w:cstheme="minorHAnsi"/>
                <w:color w:val="000000"/>
                <w:sz w:val="18"/>
                <w:szCs w:val="18"/>
                <w:shd w:val="clear" w:color="auto" w:fill="FFFFFF"/>
              </w:rPr>
              <w:t xml:space="preserve">nput value: </w:t>
            </w:r>
            <w:r>
              <w:rPr>
                <w:rFonts w:cstheme="minorHAnsi"/>
                <w:color w:val="000000"/>
                <w:sz w:val="18"/>
                <w:szCs w:val="18"/>
                <w:shd w:val="clear" w:color="auto" w:fill="FFFFFF"/>
              </w:rPr>
              <w:br/>
            </w:r>
            <w:r w:rsidR="00366ECC" w:rsidRPr="00860732">
              <w:rPr>
                <w:rFonts w:cstheme="minorHAnsi" w:hint="eastAsia"/>
                <w:color w:val="000000"/>
                <w:sz w:val="18"/>
                <w:szCs w:val="18"/>
                <w:shd w:val="clear" w:color="auto" w:fill="FFFFFF"/>
              </w:rPr>
              <w:t xml:space="preserve"> 1</w:t>
            </w:r>
            <w:r w:rsidR="00366ECC" w:rsidRPr="00860732">
              <w:rPr>
                <w:rFonts w:cstheme="minorHAnsi" w:hint="eastAsia"/>
                <w:color w:val="000000"/>
                <w:sz w:val="18"/>
                <w:szCs w:val="18"/>
                <w:shd w:val="clear" w:color="auto" w:fill="FFFFFF"/>
              </w:rPr>
              <w:t>～</w:t>
            </w:r>
            <w:r w:rsidR="00366ECC" w:rsidRPr="00860732">
              <w:rPr>
                <w:rFonts w:cstheme="minorHAnsi" w:hint="eastAsia"/>
                <w:color w:val="000000"/>
                <w:sz w:val="18"/>
                <w:szCs w:val="18"/>
                <w:shd w:val="clear" w:color="auto" w:fill="FFFFFF"/>
              </w:rPr>
              <w:t>99</w:t>
            </w:r>
            <w:r w:rsidR="00366ECC">
              <w:rPr>
                <w:rFonts w:cstheme="minorHAnsi" w:hint="eastAsia"/>
                <w:color w:val="000000"/>
                <w:sz w:val="18"/>
                <w:szCs w:val="18"/>
                <w:shd w:val="clear" w:color="auto" w:fill="FFFFFF"/>
              </w:rPr>
              <w:t>,</w:t>
            </w:r>
            <w:r w:rsidR="00366ECC" w:rsidRPr="00860732">
              <w:rPr>
                <w:rFonts w:cstheme="minorHAnsi" w:hint="eastAsia"/>
                <w:color w:val="000000"/>
                <w:sz w:val="18"/>
                <w:szCs w:val="18"/>
                <w:shd w:val="clear" w:color="auto" w:fill="FFFFFF"/>
              </w:rPr>
              <w:t>9</w:t>
            </w:r>
            <w:r w:rsidR="00366ECC">
              <w:rPr>
                <w:rFonts w:cstheme="minorHAnsi" w:hint="eastAsia"/>
                <w:color w:val="000000"/>
                <w:sz w:val="18"/>
                <w:szCs w:val="18"/>
                <w:shd w:val="clear" w:color="auto" w:fill="FFFFFF"/>
              </w:rPr>
              <w:t>99,999</w:t>
            </w:r>
          </w:p>
        </w:tc>
      </w:tr>
      <w:tr w:rsidR="00366ECC" w:rsidRPr="00860732" w14:paraId="32AD907E" w14:textId="77777777" w:rsidTr="00DD1144">
        <w:trPr>
          <w:trHeight w:val="252"/>
        </w:trPr>
        <w:tc>
          <w:tcPr>
            <w:tcW w:w="1271" w:type="dxa"/>
            <w:shd w:val="clear" w:color="auto" w:fill="E5EAEF"/>
          </w:tcPr>
          <w:p w14:paraId="077EA0EE" w14:textId="215EDA08" w:rsidR="00366ECC" w:rsidRPr="00D30BBC" w:rsidRDefault="007234D9" w:rsidP="00DD1144">
            <w:pPr>
              <w:spacing w:line="240" w:lineRule="exact"/>
              <w:rPr>
                <w:rFonts w:cstheme="minorHAnsi"/>
                <w:sz w:val="18"/>
                <w:szCs w:val="18"/>
                <w:shd w:val="clear" w:color="auto" w:fill="FFFFFF"/>
              </w:rPr>
            </w:pPr>
            <w:r>
              <w:rPr>
                <w:rFonts w:cstheme="minorHAnsi" w:hint="eastAsia"/>
                <w:sz w:val="18"/>
                <w:szCs w:val="18"/>
                <w:shd w:val="clear" w:color="auto" w:fill="FFFFFF"/>
              </w:rPr>
              <w:t>R</w:t>
            </w:r>
            <w:r>
              <w:rPr>
                <w:rFonts w:cstheme="minorHAnsi"/>
                <w:sz w:val="18"/>
                <w:szCs w:val="18"/>
                <w:shd w:val="clear" w:color="auto" w:fill="FFFFFF"/>
              </w:rPr>
              <w:t>emarks</w:t>
            </w:r>
          </w:p>
        </w:tc>
        <w:tc>
          <w:tcPr>
            <w:tcW w:w="4726" w:type="dxa"/>
          </w:tcPr>
          <w:p w14:paraId="1FF090D2" w14:textId="3C75FBA0" w:rsidR="00366ECC" w:rsidRPr="00860732" w:rsidRDefault="007234D9" w:rsidP="00DD1144">
            <w:pPr>
              <w:spacing w:line="240" w:lineRule="exact"/>
              <w:rPr>
                <w:rFonts w:cstheme="minorHAnsi"/>
                <w:sz w:val="18"/>
                <w:szCs w:val="18"/>
                <w:shd w:val="clear" w:color="auto" w:fill="FFFFFF"/>
              </w:rPr>
            </w:pPr>
            <w:r>
              <w:rPr>
                <w:rFonts w:cstheme="minorHAnsi" w:hint="eastAsia"/>
                <w:sz w:val="18"/>
                <w:szCs w:val="18"/>
                <w:shd w:val="clear" w:color="auto" w:fill="FFFFFF"/>
              </w:rPr>
              <w:t>F</w:t>
            </w:r>
            <w:r>
              <w:rPr>
                <w:rFonts w:cstheme="minorHAnsi"/>
                <w:sz w:val="18"/>
                <w:szCs w:val="18"/>
                <w:shd w:val="clear" w:color="auto" w:fill="FFFFFF"/>
              </w:rPr>
              <w:t>ree description field</w:t>
            </w:r>
          </w:p>
        </w:tc>
        <w:tc>
          <w:tcPr>
            <w:tcW w:w="697" w:type="dxa"/>
          </w:tcPr>
          <w:p w14:paraId="6AF09144" w14:textId="77777777" w:rsidR="00366ECC" w:rsidRPr="00860732" w:rsidRDefault="00366ECC" w:rsidP="00DD1144">
            <w:pPr>
              <w:spacing w:line="240" w:lineRule="exact"/>
              <w:jc w:val="center"/>
              <w:rPr>
                <w:rFonts w:cstheme="minorHAnsi"/>
                <w:color w:val="000000"/>
                <w:sz w:val="18"/>
                <w:szCs w:val="18"/>
                <w:shd w:val="clear" w:color="auto" w:fill="FFFFFF"/>
              </w:rPr>
            </w:pPr>
            <w:r w:rsidRPr="00860732">
              <w:rPr>
                <w:rFonts w:cstheme="minorHAnsi" w:hint="eastAsia"/>
                <w:color w:val="000000"/>
                <w:sz w:val="18"/>
                <w:szCs w:val="18"/>
                <w:shd w:val="clear" w:color="auto" w:fill="FFFFFF"/>
              </w:rPr>
              <w:t>-</w:t>
            </w:r>
          </w:p>
        </w:tc>
        <w:tc>
          <w:tcPr>
            <w:tcW w:w="977" w:type="dxa"/>
          </w:tcPr>
          <w:p w14:paraId="2A01DAC3" w14:textId="593D4AF6" w:rsidR="00366ECC" w:rsidRPr="00860732" w:rsidRDefault="003D5B41" w:rsidP="00DD1144">
            <w:pPr>
              <w:spacing w:line="240" w:lineRule="exact"/>
              <w:rPr>
                <w:rFonts w:cstheme="minorHAnsi"/>
                <w:color w:val="000000"/>
                <w:sz w:val="18"/>
                <w:szCs w:val="18"/>
                <w:shd w:val="clear" w:color="auto" w:fill="FFFFFF"/>
              </w:rPr>
            </w:pPr>
            <w:r>
              <w:rPr>
                <w:rFonts w:cstheme="minorHAnsi" w:hint="eastAsia"/>
                <w:color w:val="000000"/>
                <w:sz w:val="18"/>
                <w:szCs w:val="18"/>
                <w:shd w:val="clear" w:color="auto" w:fill="FFFFFF"/>
              </w:rPr>
              <w:t>M</w:t>
            </w:r>
            <w:r>
              <w:rPr>
                <w:rFonts w:cstheme="minorHAnsi"/>
                <w:color w:val="000000"/>
                <w:sz w:val="18"/>
                <w:szCs w:val="18"/>
                <w:shd w:val="clear" w:color="auto" w:fill="FFFFFF"/>
              </w:rPr>
              <w:t>anual input</w:t>
            </w:r>
          </w:p>
        </w:tc>
        <w:tc>
          <w:tcPr>
            <w:tcW w:w="2064" w:type="dxa"/>
          </w:tcPr>
          <w:p w14:paraId="24322476" w14:textId="6D751212" w:rsidR="00366ECC" w:rsidRPr="00860732" w:rsidRDefault="003D5B41" w:rsidP="00DD1144">
            <w:pPr>
              <w:spacing w:line="240" w:lineRule="exact"/>
              <w:jc w:val="left"/>
              <w:rPr>
                <w:rFonts w:cstheme="minorHAnsi"/>
                <w:color w:val="000000"/>
                <w:sz w:val="18"/>
                <w:szCs w:val="18"/>
                <w:shd w:val="clear" w:color="auto" w:fill="FFFFFF"/>
              </w:rPr>
            </w:pPr>
            <w:r>
              <w:rPr>
                <w:rFonts w:cstheme="minorHAnsi" w:hint="eastAsia"/>
                <w:color w:val="000000"/>
                <w:sz w:val="18"/>
                <w:szCs w:val="18"/>
                <w:shd w:val="clear" w:color="auto" w:fill="FFFFFF"/>
              </w:rPr>
              <w:t>M</w:t>
            </w:r>
            <w:r>
              <w:rPr>
                <w:rFonts w:cstheme="minorHAnsi"/>
                <w:color w:val="000000"/>
                <w:sz w:val="18"/>
                <w:szCs w:val="18"/>
                <w:shd w:val="clear" w:color="auto" w:fill="FFFFFF"/>
              </w:rPr>
              <w:t xml:space="preserve">aximum length </w:t>
            </w:r>
            <w:r w:rsidR="00366ECC" w:rsidRPr="00860732">
              <w:rPr>
                <w:rFonts w:cstheme="minorHAnsi" w:hint="eastAsia"/>
                <w:color w:val="000000"/>
                <w:sz w:val="18"/>
                <w:szCs w:val="18"/>
                <w:shd w:val="clear" w:color="auto" w:fill="FFFFFF"/>
              </w:rPr>
              <w:t>4000</w:t>
            </w:r>
            <w:r>
              <w:rPr>
                <w:rFonts w:cstheme="minorHAnsi" w:hint="eastAsia"/>
                <w:color w:val="000000"/>
                <w:sz w:val="18"/>
                <w:szCs w:val="18"/>
                <w:shd w:val="clear" w:color="auto" w:fill="FFFFFF"/>
              </w:rPr>
              <w:t xml:space="preserve"> </w:t>
            </w:r>
            <w:r>
              <w:rPr>
                <w:rFonts w:cstheme="minorHAnsi"/>
                <w:color w:val="000000"/>
                <w:sz w:val="18"/>
                <w:szCs w:val="18"/>
                <w:shd w:val="clear" w:color="auto" w:fill="FFFFFF"/>
              </w:rPr>
              <w:t>bytes</w:t>
            </w:r>
          </w:p>
        </w:tc>
      </w:tr>
    </w:tbl>
    <w:p w14:paraId="478D1281" w14:textId="77777777" w:rsidR="00366ECC" w:rsidRDefault="00366ECC" w:rsidP="00366ECC">
      <w:pPr>
        <w:widowControl/>
        <w:jc w:val="left"/>
        <w:rPr>
          <w:del w:id="877" w:author="作成者"/>
        </w:rPr>
      </w:pPr>
    </w:p>
    <w:p w14:paraId="0A0BCBD0" w14:textId="77777777" w:rsidR="00366ECC" w:rsidRDefault="00366ECC" w:rsidP="00366ECC">
      <w:pPr>
        <w:widowControl/>
        <w:jc w:val="left"/>
        <w:rPr>
          <w:del w:id="878" w:author="作成者"/>
        </w:rPr>
      </w:pPr>
    </w:p>
    <w:p w14:paraId="0196A217" w14:textId="77777777" w:rsidR="00366ECC" w:rsidRDefault="00366ECC" w:rsidP="00366ECC">
      <w:pPr>
        <w:widowControl/>
        <w:jc w:val="left"/>
        <w:rPr>
          <w:del w:id="879" w:author="作成者"/>
        </w:rPr>
      </w:pPr>
    </w:p>
    <w:p w14:paraId="0AD4F053" w14:textId="77777777" w:rsidR="00366ECC" w:rsidRDefault="00366ECC" w:rsidP="00366ECC">
      <w:pPr>
        <w:pStyle w:val="aff0"/>
        <w:rPr>
          <w:ins w:id="880" w:author="作成者"/>
        </w:rPr>
      </w:pPr>
      <w:del w:id="881" w:author="作成者">
        <w:r>
          <w:br w:type="page"/>
        </w:r>
      </w:del>
    </w:p>
    <w:p w14:paraId="26145AD3" w14:textId="59E44CE1" w:rsidR="00366ECC" w:rsidRPr="00F13406" w:rsidRDefault="00366ECC" w:rsidP="00366ECC">
      <w:pPr>
        <w:pStyle w:val="aff0"/>
        <w:rPr>
          <w:ins w:id="882" w:author="作成者"/>
          <w:rStyle w:val="generalbold1"/>
          <w:rFonts w:eastAsia="ＭＳ Ｐゴシック"/>
          <w:bCs/>
          <w:sz w:val="21"/>
          <w:szCs w:val="21"/>
        </w:rPr>
      </w:pPr>
      <w:ins w:id="883" w:author="作成者">
        <w:r>
          <w:rPr>
            <w:rStyle w:val="generalbold1"/>
            <w:rFonts w:eastAsia="ＭＳ Ｐゴシック" w:hint="eastAsia"/>
            <w:bCs/>
            <w:sz w:val="21"/>
            <w:szCs w:val="21"/>
          </w:rPr>
          <w:t>※</w:t>
        </w:r>
      </w:ins>
      <w:r w:rsidR="00AF501C" w:rsidRPr="00AF501C">
        <w:rPr>
          <w:rStyle w:val="generalbold1"/>
          <w:rFonts w:eastAsia="ＭＳ Ｐゴシック"/>
          <w:bCs/>
          <w:sz w:val="21"/>
          <w:szCs w:val="21"/>
        </w:rPr>
        <w:t>Initial registrations and repetition updates are not happening in real-time, so it might take a couple of minutes before the variables can be used in "6.2.13 Substitute value auto registration" and "6.2.14 Substitute value list"</w:t>
      </w:r>
    </w:p>
    <w:p w14:paraId="23C804F0" w14:textId="7396C494" w:rsidR="00366ECC" w:rsidRDefault="00AF501C" w:rsidP="00366ECC">
      <w:pPr>
        <w:pStyle w:val="aff0"/>
        <w:rPr>
          <w:ins w:id="884" w:author="作成者"/>
          <w:rStyle w:val="generalbold1"/>
          <w:rFonts w:eastAsia="ＭＳ Ｐゴシック"/>
          <w:bCs/>
          <w:sz w:val="21"/>
          <w:szCs w:val="21"/>
        </w:rPr>
      </w:pPr>
      <w:r w:rsidRPr="00AF501C">
        <w:rPr>
          <w:rStyle w:val="generalbold1"/>
          <w:rFonts w:eastAsia="ＭＳ Ｐゴシック"/>
          <w:bCs/>
          <w:sz w:val="21"/>
          <w:szCs w:val="21"/>
        </w:rPr>
        <w:t>Chapter "8.2 Maintenance and Maintaining" contains more information regarding the timing of when they are updated.</w:t>
      </w:r>
      <w:r>
        <w:rPr>
          <w:rStyle w:val="generalbold1"/>
          <w:rFonts w:eastAsia="ＭＳ Ｐゴシック"/>
          <w:bCs/>
          <w:sz w:val="21"/>
          <w:szCs w:val="21"/>
        </w:rPr>
        <w:br/>
      </w:r>
    </w:p>
    <w:p w14:paraId="4B72378A" w14:textId="178D45D4" w:rsidR="00366ECC" w:rsidRPr="00C635BC" w:rsidRDefault="00856936" w:rsidP="00366ECC">
      <w:pPr>
        <w:pStyle w:val="aff0"/>
        <w:numPr>
          <w:ilvl w:val="0"/>
          <w:numId w:val="18"/>
        </w:numPr>
        <w:ind w:left="703"/>
        <w:rPr>
          <w:ins w:id="885" w:author="作成者"/>
          <w:rStyle w:val="generalbold1"/>
          <w:rFonts w:eastAsia="ＭＳ Ｐゴシック"/>
          <w:bCs/>
          <w:sz w:val="21"/>
          <w:szCs w:val="21"/>
        </w:rPr>
      </w:pPr>
      <w:r>
        <w:rPr>
          <w:rStyle w:val="generalbold1"/>
          <w:rFonts w:eastAsia="ＭＳ Ｐゴシック" w:hint="eastAsia"/>
          <w:bCs/>
          <w:sz w:val="21"/>
          <w:szCs w:val="21"/>
        </w:rPr>
        <w:t>A</w:t>
      </w:r>
      <w:r>
        <w:rPr>
          <w:rStyle w:val="generalbold1"/>
          <w:rFonts w:eastAsia="ＭＳ Ｐゴシック"/>
          <w:bCs/>
          <w:sz w:val="21"/>
          <w:szCs w:val="21"/>
        </w:rPr>
        <w:t>ccess permission role</w:t>
      </w:r>
    </w:p>
    <w:p w14:paraId="30311258" w14:textId="562DCE99" w:rsidR="00366ECC" w:rsidRPr="00366ECC" w:rsidRDefault="00856936">
      <w:pPr>
        <w:widowControl/>
        <w:jc w:val="left"/>
      </w:pPr>
      <w:r w:rsidRPr="00856936">
        <w:rPr>
          <w:rStyle w:val="generalbold1"/>
          <w:rFonts w:eastAsia="ＭＳ Ｐゴシック"/>
          <w:bCs/>
          <w:sz w:val="21"/>
          <w:szCs w:val="21"/>
        </w:rPr>
        <w:t>The permission roles set for variable nesting management are set to the permission roles of the Module material collection in which the relevant variable is defined.</w:t>
      </w:r>
      <w:r>
        <w:rPr>
          <w:rStyle w:val="generalbold1"/>
          <w:rFonts w:eastAsia="ＭＳ Ｐゴシック"/>
          <w:bCs/>
          <w:sz w:val="21"/>
          <w:szCs w:val="21"/>
        </w:rPr>
        <w:br/>
      </w:r>
    </w:p>
    <w:p w14:paraId="5B582B7B" w14:textId="71136B94" w:rsidR="00402659" w:rsidRDefault="00402659" w:rsidP="00402659">
      <w:pPr>
        <w:pStyle w:val="30"/>
        <w:ind w:left="1134" w:hanging="709"/>
        <w:rPr>
          <w:rFonts w:ascii="Arial" w:hAnsi="Arial"/>
        </w:rPr>
      </w:pPr>
      <w:bookmarkStart w:id="886" w:name="_Ref56088131"/>
      <w:bookmarkStart w:id="887" w:name="_Ref56088138"/>
      <w:bookmarkStart w:id="888" w:name="_Toc56604971"/>
      <w:bookmarkStart w:id="889" w:name="_Toc105604738"/>
      <w:r>
        <w:rPr>
          <w:rFonts w:ascii="Arial" w:hAnsi="Arial" w:hint="eastAsia"/>
        </w:rPr>
        <w:t xml:space="preserve">Substitution </w:t>
      </w:r>
      <w:r w:rsidR="00624DBE">
        <w:rPr>
          <w:rFonts w:ascii="Arial" w:hAnsi="Arial"/>
        </w:rPr>
        <w:t>value automatic registration</w:t>
      </w:r>
      <w:bookmarkEnd w:id="886"/>
      <w:bookmarkEnd w:id="887"/>
      <w:bookmarkEnd w:id="888"/>
      <w:bookmarkEnd w:id="889"/>
    </w:p>
    <w:p w14:paraId="0F16B120" w14:textId="77777777" w:rsidR="0093457B" w:rsidRDefault="00624DBE" w:rsidP="004E2AB4">
      <w:pPr>
        <w:pStyle w:val="aff0"/>
        <w:numPr>
          <w:ilvl w:val="1"/>
          <w:numId w:val="36"/>
        </w:numPr>
      </w:pPr>
      <w:r>
        <w:t xml:space="preserve">In "Substitution value automatic registration", </w:t>
      </w:r>
      <w:r w:rsidR="0093457B">
        <w:t>users can link Parameter sheets created with the Menu creation tool (With Operation) and Movement variables.</w:t>
      </w:r>
    </w:p>
    <w:p w14:paraId="14219C13" w14:textId="7495C0A2" w:rsidR="00EE3DFD" w:rsidRDefault="0093457B" w:rsidP="0093457B">
      <w:pPr>
        <w:pStyle w:val="aff0"/>
        <w:ind w:left="840"/>
      </w:pPr>
      <w:r>
        <w:t xml:space="preserve">The registered information will be reflected to the Substitution value list by the </w:t>
      </w:r>
      <w:proofErr w:type="spellStart"/>
      <w:r>
        <w:t>BackYard</w:t>
      </w:r>
      <w:proofErr w:type="spellEnd"/>
      <w:r>
        <w:t xml:space="preserve"> Process.</w:t>
      </w:r>
    </w:p>
    <w:p w14:paraId="51E09DAC" w14:textId="577B8C06" w:rsidR="005B6A8A" w:rsidRPr="00CC1CEC" w:rsidRDefault="00C67AC0" w:rsidP="00CC1CEC">
      <w:pPr>
        <w:pStyle w:val="aff0"/>
        <w:ind w:leftChars="400" w:left="840"/>
        <w:jc w:val="left"/>
        <w:rPr>
          <w:u w:val="single"/>
        </w:rPr>
      </w:pPr>
      <w:r>
        <w:rPr>
          <w:noProof/>
        </w:rPr>
        <mc:AlternateContent>
          <mc:Choice Requires="wps">
            <w:drawing>
              <wp:anchor distT="0" distB="0" distL="114300" distR="114300" simplePos="0" relativeHeight="251778048" behindDoc="0" locked="0" layoutInCell="1" allowOverlap="1" wp14:anchorId="1594F6B9" wp14:editId="6C491367">
                <wp:simplePos x="0" y="0"/>
                <wp:positionH relativeFrom="column">
                  <wp:posOffset>471170</wp:posOffset>
                </wp:positionH>
                <wp:positionV relativeFrom="paragraph">
                  <wp:posOffset>2889250</wp:posOffset>
                </wp:positionV>
                <wp:extent cx="685800" cy="342900"/>
                <wp:effectExtent l="0" t="0" r="19050" b="19050"/>
                <wp:wrapNone/>
                <wp:docPr id="21" name="正方形/長方形 21"/>
                <wp:cNvGraphicFramePr/>
                <a:graphic xmlns:a="http://schemas.openxmlformats.org/drawingml/2006/main">
                  <a:graphicData uri="http://schemas.microsoft.com/office/word/2010/wordprocessingShape">
                    <wps:wsp>
                      <wps:cNvSpPr/>
                      <wps:spPr>
                        <a:xfrm>
                          <a:off x="0" y="0"/>
                          <a:ext cx="685800" cy="34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66B164" id="正方形/長方形 21" o:spid="_x0000_s1026" style="position:absolute;left:0;text-align:left;margin-left:37.1pt;margin-top:227.5pt;width:54pt;height:27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" filled="f" strokecolor="red" strokeweight="2pt"/>
            </w:pict>
          </mc:Fallback>
        </mc:AlternateContent>
      </w:r>
      <w:r w:rsidR="00A61BFA" w:rsidRPr="006A2B46">
        <w:t xml:space="preserve">The reflection rules is mentioned in </w:t>
      </w:r>
      <w:r w:rsidR="00A61BFA" w:rsidRPr="00A61BFA">
        <w:rPr>
          <w:u w:val="single"/>
        </w:rPr>
        <w:t xml:space="preserve">7.3 </w:t>
      </w:r>
      <w:proofErr w:type="spellStart"/>
      <w:r w:rsidR="00A61BFA" w:rsidRPr="00A61BFA">
        <w:rPr>
          <w:u w:val="single"/>
        </w:rPr>
        <w:t>BackYard</w:t>
      </w:r>
      <w:proofErr w:type="spellEnd"/>
      <w:r w:rsidR="00A61BFA" w:rsidRPr="00A61BFA">
        <w:rPr>
          <w:u w:val="single"/>
        </w:rPr>
        <w:t xml:space="preserve"> Content (2)</w:t>
      </w:r>
      <w:r w:rsidR="006A2B46">
        <w:rPr>
          <w:u w:val="single"/>
        </w:rPr>
        <w:t xml:space="preserve"> </w:t>
      </w:r>
      <w:r w:rsidR="00A61BFA" w:rsidRPr="00A61BFA">
        <w:rPr>
          <w:u w:val="single"/>
        </w:rPr>
        <w:t>substitution value auto</w:t>
      </w:r>
      <w:r w:rsidR="009F378A">
        <w:rPr>
          <w:u w:val="single"/>
        </w:rPr>
        <w:t xml:space="preserve">matic registration </w:t>
      </w:r>
      <w:proofErr w:type="spellStart"/>
      <w:r w:rsidR="009F378A">
        <w:rPr>
          <w:u w:val="single"/>
        </w:rPr>
        <w:t>configuratio</w:t>
      </w:r>
      <w:proofErr w:type="spellEnd"/>
      <w:r w:rsidR="006A2B46">
        <w:rPr>
          <w:u w:val="single"/>
        </w:rPr>
        <w:t>.</w:t>
      </w:r>
      <w:r w:rsidR="005B6A8A">
        <w:t xml:space="preserve">     </w:t>
      </w:r>
      <w:r w:rsidR="00A6249D">
        <w:rPr>
          <w:noProof/>
        </w:rPr>
        <w:lastRenderedPageBreak/>
        <w:drawing>
          <wp:inline distT="0" distB="0" distL="0" distR="0" wp14:anchorId="215DD08C" wp14:editId="7E866384">
            <wp:extent cx="5876925" cy="3519805"/>
            <wp:effectExtent l="0" t="0" r="9525" b="4445"/>
            <wp:docPr id="20"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pic:cNvPicPr>
                      <a:picLocks noChangeAspect="1"/>
                    </pic:cNvPicPr>
                  </pic:nvPicPr>
                  <pic:blipFill>
                    <a:blip r:embed="rId51"/>
                    <a:stretch>
                      <a:fillRect/>
                    </a:stretch>
                  </pic:blipFill>
                  <pic:spPr>
                    <a:xfrm>
                      <a:off x="0" y="0"/>
                      <a:ext cx="5876925" cy="3519805"/>
                    </a:xfrm>
                    <a:prstGeom prst="rect">
                      <a:avLst/>
                    </a:prstGeom>
                  </pic:spPr>
                </pic:pic>
              </a:graphicData>
            </a:graphic>
          </wp:inline>
        </w:drawing>
      </w:r>
    </w:p>
    <w:p w14:paraId="57A15CB3" w14:textId="608D91B1" w:rsidR="005B6A8A" w:rsidRPr="005B6A8A" w:rsidRDefault="005B6A8A" w:rsidP="005B6A8A">
      <w:pPr>
        <w:pStyle w:val="aff0"/>
        <w:ind w:leftChars="400" w:left="840"/>
        <w:jc w:val="left"/>
        <w:rPr>
          <w:b/>
          <w:noProof/>
        </w:rPr>
      </w:pPr>
      <w:r>
        <w:rPr>
          <w:rFonts w:hint="eastAsia"/>
        </w:rPr>
        <w:t xml:space="preserve">　　　　　</w:t>
      </w:r>
      <w:r>
        <w:rPr>
          <w:rFonts w:hint="eastAsia"/>
          <w:noProof/>
        </w:rPr>
        <w:t xml:space="preserve">　　</w:t>
      </w:r>
      <w:r w:rsidRPr="005B6A8A">
        <w:rPr>
          <w:rFonts w:hint="eastAsia"/>
          <w:b/>
          <w:noProof/>
        </w:rPr>
        <w:t xml:space="preserve">　</w:t>
      </w:r>
      <w:r w:rsidRPr="005B6A8A">
        <w:rPr>
          <w:b/>
          <w:noProof/>
        </w:rPr>
        <w:t>Figure 6.2.11-1 Sub-menu screen (Substitution value automatic registration</w:t>
      </w:r>
      <w:r w:rsidR="009F378A">
        <w:rPr>
          <w:b/>
          <w:noProof/>
        </w:rPr>
        <w:t>)</w:t>
      </w:r>
    </w:p>
    <w:p w14:paraId="2C63AA4F" w14:textId="77777777" w:rsidR="005B6A8A" w:rsidRDefault="005B6A8A" w:rsidP="00EE3DFD">
      <w:pPr>
        <w:pStyle w:val="aff0"/>
        <w:ind w:leftChars="400" w:left="840"/>
        <w:jc w:val="left"/>
        <w:rPr>
          <w:noProof/>
        </w:rPr>
      </w:pPr>
    </w:p>
    <w:p w14:paraId="32E47DA6" w14:textId="60BD9DC2" w:rsidR="005B6A8A" w:rsidRDefault="00D3518B" w:rsidP="004E2AB4">
      <w:pPr>
        <w:pStyle w:val="aff0"/>
        <w:numPr>
          <w:ilvl w:val="1"/>
          <w:numId w:val="36"/>
        </w:numPr>
      </w:pPr>
      <w:r w:rsidRPr="00D3518B">
        <w:t>Clicking the "Register" button and then "Start Registration" button will manage the substitute values.</w:t>
      </w:r>
      <w:r w:rsidR="006871FA" w:rsidRPr="006871FA">
        <w:rPr>
          <w:noProof/>
        </w:rPr>
        <w:t xml:space="preserve"> </w:t>
      </w:r>
      <w:r w:rsidR="006871FA">
        <w:rPr>
          <w:noProof/>
        </w:rPr>
        <w:drawing>
          <wp:inline distT="0" distB="0" distL="0" distR="0" wp14:anchorId="5D27309D" wp14:editId="4380EFAB">
            <wp:extent cx="5495925" cy="1876425"/>
            <wp:effectExtent l="0" t="0" r="9525" b="9525"/>
            <wp:docPr id="22"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pic:cNvPicPr>
                  </pic:nvPicPr>
                  <pic:blipFill>
                    <a:blip r:embed="rId52"/>
                    <a:stretch>
                      <a:fillRect/>
                    </a:stretch>
                  </pic:blipFill>
                  <pic:spPr>
                    <a:xfrm>
                      <a:off x="0" y="0"/>
                      <a:ext cx="5495925" cy="1876425"/>
                    </a:xfrm>
                    <a:prstGeom prst="rect">
                      <a:avLst/>
                    </a:prstGeom>
                  </pic:spPr>
                </pic:pic>
              </a:graphicData>
            </a:graphic>
          </wp:inline>
        </w:drawing>
      </w:r>
    </w:p>
    <w:p w14:paraId="655A1250" w14:textId="75BDF701" w:rsidR="006871FA" w:rsidRDefault="006871FA" w:rsidP="006871FA">
      <w:pPr>
        <w:pStyle w:val="aff0"/>
        <w:ind w:left="840"/>
        <w:jc w:val="center"/>
        <w:rPr>
          <w:b/>
        </w:rPr>
      </w:pPr>
      <w:r w:rsidRPr="005B6A8A">
        <w:rPr>
          <w:b/>
        </w:rPr>
        <w:t>Figure 6.2.11-2 Registration Screen (Substitution value automatic registration)</w:t>
      </w:r>
    </w:p>
    <w:p w14:paraId="13B9C9D1" w14:textId="77777777" w:rsidR="006871FA" w:rsidRDefault="006871FA" w:rsidP="006871FA">
      <w:pPr>
        <w:pStyle w:val="aff0"/>
        <w:ind w:left="840"/>
        <w:jc w:val="center"/>
      </w:pPr>
    </w:p>
    <w:p w14:paraId="347261A1" w14:textId="633C259C" w:rsidR="006871FA" w:rsidRDefault="006871FA" w:rsidP="004E2AB4">
      <w:pPr>
        <w:pStyle w:val="aff0"/>
        <w:numPr>
          <w:ilvl w:val="1"/>
          <w:numId w:val="36"/>
        </w:numPr>
      </w:pPr>
      <w:r>
        <w:rPr>
          <w:noProof/>
        </w:rPr>
        <w:drawing>
          <wp:anchor distT="0" distB="0" distL="114300" distR="114300" simplePos="0" relativeHeight="251791360" behindDoc="0" locked="0" layoutInCell="1" allowOverlap="1" wp14:anchorId="5812A2EE" wp14:editId="07D303DD">
            <wp:simplePos x="0" y="0"/>
            <wp:positionH relativeFrom="margin">
              <wp:posOffset>-1270</wp:posOffset>
            </wp:positionH>
            <wp:positionV relativeFrom="paragraph">
              <wp:posOffset>188595</wp:posOffset>
            </wp:positionV>
            <wp:extent cx="6119495" cy="1255395"/>
            <wp:effectExtent l="0" t="0" r="0" b="1905"/>
            <wp:wrapTopAndBottom/>
            <wp:docPr id="243" name="図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6119495" cy="1255395"/>
                    </a:xfrm>
                    <a:prstGeom prst="rect">
                      <a:avLst/>
                    </a:prstGeom>
                  </pic:spPr>
                </pic:pic>
              </a:graphicData>
            </a:graphic>
            <wp14:sizeRelH relativeFrom="page">
              <wp14:pctWidth>0</wp14:pctWidth>
            </wp14:sizeRelH>
            <wp14:sizeRelV relativeFrom="page">
              <wp14:pctHeight>0</wp14:pctHeight>
            </wp14:sizeRelV>
          </wp:anchor>
        </w:drawing>
      </w:r>
      <w:r>
        <w:rPr>
          <w:rFonts w:hint="eastAsia"/>
        </w:rPr>
        <w:t>Clicking the Menu ID or the Menu name link will move the user to the target menu.</w:t>
      </w:r>
    </w:p>
    <w:p w14:paraId="3EEE8144" w14:textId="3D1C4578" w:rsidR="00D84758" w:rsidRDefault="006871FA" w:rsidP="006871FA">
      <w:pPr>
        <w:pStyle w:val="aff0"/>
        <w:ind w:left="840"/>
        <w:jc w:val="center"/>
        <w:rPr>
          <w:b/>
        </w:rPr>
      </w:pPr>
      <w:r w:rsidRPr="006871FA">
        <w:rPr>
          <w:rFonts w:hint="eastAsia"/>
          <w:b/>
        </w:rPr>
        <w:t>Figure 6.2.11-3 Submenu screen (Substitution value auto-registration settings)</w:t>
      </w:r>
    </w:p>
    <w:p w14:paraId="00A1D940" w14:textId="0D70C0EB" w:rsidR="006871FA" w:rsidRDefault="006871FA" w:rsidP="006871FA">
      <w:pPr>
        <w:pStyle w:val="aff0"/>
        <w:ind w:left="840"/>
        <w:jc w:val="center"/>
        <w:rPr>
          <w:b/>
        </w:rPr>
      </w:pPr>
    </w:p>
    <w:p w14:paraId="39A5B32A" w14:textId="77777777" w:rsidR="006871FA" w:rsidRPr="006871FA" w:rsidRDefault="006871FA" w:rsidP="006871FA">
      <w:pPr>
        <w:pStyle w:val="aff0"/>
        <w:ind w:left="840"/>
        <w:jc w:val="center"/>
        <w:rPr>
          <w:b/>
        </w:rPr>
      </w:pPr>
    </w:p>
    <w:p w14:paraId="288A7E5B" w14:textId="7D7F0607" w:rsidR="005B6A8A" w:rsidRDefault="00177F31" w:rsidP="00752E90">
      <w:pPr>
        <w:pStyle w:val="aff0"/>
        <w:ind w:firstLineChars="200" w:firstLine="420"/>
        <w:jc w:val="left"/>
      </w:pPr>
      <w:r>
        <w:rPr>
          <w:rFonts w:hint="eastAsia"/>
        </w:rPr>
        <w:lastRenderedPageBreak/>
        <w:t xml:space="preserve">     </w:t>
      </w:r>
      <w:r w:rsidR="00752E90">
        <w:rPr>
          <w:noProof/>
        </w:rPr>
        <w:t xml:space="preserve">      </w:t>
      </w:r>
    </w:p>
    <w:p w14:paraId="58620467" w14:textId="2C45CE09" w:rsidR="005B6A8A" w:rsidRPr="005B6A8A" w:rsidRDefault="005B6A8A" w:rsidP="00EE3DFD">
      <w:pPr>
        <w:pStyle w:val="aff0"/>
        <w:ind w:leftChars="400" w:left="840"/>
        <w:jc w:val="left"/>
        <w:rPr>
          <w:b/>
        </w:rPr>
      </w:pPr>
      <w:r>
        <w:t xml:space="preserve">        </w:t>
      </w:r>
      <w:r w:rsidR="00796EFF">
        <w:t xml:space="preserve"> </w:t>
      </w:r>
    </w:p>
    <w:p w14:paraId="4665F9AC" w14:textId="77777777" w:rsidR="00E27F3D" w:rsidRDefault="00E27F3D">
      <w:pPr>
        <w:widowControl/>
        <w:jc w:val="left"/>
      </w:pPr>
      <w:r>
        <w:br w:type="page"/>
      </w:r>
    </w:p>
    <w:p w14:paraId="5639EC76" w14:textId="58393A21" w:rsidR="00E27F3D" w:rsidRPr="00212129" w:rsidRDefault="00E06A3B" w:rsidP="004E2AB4">
      <w:pPr>
        <w:pStyle w:val="aff0"/>
        <w:numPr>
          <w:ilvl w:val="1"/>
          <w:numId w:val="36"/>
        </w:numPr>
      </w:pPr>
      <w:r w:rsidRPr="00E06A3B">
        <w:lastRenderedPageBreak/>
        <w:t>The list of items on the registration screen is as follows.</w:t>
      </w:r>
    </w:p>
    <w:p w14:paraId="073150C6" w14:textId="77777777" w:rsidR="00E27F3D" w:rsidRPr="00D76E7F" w:rsidRDefault="00E27F3D" w:rsidP="00E27F3D"/>
    <w:p w14:paraId="08A7E969" w14:textId="6D27B928" w:rsidR="00FF534A" w:rsidRPr="00005CC6" w:rsidRDefault="00E06A3B" w:rsidP="00005CC6">
      <w:pPr>
        <w:jc w:val="center"/>
        <w:rPr>
          <w:rFonts w:cstheme="minorHAnsi"/>
          <w:b/>
        </w:rPr>
      </w:pPr>
      <w:r w:rsidRPr="00E06A3B">
        <w:rPr>
          <w:rFonts w:cstheme="minorHAnsi"/>
          <w:b/>
        </w:rPr>
        <w:t>Figure 6.2.11-1 Item list (Substitution value automatic registration)</w:t>
      </w:r>
    </w:p>
    <w:tbl>
      <w:tblPr>
        <w:tblStyle w:val="ab"/>
        <w:tblW w:w="10485" w:type="dxa"/>
        <w:jc w:val="center"/>
        <w:tblLayout w:type="fixed"/>
        <w:tblLook w:val="04A0" w:firstRow="1" w:lastRow="0" w:firstColumn="1" w:lastColumn="0" w:noHBand="0" w:noVBand="1"/>
      </w:tblPr>
      <w:tblGrid>
        <w:gridCol w:w="1157"/>
        <w:gridCol w:w="1158"/>
        <w:gridCol w:w="4145"/>
        <w:gridCol w:w="1048"/>
        <w:gridCol w:w="992"/>
        <w:gridCol w:w="1985"/>
      </w:tblGrid>
      <w:tr w:rsidR="00E27F3D" w:rsidRPr="00D007E5" w14:paraId="50C45A06" w14:textId="77777777" w:rsidTr="0081605B">
        <w:trPr>
          <w:tblHeader/>
          <w:jc w:val="center"/>
        </w:trPr>
        <w:tc>
          <w:tcPr>
            <w:tcW w:w="2315" w:type="dxa"/>
            <w:gridSpan w:val="2"/>
            <w:shd w:val="clear" w:color="auto" w:fill="002B62"/>
          </w:tcPr>
          <w:p w14:paraId="0190B863" w14:textId="6442DD26" w:rsidR="00E27F3D" w:rsidRPr="002D3F28" w:rsidRDefault="0097341D" w:rsidP="00956A96">
            <w:pPr>
              <w:pStyle w:val="aff"/>
              <w:rPr>
                <w:rStyle w:val="generalbold1"/>
                <w:b/>
                <w:color w:val="FFFFFF" w:themeColor="background1"/>
                <w:sz w:val="18"/>
                <w:szCs w:val="18"/>
              </w:rPr>
            </w:pPr>
            <w:r>
              <w:rPr>
                <w:rStyle w:val="generalbold1"/>
                <w:rFonts w:hint="eastAsia"/>
                <w:b/>
                <w:color w:val="FFFFFF" w:themeColor="background1"/>
                <w:sz w:val="18"/>
                <w:szCs w:val="18"/>
              </w:rPr>
              <w:t>C</w:t>
            </w:r>
            <w:r>
              <w:rPr>
                <w:rStyle w:val="generalbold1"/>
                <w:b/>
                <w:color w:val="FFFFFF" w:themeColor="background1"/>
                <w:sz w:val="18"/>
                <w:szCs w:val="18"/>
              </w:rPr>
              <w:t>olumn</w:t>
            </w:r>
          </w:p>
        </w:tc>
        <w:tc>
          <w:tcPr>
            <w:tcW w:w="4145" w:type="dxa"/>
            <w:shd w:val="clear" w:color="auto" w:fill="002B62"/>
          </w:tcPr>
          <w:p w14:paraId="27FE6BC8" w14:textId="6C27EA01" w:rsidR="00E27F3D" w:rsidRPr="00D007E5" w:rsidRDefault="00C95ADF" w:rsidP="00956A96">
            <w:pPr>
              <w:pStyle w:val="aff"/>
              <w:rPr>
                <w:b/>
                <w:color w:val="FFFFFF" w:themeColor="background1"/>
              </w:rPr>
            </w:pPr>
            <w:r>
              <w:rPr>
                <w:rFonts w:hint="eastAsia"/>
                <w:b/>
                <w:color w:val="FFFFFF" w:themeColor="background1"/>
              </w:rPr>
              <w:t>Description</w:t>
            </w:r>
          </w:p>
        </w:tc>
        <w:tc>
          <w:tcPr>
            <w:tcW w:w="1048" w:type="dxa"/>
            <w:shd w:val="clear" w:color="auto" w:fill="002B62"/>
          </w:tcPr>
          <w:p w14:paraId="1387EBCB" w14:textId="77777777" w:rsidR="00C95ADF" w:rsidRDefault="00C95ADF" w:rsidP="0061517E">
            <w:pPr>
              <w:pStyle w:val="aff"/>
              <w:jc w:val="left"/>
              <w:rPr>
                <w:rStyle w:val="generalbold1"/>
                <w:b/>
                <w:color w:val="FFFFFF" w:themeColor="background1"/>
                <w:sz w:val="18"/>
                <w:szCs w:val="18"/>
              </w:rPr>
            </w:pPr>
            <w:r>
              <w:rPr>
                <w:rStyle w:val="generalbold1"/>
                <w:rFonts w:hint="eastAsia"/>
                <w:b/>
                <w:color w:val="FFFFFF" w:themeColor="background1"/>
                <w:sz w:val="18"/>
                <w:szCs w:val="18"/>
              </w:rPr>
              <w:t>Input</w:t>
            </w:r>
          </w:p>
          <w:p w14:paraId="6679ABE0" w14:textId="1FBC3D49" w:rsidR="00E27F3D" w:rsidRPr="002D3F28" w:rsidRDefault="00C95ADF" w:rsidP="0061517E">
            <w:pPr>
              <w:pStyle w:val="aff"/>
              <w:jc w:val="left"/>
              <w:rPr>
                <w:rStyle w:val="generalbold1"/>
                <w:b/>
                <w:color w:val="FFFFFF" w:themeColor="background1"/>
                <w:sz w:val="18"/>
                <w:szCs w:val="18"/>
              </w:rPr>
            </w:pPr>
            <w:r>
              <w:rPr>
                <w:rStyle w:val="generalbold1"/>
                <w:rFonts w:hint="eastAsia"/>
                <w:b/>
                <w:color w:val="FFFFFF" w:themeColor="background1"/>
                <w:sz w:val="18"/>
                <w:szCs w:val="18"/>
              </w:rPr>
              <w:t>required</w:t>
            </w:r>
          </w:p>
        </w:tc>
        <w:tc>
          <w:tcPr>
            <w:tcW w:w="992" w:type="dxa"/>
            <w:shd w:val="clear" w:color="auto" w:fill="002B62"/>
          </w:tcPr>
          <w:p w14:paraId="64C39C02" w14:textId="4947B38F" w:rsidR="00E27F3D" w:rsidRPr="00D007E5" w:rsidRDefault="00C95ADF" w:rsidP="0061517E">
            <w:pPr>
              <w:pStyle w:val="aff"/>
              <w:jc w:val="left"/>
              <w:rPr>
                <w:b/>
                <w:color w:val="FFFFFF" w:themeColor="background1"/>
              </w:rPr>
            </w:pPr>
            <w:r>
              <w:rPr>
                <w:rFonts w:cstheme="minorHAnsi" w:hint="eastAsia"/>
                <w:b/>
                <w:color w:val="FFFFFF" w:themeColor="background1"/>
                <w:szCs w:val="18"/>
              </w:rPr>
              <w:t>Input type</w:t>
            </w:r>
          </w:p>
        </w:tc>
        <w:tc>
          <w:tcPr>
            <w:tcW w:w="1985" w:type="dxa"/>
            <w:shd w:val="clear" w:color="auto" w:fill="002B62"/>
          </w:tcPr>
          <w:p w14:paraId="3F44E2FA" w14:textId="58665E33" w:rsidR="00E27F3D" w:rsidRPr="00D007E5" w:rsidRDefault="00C95ADF" w:rsidP="00956A96">
            <w:pPr>
              <w:pStyle w:val="aff"/>
              <w:rPr>
                <w:b/>
                <w:color w:val="FFFFFF" w:themeColor="background1"/>
              </w:rPr>
            </w:pPr>
            <w:r>
              <w:rPr>
                <w:rFonts w:cstheme="minorHAnsi" w:hint="eastAsia"/>
                <w:b/>
                <w:color w:val="FFFFFF" w:themeColor="background1"/>
                <w:szCs w:val="18"/>
              </w:rPr>
              <w:t>Restriction</w:t>
            </w:r>
          </w:p>
        </w:tc>
      </w:tr>
      <w:tr w:rsidR="00E27F3D" w:rsidRPr="00860732" w14:paraId="02EB98C3" w14:textId="77777777" w:rsidTr="0081605B">
        <w:trPr>
          <w:tblHeader/>
          <w:jc w:val="center"/>
        </w:trPr>
        <w:tc>
          <w:tcPr>
            <w:tcW w:w="2315" w:type="dxa"/>
            <w:gridSpan w:val="2"/>
            <w:shd w:val="clear" w:color="auto" w:fill="E5EAEF"/>
          </w:tcPr>
          <w:p w14:paraId="17BE83C8" w14:textId="32C4C9DF" w:rsidR="00E27F3D" w:rsidRPr="000C07D9" w:rsidRDefault="00F44BFF" w:rsidP="00956A96">
            <w:pPr>
              <w:pStyle w:val="aff"/>
              <w:rPr>
                <w:rStyle w:val="generalbold1"/>
                <w:sz w:val="18"/>
                <w:szCs w:val="18"/>
              </w:rPr>
            </w:pPr>
            <w:r>
              <w:rPr>
                <w:rStyle w:val="generalbold1"/>
                <w:rFonts w:hint="eastAsia"/>
                <w:sz w:val="18"/>
                <w:szCs w:val="18"/>
              </w:rPr>
              <w:t>Menu group</w:t>
            </w:r>
            <w:r>
              <w:rPr>
                <w:rStyle w:val="generalbold1"/>
                <w:sz w:val="18"/>
                <w:szCs w:val="18"/>
              </w:rPr>
              <w:t xml:space="preserve"> </w:t>
            </w:r>
            <w:r>
              <w:rPr>
                <w:rStyle w:val="generalbold1"/>
                <w:rFonts w:hint="eastAsia"/>
                <w:sz w:val="18"/>
                <w:szCs w:val="18"/>
              </w:rPr>
              <w:t>：</w:t>
            </w:r>
            <w:r>
              <w:rPr>
                <w:rStyle w:val="generalbold1"/>
                <w:rFonts w:hint="eastAsia"/>
                <w:sz w:val="18"/>
                <w:szCs w:val="18"/>
              </w:rPr>
              <w:t>menu</w:t>
            </w:r>
          </w:p>
        </w:tc>
        <w:tc>
          <w:tcPr>
            <w:tcW w:w="4145" w:type="dxa"/>
          </w:tcPr>
          <w:p w14:paraId="52DA479A" w14:textId="77777777" w:rsidR="00690324" w:rsidRDefault="00690324" w:rsidP="00BC5FC2">
            <w:pPr>
              <w:pStyle w:val="aff"/>
              <w:jc w:val="left"/>
            </w:pPr>
            <w:r>
              <w:t>The parameter sheet (with operation) created by the menu creation function is displayed.</w:t>
            </w:r>
          </w:p>
          <w:p w14:paraId="02D23CD8" w14:textId="1AF9C500" w:rsidR="00E27F3D" w:rsidRPr="00860732" w:rsidRDefault="00690324" w:rsidP="00BC5FC2">
            <w:pPr>
              <w:pStyle w:val="aff"/>
              <w:jc w:val="left"/>
            </w:pPr>
            <w:r>
              <w:t>Select the appropriate parameter sheet.</w:t>
            </w:r>
          </w:p>
        </w:tc>
        <w:tc>
          <w:tcPr>
            <w:tcW w:w="1048" w:type="dxa"/>
          </w:tcPr>
          <w:p w14:paraId="5674CBE3" w14:textId="77777777" w:rsidR="00E27F3D" w:rsidRPr="000C07D9" w:rsidRDefault="00E27F3D" w:rsidP="00956A96">
            <w:pPr>
              <w:pStyle w:val="aff"/>
              <w:jc w:val="center"/>
              <w:rPr>
                <w:rStyle w:val="generalbold1"/>
                <w:sz w:val="18"/>
                <w:szCs w:val="18"/>
              </w:rPr>
            </w:pPr>
            <w:r w:rsidRPr="00210B31">
              <w:rPr>
                <w:rStyle w:val="generalbold1"/>
                <w:rFonts w:hint="eastAsia"/>
                <w:sz w:val="18"/>
                <w:szCs w:val="18"/>
              </w:rPr>
              <w:t>○</w:t>
            </w:r>
          </w:p>
        </w:tc>
        <w:tc>
          <w:tcPr>
            <w:tcW w:w="992" w:type="dxa"/>
          </w:tcPr>
          <w:p w14:paraId="59BE9DC1" w14:textId="691EB8C0" w:rsidR="00E27F3D" w:rsidRPr="00860732" w:rsidRDefault="0067765C" w:rsidP="00D76B81">
            <w:pPr>
              <w:pStyle w:val="aff"/>
              <w:jc w:val="left"/>
            </w:pPr>
            <w:r>
              <w:rPr>
                <w:rFonts w:hint="eastAsia"/>
                <w:szCs w:val="18"/>
              </w:rPr>
              <w:t>List selection</w:t>
            </w:r>
          </w:p>
        </w:tc>
        <w:tc>
          <w:tcPr>
            <w:tcW w:w="1985" w:type="dxa"/>
          </w:tcPr>
          <w:p w14:paraId="00B6E13D" w14:textId="77777777" w:rsidR="00E27F3D" w:rsidRPr="00860732" w:rsidRDefault="00E27F3D" w:rsidP="00956A96">
            <w:pPr>
              <w:pStyle w:val="aff"/>
            </w:pPr>
          </w:p>
        </w:tc>
      </w:tr>
      <w:tr w:rsidR="00E27F3D" w:rsidRPr="00860732" w14:paraId="3987049C" w14:textId="77777777" w:rsidTr="0081605B">
        <w:trPr>
          <w:tblHeader/>
          <w:jc w:val="center"/>
        </w:trPr>
        <w:tc>
          <w:tcPr>
            <w:tcW w:w="2315" w:type="dxa"/>
            <w:gridSpan w:val="2"/>
            <w:shd w:val="clear" w:color="auto" w:fill="E5EAEF"/>
          </w:tcPr>
          <w:p w14:paraId="23501BC7" w14:textId="5F70033A" w:rsidR="00E27F3D" w:rsidRPr="000C07D9" w:rsidRDefault="00F44BFF" w:rsidP="00956A96">
            <w:pPr>
              <w:pStyle w:val="aff"/>
              <w:rPr>
                <w:rStyle w:val="generalbold1"/>
                <w:sz w:val="18"/>
                <w:szCs w:val="18"/>
              </w:rPr>
            </w:pPr>
            <w:r>
              <w:rPr>
                <w:rStyle w:val="generalbold1"/>
                <w:rFonts w:hint="eastAsia"/>
                <w:sz w:val="18"/>
                <w:szCs w:val="18"/>
              </w:rPr>
              <w:t>Item</w:t>
            </w:r>
          </w:p>
        </w:tc>
        <w:tc>
          <w:tcPr>
            <w:tcW w:w="4145" w:type="dxa"/>
          </w:tcPr>
          <w:p w14:paraId="53466357" w14:textId="3F2A40FB" w:rsidR="00E27F3D" w:rsidRPr="00860732" w:rsidRDefault="00BC5FC2" w:rsidP="00BC5FC2">
            <w:pPr>
              <w:pStyle w:val="aff"/>
              <w:jc w:val="left"/>
            </w:pPr>
            <w:r w:rsidRPr="00BC5FC2">
              <w:t xml:space="preserve">The items in the selected parameter sheet are </w:t>
            </w:r>
            <w:proofErr w:type="spellStart"/>
            <w:r w:rsidRPr="00BC5FC2">
              <w:t>displayed.Select</w:t>
            </w:r>
            <w:proofErr w:type="spellEnd"/>
            <w:r w:rsidRPr="00BC5FC2">
              <w:t xml:space="preserve"> the target item.</w:t>
            </w:r>
          </w:p>
        </w:tc>
        <w:tc>
          <w:tcPr>
            <w:tcW w:w="1048" w:type="dxa"/>
          </w:tcPr>
          <w:p w14:paraId="4E5DDB15" w14:textId="77777777" w:rsidR="00E27F3D" w:rsidRPr="000C07D9" w:rsidRDefault="00E27F3D" w:rsidP="00956A96">
            <w:pPr>
              <w:pStyle w:val="aff"/>
              <w:jc w:val="center"/>
              <w:rPr>
                <w:rStyle w:val="generalbold1"/>
                <w:sz w:val="18"/>
                <w:szCs w:val="18"/>
              </w:rPr>
            </w:pPr>
            <w:r w:rsidRPr="00210B31">
              <w:rPr>
                <w:rStyle w:val="generalbold1"/>
                <w:rFonts w:hint="eastAsia"/>
                <w:sz w:val="18"/>
                <w:szCs w:val="18"/>
              </w:rPr>
              <w:t>○</w:t>
            </w:r>
          </w:p>
        </w:tc>
        <w:tc>
          <w:tcPr>
            <w:tcW w:w="992" w:type="dxa"/>
          </w:tcPr>
          <w:p w14:paraId="01AA87F4" w14:textId="283CB1B9" w:rsidR="00E27F3D" w:rsidRPr="00860732" w:rsidRDefault="0067765C" w:rsidP="00D76B81">
            <w:pPr>
              <w:pStyle w:val="aff"/>
              <w:jc w:val="left"/>
            </w:pPr>
            <w:r>
              <w:rPr>
                <w:rFonts w:hint="eastAsia"/>
                <w:szCs w:val="18"/>
              </w:rPr>
              <w:t>List selection</w:t>
            </w:r>
          </w:p>
        </w:tc>
        <w:tc>
          <w:tcPr>
            <w:tcW w:w="1985" w:type="dxa"/>
          </w:tcPr>
          <w:p w14:paraId="062E4E85" w14:textId="77777777" w:rsidR="00E27F3D" w:rsidRPr="00860732" w:rsidRDefault="00E27F3D" w:rsidP="00956A96">
            <w:pPr>
              <w:pStyle w:val="aff"/>
            </w:pPr>
          </w:p>
        </w:tc>
      </w:tr>
      <w:tr w:rsidR="00E27F3D" w:rsidRPr="00860732" w14:paraId="1A44FB07" w14:textId="77777777" w:rsidTr="0081605B">
        <w:trPr>
          <w:tblHeader/>
          <w:jc w:val="center"/>
        </w:trPr>
        <w:tc>
          <w:tcPr>
            <w:tcW w:w="2315" w:type="dxa"/>
            <w:gridSpan w:val="2"/>
            <w:shd w:val="clear" w:color="auto" w:fill="E5EAEF"/>
          </w:tcPr>
          <w:p w14:paraId="0BC8994D" w14:textId="3D606FFC" w:rsidR="00E27F3D" w:rsidRPr="000C07D9" w:rsidRDefault="00A02E26" w:rsidP="00956A96">
            <w:pPr>
              <w:pStyle w:val="aff"/>
              <w:rPr>
                <w:rStyle w:val="generalbold1"/>
                <w:sz w:val="18"/>
                <w:szCs w:val="18"/>
              </w:rPr>
            </w:pPr>
            <w:r>
              <w:rPr>
                <w:rStyle w:val="generalbold1"/>
                <w:rFonts w:hint="eastAsia"/>
                <w:sz w:val="18"/>
                <w:szCs w:val="18"/>
              </w:rPr>
              <w:t>R</w:t>
            </w:r>
            <w:r>
              <w:rPr>
                <w:rStyle w:val="generalbold1"/>
                <w:sz w:val="18"/>
                <w:szCs w:val="18"/>
              </w:rPr>
              <w:t>egistration method</w:t>
            </w:r>
          </w:p>
        </w:tc>
        <w:tc>
          <w:tcPr>
            <w:tcW w:w="4145" w:type="dxa"/>
          </w:tcPr>
          <w:p w14:paraId="53346828" w14:textId="6BA9ABF8" w:rsidR="00124E7C" w:rsidRDefault="008C06DC" w:rsidP="00E15A25">
            <w:pPr>
              <w:pStyle w:val="aff"/>
              <w:jc w:val="left"/>
            </w:pPr>
            <w:r w:rsidRPr="008C06DC">
              <w:t>Value Type:</w:t>
            </w:r>
            <w:r>
              <w:t xml:space="preserve"> </w:t>
            </w:r>
            <w:r w:rsidRPr="008C06DC">
              <w:t>Select when you want the set value of the item to be the specified value of the linked variable</w:t>
            </w:r>
            <w:r w:rsidR="00124E7C">
              <w:t>.</w:t>
            </w:r>
          </w:p>
          <w:p w14:paraId="4FF1DBCF" w14:textId="70BC25D9" w:rsidR="008C06DC" w:rsidRDefault="008C06DC" w:rsidP="00E15A25">
            <w:pPr>
              <w:pStyle w:val="aff"/>
              <w:jc w:val="left"/>
            </w:pPr>
            <w:r w:rsidRPr="008C06DC">
              <w:t>Key Type:</w:t>
            </w:r>
            <w:r>
              <w:t xml:space="preserve"> </w:t>
            </w:r>
            <w:r w:rsidRPr="008C06DC">
              <w:t>Select when you want the name of the item to be the specified value of the linked variable.</w:t>
            </w:r>
          </w:p>
          <w:p w14:paraId="7D04DD14" w14:textId="1DF50273" w:rsidR="008C06DC" w:rsidRDefault="008C06DC" w:rsidP="00E15A25">
            <w:pPr>
              <w:pStyle w:val="aff"/>
              <w:jc w:val="left"/>
            </w:pPr>
            <w:r w:rsidRPr="008C06DC">
              <w:t>If the set value of an item is blank, it will not be linkable.</w:t>
            </w:r>
          </w:p>
          <w:p w14:paraId="13CC2639" w14:textId="6C5175F9" w:rsidR="00E27F3D" w:rsidRPr="008C06DC" w:rsidRDefault="008C06DC" w:rsidP="00E15A25">
            <w:pPr>
              <w:pStyle w:val="aff"/>
              <w:jc w:val="left"/>
            </w:pPr>
            <w:r w:rsidRPr="008C06DC">
              <w:t>Key-Value Type:</w:t>
            </w:r>
            <w:r>
              <w:t xml:space="preserve"> </w:t>
            </w:r>
            <w:r w:rsidRPr="008C06DC">
              <w:t>Select when you want the name of the item (Key) and the set value (Value) to be used as the specified value of a linked variable.</w:t>
            </w:r>
          </w:p>
        </w:tc>
        <w:tc>
          <w:tcPr>
            <w:tcW w:w="1048" w:type="dxa"/>
          </w:tcPr>
          <w:p w14:paraId="19E3043E" w14:textId="77777777" w:rsidR="00E27F3D" w:rsidRPr="000C07D9" w:rsidRDefault="00E27F3D" w:rsidP="00956A96">
            <w:pPr>
              <w:pStyle w:val="aff"/>
              <w:jc w:val="center"/>
              <w:rPr>
                <w:rStyle w:val="generalbold1"/>
                <w:sz w:val="18"/>
                <w:szCs w:val="18"/>
              </w:rPr>
            </w:pPr>
            <w:r w:rsidRPr="00210B31">
              <w:rPr>
                <w:rStyle w:val="generalbold1"/>
                <w:rFonts w:hint="eastAsia"/>
                <w:sz w:val="18"/>
                <w:szCs w:val="18"/>
              </w:rPr>
              <w:t>○</w:t>
            </w:r>
          </w:p>
        </w:tc>
        <w:tc>
          <w:tcPr>
            <w:tcW w:w="992" w:type="dxa"/>
          </w:tcPr>
          <w:p w14:paraId="35268675" w14:textId="7353E524" w:rsidR="00E27F3D" w:rsidRPr="00860732" w:rsidRDefault="0067765C" w:rsidP="00D76B81">
            <w:pPr>
              <w:pStyle w:val="aff"/>
              <w:jc w:val="left"/>
            </w:pPr>
            <w:r>
              <w:rPr>
                <w:rFonts w:hint="eastAsia"/>
                <w:szCs w:val="18"/>
              </w:rPr>
              <w:t>List selection</w:t>
            </w:r>
          </w:p>
        </w:tc>
        <w:tc>
          <w:tcPr>
            <w:tcW w:w="1985" w:type="dxa"/>
          </w:tcPr>
          <w:p w14:paraId="2200F85E" w14:textId="77777777" w:rsidR="00E27F3D" w:rsidRPr="00860732" w:rsidRDefault="00E27F3D" w:rsidP="00956A96">
            <w:pPr>
              <w:pStyle w:val="aff"/>
            </w:pPr>
          </w:p>
        </w:tc>
      </w:tr>
      <w:tr w:rsidR="00E27F3D" w:rsidRPr="00860732" w14:paraId="687F44F9" w14:textId="77777777" w:rsidTr="0081605B">
        <w:trPr>
          <w:tblHeader/>
          <w:jc w:val="center"/>
        </w:trPr>
        <w:tc>
          <w:tcPr>
            <w:tcW w:w="2315" w:type="dxa"/>
            <w:gridSpan w:val="2"/>
            <w:shd w:val="clear" w:color="auto" w:fill="E5EAEF"/>
          </w:tcPr>
          <w:p w14:paraId="635EFCF4" w14:textId="77777777" w:rsidR="00E27F3D" w:rsidRPr="000C07D9" w:rsidRDefault="00E27F3D" w:rsidP="00956A96">
            <w:pPr>
              <w:pStyle w:val="aff"/>
              <w:rPr>
                <w:rStyle w:val="generalbold1"/>
                <w:sz w:val="18"/>
                <w:szCs w:val="18"/>
              </w:rPr>
            </w:pPr>
            <w:r>
              <w:rPr>
                <w:rStyle w:val="generalbold1"/>
                <w:rFonts w:hint="eastAsia"/>
                <w:sz w:val="18"/>
                <w:szCs w:val="18"/>
              </w:rPr>
              <w:t>Movement</w:t>
            </w:r>
          </w:p>
        </w:tc>
        <w:tc>
          <w:tcPr>
            <w:tcW w:w="4145" w:type="dxa"/>
          </w:tcPr>
          <w:p w14:paraId="4E1B0C6F" w14:textId="1547F14C" w:rsidR="00E27F3D" w:rsidRPr="00860732" w:rsidRDefault="00E15A25" w:rsidP="00E15A25">
            <w:pPr>
              <w:pStyle w:val="aff"/>
              <w:jc w:val="left"/>
            </w:pPr>
            <w:r w:rsidRPr="00E15A25">
              <w:t xml:space="preserve">The movement registered in the Movement list is </w:t>
            </w:r>
            <w:proofErr w:type="spellStart"/>
            <w:r w:rsidRPr="00E15A25">
              <w:t>displayed.Select</w:t>
            </w:r>
            <w:proofErr w:type="spellEnd"/>
            <w:r w:rsidRPr="00E15A25">
              <w:t xml:space="preserve"> Movement.</w:t>
            </w:r>
          </w:p>
        </w:tc>
        <w:tc>
          <w:tcPr>
            <w:tcW w:w="1048" w:type="dxa"/>
          </w:tcPr>
          <w:p w14:paraId="7EB8D876" w14:textId="77777777" w:rsidR="00E27F3D" w:rsidRPr="000C07D9" w:rsidRDefault="00E27F3D" w:rsidP="00956A96">
            <w:pPr>
              <w:pStyle w:val="aff"/>
              <w:jc w:val="center"/>
              <w:rPr>
                <w:rStyle w:val="generalbold1"/>
                <w:sz w:val="18"/>
                <w:szCs w:val="18"/>
              </w:rPr>
            </w:pPr>
            <w:r w:rsidRPr="00210B31">
              <w:rPr>
                <w:rStyle w:val="generalbold1"/>
                <w:rFonts w:hint="eastAsia"/>
                <w:sz w:val="18"/>
                <w:szCs w:val="18"/>
              </w:rPr>
              <w:t>○</w:t>
            </w:r>
          </w:p>
        </w:tc>
        <w:tc>
          <w:tcPr>
            <w:tcW w:w="992" w:type="dxa"/>
          </w:tcPr>
          <w:p w14:paraId="1455146A" w14:textId="031BC0D6" w:rsidR="00E27F3D" w:rsidRPr="00860732" w:rsidRDefault="0067765C" w:rsidP="00D76B81">
            <w:pPr>
              <w:pStyle w:val="aff"/>
              <w:jc w:val="left"/>
            </w:pPr>
            <w:r>
              <w:rPr>
                <w:rFonts w:hint="eastAsia"/>
                <w:szCs w:val="18"/>
              </w:rPr>
              <w:t>List selection</w:t>
            </w:r>
          </w:p>
        </w:tc>
        <w:tc>
          <w:tcPr>
            <w:tcW w:w="1985" w:type="dxa"/>
          </w:tcPr>
          <w:p w14:paraId="1EFCEF91" w14:textId="77777777" w:rsidR="00E27F3D" w:rsidRPr="00860732" w:rsidRDefault="00E27F3D" w:rsidP="00956A96">
            <w:pPr>
              <w:pStyle w:val="aff"/>
            </w:pPr>
          </w:p>
        </w:tc>
      </w:tr>
      <w:tr w:rsidR="00E27F3D" w:rsidRPr="00D007E5" w14:paraId="393EDF11" w14:textId="77777777" w:rsidTr="0081605B">
        <w:trPr>
          <w:tblHeader/>
          <w:jc w:val="center"/>
        </w:trPr>
        <w:tc>
          <w:tcPr>
            <w:tcW w:w="1157" w:type="dxa"/>
            <w:shd w:val="clear" w:color="auto" w:fill="E5EAEF"/>
          </w:tcPr>
          <w:p w14:paraId="7585E03E" w14:textId="77777777" w:rsidR="00E27F3D" w:rsidRPr="00D30BBC" w:rsidRDefault="00E27F3D" w:rsidP="00956A96">
            <w:pPr>
              <w:pStyle w:val="aff"/>
            </w:pPr>
            <w:r w:rsidRPr="00D30BBC">
              <w:rPr>
                <w:rFonts w:hint="eastAsia"/>
              </w:rPr>
              <w:t>Key</w:t>
            </w:r>
          </w:p>
          <w:p w14:paraId="2BF897EC" w14:textId="30C00FB2" w:rsidR="00E27F3D" w:rsidRDefault="00F44BFF" w:rsidP="00956A96">
            <w:pPr>
              <w:pStyle w:val="aff"/>
              <w:rPr>
                <w:rStyle w:val="generalbold1"/>
                <w:sz w:val="18"/>
                <w:szCs w:val="18"/>
              </w:rPr>
            </w:pPr>
            <w:r>
              <w:rPr>
                <w:rFonts w:hint="eastAsia"/>
              </w:rPr>
              <w:t>information</w:t>
            </w:r>
          </w:p>
        </w:tc>
        <w:tc>
          <w:tcPr>
            <w:tcW w:w="1158" w:type="dxa"/>
            <w:shd w:val="clear" w:color="auto" w:fill="E5EAEF"/>
          </w:tcPr>
          <w:p w14:paraId="7AE8F3B3" w14:textId="5C3A328C" w:rsidR="00E27F3D" w:rsidRPr="00F91D09" w:rsidRDefault="00F44BFF" w:rsidP="00956A96">
            <w:pPr>
              <w:pStyle w:val="aff"/>
              <w:rPr>
                <w:rStyle w:val="generalbold1"/>
                <w:sz w:val="18"/>
                <w:szCs w:val="18"/>
              </w:rPr>
            </w:pPr>
            <w:r>
              <w:rPr>
                <w:rStyle w:val="generalbold1"/>
                <w:sz w:val="18"/>
                <w:szCs w:val="18"/>
              </w:rPr>
              <w:t>Variable name</w:t>
            </w:r>
          </w:p>
        </w:tc>
        <w:tc>
          <w:tcPr>
            <w:tcW w:w="4145" w:type="dxa"/>
          </w:tcPr>
          <w:p w14:paraId="3ADC175E" w14:textId="6B09A700" w:rsidR="00E51F6D" w:rsidRDefault="00E51F6D" w:rsidP="00E51F6D">
            <w:pPr>
              <w:pStyle w:val="aff"/>
              <w:jc w:val="left"/>
            </w:pPr>
            <w:r>
              <w:t xml:space="preserve">The variables used in the materials registered in the </w:t>
            </w:r>
            <w:r w:rsidR="006871FA">
              <w:t>Movement module link</w:t>
            </w:r>
            <w:r>
              <w:t xml:space="preserve"> are displayed.</w:t>
            </w:r>
          </w:p>
          <w:p w14:paraId="2AE53E7D" w14:textId="570FF647" w:rsidR="00E27F3D" w:rsidRPr="00D007E5" w:rsidRDefault="00E51F6D" w:rsidP="00B42CA5">
            <w:pPr>
              <w:pStyle w:val="aff"/>
            </w:pPr>
            <w:r>
              <w:t>Select the variable you want to link to the specific value in the Key type.</w:t>
            </w:r>
          </w:p>
        </w:tc>
        <w:tc>
          <w:tcPr>
            <w:tcW w:w="1048" w:type="dxa"/>
          </w:tcPr>
          <w:p w14:paraId="379B1CAC" w14:textId="77777777" w:rsidR="00E27F3D" w:rsidRPr="000C07D9" w:rsidRDefault="00E27F3D" w:rsidP="00956A96">
            <w:pPr>
              <w:pStyle w:val="aff"/>
              <w:jc w:val="center"/>
              <w:rPr>
                <w:rStyle w:val="generalbold1"/>
                <w:sz w:val="18"/>
                <w:szCs w:val="18"/>
              </w:rPr>
            </w:pPr>
            <w:r w:rsidRPr="000C07D9">
              <w:rPr>
                <w:rStyle w:val="generalbold1"/>
                <w:rFonts w:hint="eastAsia"/>
                <w:sz w:val="18"/>
                <w:szCs w:val="18"/>
              </w:rPr>
              <w:t>○</w:t>
            </w:r>
          </w:p>
          <w:p w14:paraId="54A7D577" w14:textId="54BA59B0" w:rsidR="00E27F3D" w:rsidRPr="00860732" w:rsidRDefault="0067765C" w:rsidP="00956A96">
            <w:pPr>
              <w:pStyle w:val="aff"/>
              <w:jc w:val="center"/>
              <w:rPr>
                <w:rStyle w:val="generalbold1"/>
                <w:sz w:val="16"/>
              </w:rPr>
            </w:pPr>
            <w:r>
              <w:rPr>
                <w:rStyle w:val="generalbold1"/>
                <w:rFonts w:hint="eastAsia"/>
                <w:sz w:val="16"/>
              </w:rPr>
              <w:t>OR</w:t>
            </w:r>
          </w:p>
          <w:p w14:paraId="45B50E0C" w14:textId="77777777" w:rsidR="00E27F3D" w:rsidRPr="00D007E5" w:rsidRDefault="00E27F3D" w:rsidP="00956A96">
            <w:pPr>
              <w:pStyle w:val="aff"/>
              <w:jc w:val="center"/>
              <w:rPr>
                <w:rStyle w:val="generalbold1"/>
              </w:rPr>
            </w:pPr>
            <w:r w:rsidRPr="00F91D09">
              <w:rPr>
                <w:rStyle w:val="generalbold1"/>
                <w:rFonts w:hint="eastAsia"/>
                <w:sz w:val="18"/>
                <w:szCs w:val="18"/>
              </w:rPr>
              <w:t>／</w:t>
            </w:r>
          </w:p>
        </w:tc>
        <w:tc>
          <w:tcPr>
            <w:tcW w:w="992" w:type="dxa"/>
          </w:tcPr>
          <w:p w14:paraId="4DE8B7B4" w14:textId="4D6583EA" w:rsidR="00E27F3D" w:rsidRPr="00D007E5" w:rsidRDefault="0067765C" w:rsidP="00D76B81">
            <w:pPr>
              <w:pStyle w:val="aff"/>
              <w:jc w:val="left"/>
            </w:pPr>
            <w:r>
              <w:rPr>
                <w:rFonts w:hint="eastAsia"/>
              </w:rPr>
              <w:t>List selection</w:t>
            </w:r>
          </w:p>
        </w:tc>
        <w:tc>
          <w:tcPr>
            <w:tcW w:w="1985" w:type="dxa"/>
          </w:tcPr>
          <w:p w14:paraId="6AE6F481" w14:textId="6187C013" w:rsidR="00E27F3D" w:rsidRPr="00D007E5" w:rsidRDefault="00890FBD" w:rsidP="009A0572">
            <w:pPr>
              <w:pStyle w:val="aff"/>
              <w:jc w:val="left"/>
            </w:pPr>
            <w:r w:rsidRPr="00890FBD">
              <w:t xml:space="preserve">Required if the registration </w:t>
            </w:r>
            <w:r>
              <w:t>method is Key or Key-Value type</w:t>
            </w:r>
            <w:r w:rsidR="0081605B">
              <w:t>.</w:t>
            </w:r>
          </w:p>
        </w:tc>
      </w:tr>
      <w:tr w:rsidR="00E27F3D" w:rsidRPr="00D007E5" w14:paraId="4559DE02" w14:textId="77777777" w:rsidTr="0081605B">
        <w:trPr>
          <w:tblHeader/>
          <w:jc w:val="center"/>
        </w:trPr>
        <w:tc>
          <w:tcPr>
            <w:tcW w:w="1157" w:type="dxa"/>
            <w:shd w:val="clear" w:color="auto" w:fill="E5EAEF"/>
          </w:tcPr>
          <w:p w14:paraId="428EA285" w14:textId="77777777" w:rsidR="00E27F3D" w:rsidRDefault="00E27F3D" w:rsidP="00956A96">
            <w:pPr>
              <w:pStyle w:val="aff"/>
            </w:pPr>
            <w:r w:rsidRPr="00D30BBC">
              <w:rPr>
                <w:rFonts w:hint="eastAsia"/>
              </w:rPr>
              <w:t>Value</w:t>
            </w:r>
          </w:p>
          <w:p w14:paraId="75652029" w14:textId="65D12792" w:rsidR="00F44BFF" w:rsidRPr="00F44BFF" w:rsidRDefault="00F44BFF" w:rsidP="00956A96">
            <w:pPr>
              <w:pStyle w:val="aff"/>
              <w:rPr>
                <w:rStyle w:val="generalbold1"/>
                <w:sz w:val="18"/>
                <w:szCs w:val="22"/>
              </w:rPr>
            </w:pPr>
            <w:r>
              <w:rPr>
                <w:rFonts w:hint="eastAsia"/>
              </w:rPr>
              <w:t>information</w:t>
            </w:r>
          </w:p>
        </w:tc>
        <w:tc>
          <w:tcPr>
            <w:tcW w:w="1158" w:type="dxa"/>
            <w:shd w:val="clear" w:color="auto" w:fill="E5EAEF"/>
          </w:tcPr>
          <w:p w14:paraId="438FAA93" w14:textId="35195BE9" w:rsidR="00E27F3D" w:rsidRDefault="00F44BFF" w:rsidP="00956A96">
            <w:pPr>
              <w:pStyle w:val="aff"/>
              <w:rPr>
                <w:rStyle w:val="generalbold1"/>
                <w:sz w:val="18"/>
                <w:szCs w:val="18"/>
              </w:rPr>
            </w:pPr>
            <w:r>
              <w:rPr>
                <w:rStyle w:val="generalbold1"/>
                <w:rFonts w:hint="eastAsia"/>
                <w:sz w:val="18"/>
                <w:szCs w:val="18"/>
              </w:rPr>
              <w:t>V</w:t>
            </w:r>
            <w:r>
              <w:rPr>
                <w:rStyle w:val="generalbold1"/>
                <w:sz w:val="18"/>
                <w:szCs w:val="18"/>
              </w:rPr>
              <w:t>ariable name</w:t>
            </w:r>
          </w:p>
        </w:tc>
        <w:tc>
          <w:tcPr>
            <w:tcW w:w="4145" w:type="dxa"/>
          </w:tcPr>
          <w:p w14:paraId="60A00318" w14:textId="1C710C78" w:rsidR="00E51F6D" w:rsidRPr="00E51F6D" w:rsidRDefault="00E51F6D" w:rsidP="00E51F6D">
            <w:pPr>
              <w:pStyle w:val="aff"/>
              <w:jc w:val="left"/>
              <w:rPr>
                <w:szCs w:val="18"/>
              </w:rPr>
            </w:pPr>
            <w:r w:rsidRPr="00E51F6D">
              <w:rPr>
                <w:szCs w:val="18"/>
              </w:rPr>
              <w:t xml:space="preserve">The variables used in the materials registered in the </w:t>
            </w:r>
            <w:r w:rsidR="006871FA">
              <w:rPr>
                <w:szCs w:val="18"/>
              </w:rPr>
              <w:t>Movement module link</w:t>
            </w:r>
            <w:r w:rsidRPr="00E51F6D">
              <w:rPr>
                <w:szCs w:val="18"/>
              </w:rPr>
              <w:t xml:space="preserve"> are displayed.</w:t>
            </w:r>
          </w:p>
          <w:p w14:paraId="13853515" w14:textId="31BF7F8D" w:rsidR="00E27F3D" w:rsidRPr="005500F1" w:rsidRDefault="00E51F6D" w:rsidP="005500F1">
            <w:pPr>
              <w:pStyle w:val="aff"/>
              <w:rPr>
                <w:szCs w:val="18"/>
              </w:rPr>
            </w:pPr>
            <w:r w:rsidRPr="00E51F6D">
              <w:rPr>
                <w:szCs w:val="18"/>
              </w:rPr>
              <w:t>Select the variable you want to link to the specific value in the Value type.</w:t>
            </w:r>
          </w:p>
        </w:tc>
        <w:tc>
          <w:tcPr>
            <w:tcW w:w="1048" w:type="dxa"/>
          </w:tcPr>
          <w:p w14:paraId="78521F32" w14:textId="77777777" w:rsidR="00E27F3D" w:rsidRPr="00210B31" w:rsidRDefault="00E27F3D" w:rsidP="00956A96">
            <w:pPr>
              <w:pStyle w:val="aff"/>
              <w:jc w:val="center"/>
              <w:rPr>
                <w:rStyle w:val="generalbold1"/>
                <w:sz w:val="18"/>
                <w:szCs w:val="18"/>
              </w:rPr>
            </w:pPr>
            <w:r w:rsidRPr="00210B31">
              <w:rPr>
                <w:rStyle w:val="generalbold1"/>
                <w:rFonts w:hint="eastAsia"/>
                <w:sz w:val="18"/>
                <w:szCs w:val="18"/>
              </w:rPr>
              <w:t>○</w:t>
            </w:r>
          </w:p>
          <w:p w14:paraId="0183C6B1" w14:textId="550256A1" w:rsidR="00E27F3D" w:rsidRPr="00F91D09" w:rsidRDefault="0067765C" w:rsidP="00956A96">
            <w:pPr>
              <w:pStyle w:val="aff"/>
              <w:jc w:val="center"/>
              <w:rPr>
                <w:rStyle w:val="generalbold1"/>
                <w:sz w:val="16"/>
                <w:szCs w:val="16"/>
              </w:rPr>
            </w:pPr>
            <w:r>
              <w:rPr>
                <w:rStyle w:val="generalbold1"/>
                <w:rFonts w:hint="eastAsia"/>
                <w:sz w:val="16"/>
                <w:szCs w:val="16"/>
              </w:rPr>
              <w:t>OR</w:t>
            </w:r>
          </w:p>
          <w:p w14:paraId="376A1BCA" w14:textId="77777777" w:rsidR="00E27F3D" w:rsidRPr="00D007E5" w:rsidRDefault="00E27F3D" w:rsidP="00956A96">
            <w:pPr>
              <w:pStyle w:val="aff"/>
              <w:jc w:val="center"/>
              <w:rPr>
                <w:rStyle w:val="generalbold1"/>
              </w:rPr>
            </w:pPr>
            <w:r w:rsidRPr="00F91D09">
              <w:rPr>
                <w:rStyle w:val="generalbold1"/>
                <w:rFonts w:hint="eastAsia"/>
                <w:sz w:val="18"/>
                <w:szCs w:val="18"/>
              </w:rPr>
              <w:t>／</w:t>
            </w:r>
          </w:p>
        </w:tc>
        <w:tc>
          <w:tcPr>
            <w:tcW w:w="992" w:type="dxa"/>
          </w:tcPr>
          <w:p w14:paraId="7CB8E3A8" w14:textId="0BCA92DC" w:rsidR="00E27F3D" w:rsidRPr="00D007E5" w:rsidRDefault="0067765C" w:rsidP="00D76B81">
            <w:pPr>
              <w:pStyle w:val="aff"/>
              <w:jc w:val="left"/>
            </w:pPr>
            <w:r>
              <w:rPr>
                <w:rFonts w:hint="eastAsia"/>
                <w:szCs w:val="18"/>
              </w:rPr>
              <w:t>List selection</w:t>
            </w:r>
          </w:p>
        </w:tc>
        <w:tc>
          <w:tcPr>
            <w:tcW w:w="1985" w:type="dxa"/>
          </w:tcPr>
          <w:p w14:paraId="5BF44723" w14:textId="015A6D20" w:rsidR="00E27F3D" w:rsidRPr="00D007E5" w:rsidRDefault="00890FBD" w:rsidP="0081605B">
            <w:pPr>
              <w:pStyle w:val="aff"/>
              <w:jc w:val="left"/>
            </w:pPr>
            <w:r w:rsidRPr="00890FBD">
              <w:rPr>
                <w:szCs w:val="18"/>
              </w:rPr>
              <w:t>Required if the registration method is Key or Key-Value type.</w:t>
            </w:r>
          </w:p>
        </w:tc>
      </w:tr>
      <w:tr w:rsidR="00E27F3D" w:rsidRPr="00D007E5" w14:paraId="1A00ADBF" w14:textId="77777777" w:rsidTr="0081605B">
        <w:trPr>
          <w:tblHeader/>
          <w:jc w:val="center"/>
        </w:trPr>
        <w:tc>
          <w:tcPr>
            <w:tcW w:w="2315" w:type="dxa"/>
            <w:gridSpan w:val="2"/>
            <w:shd w:val="clear" w:color="auto" w:fill="E5EAEF"/>
          </w:tcPr>
          <w:p w14:paraId="23A6D9D4" w14:textId="53260071" w:rsidR="00E27F3D" w:rsidRPr="00F91D09" w:rsidRDefault="00E27F3D" w:rsidP="00956A96">
            <w:pPr>
              <w:pStyle w:val="aff"/>
              <w:rPr>
                <w:rStyle w:val="generalbold1"/>
                <w:sz w:val="18"/>
                <w:szCs w:val="18"/>
              </w:rPr>
            </w:pPr>
            <w:r>
              <w:rPr>
                <w:rStyle w:val="generalbold1"/>
                <w:rFonts w:hint="eastAsia"/>
                <w:sz w:val="18"/>
                <w:szCs w:val="18"/>
              </w:rPr>
              <w:t>HCL</w:t>
            </w:r>
            <w:r w:rsidR="009A5A88">
              <w:rPr>
                <w:rStyle w:val="generalbold1"/>
                <w:rFonts w:hint="eastAsia"/>
                <w:sz w:val="18"/>
                <w:szCs w:val="18"/>
              </w:rPr>
              <w:t xml:space="preserve"> setting</w:t>
            </w:r>
          </w:p>
        </w:tc>
        <w:tc>
          <w:tcPr>
            <w:tcW w:w="4145" w:type="dxa"/>
          </w:tcPr>
          <w:p w14:paraId="272A7739" w14:textId="77777777" w:rsidR="00E51F6D" w:rsidRDefault="00E51F6D" w:rsidP="006C5A6F">
            <w:pPr>
              <w:pStyle w:val="aff"/>
            </w:pPr>
            <w:r>
              <w:t>Select "OFF" or "ON".</w:t>
            </w:r>
          </w:p>
          <w:p w14:paraId="2CB06E5F" w14:textId="421741C9" w:rsidR="00E27F3D" w:rsidRPr="00D007E5" w:rsidRDefault="00E51F6D" w:rsidP="00794505">
            <w:pPr>
              <w:pStyle w:val="aff"/>
              <w:jc w:val="left"/>
            </w:pPr>
            <w:proofErr w:type="spellStart"/>
            <w:r>
              <w:t>BackYard</w:t>
            </w:r>
            <w:proofErr w:type="spellEnd"/>
            <w:r>
              <w:t xml:space="preserve"> processing takes over the selected value when it is </w:t>
            </w:r>
            <w:r w:rsidR="009E0CB6">
              <w:t xml:space="preserve">reflected in the </w:t>
            </w:r>
            <w:proofErr w:type="spellStart"/>
            <w:r w:rsidR="009E0CB6">
              <w:t>subsititution</w:t>
            </w:r>
            <w:proofErr w:type="spellEnd"/>
            <w:r w:rsidR="009E0CB6">
              <w:t xml:space="preserve"> v</w:t>
            </w:r>
            <w:r>
              <w:t>alue list.</w:t>
            </w:r>
          </w:p>
        </w:tc>
        <w:tc>
          <w:tcPr>
            <w:tcW w:w="1048" w:type="dxa"/>
          </w:tcPr>
          <w:p w14:paraId="0786F653" w14:textId="77777777" w:rsidR="00E27F3D" w:rsidRPr="008E0DD7" w:rsidRDefault="00E27F3D" w:rsidP="00956A96">
            <w:pPr>
              <w:pStyle w:val="aff"/>
              <w:jc w:val="center"/>
              <w:rPr>
                <w:rStyle w:val="generalbold1"/>
                <w:sz w:val="18"/>
                <w:szCs w:val="18"/>
              </w:rPr>
            </w:pPr>
            <w:r w:rsidRPr="00210B31">
              <w:rPr>
                <w:rStyle w:val="generalbold1"/>
                <w:rFonts w:hint="eastAsia"/>
                <w:sz w:val="18"/>
                <w:szCs w:val="18"/>
              </w:rPr>
              <w:t>○</w:t>
            </w:r>
          </w:p>
        </w:tc>
        <w:tc>
          <w:tcPr>
            <w:tcW w:w="992" w:type="dxa"/>
          </w:tcPr>
          <w:p w14:paraId="5FA49063" w14:textId="0283DDDB" w:rsidR="00E27F3D" w:rsidRPr="00D007E5" w:rsidRDefault="0067765C" w:rsidP="00D76B81">
            <w:pPr>
              <w:pStyle w:val="aff"/>
              <w:jc w:val="left"/>
            </w:pPr>
            <w:r>
              <w:rPr>
                <w:rFonts w:hint="eastAsia"/>
              </w:rPr>
              <w:t>List selection</w:t>
            </w:r>
          </w:p>
        </w:tc>
        <w:tc>
          <w:tcPr>
            <w:tcW w:w="1985" w:type="dxa"/>
          </w:tcPr>
          <w:p w14:paraId="474415AF" w14:textId="77777777" w:rsidR="00E27F3D" w:rsidRPr="00D007E5" w:rsidRDefault="00E27F3D" w:rsidP="00956A96">
            <w:pPr>
              <w:pStyle w:val="aff"/>
            </w:pPr>
          </w:p>
        </w:tc>
      </w:tr>
    </w:tbl>
    <w:p w14:paraId="417813AA" w14:textId="77777777" w:rsidR="004D3AAD" w:rsidRDefault="004D3AAD">
      <w:r>
        <w:br w:type="page"/>
      </w:r>
    </w:p>
    <w:tbl>
      <w:tblPr>
        <w:tblStyle w:val="ab"/>
        <w:tblW w:w="10109" w:type="dxa"/>
        <w:jc w:val="center"/>
        <w:tblLayout w:type="fixed"/>
        <w:tblLook w:val="04A0" w:firstRow="1" w:lastRow="0" w:firstColumn="1" w:lastColumn="0" w:noHBand="0" w:noVBand="1"/>
      </w:tblPr>
      <w:tblGrid>
        <w:gridCol w:w="2315"/>
        <w:gridCol w:w="4145"/>
        <w:gridCol w:w="1048"/>
        <w:gridCol w:w="992"/>
        <w:gridCol w:w="1609"/>
      </w:tblGrid>
      <w:tr w:rsidR="00DA70D3" w:rsidRPr="00D007E5" w14:paraId="0B7AF4DD" w14:textId="77777777" w:rsidTr="00F44BFF">
        <w:trPr>
          <w:tblHeader/>
          <w:jc w:val="center"/>
        </w:trPr>
        <w:tc>
          <w:tcPr>
            <w:tcW w:w="2315" w:type="dxa"/>
            <w:shd w:val="clear" w:color="auto" w:fill="E5EAEF"/>
          </w:tcPr>
          <w:p w14:paraId="271643B1" w14:textId="07ABFF49" w:rsidR="00DA70D3" w:rsidRDefault="00DA70D3" w:rsidP="00DA70D3">
            <w:pPr>
              <w:pStyle w:val="aff"/>
              <w:rPr>
                <w:rStyle w:val="generalbold1"/>
                <w:sz w:val="18"/>
                <w:szCs w:val="18"/>
              </w:rPr>
            </w:pPr>
            <w:r w:rsidRPr="00F91D09">
              <w:rPr>
                <w:rStyle w:val="generalbold1"/>
                <w:rFonts w:hint="eastAsia"/>
                <w:sz w:val="18"/>
                <w:szCs w:val="18"/>
              </w:rPr>
              <w:lastRenderedPageBreak/>
              <w:t>NULL</w:t>
            </w:r>
            <w:r>
              <w:rPr>
                <w:rStyle w:val="generalbold1"/>
                <w:rFonts w:hint="eastAsia"/>
                <w:sz w:val="18"/>
                <w:szCs w:val="18"/>
              </w:rPr>
              <w:t xml:space="preserve"> link</w:t>
            </w:r>
          </w:p>
        </w:tc>
        <w:tc>
          <w:tcPr>
            <w:tcW w:w="4145" w:type="dxa"/>
          </w:tcPr>
          <w:p w14:paraId="4C624962" w14:textId="20FB25C2" w:rsidR="00FA5D1E" w:rsidRDefault="00FA5D1E" w:rsidP="00FA5D1E">
            <w:pPr>
              <w:pStyle w:val="aff"/>
              <w:jc w:val="left"/>
            </w:pPr>
            <w:r>
              <w:t>If the specific value of the parameter sheet in the "Substitution value auto-registration setting" is NULL(blank),</w:t>
            </w:r>
            <w:r>
              <w:rPr>
                <w:rFonts w:hint="eastAsia"/>
              </w:rPr>
              <w:t xml:space="preserve"> </w:t>
            </w:r>
            <w:r>
              <w:t>users can set registrations to the list to have the value NULL(blank) or not.</w:t>
            </w:r>
          </w:p>
          <w:p w14:paraId="3B3CC565" w14:textId="0D715A81" w:rsidR="00DA70D3" w:rsidRDefault="00FA5D1E" w:rsidP="00947F0C">
            <w:pPr>
              <w:pStyle w:val="aff"/>
            </w:pPr>
            <w:r>
              <w:t>This value is applied when "NULL Link"(In the Substitution value auto-registration setting menu) is blank.</w:t>
            </w:r>
          </w:p>
          <w:p w14:paraId="05F473E1" w14:textId="700C373A" w:rsidR="00FA5D1E" w:rsidRDefault="00FA5D1E" w:rsidP="00FA5D1E">
            <w:pPr>
              <w:pStyle w:val="aff"/>
              <w:jc w:val="left"/>
            </w:pPr>
            <w:r>
              <w:rPr>
                <w:rFonts w:hint="eastAsia"/>
              </w:rPr>
              <w:t>・</w:t>
            </w:r>
            <w:r>
              <w:t>If "Enable", any value in the parameter sheet is registered in the substitution value list.</w:t>
            </w:r>
          </w:p>
          <w:p w14:paraId="0E0E30F2" w14:textId="6B749A6F" w:rsidR="00FA5D1E" w:rsidRDefault="00FA5D1E" w:rsidP="00FA5D1E">
            <w:pPr>
              <w:pStyle w:val="aff"/>
            </w:pPr>
            <w:r>
              <w:rPr>
                <w:rFonts w:hint="eastAsia"/>
              </w:rPr>
              <w:t>・</w:t>
            </w:r>
            <w:r>
              <w:t>If "Disable", the value is registered in the value list only if the parameter sheet contains a value.</w:t>
            </w:r>
          </w:p>
          <w:p w14:paraId="52FF909D" w14:textId="35BD8433" w:rsidR="00FA5D1E" w:rsidRPr="00D007E5" w:rsidRDefault="00FA5D1E" w:rsidP="00FA5D1E">
            <w:pPr>
              <w:pStyle w:val="aff"/>
              <w:jc w:val="left"/>
            </w:pPr>
            <w:r>
              <w:rPr>
                <w:rFonts w:hint="eastAsia"/>
              </w:rPr>
              <w:t>・</w:t>
            </w:r>
            <w:r>
              <w:t>If it is blank, the "NULL link" value of the interface information is applied.</w:t>
            </w:r>
          </w:p>
        </w:tc>
        <w:tc>
          <w:tcPr>
            <w:tcW w:w="1048" w:type="dxa"/>
          </w:tcPr>
          <w:p w14:paraId="315BB898" w14:textId="77777777" w:rsidR="00DA70D3" w:rsidRPr="00D007E5" w:rsidRDefault="00DA70D3" w:rsidP="00DA70D3">
            <w:pPr>
              <w:pStyle w:val="aff"/>
              <w:jc w:val="center"/>
              <w:rPr>
                <w:rStyle w:val="generalbold1"/>
              </w:rPr>
            </w:pPr>
            <w:r w:rsidRPr="00D007E5">
              <w:rPr>
                <w:rStyle w:val="generalbold1"/>
                <w:rFonts w:hint="eastAsia"/>
              </w:rPr>
              <w:t>-</w:t>
            </w:r>
          </w:p>
        </w:tc>
        <w:tc>
          <w:tcPr>
            <w:tcW w:w="992" w:type="dxa"/>
          </w:tcPr>
          <w:p w14:paraId="26C565BA" w14:textId="7409B54D" w:rsidR="00DA70D3" w:rsidRPr="00D007E5" w:rsidRDefault="00DA70D3" w:rsidP="00D76B81">
            <w:pPr>
              <w:pStyle w:val="aff"/>
              <w:jc w:val="left"/>
            </w:pPr>
            <w:r>
              <w:rPr>
                <w:rFonts w:hint="eastAsia"/>
              </w:rPr>
              <w:t>List selection</w:t>
            </w:r>
          </w:p>
        </w:tc>
        <w:tc>
          <w:tcPr>
            <w:tcW w:w="1609" w:type="dxa"/>
          </w:tcPr>
          <w:p w14:paraId="7DDC677C" w14:textId="77777777" w:rsidR="00DA70D3" w:rsidRPr="00D007E5" w:rsidRDefault="00DA70D3" w:rsidP="00DA70D3">
            <w:pPr>
              <w:pStyle w:val="aff"/>
            </w:pPr>
            <w:r w:rsidRPr="00D007E5">
              <w:rPr>
                <w:rFonts w:hint="eastAsia"/>
              </w:rPr>
              <w:t>-</w:t>
            </w:r>
          </w:p>
        </w:tc>
      </w:tr>
      <w:tr w:rsidR="00DA70D3" w:rsidRPr="00860732" w14:paraId="105E39EE" w14:textId="77777777" w:rsidTr="00F44BFF">
        <w:trPr>
          <w:jc w:val="center"/>
        </w:trPr>
        <w:tc>
          <w:tcPr>
            <w:tcW w:w="2315" w:type="dxa"/>
            <w:shd w:val="clear" w:color="auto" w:fill="E5EAEF"/>
          </w:tcPr>
          <w:p w14:paraId="07107CA8" w14:textId="79D95421" w:rsidR="00DA70D3" w:rsidRPr="00D30BBC" w:rsidRDefault="00943B1A" w:rsidP="00DA70D3">
            <w:pPr>
              <w:pStyle w:val="aff"/>
              <w:rPr>
                <w:rStyle w:val="generalbold1"/>
              </w:rPr>
            </w:pPr>
            <w:r>
              <w:rPr>
                <w:rFonts w:hint="eastAsia"/>
              </w:rPr>
              <w:t>Remarks</w:t>
            </w:r>
          </w:p>
        </w:tc>
        <w:tc>
          <w:tcPr>
            <w:tcW w:w="4145" w:type="dxa"/>
          </w:tcPr>
          <w:p w14:paraId="1E8AFF9E" w14:textId="2B7A555F" w:rsidR="00DA70D3" w:rsidRPr="00860732" w:rsidRDefault="00943B1A" w:rsidP="00DA70D3">
            <w:pPr>
              <w:pStyle w:val="aff"/>
            </w:pPr>
            <w:r w:rsidRPr="00943B1A">
              <w:t>Free description field.</w:t>
            </w:r>
          </w:p>
        </w:tc>
        <w:tc>
          <w:tcPr>
            <w:tcW w:w="1048" w:type="dxa"/>
          </w:tcPr>
          <w:p w14:paraId="557D07EB" w14:textId="77777777" w:rsidR="00DA70D3" w:rsidRPr="00860732" w:rsidRDefault="00DA70D3" w:rsidP="00DA70D3">
            <w:pPr>
              <w:pStyle w:val="aff"/>
              <w:jc w:val="center"/>
              <w:rPr>
                <w:rStyle w:val="generalbold1"/>
              </w:rPr>
            </w:pPr>
            <w:r w:rsidRPr="00860732">
              <w:rPr>
                <w:rFonts w:hint="eastAsia"/>
              </w:rPr>
              <w:t>-</w:t>
            </w:r>
          </w:p>
        </w:tc>
        <w:tc>
          <w:tcPr>
            <w:tcW w:w="992" w:type="dxa"/>
          </w:tcPr>
          <w:p w14:paraId="38A5B310" w14:textId="1EBA1028" w:rsidR="00DA70D3" w:rsidRPr="00860732" w:rsidRDefault="000C5D1B" w:rsidP="00D76B81">
            <w:pPr>
              <w:pStyle w:val="aff"/>
              <w:jc w:val="left"/>
            </w:pPr>
            <w:proofErr w:type="spellStart"/>
            <w:r>
              <w:rPr>
                <w:rFonts w:hint="eastAsia"/>
              </w:rPr>
              <w:t>Menu</w:t>
            </w:r>
            <w:r w:rsidR="00943B1A">
              <w:rPr>
                <w:rFonts w:hint="eastAsia"/>
              </w:rPr>
              <w:t>al</w:t>
            </w:r>
            <w:proofErr w:type="spellEnd"/>
            <w:r w:rsidR="00943B1A">
              <w:rPr>
                <w:rFonts w:hint="eastAsia"/>
              </w:rPr>
              <w:t xml:space="preserve"> input</w:t>
            </w:r>
          </w:p>
        </w:tc>
        <w:tc>
          <w:tcPr>
            <w:tcW w:w="1609" w:type="dxa"/>
          </w:tcPr>
          <w:p w14:paraId="47D34DD8" w14:textId="64F6B52D" w:rsidR="00DA70D3" w:rsidRPr="00860732" w:rsidRDefault="00943B1A" w:rsidP="00DA70D3">
            <w:pPr>
              <w:pStyle w:val="aff"/>
            </w:pPr>
            <w:proofErr w:type="spellStart"/>
            <w:r>
              <w:rPr>
                <w:rFonts w:hint="eastAsia"/>
              </w:rPr>
              <w:t>Maxumum</w:t>
            </w:r>
            <w:proofErr w:type="spellEnd"/>
            <w:r>
              <w:rPr>
                <w:rFonts w:hint="eastAsia"/>
              </w:rPr>
              <w:t xml:space="preserve"> length </w:t>
            </w:r>
            <w:r w:rsidR="00DA70D3" w:rsidRPr="00860732">
              <w:rPr>
                <w:rFonts w:hint="eastAsia"/>
              </w:rPr>
              <w:t>4000</w:t>
            </w:r>
            <w:r>
              <w:rPr>
                <w:rFonts w:hint="eastAsia"/>
              </w:rPr>
              <w:t xml:space="preserve"> byte</w:t>
            </w:r>
          </w:p>
        </w:tc>
      </w:tr>
    </w:tbl>
    <w:p w14:paraId="183F31CF" w14:textId="6F1F38B5" w:rsidR="00DA70D3" w:rsidRDefault="00DA70D3" w:rsidP="0081177F">
      <w:pPr>
        <w:widowControl/>
        <w:jc w:val="left"/>
      </w:pPr>
    </w:p>
    <w:p w14:paraId="1FAA9B94" w14:textId="71CC0A6A" w:rsidR="005B6A8A" w:rsidRPr="0081177F" w:rsidRDefault="00DA70D3" w:rsidP="0081177F">
      <w:pPr>
        <w:widowControl/>
        <w:jc w:val="left"/>
      </w:pPr>
      <w:r>
        <w:br w:type="page"/>
      </w:r>
    </w:p>
    <w:p w14:paraId="47097519" w14:textId="2FFA0525" w:rsidR="00186503" w:rsidRPr="00CE0420" w:rsidRDefault="004D34BD" w:rsidP="00186503">
      <w:pPr>
        <w:pStyle w:val="30"/>
        <w:ind w:left="1134" w:hanging="709"/>
        <w:rPr>
          <w:rFonts w:ascii="Arial" w:hAnsi="Arial"/>
        </w:rPr>
      </w:pPr>
      <w:bookmarkStart w:id="890" w:name="_Toc105604739"/>
      <w:r>
        <w:rPr>
          <w:rFonts w:ascii="Arial" w:hAnsi="Arial" w:hint="eastAsia"/>
        </w:rPr>
        <w:lastRenderedPageBreak/>
        <w:t>S</w:t>
      </w:r>
      <w:r w:rsidR="00804D08">
        <w:rPr>
          <w:rFonts w:ascii="Arial" w:hAnsi="Arial"/>
        </w:rPr>
        <w:t>ubstitution v</w:t>
      </w:r>
      <w:r w:rsidR="00222326">
        <w:rPr>
          <w:rFonts w:ascii="Arial" w:hAnsi="Arial"/>
        </w:rPr>
        <w:t>alue l</w:t>
      </w:r>
      <w:r>
        <w:rPr>
          <w:rFonts w:ascii="Arial" w:hAnsi="Arial"/>
        </w:rPr>
        <w:t>ist</w:t>
      </w:r>
      <w:bookmarkEnd w:id="890"/>
    </w:p>
    <w:p w14:paraId="33306B1B" w14:textId="6B3DBEE4" w:rsidR="0049419D" w:rsidRPr="00212129" w:rsidRDefault="00943CD3" w:rsidP="006C1C92">
      <w:pPr>
        <w:pStyle w:val="aff0"/>
        <w:numPr>
          <w:ilvl w:val="0"/>
          <w:numId w:val="18"/>
        </w:numPr>
        <w:jc w:val="left"/>
      </w:pPr>
      <w:r w:rsidRPr="00943CD3">
        <w:t>I</w:t>
      </w:r>
      <w:r w:rsidR="0083155A">
        <w:t>n “</w:t>
      </w:r>
      <w:r w:rsidR="00135791">
        <w:t>Substitution value l</w:t>
      </w:r>
      <w:r>
        <w:t>ist</w:t>
      </w:r>
      <w:r w:rsidR="0083155A">
        <w:t>”</w:t>
      </w:r>
      <w:r w:rsidR="00A07423">
        <w:t>,</w:t>
      </w:r>
      <w:r w:rsidR="006C1C92" w:rsidRPr="006C1C92">
        <w:t xml:space="preserve"> </w:t>
      </w:r>
      <w:r w:rsidR="006C1C92">
        <w:t>substitute</w:t>
      </w:r>
      <w:r w:rsidR="006C1C92" w:rsidRPr="006C1C92">
        <w:t xml:space="preserve"> variables in Module used in the target Movement for each operation</w:t>
      </w:r>
      <w:r w:rsidR="006C1C92">
        <w:t xml:space="preserve">. </w:t>
      </w:r>
      <w:r w:rsidR="006C1C92" w:rsidRPr="006C1C92">
        <w:t xml:space="preserve">Specific values can be maintained </w:t>
      </w:r>
      <w:r w:rsidR="00425546">
        <w:t>(browsing/register/update/abolition</w:t>
      </w:r>
      <w:r w:rsidR="0083155A">
        <w:t>)</w:t>
      </w:r>
      <w:r w:rsidR="006C1C92">
        <w:t>.</w:t>
      </w:r>
    </w:p>
    <w:p w14:paraId="50116025" w14:textId="5949BE0E" w:rsidR="0051031D" w:rsidRPr="003F6033" w:rsidRDefault="00CF101D" w:rsidP="00212129">
      <w:pPr>
        <w:pStyle w:val="aff0"/>
        <w:ind w:left="851" w:firstLine="131"/>
      </w:pPr>
      <w:r>
        <w:rPr>
          <w:noProof/>
        </w:rPr>
        <mc:AlternateContent>
          <mc:Choice Requires="wps">
            <w:drawing>
              <wp:anchor distT="0" distB="0" distL="114300" distR="114300" simplePos="0" relativeHeight="251752448" behindDoc="0" locked="0" layoutInCell="1" allowOverlap="1" wp14:anchorId="7D0CFAF2" wp14:editId="437379C8">
                <wp:simplePos x="0" y="0"/>
                <wp:positionH relativeFrom="column">
                  <wp:posOffset>621132</wp:posOffset>
                </wp:positionH>
                <wp:positionV relativeFrom="paragraph">
                  <wp:posOffset>2230881</wp:posOffset>
                </wp:positionV>
                <wp:extent cx="555955" cy="153619"/>
                <wp:effectExtent l="0" t="0" r="15875" b="18415"/>
                <wp:wrapNone/>
                <wp:docPr id="245" name="正方形/長方形 245"/>
                <wp:cNvGraphicFramePr/>
                <a:graphic xmlns:a="http://schemas.openxmlformats.org/drawingml/2006/main">
                  <a:graphicData uri="http://schemas.microsoft.com/office/word/2010/wordprocessingShape">
                    <wps:wsp>
                      <wps:cNvSpPr/>
                      <wps:spPr>
                        <a:xfrm>
                          <a:off x="0" y="0"/>
                          <a:ext cx="555955" cy="1536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BF9148" id="正方形/長方形 245" o:spid="_x0000_s1026" style="position:absolute;left:0;text-align:left;margin-left:48.9pt;margin-top:175.65pt;width:43.8pt;height:12.1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" filled="f" strokecolor="red" strokeweight="2pt"/>
            </w:pict>
          </mc:Fallback>
        </mc:AlternateContent>
      </w:r>
      <w:r>
        <w:rPr>
          <w:noProof/>
        </w:rPr>
        <w:drawing>
          <wp:inline distT="0" distB="0" distL="0" distR="0" wp14:anchorId="5CF7D6A9" wp14:editId="2AF3010A">
            <wp:extent cx="4697730" cy="2931160"/>
            <wp:effectExtent l="0" t="0" r="7620" b="2540"/>
            <wp:docPr id="212" name="図 211"/>
            <wp:cNvGraphicFramePr/>
            <a:graphic xmlns:a="http://schemas.openxmlformats.org/drawingml/2006/main">
              <a:graphicData uri="http://schemas.openxmlformats.org/drawingml/2006/picture">
                <pic:pic xmlns:pic="http://schemas.openxmlformats.org/drawingml/2006/picture">
                  <pic:nvPicPr>
                    <pic:cNvPr id="212" name="図 21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697730" cy="2931160"/>
                    </a:xfrm>
                    <a:prstGeom prst="rect">
                      <a:avLst/>
                    </a:prstGeom>
                  </pic:spPr>
                </pic:pic>
              </a:graphicData>
            </a:graphic>
          </wp:inline>
        </w:drawing>
      </w:r>
    </w:p>
    <w:p w14:paraId="45A247AE" w14:textId="0FBF2074" w:rsidR="00E84364" w:rsidRPr="00CE0420" w:rsidRDefault="009A428E" w:rsidP="00E84364">
      <w:pPr>
        <w:jc w:val="center"/>
        <w:rPr>
          <w:rFonts w:cstheme="minorHAnsi"/>
          <w:b/>
        </w:rPr>
      </w:pPr>
      <w:r>
        <w:rPr>
          <w:rFonts w:hint="eastAsia"/>
          <w:b/>
        </w:rPr>
        <w:t xml:space="preserve">Figure </w:t>
      </w:r>
      <w:r w:rsidR="00C549E0">
        <w:rPr>
          <w:b/>
        </w:rPr>
        <w:t>6.2.12</w:t>
      </w:r>
      <w:r w:rsidR="00F77B97">
        <w:rPr>
          <w:b/>
        </w:rPr>
        <w:t>-1</w:t>
      </w:r>
      <w:r>
        <w:rPr>
          <w:rFonts w:cstheme="minorHAnsi" w:hint="eastAsia"/>
          <w:b/>
        </w:rPr>
        <w:t xml:space="preserve"> Submenu screen </w:t>
      </w:r>
      <w:r w:rsidR="00E84364" w:rsidRPr="00CE0420">
        <w:rPr>
          <w:rFonts w:cstheme="minorHAnsi" w:hint="eastAsia"/>
          <w:b/>
        </w:rPr>
        <w:t>（</w:t>
      </w:r>
      <w:r w:rsidR="00A82A46">
        <w:rPr>
          <w:rFonts w:cstheme="minorHAnsi" w:hint="eastAsia"/>
          <w:b/>
        </w:rPr>
        <w:t>S</w:t>
      </w:r>
      <w:r>
        <w:rPr>
          <w:rFonts w:cstheme="minorHAnsi" w:hint="eastAsia"/>
          <w:b/>
        </w:rPr>
        <w:t>ub</w:t>
      </w:r>
      <w:r>
        <w:rPr>
          <w:rFonts w:cstheme="minorHAnsi"/>
          <w:b/>
        </w:rPr>
        <w:t>s</w:t>
      </w:r>
      <w:r w:rsidR="00A82A46">
        <w:rPr>
          <w:rFonts w:cstheme="minorHAnsi" w:hint="eastAsia"/>
          <w:b/>
        </w:rPr>
        <w:t>titution value l</w:t>
      </w:r>
      <w:r>
        <w:rPr>
          <w:rFonts w:cstheme="minorHAnsi" w:hint="eastAsia"/>
          <w:b/>
        </w:rPr>
        <w:t>ist</w:t>
      </w:r>
      <w:r w:rsidR="00E84364" w:rsidRPr="00CE0420">
        <w:rPr>
          <w:rFonts w:cstheme="minorHAnsi" w:hint="eastAsia"/>
          <w:b/>
        </w:rPr>
        <w:t>）</w:t>
      </w:r>
    </w:p>
    <w:p w14:paraId="7DA4A8B0" w14:textId="6AC7C4EF" w:rsidR="00E84364" w:rsidRPr="00CE0420" w:rsidRDefault="00E84364" w:rsidP="00E84364">
      <w:pPr>
        <w:jc w:val="center"/>
        <w:rPr>
          <w:rFonts w:cstheme="minorHAnsi"/>
          <w:b/>
        </w:rPr>
      </w:pPr>
    </w:p>
    <w:p w14:paraId="30E856E8" w14:textId="14D3D9ED" w:rsidR="00E84364" w:rsidRDefault="00DD5D24" w:rsidP="00B51072">
      <w:pPr>
        <w:pStyle w:val="aff0"/>
        <w:numPr>
          <w:ilvl w:val="0"/>
          <w:numId w:val="18"/>
        </w:numPr>
        <w:jc w:val="left"/>
      </w:pPr>
      <w:r w:rsidRPr="00DD5D24">
        <w:t>Clicking the "Register" button and then "Start Registration" button wi</w:t>
      </w:r>
      <w:r>
        <w:t>ll manage the substitute values</w:t>
      </w:r>
      <w:r w:rsidR="0020122F" w:rsidRPr="0020122F">
        <w:t>.</w:t>
      </w:r>
    </w:p>
    <w:p w14:paraId="42797765" w14:textId="2792B81F" w:rsidR="00DE0435" w:rsidRDefault="0047260A" w:rsidP="00C549E0">
      <w:pPr>
        <w:pStyle w:val="aff0"/>
        <w:ind w:left="709" w:firstLineChars="100" w:firstLine="210"/>
      </w:pPr>
      <w:r>
        <w:rPr>
          <w:noProof/>
        </w:rPr>
        <w:drawing>
          <wp:inline distT="0" distB="0" distL="0" distR="0" wp14:anchorId="0796F749" wp14:editId="45995B8C">
            <wp:extent cx="4924425" cy="1314450"/>
            <wp:effectExtent l="0" t="0" r="9525" b="0"/>
            <wp:docPr id="63"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図 62"/>
                    <pic:cNvPicPr>
                      <a:picLocks noChangeAspect="1"/>
                    </pic:cNvPicPr>
                  </pic:nvPicPr>
                  <pic:blipFill>
                    <a:blip r:embed="rId55"/>
                    <a:stretch>
                      <a:fillRect/>
                    </a:stretch>
                  </pic:blipFill>
                  <pic:spPr>
                    <a:xfrm>
                      <a:off x="0" y="0"/>
                      <a:ext cx="4924425" cy="1314450"/>
                    </a:xfrm>
                    <a:prstGeom prst="rect">
                      <a:avLst/>
                    </a:prstGeom>
                  </pic:spPr>
                </pic:pic>
              </a:graphicData>
            </a:graphic>
          </wp:inline>
        </w:drawing>
      </w:r>
    </w:p>
    <w:p w14:paraId="29F9ABEE" w14:textId="559BA6DF" w:rsidR="00DE0435" w:rsidRDefault="00FB6630" w:rsidP="00DE0435">
      <w:pPr>
        <w:pStyle w:val="af2"/>
        <w:jc w:val="center"/>
        <w:rPr>
          <w:rFonts w:cstheme="minorHAnsi"/>
        </w:rPr>
      </w:pPr>
      <w:r>
        <w:rPr>
          <w:rFonts w:hint="eastAsia"/>
        </w:rPr>
        <w:t>Figure</w:t>
      </w:r>
      <w:r w:rsidR="00DE0435" w:rsidRPr="00CE0420">
        <w:rPr>
          <w:rFonts w:hint="eastAsia"/>
        </w:rPr>
        <w:t xml:space="preserve"> </w:t>
      </w:r>
      <w:r w:rsidR="00C549E0">
        <w:t>6.2.12</w:t>
      </w:r>
      <w:r w:rsidR="00F77B97">
        <w:t>-2</w:t>
      </w:r>
      <w:r w:rsidR="00A82A46">
        <w:rPr>
          <w:rFonts w:cstheme="minorHAnsi" w:hint="eastAsia"/>
        </w:rPr>
        <w:t xml:space="preserve"> Registration s</w:t>
      </w:r>
      <w:r>
        <w:rPr>
          <w:rFonts w:cstheme="minorHAnsi" w:hint="eastAsia"/>
        </w:rPr>
        <w:t>creen</w:t>
      </w:r>
      <w:r w:rsidR="00DE0435" w:rsidRPr="00CE0420">
        <w:rPr>
          <w:rFonts w:cstheme="minorHAnsi" w:hint="eastAsia"/>
        </w:rPr>
        <w:t>（</w:t>
      </w:r>
      <w:r w:rsidR="00A82A46">
        <w:rPr>
          <w:rFonts w:cstheme="minorHAnsi" w:hint="eastAsia"/>
        </w:rPr>
        <w:t>Substitution value l</w:t>
      </w:r>
      <w:r>
        <w:rPr>
          <w:rFonts w:cstheme="minorHAnsi" w:hint="eastAsia"/>
        </w:rPr>
        <w:t>ist</w:t>
      </w:r>
      <w:r w:rsidR="00DE0435" w:rsidRPr="00CE0420">
        <w:rPr>
          <w:rFonts w:cstheme="minorHAnsi" w:hint="eastAsia"/>
        </w:rPr>
        <w:t>）</w:t>
      </w:r>
    </w:p>
    <w:p w14:paraId="7A8CF108" w14:textId="77777777" w:rsidR="00DE0435" w:rsidRPr="00DE0435" w:rsidRDefault="00DE0435" w:rsidP="00DE0435">
      <w:pPr>
        <w:pStyle w:val="aff0"/>
      </w:pPr>
    </w:p>
    <w:p w14:paraId="04F742B8" w14:textId="145EA007" w:rsidR="00212129" w:rsidRDefault="009C0C82" w:rsidP="00DF537B">
      <w:pPr>
        <w:pStyle w:val="aff0"/>
        <w:ind w:left="709"/>
        <w:jc w:val="left"/>
      </w:pPr>
      <w:r>
        <w:t>The variables in substitution</w:t>
      </w:r>
      <w:r w:rsidR="00DB7B40" w:rsidRPr="00DB7B40">
        <w:t xml:space="preserve"> value </w:t>
      </w:r>
      <w:r w:rsidR="007A1772">
        <w:t>list</w:t>
      </w:r>
      <w:r w:rsidR="00DB7B40" w:rsidRPr="00DB7B40">
        <w:t xml:space="preserve"> are reflected from the file information registered in "</w:t>
      </w:r>
      <w:r w:rsidR="00DB7B40" w:rsidRPr="007F784D">
        <w:rPr>
          <w:u w:val="single"/>
        </w:rPr>
        <w:t xml:space="preserve">6.2.5 Module </w:t>
      </w:r>
      <w:r w:rsidR="00DB740E" w:rsidRPr="007F784D">
        <w:rPr>
          <w:u w:val="single"/>
        </w:rPr>
        <w:t>f</w:t>
      </w:r>
      <w:r w:rsidR="005C6503" w:rsidRPr="007F784D">
        <w:rPr>
          <w:u w:val="single"/>
        </w:rPr>
        <w:t>iles</w:t>
      </w:r>
      <w:r w:rsidR="00DB7B40" w:rsidRPr="00DB7B40">
        <w:t>".</w:t>
      </w:r>
    </w:p>
    <w:p w14:paraId="0F42CE40" w14:textId="77777777" w:rsidR="00DE0435" w:rsidRDefault="00DE0435" w:rsidP="00DF537B">
      <w:pPr>
        <w:jc w:val="left"/>
        <w:rPr>
          <w:b/>
          <w:color w:val="FF0000"/>
        </w:rPr>
      </w:pPr>
    </w:p>
    <w:p w14:paraId="3E2158B9" w14:textId="03C35502" w:rsidR="002C0E72" w:rsidRPr="002256F4" w:rsidRDefault="002C0E72" w:rsidP="00DF537B">
      <w:pPr>
        <w:ind w:leftChars="300" w:left="630"/>
        <w:jc w:val="left"/>
        <w:rPr>
          <w:b/>
          <w:color w:val="FF0000"/>
        </w:rPr>
      </w:pPr>
      <w:r w:rsidRPr="00860732">
        <w:rPr>
          <w:rFonts w:hint="eastAsia"/>
          <w:b/>
          <w:color w:val="FF0000"/>
        </w:rPr>
        <w:t>※</w:t>
      </w:r>
      <w:r w:rsidR="009B6937" w:rsidRPr="00325E88">
        <w:rPr>
          <w:rFonts w:ascii="ＭＳ Ｐゴシック" w:hAnsi="ＭＳ Ｐゴシック" w:hint="eastAsia"/>
          <w:b/>
          <w:color w:val="FF0000"/>
          <w:szCs w:val="21"/>
        </w:rPr>
        <w:t>Please refer to the</w:t>
      </w:r>
      <w:r w:rsidR="009B6937">
        <w:rPr>
          <w:rFonts w:ascii="ＭＳ Ｐゴシック" w:hAnsi="ＭＳ Ｐゴシック" w:hint="eastAsia"/>
          <w:b/>
          <w:color w:val="FF0000"/>
          <w:szCs w:val="21"/>
        </w:rPr>
        <w:t xml:space="preserve"> timing of reflection</w:t>
      </w:r>
      <w:r w:rsidR="009B6937" w:rsidRPr="00325E88">
        <w:rPr>
          <w:rFonts w:ascii="ＭＳ Ｐゴシック" w:hAnsi="ＭＳ Ｐゴシック" w:hint="eastAsia"/>
          <w:b/>
          <w:color w:val="FF0000"/>
          <w:szCs w:val="21"/>
        </w:rPr>
        <w:t xml:space="preserve"> is described in "(3)</w:t>
      </w:r>
      <w:r w:rsidR="009B6937">
        <w:rPr>
          <w:rFonts w:ascii="ＭＳ Ｐゴシック" w:hAnsi="ＭＳ Ｐゴシック"/>
          <w:b/>
          <w:color w:val="FF0000"/>
          <w:szCs w:val="21"/>
        </w:rPr>
        <w:t xml:space="preserve"> </w:t>
      </w:r>
      <w:r w:rsidR="009B6937" w:rsidRPr="00325E88">
        <w:rPr>
          <w:rFonts w:ascii="ＭＳ Ｐゴシック" w:hAnsi="ＭＳ Ｐゴシック" w:hint="eastAsia"/>
          <w:b/>
          <w:color w:val="FF0000"/>
          <w:szCs w:val="21"/>
        </w:rPr>
        <w:t>Change of starting period" of "</w:t>
      </w:r>
      <w:r w:rsidR="009B6937" w:rsidRPr="00325E88">
        <w:rPr>
          <w:rFonts w:ascii="ＭＳ Ｐゴシック" w:hAnsi="ＭＳ Ｐゴシック" w:hint="eastAsia"/>
          <w:b/>
          <w:color w:val="FF0000"/>
          <w:szCs w:val="21"/>
          <w:u w:val="single"/>
        </w:rPr>
        <w:t xml:space="preserve">8.2 </w:t>
      </w:r>
      <w:r w:rsidR="009B6937" w:rsidRPr="00325E88">
        <w:rPr>
          <w:rFonts w:ascii="ＭＳ Ｐゴシック" w:hAnsi="ＭＳ Ｐゴシック"/>
          <w:b/>
          <w:color w:val="FF0000"/>
          <w:szCs w:val="21"/>
          <w:u w:val="single"/>
        </w:rPr>
        <w:t>About the maintenance method</w:t>
      </w:r>
      <w:r w:rsidR="009B6937" w:rsidRPr="00325E88">
        <w:rPr>
          <w:rFonts w:ascii="ＭＳ Ｐゴシック" w:hAnsi="ＭＳ Ｐゴシック" w:hint="eastAsia"/>
          <w:b/>
          <w:color w:val="FF0000"/>
          <w:szCs w:val="21"/>
        </w:rPr>
        <w:t>".</w:t>
      </w:r>
    </w:p>
    <w:p w14:paraId="5FD3E890" w14:textId="37CF0109" w:rsidR="00E84364" w:rsidRPr="00F77B97" w:rsidRDefault="00E84364" w:rsidP="00DF537B">
      <w:pPr>
        <w:widowControl/>
        <w:jc w:val="left"/>
        <w:rPr>
          <w:rFonts w:cstheme="minorHAnsi"/>
        </w:rPr>
      </w:pPr>
    </w:p>
    <w:p w14:paraId="142045F5" w14:textId="65CB615B" w:rsidR="00882D14" w:rsidRDefault="00DB7B40" w:rsidP="00B46FB2">
      <w:pPr>
        <w:pStyle w:val="aff0"/>
        <w:numPr>
          <w:ilvl w:val="0"/>
          <w:numId w:val="18"/>
        </w:numPr>
        <w:jc w:val="left"/>
      </w:pPr>
      <w:r w:rsidRPr="00DB7B40">
        <w:t xml:space="preserve">For the variables registered in the substitution value </w:t>
      </w:r>
      <w:r w:rsidR="007A1772">
        <w:t>list</w:t>
      </w:r>
      <w:r w:rsidRPr="00DB7B40">
        <w:t>, the "variable name" is regis</w:t>
      </w:r>
      <w:r w:rsidR="005C441E">
        <w:t>tered as "Key" and "Specific</w:t>
      </w:r>
      <w:r w:rsidRPr="00DB7B40">
        <w:t xml:space="preserve"> value" is registered as "Value" for the Variables managed in the Workspace on the </w:t>
      </w:r>
      <w:r w:rsidR="003C684B">
        <w:t>Terraform</w:t>
      </w:r>
      <w:r w:rsidR="005C441E">
        <w:t xml:space="preserve"> side when the operation</w:t>
      </w:r>
      <w:r w:rsidRPr="00DB7B40">
        <w:t xml:space="preserve"> is executed.</w:t>
      </w:r>
    </w:p>
    <w:p w14:paraId="4C7EBDF1" w14:textId="0C488113" w:rsidR="00D00664" w:rsidRDefault="009A0932" w:rsidP="00D00664">
      <w:pPr>
        <w:pStyle w:val="aff0"/>
        <w:ind w:left="289" w:firstLineChars="200" w:firstLine="420"/>
        <w:jc w:val="left"/>
      </w:pPr>
      <w:r>
        <w:t>If "HCL settings</w:t>
      </w:r>
      <w:r w:rsidR="00D00664">
        <w:t>" is set to "ON", it will be registered with "HCL" checked.</w:t>
      </w:r>
    </w:p>
    <w:p w14:paraId="6280C818" w14:textId="13DDE2D8" w:rsidR="00DE0435" w:rsidRPr="00FB3BC0" w:rsidRDefault="00D00664" w:rsidP="00FB3BC0">
      <w:pPr>
        <w:pStyle w:val="aff0"/>
        <w:ind w:left="709"/>
        <w:jc w:val="left"/>
      </w:pPr>
      <w:r>
        <w:t>If "</w:t>
      </w:r>
      <w:proofErr w:type="spellStart"/>
      <w:r>
        <w:t>Senti</w:t>
      </w:r>
      <w:r w:rsidR="009A0932">
        <w:t>ve</w:t>
      </w:r>
      <w:proofErr w:type="spellEnd"/>
      <w:r w:rsidR="009A0932">
        <w:t xml:space="preserve"> settings</w:t>
      </w:r>
      <w:r>
        <w:t>" is set to "ON", it will be registered with "</w:t>
      </w:r>
      <w:proofErr w:type="spellStart"/>
      <w:r>
        <w:t>Sentive</w:t>
      </w:r>
      <w:proofErr w:type="spellEnd"/>
      <w:r>
        <w:t>" checked.</w:t>
      </w:r>
    </w:p>
    <w:p w14:paraId="771B1490" w14:textId="1B754F6E" w:rsidR="00882D14" w:rsidRDefault="00882D14" w:rsidP="00882D14">
      <w:pPr>
        <w:widowControl/>
        <w:jc w:val="left"/>
      </w:pPr>
      <w:r>
        <w:br w:type="page"/>
      </w:r>
    </w:p>
    <w:p w14:paraId="1542A16D" w14:textId="5C4EF09C" w:rsidR="00E84364" w:rsidRPr="00CE0420" w:rsidRDefault="003B4D8C" w:rsidP="00B46FB2">
      <w:pPr>
        <w:pStyle w:val="aff0"/>
        <w:numPr>
          <w:ilvl w:val="0"/>
          <w:numId w:val="18"/>
        </w:numPr>
      </w:pPr>
      <w:r w:rsidRPr="003B4D8C">
        <w:lastRenderedPageBreak/>
        <w:t xml:space="preserve">The list of items for assignment value </w:t>
      </w:r>
      <w:r w:rsidR="007A1772">
        <w:t>list</w:t>
      </w:r>
      <w:r w:rsidRPr="003B4D8C">
        <w:t xml:space="preserve"> is as follows.</w:t>
      </w:r>
    </w:p>
    <w:p w14:paraId="38378939" w14:textId="77777777" w:rsidR="00E84364" w:rsidRPr="00CE0420" w:rsidRDefault="00E84364" w:rsidP="00E84364">
      <w:pPr>
        <w:rPr>
          <w:rFonts w:cstheme="minorHAnsi"/>
        </w:rPr>
      </w:pPr>
    </w:p>
    <w:p w14:paraId="45981324" w14:textId="48E79BE5" w:rsidR="00E84364" w:rsidRPr="00CE0420" w:rsidRDefault="003B4D8C" w:rsidP="00E84364">
      <w:pPr>
        <w:jc w:val="center"/>
        <w:rPr>
          <w:rFonts w:cstheme="minorHAnsi"/>
          <w:b/>
        </w:rPr>
      </w:pPr>
      <w:r>
        <w:rPr>
          <w:rFonts w:hint="eastAsia"/>
          <w:b/>
        </w:rPr>
        <w:t xml:space="preserve">Table </w:t>
      </w:r>
      <w:r w:rsidR="00BA37ED">
        <w:rPr>
          <w:rFonts w:hint="eastAsia"/>
          <w:b/>
        </w:rPr>
        <w:t>6</w:t>
      </w:r>
      <w:r w:rsidR="00BA37ED">
        <w:rPr>
          <w:b/>
        </w:rPr>
        <w:t>.2.12-1</w:t>
      </w:r>
      <w:r w:rsidR="00E84364" w:rsidRPr="00CE0420">
        <w:rPr>
          <w:rFonts w:cstheme="minorHAnsi"/>
          <w:b/>
        </w:rPr>
        <w:t xml:space="preserve">　</w:t>
      </w:r>
      <w:r w:rsidR="00525589">
        <w:rPr>
          <w:rFonts w:cstheme="minorHAnsi" w:hint="eastAsia"/>
          <w:b/>
        </w:rPr>
        <w:t>Item l</w:t>
      </w:r>
      <w:r>
        <w:rPr>
          <w:rFonts w:cstheme="minorHAnsi" w:hint="eastAsia"/>
          <w:b/>
        </w:rPr>
        <w:t>ist</w:t>
      </w:r>
      <w:r w:rsidR="00E84364" w:rsidRPr="00CE0420">
        <w:rPr>
          <w:rFonts w:cstheme="minorHAnsi" w:hint="eastAsia"/>
          <w:b/>
        </w:rPr>
        <w:t>（</w:t>
      </w:r>
      <w:r w:rsidR="0049682A">
        <w:rPr>
          <w:rFonts w:cstheme="minorHAnsi" w:hint="eastAsia"/>
          <w:b/>
        </w:rPr>
        <w:t>Substitution value l</w:t>
      </w:r>
      <w:r>
        <w:rPr>
          <w:rFonts w:cstheme="minorHAnsi" w:hint="eastAsia"/>
          <w:b/>
        </w:rPr>
        <w:t>ist</w:t>
      </w:r>
      <w:r w:rsidR="00E84364" w:rsidRPr="00CE0420">
        <w:rPr>
          <w:rFonts w:cstheme="minorHAnsi" w:hint="eastAsia"/>
          <w:b/>
        </w:rPr>
        <w:t>）</w:t>
      </w:r>
    </w:p>
    <w:tbl>
      <w:tblPr>
        <w:tblStyle w:val="ab"/>
        <w:tblW w:w="9889" w:type="dxa"/>
        <w:tblLayout w:type="fixed"/>
        <w:tblLook w:val="04A0" w:firstRow="1" w:lastRow="0" w:firstColumn="1" w:lastColumn="0" w:noHBand="0" w:noVBand="1"/>
      </w:tblPr>
      <w:tblGrid>
        <w:gridCol w:w="1668"/>
        <w:gridCol w:w="4536"/>
        <w:gridCol w:w="708"/>
        <w:gridCol w:w="993"/>
        <w:gridCol w:w="1984"/>
      </w:tblGrid>
      <w:tr w:rsidR="00E84364" w:rsidRPr="00CE0420" w14:paraId="183080A0" w14:textId="77777777" w:rsidTr="003E4C2D">
        <w:tc>
          <w:tcPr>
            <w:tcW w:w="1668" w:type="dxa"/>
            <w:shd w:val="clear" w:color="auto" w:fill="002B62"/>
          </w:tcPr>
          <w:p w14:paraId="76233832" w14:textId="44EB684A" w:rsidR="00E84364" w:rsidRPr="00CE0420" w:rsidRDefault="003B4D8C" w:rsidP="005900EF">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Item</w:t>
            </w:r>
          </w:p>
        </w:tc>
        <w:tc>
          <w:tcPr>
            <w:tcW w:w="4536" w:type="dxa"/>
            <w:shd w:val="clear" w:color="auto" w:fill="002B62"/>
          </w:tcPr>
          <w:p w14:paraId="402FDA7D" w14:textId="5C796341" w:rsidR="00E84364" w:rsidRPr="00CE0420" w:rsidRDefault="003B4D8C" w:rsidP="005900EF">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Description</w:t>
            </w:r>
          </w:p>
        </w:tc>
        <w:tc>
          <w:tcPr>
            <w:tcW w:w="708" w:type="dxa"/>
            <w:shd w:val="clear" w:color="auto" w:fill="002B62"/>
          </w:tcPr>
          <w:p w14:paraId="03EFC269" w14:textId="56664CF8" w:rsidR="00E84364" w:rsidRPr="00CE0420" w:rsidRDefault="003B4D8C" w:rsidP="003B4D8C">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Input required</w:t>
            </w:r>
          </w:p>
        </w:tc>
        <w:tc>
          <w:tcPr>
            <w:tcW w:w="993" w:type="dxa"/>
            <w:shd w:val="clear" w:color="auto" w:fill="002B62"/>
          </w:tcPr>
          <w:p w14:paraId="2001EA5F" w14:textId="3AF77D4B" w:rsidR="00E84364" w:rsidRPr="00CE0420" w:rsidRDefault="003B4D8C" w:rsidP="005900EF">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Input type</w:t>
            </w:r>
          </w:p>
        </w:tc>
        <w:tc>
          <w:tcPr>
            <w:tcW w:w="1984" w:type="dxa"/>
            <w:shd w:val="clear" w:color="auto" w:fill="002B62"/>
          </w:tcPr>
          <w:p w14:paraId="04890925" w14:textId="2D4FC9B7" w:rsidR="00E84364" w:rsidRPr="00CE0420" w:rsidRDefault="003B4D8C" w:rsidP="005900EF">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Restriction</w:t>
            </w:r>
          </w:p>
        </w:tc>
      </w:tr>
      <w:tr w:rsidR="007C4A72" w:rsidRPr="00CE0420" w14:paraId="006ECC12" w14:textId="77777777" w:rsidTr="005900EF">
        <w:tc>
          <w:tcPr>
            <w:tcW w:w="1668" w:type="dxa"/>
          </w:tcPr>
          <w:p w14:paraId="17C325BC" w14:textId="0B081503" w:rsidR="007C4A72" w:rsidRPr="00CE0420" w:rsidRDefault="001777B0" w:rsidP="00982EAC">
            <w:pPr>
              <w:pStyle w:val="aff"/>
            </w:pPr>
            <w:r>
              <w:rPr>
                <w:rFonts w:hint="eastAsia"/>
              </w:rPr>
              <w:t>Operation</w:t>
            </w:r>
          </w:p>
        </w:tc>
        <w:tc>
          <w:tcPr>
            <w:tcW w:w="4536" w:type="dxa"/>
          </w:tcPr>
          <w:p w14:paraId="63C29E44" w14:textId="0CAD63CE" w:rsidR="007C4A72" w:rsidRPr="00CE0420" w:rsidRDefault="00277164" w:rsidP="00DF537B">
            <w:pPr>
              <w:pStyle w:val="aff"/>
              <w:jc w:val="left"/>
            </w:pPr>
            <w:r>
              <w:t>Select the target O</w:t>
            </w:r>
            <w:r w:rsidR="00EC36A0" w:rsidRPr="00EC36A0">
              <w:t>peration.</w:t>
            </w:r>
          </w:p>
        </w:tc>
        <w:tc>
          <w:tcPr>
            <w:tcW w:w="708" w:type="dxa"/>
          </w:tcPr>
          <w:p w14:paraId="3C3E8A51" w14:textId="77777777" w:rsidR="007C4A72" w:rsidRPr="00CE0420" w:rsidRDefault="0051031D" w:rsidP="00982EAC">
            <w:pPr>
              <w:pStyle w:val="aff"/>
              <w:jc w:val="center"/>
            </w:pPr>
            <w:r w:rsidRPr="00CE0420">
              <w:rPr>
                <w:rFonts w:hint="eastAsia"/>
              </w:rPr>
              <w:t>○</w:t>
            </w:r>
          </w:p>
        </w:tc>
        <w:tc>
          <w:tcPr>
            <w:tcW w:w="993" w:type="dxa"/>
          </w:tcPr>
          <w:p w14:paraId="464D29AE" w14:textId="1BCD661A" w:rsidR="007C4A72" w:rsidRPr="00CE0420" w:rsidRDefault="001777B0" w:rsidP="00982EAC">
            <w:pPr>
              <w:pStyle w:val="aff"/>
            </w:pPr>
            <w:r>
              <w:rPr>
                <w:rFonts w:hint="eastAsia"/>
              </w:rPr>
              <w:t>List select</w:t>
            </w:r>
            <w:r w:rsidR="00D8170D">
              <w:t>ion</w:t>
            </w:r>
          </w:p>
        </w:tc>
        <w:tc>
          <w:tcPr>
            <w:tcW w:w="1984" w:type="dxa"/>
          </w:tcPr>
          <w:p w14:paraId="1944D367" w14:textId="77777777" w:rsidR="007C4A72" w:rsidRPr="00CE0420" w:rsidRDefault="00F75E7E" w:rsidP="00982EAC">
            <w:pPr>
              <w:pStyle w:val="aff"/>
            </w:pPr>
            <w:r w:rsidRPr="00CE0420">
              <w:rPr>
                <w:rFonts w:hint="eastAsia"/>
              </w:rPr>
              <w:t>-</w:t>
            </w:r>
          </w:p>
        </w:tc>
      </w:tr>
      <w:tr w:rsidR="001777B0" w:rsidRPr="00CE0420" w14:paraId="29BBB66B" w14:textId="77777777" w:rsidTr="005900EF">
        <w:tc>
          <w:tcPr>
            <w:tcW w:w="1668" w:type="dxa"/>
          </w:tcPr>
          <w:p w14:paraId="3597841D" w14:textId="39CEDF14" w:rsidR="001777B0" w:rsidRPr="00CE0420" w:rsidRDefault="001777B0" w:rsidP="001777B0">
            <w:pPr>
              <w:pStyle w:val="aff"/>
            </w:pPr>
            <w:r>
              <w:t>Movement</w:t>
            </w:r>
          </w:p>
        </w:tc>
        <w:tc>
          <w:tcPr>
            <w:tcW w:w="4536" w:type="dxa"/>
          </w:tcPr>
          <w:p w14:paraId="6976366A" w14:textId="4073758A" w:rsidR="001777B0" w:rsidRPr="008632C1" w:rsidRDefault="00277164" w:rsidP="00DF537B">
            <w:pPr>
              <w:pStyle w:val="aff"/>
              <w:jc w:val="left"/>
            </w:pPr>
            <w:r>
              <w:t>Select the target M</w:t>
            </w:r>
            <w:r w:rsidR="00EC36A0">
              <w:t>ovement</w:t>
            </w:r>
            <w:r w:rsidR="00EC36A0" w:rsidRPr="00EC36A0">
              <w:t>.</w:t>
            </w:r>
          </w:p>
        </w:tc>
        <w:tc>
          <w:tcPr>
            <w:tcW w:w="708" w:type="dxa"/>
          </w:tcPr>
          <w:p w14:paraId="77127791" w14:textId="77777777" w:rsidR="001777B0" w:rsidRPr="00CE0420" w:rsidRDefault="001777B0" w:rsidP="001777B0">
            <w:pPr>
              <w:pStyle w:val="aff"/>
              <w:jc w:val="center"/>
            </w:pPr>
            <w:r w:rsidRPr="00CE0420">
              <w:rPr>
                <w:rFonts w:hint="eastAsia"/>
              </w:rPr>
              <w:t>○</w:t>
            </w:r>
          </w:p>
        </w:tc>
        <w:tc>
          <w:tcPr>
            <w:tcW w:w="993" w:type="dxa"/>
          </w:tcPr>
          <w:p w14:paraId="1A81E792" w14:textId="0FCAA9FF" w:rsidR="001777B0" w:rsidRPr="00CE0420" w:rsidRDefault="001777B0" w:rsidP="001777B0">
            <w:pPr>
              <w:pStyle w:val="aff"/>
            </w:pPr>
            <w:r w:rsidRPr="00E44F5D">
              <w:rPr>
                <w:rFonts w:hint="eastAsia"/>
              </w:rPr>
              <w:t>List select</w:t>
            </w:r>
            <w:r w:rsidR="00D8170D">
              <w:t>ion</w:t>
            </w:r>
          </w:p>
        </w:tc>
        <w:tc>
          <w:tcPr>
            <w:tcW w:w="1984" w:type="dxa"/>
          </w:tcPr>
          <w:p w14:paraId="049D831E" w14:textId="77777777" w:rsidR="001777B0" w:rsidRPr="00CE0420" w:rsidRDefault="001777B0" w:rsidP="001777B0">
            <w:pPr>
              <w:pStyle w:val="aff"/>
            </w:pPr>
            <w:r w:rsidRPr="00CE0420">
              <w:rPr>
                <w:rFonts w:hint="eastAsia"/>
              </w:rPr>
              <w:t>-</w:t>
            </w:r>
          </w:p>
        </w:tc>
      </w:tr>
      <w:tr w:rsidR="001777B0" w:rsidRPr="00CE0420" w14:paraId="4E25CB8B" w14:textId="77777777" w:rsidTr="005900EF">
        <w:tc>
          <w:tcPr>
            <w:tcW w:w="1668" w:type="dxa"/>
          </w:tcPr>
          <w:p w14:paraId="2151FA45" w14:textId="05489A54" w:rsidR="001777B0" w:rsidRPr="00CE0420" w:rsidRDefault="00EC36A0" w:rsidP="001777B0">
            <w:pPr>
              <w:pStyle w:val="aff"/>
            </w:pPr>
            <w:r>
              <w:rPr>
                <w:rFonts w:hint="eastAsia"/>
              </w:rPr>
              <w:t>Variable name</w:t>
            </w:r>
          </w:p>
        </w:tc>
        <w:tc>
          <w:tcPr>
            <w:tcW w:w="4536" w:type="dxa"/>
          </w:tcPr>
          <w:p w14:paraId="60FAE2E9" w14:textId="46B2CAD3" w:rsidR="001777B0" w:rsidRPr="00CE0420" w:rsidRDefault="005A2B4F" w:rsidP="00DF537B">
            <w:pPr>
              <w:pStyle w:val="aff"/>
              <w:jc w:val="left"/>
            </w:pPr>
            <w:r>
              <w:t xml:space="preserve">From the Module files </w:t>
            </w:r>
            <w:r w:rsidRPr="005A2B4F">
              <w:t xml:space="preserve">registered in the </w:t>
            </w:r>
            <w:r w:rsidR="006871FA">
              <w:t>Movement module link</w:t>
            </w:r>
            <w:r w:rsidRPr="005A2B4F">
              <w:t>, the name of the variable attached to the</w:t>
            </w:r>
            <w:r>
              <w:t xml:space="preserve"> selected Movement is displayed</w:t>
            </w:r>
            <w:r w:rsidR="00EC36A0" w:rsidRPr="00EC36A0">
              <w:t>. Select a variable.</w:t>
            </w:r>
          </w:p>
        </w:tc>
        <w:tc>
          <w:tcPr>
            <w:tcW w:w="708" w:type="dxa"/>
          </w:tcPr>
          <w:p w14:paraId="13DFE72E" w14:textId="14C7D9F1" w:rsidR="001777B0" w:rsidRPr="00CE0420" w:rsidRDefault="001777B0" w:rsidP="001777B0">
            <w:pPr>
              <w:pStyle w:val="aff"/>
              <w:jc w:val="center"/>
            </w:pPr>
            <w:r w:rsidRPr="00CE0420">
              <w:rPr>
                <w:rFonts w:hint="eastAsia"/>
              </w:rPr>
              <w:t>○</w:t>
            </w:r>
          </w:p>
        </w:tc>
        <w:tc>
          <w:tcPr>
            <w:tcW w:w="993" w:type="dxa"/>
          </w:tcPr>
          <w:p w14:paraId="0FB47DB8" w14:textId="223D92C5" w:rsidR="001777B0" w:rsidRPr="00CE0420" w:rsidRDefault="001777B0" w:rsidP="001777B0">
            <w:pPr>
              <w:pStyle w:val="aff"/>
            </w:pPr>
            <w:r w:rsidRPr="00E44F5D">
              <w:rPr>
                <w:rFonts w:hint="eastAsia"/>
              </w:rPr>
              <w:t>List select</w:t>
            </w:r>
            <w:r w:rsidR="00D8170D">
              <w:t>ion</w:t>
            </w:r>
          </w:p>
        </w:tc>
        <w:tc>
          <w:tcPr>
            <w:tcW w:w="1984" w:type="dxa"/>
          </w:tcPr>
          <w:p w14:paraId="1A47C38E" w14:textId="62C68414" w:rsidR="001777B0" w:rsidRPr="00CE0420" w:rsidRDefault="001777B0" w:rsidP="001777B0">
            <w:pPr>
              <w:pStyle w:val="aff"/>
            </w:pPr>
            <w:r>
              <w:rPr>
                <w:rFonts w:hint="eastAsia"/>
              </w:rPr>
              <w:t>-</w:t>
            </w:r>
          </w:p>
        </w:tc>
      </w:tr>
      <w:tr w:rsidR="007858EC" w:rsidRPr="00CE0420" w14:paraId="32C7A0B0" w14:textId="77777777" w:rsidTr="005900EF">
        <w:tc>
          <w:tcPr>
            <w:tcW w:w="1668" w:type="dxa"/>
          </w:tcPr>
          <w:p w14:paraId="0CE94101" w14:textId="6D7A505F" w:rsidR="007858EC" w:rsidRDefault="00BB4227" w:rsidP="001777B0">
            <w:pPr>
              <w:pStyle w:val="aff"/>
            </w:pPr>
            <w:r>
              <w:t xml:space="preserve">HCL </w:t>
            </w:r>
            <w:r>
              <w:rPr>
                <w:rFonts w:hint="eastAsia"/>
              </w:rPr>
              <w:t>settings</w:t>
            </w:r>
          </w:p>
        </w:tc>
        <w:tc>
          <w:tcPr>
            <w:tcW w:w="4536" w:type="dxa"/>
          </w:tcPr>
          <w:p w14:paraId="57E22503" w14:textId="77777777" w:rsidR="007858EC" w:rsidRDefault="007858EC" w:rsidP="007858EC">
            <w:pPr>
              <w:pStyle w:val="aff"/>
              <w:jc w:val="left"/>
            </w:pPr>
            <w:r>
              <w:t>Select "OFF" or "ON".</w:t>
            </w:r>
          </w:p>
          <w:p w14:paraId="43273E56" w14:textId="573A1EEE" w:rsidR="00366260" w:rsidRDefault="00366260" w:rsidP="00366260">
            <w:pPr>
              <w:pStyle w:val="aff"/>
              <w:jc w:val="left"/>
            </w:pPr>
            <w:r>
              <w:t xml:space="preserve">If "ON" is selected, "HCL" will be enabled for Variables when they are registered in the Workspace on the </w:t>
            </w:r>
            <w:r w:rsidR="003C684B">
              <w:t>Terraform</w:t>
            </w:r>
            <w:r>
              <w:t xml:space="preserve"> side.</w:t>
            </w:r>
          </w:p>
          <w:p w14:paraId="6B6F703E" w14:textId="538F4DF2" w:rsidR="007858EC" w:rsidRPr="00EC36A0" w:rsidRDefault="00366260" w:rsidP="00366260">
            <w:pPr>
              <w:pStyle w:val="aff"/>
              <w:jc w:val="left"/>
            </w:pPr>
            <w:r>
              <w:t>Use this setting when configuring a variable to a value that is not a character string.</w:t>
            </w:r>
          </w:p>
        </w:tc>
        <w:tc>
          <w:tcPr>
            <w:tcW w:w="708" w:type="dxa"/>
          </w:tcPr>
          <w:p w14:paraId="2D31F329" w14:textId="2DBEDE84" w:rsidR="007858EC" w:rsidRPr="00CE0420" w:rsidRDefault="007858EC" w:rsidP="001777B0">
            <w:pPr>
              <w:pStyle w:val="aff"/>
              <w:jc w:val="center"/>
            </w:pPr>
            <w:r w:rsidRPr="00CE0420">
              <w:rPr>
                <w:rFonts w:hint="eastAsia"/>
              </w:rPr>
              <w:t>○</w:t>
            </w:r>
          </w:p>
        </w:tc>
        <w:tc>
          <w:tcPr>
            <w:tcW w:w="993" w:type="dxa"/>
          </w:tcPr>
          <w:p w14:paraId="704A3074" w14:textId="1FA5296E" w:rsidR="007858EC" w:rsidRPr="00E44F5D" w:rsidRDefault="007858EC" w:rsidP="001777B0">
            <w:pPr>
              <w:pStyle w:val="aff"/>
            </w:pPr>
            <w:r w:rsidRPr="00E44F5D">
              <w:rPr>
                <w:rFonts w:hint="eastAsia"/>
              </w:rPr>
              <w:t>List select</w:t>
            </w:r>
            <w:r>
              <w:t>ion</w:t>
            </w:r>
          </w:p>
        </w:tc>
        <w:tc>
          <w:tcPr>
            <w:tcW w:w="1984" w:type="dxa"/>
          </w:tcPr>
          <w:p w14:paraId="6931B3B2" w14:textId="77777777" w:rsidR="007858EC" w:rsidRDefault="007858EC" w:rsidP="001777B0">
            <w:pPr>
              <w:pStyle w:val="aff"/>
            </w:pPr>
          </w:p>
        </w:tc>
      </w:tr>
      <w:tr w:rsidR="001777B0" w:rsidRPr="00CE0420" w14:paraId="7775C82B" w14:textId="77777777" w:rsidTr="005900EF">
        <w:tc>
          <w:tcPr>
            <w:tcW w:w="1668" w:type="dxa"/>
          </w:tcPr>
          <w:p w14:paraId="6553AB83" w14:textId="54D63C63" w:rsidR="001777B0" w:rsidRDefault="001777B0" w:rsidP="001777B0">
            <w:pPr>
              <w:pStyle w:val="aff"/>
            </w:pPr>
            <w:r w:rsidRPr="008632C1">
              <w:rPr>
                <w:rFonts w:hint="eastAsia"/>
              </w:rPr>
              <w:t>Sensitive</w:t>
            </w:r>
            <w:r w:rsidR="00EC36A0">
              <w:rPr>
                <w:rFonts w:hint="eastAsia"/>
              </w:rPr>
              <w:t xml:space="preserve"> </w:t>
            </w:r>
            <w:r w:rsidR="00BB4227">
              <w:t>settings</w:t>
            </w:r>
          </w:p>
        </w:tc>
        <w:tc>
          <w:tcPr>
            <w:tcW w:w="4536" w:type="dxa"/>
          </w:tcPr>
          <w:p w14:paraId="0F187559" w14:textId="2903CC4A" w:rsidR="00EB0ADE" w:rsidRDefault="00EB0ADE" w:rsidP="00DF537B">
            <w:pPr>
              <w:pStyle w:val="aff"/>
              <w:jc w:val="left"/>
            </w:pPr>
            <w:r>
              <w:rPr>
                <w:rFonts w:hint="eastAsia"/>
              </w:rPr>
              <w:t xml:space="preserve">Select </w:t>
            </w:r>
            <w:r>
              <w:t>“OFF” or “ON”.</w:t>
            </w:r>
          </w:p>
          <w:p w14:paraId="3C2E2625" w14:textId="77777777" w:rsidR="00366260" w:rsidRDefault="00366260" w:rsidP="00366260">
            <w:pPr>
              <w:pStyle w:val="aff"/>
              <w:jc w:val="left"/>
            </w:pPr>
            <w:r>
              <w:t>If "ON" is elected, the specific value will be encrypted won't be displayed on ITA.</w:t>
            </w:r>
          </w:p>
          <w:p w14:paraId="55E7A5DB" w14:textId="760C5E29" w:rsidR="001777B0" w:rsidRDefault="00366260" w:rsidP="00366260">
            <w:pPr>
              <w:pStyle w:val="aff"/>
              <w:jc w:val="left"/>
            </w:pPr>
            <w:r>
              <w:t xml:space="preserve">Also keep in mind that when registering any variables to the workspace on the </w:t>
            </w:r>
            <w:r w:rsidR="003C684B">
              <w:t>Terraform</w:t>
            </w:r>
            <w:r>
              <w:t xml:space="preserve"> side, "Sensitive" for that variable will be enabled and specific values will not be displayed.</w:t>
            </w:r>
          </w:p>
        </w:tc>
        <w:tc>
          <w:tcPr>
            <w:tcW w:w="708" w:type="dxa"/>
          </w:tcPr>
          <w:p w14:paraId="32D29BE0" w14:textId="2276AD64" w:rsidR="001777B0" w:rsidRPr="00CE0420" w:rsidRDefault="001777B0" w:rsidP="001777B0">
            <w:pPr>
              <w:pStyle w:val="aff"/>
              <w:jc w:val="center"/>
            </w:pPr>
            <w:r w:rsidRPr="00CE0420">
              <w:rPr>
                <w:rFonts w:hint="eastAsia"/>
              </w:rPr>
              <w:t>○</w:t>
            </w:r>
          </w:p>
        </w:tc>
        <w:tc>
          <w:tcPr>
            <w:tcW w:w="993" w:type="dxa"/>
          </w:tcPr>
          <w:p w14:paraId="54B2A7A2" w14:textId="02A0E194" w:rsidR="001777B0" w:rsidRDefault="001777B0" w:rsidP="001777B0">
            <w:pPr>
              <w:pStyle w:val="aff"/>
            </w:pPr>
            <w:r w:rsidRPr="00E44F5D">
              <w:rPr>
                <w:rFonts w:hint="eastAsia"/>
              </w:rPr>
              <w:t>List select</w:t>
            </w:r>
            <w:r w:rsidR="00D8170D">
              <w:t>ion</w:t>
            </w:r>
          </w:p>
        </w:tc>
        <w:tc>
          <w:tcPr>
            <w:tcW w:w="1984" w:type="dxa"/>
          </w:tcPr>
          <w:p w14:paraId="64D5C1B9" w14:textId="77777777" w:rsidR="001777B0" w:rsidRDefault="001777B0" w:rsidP="001777B0">
            <w:pPr>
              <w:pStyle w:val="aff"/>
            </w:pPr>
          </w:p>
        </w:tc>
      </w:tr>
      <w:tr w:rsidR="008632C1" w:rsidRPr="00CE0420" w14:paraId="03342548" w14:textId="77777777" w:rsidTr="005900EF">
        <w:tc>
          <w:tcPr>
            <w:tcW w:w="1668" w:type="dxa"/>
          </w:tcPr>
          <w:p w14:paraId="159CAF6C" w14:textId="039BDB0D" w:rsidR="008632C1" w:rsidRDefault="00EC36A0" w:rsidP="008632C1">
            <w:pPr>
              <w:pStyle w:val="aff"/>
            </w:pPr>
            <w:r w:rsidRPr="00EC36A0">
              <w:t>Specific value</w:t>
            </w:r>
          </w:p>
        </w:tc>
        <w:tc>
          <w:tcPr>
            <w:tcW w:w="4536" w:type="dxa"/>
          </w:tcPr>
          <w:p w14:paraId="3702782F" w14:textId="4C2F2D9B" w:rsidR="008632C1" w:rsidRDefault="00296E91" w:rsidP="00DF537B">
            <w:pPr>
              <w:pStyle w:val="aff"/>
              <w:jc w:val="left"/>
            </w:pPr>
            <w:r w:rsidRPr="00296E91">
              <w:t>Enter the specific v</w:t>
            </w:r>
            <w:r>
              <w:t>alue of the variable to use in Operations/M</w:t>
            </w:r>
            <w:r w:rsidRPr="00296E91">
              <w:t>ovements.</w:t>
            </w:r>
          </w:p>
        </w:tc>
        <w:tc>
          <w:tcPr>
            <w:tcW w:w="708" w:type="dxa"/>
          </w:tcPr>
          <w:p w14:paraId="74C97485" w14:textId="2752A25A" w:rsidR="008632C1" w:rsidRPr="00CE0420" w:rsidRDefault="008632C1" w:rsidP="008632C1">
            <w:pPr>
              <w:pStyle w:val="aff"/>
              <w:jc w:val="center"/>
            </w:pPr>
            <w:r w:rsidRPr="00CE0420">
              <w:rPr>
                <w:rFonts w:hint="eastAsia"/>
              </w:rPr>
              <w:t>○</w:t>
            </w:r>
          </w:p>
        </w:tc>
        <w:tc>
          <w:tcPr>
            <w:tcW w:w="993" w:type="dxa"/>
          </w:tcPr>
          <w:p w14:paraId="6F87FD29" w14:textId="27D0B9E1" w:rsidR="008632C1" w:rsidRDefault="000C5D1B" w:rsidP="008632C1">
            <w:pPr>
              <w:pStyle w:val="aff"/>
            </w:pPr>
            <w:proofErr w:type="spellStart"/>
            <w:r>
              <w:rPr>
                <w:rFonts w:hint="eastAsia"/>
              </w:rPr>
              <w:t>Menu</w:t>
            </w:r>
            <w:r w:rsidR="001777B0">
              <w:rPr>
                <w:rFonts w:hint="eastAsia"/>
              </w:rPr>
              <w:t>al</w:t>
            </w:r>
            <w:proofErr w:type="spellEnd"/>
            <w:r w:rsidR="00420127">
              <w:t xml:space="preserve"> input</w:t>
            </w:r>
          </w:p>
        </w:tc>
        <w:tc>
          <w:tcPr>
            <w:tcW w:w="1984" w:type="dxa"/>
          </w:tcPr>
          <w:p w14:paraId="4F080EFF" w14:textId="372C68A5" w:rsidR="008632C1" w:rsidRDefault="00A2210F" w:rsidP="00943B1A">
            <w:pPr>
              <w:pStyle w:val="aff"/>
              <w:jc w:val="left"/>
            </w:pPr>
            <w:r>
              <w:rPr>
                <w:rFonts w:hint="eastAsia"/>
              </w:rPr>
              <w:t>Maximum l</w:t>
            </w:r>
            <w:r w:rsidR="001777B0">
              <w:rPr>
                <w:rFonts w:hint="eastAsia"/>
              </w:rPr>
              <w:t>ength 8192 bytes</w:t>
            </w:r>
          </w:p>
        </w:tc>
      </w:tr>
      <w:tr w:rsidR="008632C1" w:rsidRPr="00CE0420" w14:paraId="16743E60" w14:textId="77777777" w:rsidTr="005900EF">
        <w:tc>
          <w:tcPr>
            <w:tcW w:w="1668" w:type="dxa"/>
          </w:tcPr>
          <w:p w14:paraId="1AFE6CBD" w14:textId="406D8DA5" w:rsidR="008632C1" w:rsidRPr="00CE0420" w:rsidRDefault="00EC36A0" w:rsidP="008632C1">
            <w:pPr>
              <w:pStyle w:val="aff"/>
            </w:pPr>
            <w:r>
              <w:rPr>
                <w:rFonts w:hint="eastAsia"/>
              </w:rPr>
              <w:t>Remarks</w:t>
            </w:r>
          </w:p>
        </w:tc>
        <w:tc>
          <w:tcPr>
            <w:tcW w:w="4536" w:type="dxa"/>
          </w:tcPr>
          <w:p w14:paraId="2D9E4EF3" w14:textId="79EF0581" w:rsidR="008632C1" w:rsidRPr="00CE0420" w:rsidRDefault="00EC36A0" w:rsidP="00DF537B">
            <w:pPr>
              <w:pStyle w:val="aff"/>
              <w:jc w:val="left"/>
            </w:pPr>
            <w:r>
              <w:rPr>
                <w:rFonts w:hint="eastAsia"/>
              </w:rPr>
              <w:t>Free description field.</w:t>
            </w:r>
          </w:p>
        </w:tc>
        <w:tc>
          <w:tcPr>
            <w:tcW w:w="708" w:type="dxa"/>
          </w:tcPr>
          <w:p w14:paraId="2D479446" w14:textId="77777777" w:rsidR="008632C1" w:rsidRPr="00CE0420" w:rsidRDefault="008632C1" w:rsidP="008632C1">
            <w:pPr>
              <w:pStyle w:val="aff"/>
              <w:jc w:val="center"/>
            </w:pPr>
            <w:r w:rsidRPr="00CE0420">
              <w:rPr>
                <w:rFonts w:hint="eastAsia"/>
              </w:rPr>
              <w:t>-</w:t>
            </w:r>
          </w:p>
        </w:tc>
        <w:tc>
          <w:tcPr>
            <w:tcW w:w="993" w:type="dxa"/>
          </w:tcPr>
          <w:p w14:paraId="2E100CA9" w14:textId="44F3457E" w:rsidR="008632C1" w:rsidRPr="00CE0420" w:rsidRDefault="000C5D1B" w:rsidP="008632C1">
            <w:pPr>
              <w:pStyle w:val="aff"/>
            </w:pPr>
            <w:proofErr w:type="spellStart"/>
            <w:r>
              <w:rPr>
                <w:rFonts w:hint="eastAsia"/>
              </w:rPr>
              <w:t>Menu</w:t>
            </w:r>
            <w:r w:rsidR="001777B0">
              <w:rPr>
                <w:rFonts w:hint="eastAsia"/>
              </w:rPr>
              <w:t>al</w:t>
            </w:r>
            <w:proofErr w:type="spellEnd"/>
            <w:r w:rsidR="00420127">
              <w:t xml:space="preserve"> input</w:t>
            </w:r>
          </w:p>
        </w:tc>
        <w:tc>
          <w:tcPr>
            <w:tcW w:w="1984" w:type="dxa"/>
          </w:tcPr>
          <w:p w14:paraId="38C270F5" w14:textId="7C6C2D70" w:rsidR="008632C1" w:rsidRPr="00CE0420" w:rsidRDefault="00A2210F" w:rsidP="00943B1A">
            <w:pPr>
              <w:pStyle w:val="aff"/>
              <w:jc w:val="left"/>
            </w:pPr>
            <w:r>
              <w:rPr>
                <w:rFonts w:hint="eastAsia"/>
              </w:rPr>
              <w:t>Maximum l</w:t>
            </w:r>
            <w:r w:rsidR="001777B0">
              <w:rPr>
                <w:rFonts w:hint="eastAsia"/>
              </w:rPr>
              <w:t>ength 4000 bytes</w:t>
            </w:r>
          </w:p>
        </w:tc>
      </w:tr>
    </w:tbl>
    <w:p w14:paraId="0489946A" w14:textId="77777777" w:rsidR="000F6F8F" w:rsidRPr="00CE0420" w:rsidRDefault="000F6F8F" w:rsidP="00882D14"/>
    <w:p w14:paraId="7CF67F0C" w14:textId="646F22C6" w:rsidR="0068579E" w:rsidRPr="0019551E" w:rsidRDefault="0068579E" w:rsidP="008250EA">
      <w:pPr>
        <w:rPr>
          <w:sz w:val="20"/>
        </w:rPr>
      </w:pPr>
    </w:p>
    <w:p w14:paraId="58C1C853" w14:textId="1CAB5607" w:rsidR="00362B42" w:rsidRDefault="00362B42" w:rsidP="004E2AB4">
      <w:pPr>
        <w:pStyle w:val="aff0"/>
        <w:numPr>
          <w:ilvl w:val="0"/>
          <w:numId w:val="43"/>
        </w:numPr>
      </w:pPr>
      <w:r>
        <w:t>Updating ITA from Version 1.5 to 1.6 or later will make the "Variable name" of records registered in the substitution list display "ID conversion failed (ID).</w:t>
      </w:r>
    </w:p>
    <w:p w14:paraId="1D2EF9F0" w14:textId="77777777" w:rsidR="00362B42" w:rsidRDefault="00362B42" w:rsidP="00362B42">
      <w:pPr>
        <w:pStyle w:val="aff0"/>
        <w:ind w:left="709"/>
      </w:pPr>
      <w:r>
        <w:t>This happens due to how variables are extracted (2. Variable handling in Terraform driver).</w:t>
      </w:r>
    </w:p>
    <w:p w14:paraId="730616A2" w14:textId="1402EBB8" w:rsidR="001858A6" w:rsidRPr="006D030E" w:rsidRDefault="00362B42" w:rsidP="00362B42">
      <w:pPr>
        <w:pStyle w:val="aff0"/>
        <w:ind w:left="709"/>
        <w:rPr>
          <w:sz w:val="18"/>
        </w:rPr>
      </w:pPr>
      <w:r>
        <w:t>If this happens, the user will have to update the record and set a new variable name.</w:t>
      </w:r>
      <w:r w:rsidRPr="00CE0420">
        <w:rPr>
          <w:sz w:val="18"/>
        </w:rPr>
        <w:t xml:space="preserve"> </w:t>
      </w:r>
      <w:r w:rsidR="008228C6" w:rsidRPr="00CE0420">
        <w:rPr>
          <w:sz w:val="18"/>
        </w:rPr>
        <w:br w:type="page"/>
      </w:r>
      <w:bookmarkStart w:id="891" w:name="_Movement詳細"/>
      <w:bookmarkStart w:id="892" w:name="_多段変数最大繰返数管理（Ansible-Legacy_Roleのみ）"/>
      <w:bookmarkStart w:id="893" w:name="_代入値自動登録設定"/>
      <w:bookmarkStart w:id="894" w:name="_作業対象ホスト"/>
      <w:bookmarkStart w:id="895" w:name="_代入値管理"/>
      <w:bookmarkStart w:id="896" w:name="_作業状態確認"/>
      <w:bookmarkEnd w:id="891"/>
      <w:bookmarkEnd w:id="892"/>
      <w:bookmarkEnd w:id="893"/>
      <w:bookmarkEnd w:id="894"/>
      <w:bookmarkEnd w:id="895"/>
      <w:bookmarkEnd w:id="896"/>
    </w:p>
    <w:p w14:paraId="0F523846" w14:textId="509AE0FE" w:rsidR="006D030E" w:rsidRPr="006D030E" w:rsidRDefault="00664EF4" w:rsidP="006D030E">
      <w:pPr>
        <w:pStyle w:val="30"/>
        <w:ind w:left="1134" w:hanging="709"/>
        <w:rPr>
          <w:rFonts w:ascii="Arial" w:hAnsi="Arial"/>
        </w:rPr>
      </w:pPr>
      <w:bookmarkStart w:id="897" w:name="_作業実行_1"/>
      <w:bookmarkStart w:id="898" w:name="_Ref492912723"/>
      <w:bookmarkStart w:id="899" w:name="_Ref492912763"/>
      <w:bookmarkStart w:id="900" w:name="_Ref492913161"/>
      <w:bookmarkStart w:id="901" w:name="_Ref492913163"/>
      <w:bookmarkStart w:id="902" w:name="_Toc435436186"/>
      <w:bookmarkStart w:id="903" w:name="_Toc105604740"/>
      <w:bookmarkEnd w:id="897"/>
      <w:r>
        <w:rPr>
          <w:rFonts w:ascii="Arial" w:hAnsi="Arial" w:hint="eastAsia"/>
        </w:rPr>
        <w:lastRenderedPageBreak/>
        <w:t>Execution</w:t>
      </w:r>
      <w:bookmarkEnd w:id="903"/>
    </w:p>
    <w:p w14:paraId="60459EB5" w14:textId="5E844708" w:rsidR="006D030E" w:rsidRDefault="009C3C1D" w:rsidP="000E019C">
      <w:pPr>
        <w:pStyle w:val="aff0"/>
        <w:numPr>
          <w:ilvl w:val="0"/>
          <w:numId w:val="20"/>
        </w:numPr>
        <w:jc w:val="left"/>
      </w:pPr>
      <w:r>
        <w:t>Instructs to execute the operation</w:t>
      </w:r>
      <w:r w:rsidR="00664EF4" w:rsidRPr="00664EF4">
        <w:t xml:space="preserve">. </w:t>
      </w:r>
      <w:r w:rsidR="00DF6DC5" w:rsidRPr="00DF6DC5">
        <w:t>Select with the radio but</w:t>
      </w:r>
      <w:r w:rsidR="006E79A3">
        <w:t>ton from the Movement list and O</w:t>
      </w:r>
      <w:r w:rsidR="00DF6DC5" w:rsidRPr="00DF6DC5">
        <w:t>peration list respecti</w:t>
      </w:r>
      <w:r w:rsidR="00DF6DC5">
        <w:t xml:space="preserve">vely, and when you press the execute button, it will move to "6.2.14 </w:t>
      </w:r>
      <w:r w:rsidR="00DF6DC5" w:rsidRPr="00DF6DC5">
        <w:rPr>
          <w:u w:val="single"/>
        </w:rPr>
        <w:t xml:space="preserve">Check operation </w:t>
      </w:r>
      <w:proofErr w:type="spellStart"/>
      <w:r w:rsidR="00DF6DC5" w:rsidRPr="00DF6DC5">
        <w:rPr>
          <w:u w:val="single"/>
        </w:rPr>
        <w:t>statu</w:t>
      </w:r>
      <w:proofErr w:type="spellEnd"/>
      <w:r w:rsidR="00DF6DC5" w:rsidRPr="00DF6DC5">
        <w:t>" and execute it.</w:t>
      </w:r>
    </w:p>
    <w:p w14:paraId="69E67851" w14:textId="0ACC3C2A" w:rsidR="006D030E" w:rsidRPr="00B06A30" w:rsidRDefault="00211450" w:rsidP="006D030E">
      <w:pPr>
        <w:pStyle w:val="aff0"/>
        <w:ind w:left="709" w:firstLine="131"/>
        <w:jc w:val="center"/>
        <w:rPr>
          <w:rStyle w:val="generalbold1"/>
          <w:sz w:val="21"/>
          <w:szCs w:val="22"/>
        </w:rPr>
      </w:pPr>
      <w:r>
        <w:rPr>
          <w:noProof/>
        </w:rPr>
        <mc:AlternateContent>
          <mc:Choice Requires="wps">
            <w:drawing>
              <wp:anchor distT="0" distB="0" distL="114300" distR="114300" simplePos="0" relativeHeight="251754496" behindDoc="0" locked="0" layoutInCell="1" allowOverlap="1" wp14:anchorId="582CDE10" wp14:editId="1AA1ABC4">
                <wp:simplePos x="0" y="0"/>
                <wp:positionH relativeFrom="column">
                  <wp:posOffset>533348</wp:posOffset>
                </wp:positionH>
                <wp:positionV relativeFrom="paragraph">
                  <wp:posOffset>2830728</wp:posOffset>
                </wp:positionV>
                <wp:extent cx="738835" cy="190196"/>
                <wp:effectExtent l="0" t="0" r="23495" b="19685"/>
                <wp:wrapNone/>
                <wp:docPr id="246" name="正方形/長方形 246"/>
                <wp:cNvGraphicFramePr/>
                <a:graphic xmlns:a="http://schemas.openxmlformats.org/drawingml/2006/main">
                  <a:graphicData uri="http://schemas.microsoft.com/office/word/2010/wordprocessingShape">
                    <wps:wsp>
                      <wps:cNvSpPr/>
                      <wps:spPr>
                        <a:xfrm>
                          <a:off x="0" y="0"/>
                          <a:ext cx="738835" cy="19019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8EE81C" id="正方形/長方形 246" o:spid="_x0000_s1026" style="position:absolute;left:0;text-align:left;margin-left:42pt;margin-top:222.9pt;width:58.2pt;height:1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" filled="f" strokecolor="red" strokeweight="2pt"/>
            </w:pict>
          </mc:Fallback>
        </mc:AlternateContent>
      </w:r>
      <w:r>
        <w:rPr>
          <w:noProof/>
        </w:rPr>
        <w:drawing>
          <wp:inline distT="0" distB="0" distL="0" distR="0" wp14:anchorId="517BFAFE" wp14:editId="1C58C6E8">
            <wp:extent cx="5788660" cy="3743325"/>
            <wp:effectExtent l="0" t="0" r="2540" b="9525"/>
            <wp:docPr id="213" name="図 212"/>
            <wp:cNvGraphicFramePr/>
            <a:graphic xmlns:a="http://schemas.openxmlformats.org/drawingml/2006/main">
              <a:graphicData uri="http://schemas.openxmlformats.org/drawingml/2006/picture">
                <pic:pic xmlns:pic="http://schemas.openxmlformats.org/drawingml/2006/picture">
                  <pic:nvPicPr>
                    <pic:cNvPr id="213" name="図 212"/>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88660" cy="3743325"/>
                    </a:xfrm>
                    <a:prstGeom prst="rect">
                      <a:avLst/>
                    </a:prstGeom>
                  </pic:spPr>
                </pic:pic>
              </a:graphicData>
            </a:graphic>
          </wp:inline>
        </w:drawing>
      </w:r>
    </w:p>
    <w:p w14:paraId="49A2B136" w14:textId="086D333A" w:rsidR="006D030E" w:rsidRDefault="00664EF4" w:rsidP="006D030E">
      <w:pPr>
        <w:jc w:val="center"/>
        <w:rPr>
          <w:b/>
        </w:rPr>
      </w:pPr>
      <w:r>
        <w:rPr>
          <w:rFonts w:hint="eastAsia"/>
          <w:b/>
        </w:rPr>
        <w:t>Figure</w:t>
      </w:r>
      <w:r w:rsidR="005F29BC">
        <w:rPr>
          <w:rFonts w:hint="eastAsia"/>
          <w:b/>
        </w:rPr>
        <w:t xml:space="preserve"> </w:t>
      </w:r>
      <w:r w:rsidR="00271B4C">
        <w:rPr>
          <w:b/>
        </w:rPr>
        <w:t>6.2.1</w:t>
      </w:r>
      <w:r w:rsidR="00271B4C">
        <w:rPr>
          <w:rFonts w:hint="eastAsia"/>
          <w:b/>
        </w:rPr>
        <w:t>4</w:t>
      </w:r>
      <w:r w:rsidR="005F29BC">
        <w:rPr>
          <w:b/>
        </w:rPr>
        <w:t>-1</w:t>
      </w:r>
      <w:r w:rsidR="006D030E" w:rsidRPr="00C45BE4">
        <w:rPr>
          <w:rFonts w:hint="eastAsia"/>
          <w:b/>
        </w:rPr>
        <w:t xml:space="preserve"> </w:t>
      </w:r>
      <w:r>
        <w:rPr>
          <w:rFonts w:hint="eastAsia"/>
          <w:b/>
        </w:rPr>
        <w:t>Submenu screen</w:t>
      </w:r>
      <w:r>
        <w:rPr>
          <w:rFonts w:hint="eastAsia"/>
          <w:b/>
        </w:rPr>
        <w:t>（</w:t>
      </w:r>
      <w:r w:rsidR="000B6EAC">
        <w:rPr>
          <w:rFonts w:hint="eastAsia"/>
          <w:b/>
        </w:rPr>
        <w:t>E</w:t>
      </w:r>
      <w:r>
        <w:rPr>
          <w:rFonts w:hint="eastAsia"/>
          <w:b/>
        </w:rPr>
        <w:t>xecution</w:t>
      </w:r>
      <w:r w:rsidR="006D030E" w:rsidRPr="00C45BE4">
        <w:rPr>
          <w:rFonts w:hint="eastAsia"/>
          <w:b/>
        </w:rPr>
        <w:t>）</w:t>
      </w:r>
    </w:p>
    <w:p w14:paraId="01755324" w14:textId="77777777" w:rsidR="006D030E" w:rsidRPr="00CE0420" w:rsidRDefault="006D030E" w:rsidP="006D030E"/>
    <w:p w14:paraId="3D85EBB0" w14:textId="7E9D4114" w:rsidR="00BC1CDA" w:rsidRPr="00421B6A" w:rsidRDefault="003B1514" w:rsidP="00B73B10">
      <w:pPr>
        <w:pStyle w:val="a9"/>
        <w:numPr>
          <w:ilvl w:val="0"/>
          <w:numId w:val="7"/>
        </w:numPr>
        <w:autoSpaceDE w:val="0"/>
        <w:autoSpaceDN w:val="0"/>
        <w:adjustRightInd w:val="0"/>
        <w:ind w:leftChars="0"/>
        <w:jc w:val="left"/>
        <w:rPr>
          <w:rFonts w:cs="Arial"/>
          <w:color w:val="000000"/>
          <w:kern w:val="0"/>
          <w:szCs w:val="21"/>
        </w:rPr>
      </w:pPr>
      <w:r>
        <w:rPr>
          <w:rFonts w:cs="Arial"/>
          <w:b/>
          <w:bCs/>
          <w:color w:val="000000"/>
          <w:kern w:val="0"/>
          <w:szCs w:val="21"/>
        </w:rPr>
        <w:t xml:space="preserve">Specify </w:t>
      </w:r>
      <w:r w:rsidR="005E1FC9">
        <w:rPr>
          <w:rFonts w:cs="Arial"/>
          <w:b/>
          <w:bCs/>
          <w:color w:val="000000"/>
          <w:kern w:val="0"/>
          <w:szCs w:val="21"/>
        </w:rPr>
        <w:t xml:space="preserve">scheduled </w:t>
      </w:r>
      <w:r w:rsidR="005963C2" w:rsidRPr="005963C2">
        <w:rPr>
          <w:rFonts w:cs="Arial"/>
          <w:b/>
          <w:bCs/>
          <w:color w:val="000000"/>
          <w:kern w:val="0"/>
          <w:szCs w:val="21"/>
        </w:rPr>
        <w:t xml:space="preserve">date/time </w:t>
      </w:r>
    </w:p>
    <w:p w14:paraId="7FAED327" w14:textId="3DB4FE12" w:rsidR="00421B6A" w:rsidRPr="00421B6A" w:rsidRDefault="003B1514" w:rsidP="00421B6A">
      <w:pPr>
        <w:pStyle w:val="a9"/>
        <w:autoSpaceDE w:val="0"/>
        <w:autoSpaceDN w:val="0"/>
        <w:adjustRightInd w:val="0"/>
        <w:ind w:leftChars="0" w:left="1351"/>
        <w:jc w:val="left"/>
        <w:rPr>
          <w:rFonts w:cs="Arial"/>
          <w:color w:val="000000"/>
          <w:kern w:val="0"/>
          <w:szCs w:val="21"/>
        </w:rPr>
      </w:pPr>
      <w:r w:rsidRPr="003B1514">
        <w:rPr>
          <w:szCs w:val="21"/>
        </w:rPr>
        <w:t>Users can reserve Execution and Plan confirmations by entering the "Schedule</w:t>
      </w:r>
      <w:r>
        <w:rPr>
          <w:szCs w:val="21"/>
        </w:rPr>
        <w:t>d</w:t>
      </w:r>
      <w:r w:rsidRPr="003B1514">
        <w:rPr>
          <w:szCs w:val="21"/>
        </w:rPr>
        <w:t xml:space="preserve"> date/time"</w:t>
      </w:r>
      <w:r w:rsidR="00421B6A" w:rsidRPr="00421B6A">
        <w:rPr>
          <w:szCs w:val="21"/>
        </w:rPr>
        <w:t>.</w:t>
      </w:r>
    </w:p>
    <w:p w14:paraId="42ABC830" w14:textId="49C7DEE7" w:rsidR="00421B6A" w:rsidRPr="00421B6A" w:rsidRDefault="0005695A" w:rsidP="00421B6A">
      <w:pPr>
        <w:pStyle w:val="a9"/>
        <w:autoSpaceDE w:val="0"/>
        <w:autoSpaceDN w:val="0"/>
        <w:adjustRightInd w:val="0"/>
        <w:ind w:leftChars="0" w:left="1351"/>
        <w:jc w:val="left"/>
        <w:rPr>
          <w:rFonts w:cs="Arial"/>
          <w:color w:val="000000"/>
          <w:kern w:val="0"/>
          <w:szCs w:val="21"/>
        </w:rPr>
      </w:pPr>
      <w:r>
        <w:rPr>
          <w:szCs w:val="21"/>
        </w:rPr>
        <w:t>Only</w:t>
      </w:r>
      <w:r w:rsidR="00421B6A">
        <w:rPr>
          <w:szCs w:val="21"/>
        </w:rPr>
        <w:t xml:space="preserve"> date/time can be registered for "Schedule date/time"</w:t>
      </w:r>
    </w:p>
    <w:p w14:paraId="654A2569" w14:textId="5D2852C6" w:rsidR="00BC1CDA" w:rsidRDefault="003B1514" w:rsidP="00BC1CDA">
      <w:pPr>
        <w:pStyle w:val="a9"/>
        <w:numPr>
          <w:ilvl w:val="0"/>
          <w:numId w:val="7"/>
        </w:numPr>
        <w:autoSpaceDE w:val="0"/>
        <w:autoSpaceDN w:val="0"/>
        <w:adjustRightInd w:val="0"/>
        <w:ind w:leftChars="0"/>
        <w:jc w:val="left"/>
        <w:rPr>
          <w:rFonts w:cs="Arial"/>
          <w:b/>
          <w:color w:val="000000"/>
          <w:kern w:val="0"/>
          <w:szCs w:val="21"/>
        </w:rPr>
      </w:pPr>
      <w:r>
        <w:rPr>
          <w:rFonts w:cs="Arial"/>
          <w:b/>
          <w:color w:val="000000"/>
          <w:kern w:val="0"/>
          <w:szCs w:val="21"/>
        </w:rPr>
        <w:t xml:space="preserve">Specify </w:t>
      </w:r>
      <w:r w:rsidR="00BC1CDA" w:rsidRPr="00F009BA">
        <w:rPr>
          <w:rFonts w:cs="Arial"/>
          <w:b/>
          <w:color w:val="000000"/>
          <w:kern w:val="0"/>
          <w:szCs w:val="21"/>
        </w:rPr>
        <w:t>Movement</w:t>
      </w:r>
    </w:p>
    <w:p w14:paraId="46A157DA" w14:textId="5D4F1D9A" w:rsidR="006E60F2" w:rsidRPr="006E60F2" w:rsidRDefault="006E60F2" w:rsidP="006E60F2">
      <w:pPr>
        <w:pStyle w:val="a9"/>
        <w:autoSpaceDE w:val="0"/>
        <w:autoSpaceDN w:val="0"/>
        <w:adjustRightInd w:val="0"/>
        <w:ind w:leftChars="0" w:left="1351"/>
        <w:jc w:val="left"/>
        <w:rPr>
          <w:rFonts w:cs="Arial"/>
          <w:color w:val="000000"/>
          <w:kern w:val="0"/>
          <w:szCs w:val="21"/>
        </w:rPr>
      </w:pPr>
      <w:r w:rsidRPr="006E60F2">
        <w:rPr>
          <w:rFonts w:cs="Arial"/>
          <w:color w:val="000000"/>
          <w:kern w:val="0"/>
          <w:szCs w:val="21"/>
        </w:rPr>
        <w:t xml:space="preserve">Select the Movement registered in the </w:t>
      </w:r>
      <w:r w:rsidRPr="00F82DD7">
        <w:rPr>
          <w:rFonts w:cs="Arial"/>
          <w:color w:val="000000"/>
          <w:kern w:val="0"/>
          <w:szCs w:val="21"/>
          <w:u w:val="single"/>
        </w:rPr>
        <w:t>"6.2.4 Movement list"</w:t>
      </w:r>
      <w:r w:rsidRPr="006E60F2">
        <w:rPr>
          <w:rFonts w:cs="Arial"/>
          <w:color w:val="000000"/>
          <w:kern w:val="0"/>
          <w:szCs w:val="21"/>
        </w:rPr>
        <w:t>.</w:t>
      </w:r>
    </w:p>
    <w:p w14:paraId="5123EF79" w14:textId="6C50740A" w:rsidR="006E60F2" w:rsidRPr="00421B6A" w:rsidRDefault="003B1514" w:rsidP="00421B6A">
      <w:pPr>
        <w:pStyle w:val="a9"/>
        <w:numPr>
          <w:ilvl w:val="0"/>
          <w:numId w:val="7"/>
        </w:numPr>
        <w:autoSpaceDE w:val="0"/>
        <w:autoSpaceDN w:val="0"/>
        <w:adjustRightInd w:val="0"/>
        <w:ind w:leftChars="0"/>
        <w:jc w:val="left"/>
        <w:rPr>
          <w:b/>
        </w:rPr>
      </w:pPr>
      <w:r>
        <w:rPr>
          <w:b/>
          <w:u w:color="001F49" w:themeColor="accent6" w:themeShade="BF"/>
        </w:rPr>
        <w:t xml:space="preserve">Specify </w:t>
      </w:r>
      <w:r w:rsidR="00F009BA" w:rsidRPr="00F009BA">
        <w:rPr>
          <w:b/>
          <w:u w:color="001F49" w:themeColor="accent6" w:themeShade="BF"/>
        </w:rPr>
        <w:t>Operation</w:t>
      </w:r>
    </w:p>
    <w:p w14:paraId="21871AFF" w14:textId="5131A30D" w:rsidR="00421B6A" w:rsidRPr="00421B6A" w:rsidRDefault="00421B6A" w:rsidP="00421B6A">
      <w:pPr>
        <w:pStyle w:val="a9"/>
        <w:autoSpaceDE w:val="0"/>
        <w:autoSpaceDN w:val="0"/>
        <w:adjustRightInd w:val="0"/>
        <w:ind w:leftChars="0" w:left="1351"/>
        <w:jc w:val="left"/>
        <w:rPr>
          <w:b/>
        </w:rPr>
      </w:pPr>
      <w:r w:rsidRPr="006E60F2">
        <w:t xml:space="preserve">Select the Operation registered in the </w:t>
      </w:r>
      <w:r w:rsidRPr="00F82DD7">
        <w:rPr>
          <w:u w:val="single"/>
        </w:rPr>
        <w:t xml:space="preserve">"6.1.1 </w:t>
      </w:r>
      <w:r w:rsidR="003C684B">
        <w:rPr>
          <w:u w:val="single"/>
        </w:rPr>
        <w:t>Operation</w:t>
      </w:r>
      <w:r w:rsidRPr="00F82DD7">
        <w:rPr>
          <w:u w:val="single"/>
        </w:rPr>
        <w:t>s list"</w:t>
      </w:r>
      <w:r w:rsidR="00F82DD7">
        <w:rPr>
          <w:u w:val="single"/>
        </w:rPr>
        <w:t>.</w:t>
      </w:r>
    </w:p>
    <w:p w14:paraId="31E729F9" w14:textId="58524DEA" w:rsidR="00F009BA" w:rsidRPr="00CE3E20" w:rsidRDefault="00F009BA" w:rsidP="00F009BA">
      <w:pPr>
        <w:pStyle w:val="a9"/>
        <w:numPr>
          <w:ilvl w:val="0"/>
          <w:numId w:val="7"/>
        </w:numPr>
        <w:autoSpaceDE w:val="0"/>
        <w:autoSpaceDN w:val="0"/>
        <w:adjustRightInd w:val="0"/>
        <w:ind w:leftChars="0"/>
        <w:jc w:val="left"/>
        <w:rPr>
          <w:b/>
        </w:rPr>
      </w:pPr>
      <w:r w:rsidRPr="00F009BA">
        <w:rPr>
          <w:b/>
          <w:u w:color="001F49" w:themeColor="accent6" w:themeShade="BF"/>
        </w:rPr>
        <w:t>Execution</w:t>
      </w:r>
    </w:p>
    <w:p w14:paraId="56A1E518" w14:textId="3F66CBEB" w:rsidR="00CE3E20" w:rsidRPr="00CE3E20" w:rsidRDefault="00CE3E20" w:rsidP="00CE3E20">
      <w:pPr>
        <w:pStyle w:val="a9"/>
        <w:autoSpaceDE w:val="0"/>
        <w:autoSpaceDN w:val="0"/>
        <w:adjustRightInd w:val="0"/>
        <w:ind w:leftChars="0" w:left="1351"/>
        <w:jc w:val="left"/>
      </w:pPr>
      <w:r w:rsidRPr="00CE3E20">
        <w:t>Clicking the "Execute" but</w:t>
      </w:r>
      <w:r>
        <w:t>ton will move the user to "</w:t>
      </w:r>
      <w:r w:rsidRPr="00F82DD7">
        <w:rPr>
          <w:u w:val="single"/>
        </w:rPr>
        <w:t>"6.2.14 Check Operation status"</w:t>
      </w:r>
      <w:r w:rsidRPr="00CE3E20">
        <w:t>" and execute the operation.</w:t>
      </w:r>
    </w:p>
    <w:p w14:paraId="6883E053" w14:textId="1BDEB7F1" w:rsidR="00CE3E20" w:rsidRPr="00CE3E20" w:rsidRDefault="00CE3E20" w:rsidP="00CE3E20">
      <w:pPr>
        <w:pStyle w:val="a9"/>
        <w:autoSpaceDE w:val="0"/>
        <w:autoSpaceDN w:val="0"/>
        <w:adjustRightInd w:val="0"/>
        <w:ind w:leftChars="0" w:left="1351"/>
        <w:jc w:val="left"/>
      </w:pPr>
      <w:r w:rsidRPr="00CE3E20">
        <w:t xml:space="preserve">"Apply" will automatically be executed after the Plan and/or the </w:t>
      </w:r>
      <w:proofErr w:type="spellStart"/>
      <w:r w:rsidRPr="00CE3E20">
        <w:t>PolicyCheck</w:t>
      </w:r>
      <w:proofErr w:type="spellEnd"/>
      <w:r w:rsidRPr="00CE3E20">
        <w:t xml:space="preserve"> are completed.</w:t>
      </w:r>
    </w:p>
    <w:p w14:paraId="54556F57" w14:textId="77777777" w:rsidR="002531EF" w:rsidRPr="002531EF" w:rsidRDefault="00F009BA" w:rsidP="00F009BA">
      <w:pPr>
        <w:pStyle w:val="a9"/>
        <w:numPr>
          <w:ilvl w:val="0"/>
          <w:numId w:val="7"/>
        </w:numPr>
        <w:autoSpaceDE w:val="0"/>
        <w:autoSpaceDN w:val="0"/>
        <w:adjustRightInd w:val="0"/>
        <w:ind w:leftChars="0"/>
        <w:jc w:val="left"/>
        <w:rPr>
          <w:b/>
        </w:rPr>
      </w:pPr>
      <w:r w:rsidRPr="00F009BA">
        <w:rPr>
          <w:b/>
          <w:u w:color="001F49" w:themeColor="accent6" w:themeShade="BF"/>
        </w:rPr>
        <w:t>Plan confirmation</w:t>
      </w:r>
    </w:p>
    <w:p w14:paraId="50342190" w14:textId="33317DF0" w:rsidR="006D030E" w:rsidRPr="002531EF" w:rsidRDefault="00426377" w:rsidP="00426377">
      <w:pPr>
        <w:pStyle w:val="a9"/>
        <w:autoSpaceDE w:val="0"/>
        <w:autoSpaceDN w:val="0"/>
        <w:adjustRightInd w:val="0"/>
        <w:ind w:leftChars="0" w:left="1351"/>
        <w:jc w:val="left"/>
      </w:pPr>
      <w:r w:rsidRPr="00426377">
        <w:rPr>
          <w:u w:color="001F49" w:themeColor="accent6" w:themeShade="BF"/>
        </w:rPr>
        <w:t xml:space="preserve">Clicking the "Plan Confirmation" button will similarly to clicking the "Execute" button, start the execution. However, "Discard Run" will be applied to RUN after the Plan and </w:t>
      </w:r>
      <w:proofErr w:type="spellStart"/>
      <w:r w:rsidRPr="00426377">
        <w:rPr>
          <w:u w:color="001F49" w:themeColor="accent6" w:themeShade="BF"/>
        </w:rPr>
        <w:t>PolicyCheck</w:t>
      </w:r>
      <w:proofErr w:type="spellEnd"/>
      <w:r w:rsidRPr="00426377">
        <w:rPr>
          <w:u w:color="001F49" w:themeColor="accent6" w:themeShade="BF"/>
        </w:rPr>
        <w:t xml:space="preserve"> are completed, and "Apply" will not be executed.</w:t>
      </w:r>
      <w:r w:rsidR="006D030E" w:rsidRPr="002531EF">
        <w:rPr>
          <w:u w:color="001F49" w:themeColor="accent6" w:themeShade="BF"/>
        </w:rPr>
        <w:br/>
      </w:r>
    </w:p>
    <w:p w14:paraId="3A8D38B4" w14:textId="4598544B" w:rsidR="006D030E" w:rsidRDefault="006D030E" w:rsidP="006D030E">
      <w:pPr>
        <w:widowControl/>
        <w:jc w:val="left"/>
      </w:pPr>
      <w:r>
        <w:br w:type="page"/>
      </w:r>
    </w:p>
    <w:p w14:paraId="1F6FD4BC" w14:textId="77777777" w:rsidR="00F571B1" w:rsidRDefault="00F571B1" w:rsidP="00F571B1">
      <w:pPr>
        <w:pStyle w:val="aff0"/>
        <w:ind w:left="703"/>
      </w:pPr>
      <w:r>
        <w:lastRenderedPageBreak/>
        <w:t xml:space="preserve">If a module with an output block is run with Conductor, </w:t>
      </w:r>
    </w:p>
    <w:p w14:paraId="2041063E" w14:textId="77777777" w:rsidR="00F571B1" w:rsidRDefault="00F571B1" w:rsidP="00F571B1">
      <w:pPr>
        <w:pStyle w:val="aff0"/>
        <w:ind w:left="703"/>
      </w:pPr>
      <w:r>
        <w:t xml:space="preserve">the contents of the output block will be saved to the </w:t>
      </w:r>
      <w:proofErr w:type="spellStart"/>
      <w:r>
        <w:t>deta</w:t>
      </w:r>
      <w:proofErr w:type="spellEnd"/>
      <w:r>
        <w:t xml:space="preserve"> relay storage path(shared movement directory) as a </w:t>
      </w:r>
      <w:proofErr w:type="spellStart"/>
      <w:r>
        <w:t>json</w:t>
      </w:r>
      <w:proofErr w:type="spellEnd"/>
      <w:r>
        <w:t xml:space="preserve"> file. </w:t>
      </w:r>
    </w:p>
    <w:p w14:paraId="7999391C" w14:textId="77777777" w:rsidR="00F571B1" w:rsidRDefault="00F571B1" w:rsidP="00F571B1">
      <w:pPr>
        <w:pStyle w:val="aff0"/>
        <w:ind w:left="703"/>
      </w:pPr>
      <w:r>
        <w:t>This file allows users to use a value output by Terraform from a different Movement (in the same conductor).</w:t>
      </w:r>
    </w:p>
    <w:p w14:paraId="0630D70B" w14:textId="77777777" w:rsidR="00F571B1" w:rsidRDefault="00F571B1" w:rsidP="00F571B1">
      <w:pPr>
        <w:pStyle w:val="aff0"/>
        <w:ind w:left="703"/>
      </w:pPr>
    </w:p>
    <w:p w14:paraId="1AB67BD1" w14:textId="77777777" w:rsidR="00F571B1" w:rsidRDefault="00F571B1" w:rsidP="00F571B1">
      <w:pPr>
        <w:pStyle w:val="aff0"/>
        <w:ind w:left="703"/>
      </w:pPr>
      <w:r>
        <w:t>File path:</w:t>
      </w:r>
    </w:p>
    <w:p w14:paraId="65B8CAF4" w14:textId="77777777" w:rsidR="00F571B1" w:rsidRDefault="00F571B1" w:rsidP="00F571B1">
      <w:pPr>
        <w:pStyle w:val="aff0"/>
        <w:ind w:left="703"/>
      </w:pPr>
      <w:r>
        <w:t>[Data relay storage path]/[Conductor instance ID]/</w:t>
      </w:r>
      <w:proofErr w:type="spellStart"/>
      <w:r>
        <w:t>terraform_output</w:t>
      </w:r>
      <w:proofErr w:type="spellEnd"/>
      <w:r>
        <w:t>_[Operation No].</w:t>
      </w:r>
      <w:proofErr w:type="spellStart"/>
      <w:r>
        <w:t>json</w:t>
      </w:r>
      <w:proofErr w:type="spellEnd"/>
    </w:p>
    <w:p w14:paraId="7D4EDE29" w14:textId="77777777" w:rsidR="00F571B1" w:rsidRDefault="00F571B1" w:rsidP="00F571B1">
      <w:pPr>
        <w:pStyle w:val="aff0"/>
        <w:ind w:left="703"/>
      </w:pPr>
      <w:r>
        <w:rPr>
          <w:rFonts w:hint="eastAsia"/>
        </w:rPr>
        <w:t>Example</w:t>
      </w:r>
      <w:r>
        <w:rPr>
          <w:rFonts w:hint="eastAsia"/>
        </w:rPr>
        <w:t>：</w:t>
      </w:r>
      <w:r>
        <w:rPr>
          <w:rFonts w:hint="eastAsia"/>
        </w:rPr>
        <w:t>/exastro/data_relay_storage/conductor/0000000001/terraform_output_0000000001.json</w:t>
      </w:r>
    </w:p>
    <w:p w14:paraId="55ADBDD5" w14:textId="77777777" w:rsidR="00F571B1" w:rsidRDefault="00F571B1" w:rsidP="00F571B1">
      <w:pPr>
        <w:pStyle w:val="aff0"/>
        <w:ind w:left="703"/>
      </w:pPr>
    </w:p>
    <w:p w14:paraId="055886CC" w14:textId="6DAB5F52" w:rsidR="00F571B1" w:rsidRDefault="00F571B1" w:rsidP="00F571B1">
      <w:pPr>
        <w:pStyle w:val="aff0"/>
        <w:ind w:left="703"/>
      </w:pPr>
      <w:r>
        <w:t xml:space="preserve">Data relay storage </w:t>
      </w:r>
      <w:r>
        <w:rPr>
          <w:rFonts w:hint="eastAsia"/>
        </w:rPr>
        <w:t>path</w:t>
      </w:r>
      <w:r>
        <w:t xml:space="preserve"> -[Conductor]-[Conductor interface information ] - [Data relay storage path]</w:t>
      </w:r>
    </w:p>
    <w:p w14:paraId="30380199" w14:textId="77777777" w:rsidR="00F571B1" w:rsidRDefault="00F571B1" w:rsidP="00F571B1">
      <w:pPr>
        <w:pStyle w:val="aff0"/>
        <w:ind w:left="703"/>
      </w:pPr>
      <w:r>
        <w:rPr>
          <w:rFonts w:hint="eastAsia"/>
        </w:rPr>
        <w:t>Conductor instance ID</w:t>
      </w:r>
      <w:r>
        <w:rPr>
          <w:rFonts w:hint="eastAsia"/>
        </w:rPr>
        <w:t>・・・</w:t>
      </w:r>
      <w:r>
        <w:rPr>
          <w:rFonts w:hint="eastAsia"/>
        </w:rPr>
        <w:t>[Conductor]-[Conductor list] - [Conductor instance ID]</w:t>
      </w:r>
      <w:r>
        <w:rPr>
          <w:rFonts w:hint="eastAsia"/>
        </w:rPr>
        <w:t>（</w:t>
      </w:r>
      <w:r>
        <w:rPr>
          <w:rFonts w:hint="eastAsia"/>
        </w:rPr>
        <w:t>The 10 numbers from the left.</w:t>
      </w:r>
      <w:r>
        <w:rPr>
          <w:rFonts w:hint="eastAsia"/>
        </w:rPr>
        <w:t>）</w:t>
      </w:r>
    </w:p>
    <w:p w14:paraId="6FA21AFA" w14:textId="77777777" w:rsidR="00F571B1" w:rsidRDefault="00F571B1" w:rsidP="00F571B1">
      <w:pPr>
        <w:pStyle w:val="aff0"/>
        <w:ind w:left="703"/>
      </w:pPr>
    </w:p>
    <w:p w14:paraId="33B82AB1" w14:textId="23C09CC3" w:rsidR="002A17F3" w:rsidRDefault="00F571B1" w:rsidP="00F571B1">
      <w:pPr>
        <w:pStyle w:val="aff0"/>
        <w:ind w:left="703"/>
      </w:pPr>
      <w:r>
        <w:rPr>
          <w:rFonts w:hint="eastAsia"/>
        </w:rPr>
        <w:t>Operation No.</w:t>
      </w:r>
      <w:r>
        <w:rPr>
          <w:rFonts w:hint="eastAsia"/>
        </w:rPr>
        <w:t>・・・</w:t>
      </w:r>
      <w:r>
        <w:t xml:space="preserve"> [</w:t>
      </w:r>
      <w:r>
        <w:rPr>
          <w:rFonts w:hint="eastAsia"/>
        </w:rPr>
        <w:t>Terraform]-[Execution list] - [Operation No.]</w:t>
      </w:r>
      <w:r>
        <w:rPr>
          <w:rFonts w:hint="eastAsia"/>
        </w:rPr>
        <w:t>（</w:t>
      </w:r>
      <w:r>
        <w:rPr>
          <w:rFonts w:hint="eastAsia"/>
        </w:rPr>
        <w:t>The 10 numbers from the left.</w:t>
      </w:r>
      <w:r>
        <w:rPr>
          <w:rFonts w:hint="eastAsia"/>
        </w:rPr>
        <w:t>）</w:t>
      </w:r>
    </w:p>
    <w:p w14:paraId="3B4A8658" w14:textId="2BADE1B1" w:rsidR="002A17F3" w:rsidRDefault="002A17F3" w:rsidP="002A17F3">
      <w:pPr>
        <w:pStyle w:val="aff0"/>
        <w:ind w:left="703"/>
      </w:pPr>
      <w:r>
        <w:rPr>
          <w:rFonts w:hint="eastAsia"/>
        </w:rPr>
        <w:t>Description</w:t>
      </w:r>
    </w:p>
    <w:tbl>
      <w:tblPr>
        <w:tblStyle w:val="ab"/>
        <w:tblW w:w="0" w:type="auto"/>
        <w:tblInd w:w="454" w:type="dxa"/>
        <w:tblLook w:val="04A0" w:firstRow="1" w:lastRow="0" w:firstColumn="1" w:lastColumn="0" w:noHBand="0" w:noVBand="1"/>
      </w:tblPr>
      <w:tblGrid>
        <w:gridCol w:w="9173"/>
      </w:tblGrid>
      <w:tr w:rsidR="002A17F3" w:rsidRPr="00105FCC" w14:paraId="1CB1D5D0" w14:textId="77777777" w:rsidTr="000C5D1B">
        <w:tc>
          <w:tcPr>
            <w:tcW w:w="9173" w:type="dxa"/>
          </w:tcPr>
          <w:p w14:paraId="3510A0BB" w14:textId="77777777" w:rsidR="002A17F3" w:rsidRPr="001D1693" w:rsidRDefault="002A17F3" w:rsidP="000C5D1B">
            <w:pPr>
              <w:rPr>
                <w:rFonts w:asciiTheme="majorHAnsi" w:hAnsiTheme="majorHAnsi" w:cstheme="majorHAnsi"/>
                <w:szCs w:val="21"/>
              </w:rPr>
            </w:pPr>
            <w:r w:rsidRPr="001D1693">
              <w:rPr>
                <w:rFonts w:asciiTheme="majorHAnsi" w:hAnsiTheme="majorHAnsi" w:cstheme="majorHAnsi"/>
                <w:szCs w:val="21"/>
              </w:rPr>
              <w:t>variable "</w:t>
            </w:r>
            <w:proofErr w:type="spellStart"/>
            <w:r w:rsidRPr="001D1693">
              <w:rPr>
                <w:rFonts w:asciiTheme="majorHAnsi" w:hAnsiTheme="majorHAnsi" w:cstheme="majorHAnsi"/>
                <w:szCs w:val="21"/>
              </w:rPr>
              <w:t>VAR_sample</w:t>
            </w:r>
            <w:proofErr w:type="spellEnd"/>
            <w:r w:rsidRPr="001D1693">
              <w:rPr>
                <w:rFonts w:asciiTheme="majorHAnsi" w:hAnsiTheme="majorHAnsi" w:cstheme="majorHAnsi"/>
                <w:szCs w:val="21"/>
              </w:rPr>
              <w:t>" {</w:t>
            </w:r>
          </w:p>
          <w:p w14:paraId="59F2F9B4" w14:textId="77777777" w:rsidR="002A17F3" w:rsidRPr="001D1693" w:rsidRDefault="002A17F3" w:rsidP="000C5D1B">
            <w:pPr>
              <w:rPr>
                <w:rFonts w:asciiTheme="majorHAnsi" w:hAnsiTheme="majorHAnsi" w:cstheme="majorHAnsi"/>
                <w:szCs w:val="21"/>
              </w:rPr>
            </w:pPr>
            <w:r>
              <w:rPr>
                <w:rFonts w:asciiTheme="majorHAnsi" w:hAnsiTheme="majorHAnsi" w:cstheme="majorHAnsi"/>
                <w:szCs w:val="21"/>
              </w:rPr>
              <w:t xml:space="preserve">  </w:t>
            </w:r>
            <w:r w:rsidRPr="001D1693">
              <w:rPr>
                <w:rFonts w:asciiTheme="majorHAnsi" w:hAnsiTheme="majorHAnsi" w:cstheme="majorHAnsi"/>
                <w:szCs w:val="21"/>
              </w:rPr>
              <w:t>type = string</w:t>
            </w:r>
          </w:p>
          <w:p w14:paraId="59624B13" w14:textId="77777777" w:rsidR="002A17F3" w:rsidRPr="001D1693" w:rsidRDefault="002A17F3" w:rsidP="000C5D1B">
            <w:pPr>
              <w:rPr>
                <w:rFonts w:asciiTheme="majorHAnsi" w:hAnsiTheme="majorHAnsi" w:cstheme="majorHAnsi"/>
                <w:szCs w:val="21"/>
              </w:rPr>
            </w:pPr>
            <w:r w:rsidRPr="001D1693">
              <w:rPr>
                <w:rFonts w:asciiTheme="majorHAnsi" w:hAnsiTheme="majorHAnsi" w:cstheme="majorHAnsi"/>
                <w:szCs w:val="21"/>
              </w:rPr>
              <w:t xml:space="preserve">  default = "</w:t>
            </w:r>
            <w:proofErr w:type="spellStart"/>
            <w:r w:rsidRPr="001D1693">
              <w:rPr>
                <w:rFonts w:asciiTheme="majorHAnsi" w:hAnsiTheme="majorHAnsi" w:cstheme="majorHAnsi"/>
                <w:szCs w:val="21"/>
              </w:rPr>
              <w:t>sample_string</w:t>
            </w:r>
            <w:proofErr w:type="spellEnd"/>
            <w:r w:rsidRPr="001D1693">
              <w:rPr>
                <w:rFonts w:asciiTheme="majorHAnsi" w:hAnsiTheme="majorHAnsi" w:cstheme="majorHAnsi"/>
                <w:szCs w:val="21"/>
              </w:rPr>
              <w:t>"</w:t>
            </w:r>
          </w:p>
          <w:p w14:paraId="2AE70C31" w14:textId="77777777" w:rsidR="002A17F3" w:rsidRPr="001D1693" w:rsidRDefault="002A17F3" w:rsidP="000C5D1B">
            <w:pPr>
              <w:rPr>
                <w:rFonts w:asciiTheme="majorHAnsi" w:hAnsiTheme="majorHAnsi" w:cstheme="majorHAnsi"/>
                <w:szCs w:val="21"/>
              </w:rPr>
            </w:pPr>
            <w:r w:rsidRPr="001D1693">
              <w:rPr>
                <w:rFonts w:asciiTheme="majorHAnsi" w:hAnsiTheme="majorHAnsi" w:cstheme="majorHAnsi"/>
                <w:szCs w:val="21"/>
              </w:rPr>
              <w:t>}</w:t>
            </w:r>
          </w:p>
          <w:p w14:paraId="7CCB8A0A" w14:textId="77777777" w:rsidR="002A17F3" w:rsidRPr="001D1693" w:rsidRDefault="002A17F3" w:rsidP="000C5D1B">
            <w:pPr>
              <w:rPr>
                <w:rFonts w:asciiTheme="majorHAnsi" w:hAnsiTheme="majorHAnsi" w:cstheme="majorHAnsi"/>
                <w:szCs w:val="21"/>
              </w:rPr>
            </w:pPr>
            <w:r w:rsidRPr="001D1693">
              <w:rPr>
                <w:rFonts w:asciiTheme="majorHAnsi" w:hAnsiTheme="majorHAnsi" w:cstheme="majorHAnsi"/>
                <w:szCs w:val="21"/>
              </w:rPr>
              <w:t>output "</w:t>
            </w:r>
            <w:proofErr w:type="spellStart"/>
            <w:r w:rsidRPr="001D1693">
              <w:rPr>
                <w:rFonts w:asciiTheme="majorHAnsi" w:hAnsiTheme="majorHAnsi" w:cstheme="majorHAnsi"/>
                <w:szCs w:val="21"/>
              </w:rPr>
              <w:t>output_sample</w:t>
            </w:r>
            <w:proofErr w:type="spellEnd"/>
            <w:r w:rsidRPr="001D1693">
              <w:rPr>
                <w:rFonts w:asciiTheme="majorHAnsi" w:hAnsiTheme="majorHAnsi" w:cstheme="majorHAnsi"/>
                <w:szCs w:val="21"/>
              </w:rPr>
              <w:t>" {</w:t>
            </w:r>
          </w:p>
          <w:p w14:paraId="277BA476" w14:textId="77777777" w:rsidR="002A17F3" w:rsidRPr="001D1693" w:rsidRDefault="002A17F3" w:rsidP="000C5D1B">
            <w:pPr>
              <w:rPr>
                <w:rFonts w:asciiTheme="majorHAnsi" w:hAnsiTheme="majorHAnsi" w:cstheme="majorHAnsi"/>
                <w:szCs w:val="21"/>
              </w:rPr>
            </w:pPr>
            <w:r w:rsidRPr="001D1693">
              <w:rPr>
                <w:rFonts w:asciiTheme="majorHAnsi" w:hAnsiTheme="majorHAnsi" w:cstheme="majorHAnsi"/>
                <w:szCs w:val="21"/>
              </w:rPr>
              <w:t xml:space="preserve">  value = "${</w:t>
            </w:r>
            <w:proofErr w:type="spellStart"/>
            <w:r w:rsidRPr="001D1693">
              <w:rPr>
                <w:rFonts w:asciiTheme="majorHAnsi" w:hAnsiTheme="majorHAnsi" w:cstheme="majorHAnsi"/>
                <w:szCs w:val="21"/>
              </w:rPr>
              <w:t>var.VAR_sample</w:t>
            </w:r>
            <w:proofErr w:type="spellEnd"/>
            <w:r w:rsidRPr="001D1693">
              <w:rPr>
                <w:rFonts w:asciiTheme="majorHAnsi" w:hAnsiTheme="majorHAnsi" w:cstheme="majorHAnsi"/>
                <w:szCs w:val="21"/>
              </w:rPr>
              <w:t>}"</w:t>
            </w:r>
          </w:p>
          <w:p w14:paraId="4D60FC09" w14:textId="77777777" w:rsidR="002A17F3" w:rsidRPr="00105FCC" w:rsidRDefault="002A17F3" w:rsidP="000C5D1B">
            <w:pPr>
              <w:rPr>
                <w:rFonts w:asciiTheme="majorHAnsi" w:hAnsiTheme="majorHAnsi" w:cstheme="majorHAnsi"/>
                <w:szCs w:val="21"/>
              </w:rPr>
            </w:pPr>
            <w:r w:rsidRPr="001D1693">
              <w:rPr>
                <w:rFonts w:asciiTheme="majorHAnsi" w:hAnsiTheme="majorHAnsi" w:cstheme="majorHAnsi"/>
                <w:szCs w:val="21"/>
              </w:rPr>
              <w:t>}</w:t>
            </w:r>
          </w:p>
        </w:tc>
      </w:tr>
    </w:tbl>
    <w:p w14:paraId="6D645FA8" w14:textId="77777777" w:rsidR="002A17F3" w:rsidRDefault="002A17F3" w:rsidP="002A17F3"/>
    <w:p w14:paraId="3EB69ABB" w14:textId="3B780E9B" w:rsidR="002A17F3" w:rsidRDefault="002A17F3" w:rsidP="002A17F3">
      <w:pPr>
        <w:pStyle w:val="aff0"/>
        <w:ind w:left="703"/>
      </w:pPr>
      <w:r>
        <w:rPr>
          <w:rFonts w:hint="eastAsia"/>
        </w:rPr>
        <w:t>Output</w:t>
      </w:r>
    </w:p>
    <w:tbl>
      <w:tblPr>
        <w:tblStyle w:val="ab"/>
        <w:tblW w:w="0" w:type="auto"/>
        <w:tblInd w:w="454" w:type="dxa"/>
        <w:tblLook w:val="04A0" w:firstRow="1" w:lastRow="0" w:firstColumn="1" w:lastColumn="0" w:noHBand="0" w:noVBand="1"/>
      </w:tblPr>
      <w:tblGrid>
        <w:gridCol w:w="9173"/>
      </w:tblGrid>
      <w:tr w:rsidR="002A17F3" w:rsidRPr="00105FCC" w14:paraId="2B96A099" w14:textId="77777777" w:rsidTr="000C5D1B">
        <w:tc>
          <w:tcPr>
            <w:tcW w:w="9173" w:type="dxa"/>
          </w:tcPr>
          <w:p w14:paraId="7E5AC495" w14:textId="77777777" w:rsidR="002A17F3" w:rsidRPr="001D1693" w:rsidRDefault="002A17F3" w:rsidP="000C5D1B">
            <w:pPr>
              <w:rPr>
                <w:rFonts w:asciiTheme="majorHAnsi" w:hAnsiTheme="majorHAnsi" w:cstheme="majorHAnsi"/>
                <w:szCs w:val="21"/>
              </w:rPr>
            </w:pPr>
            <w:r w:rsidRPr="001D1693">
              <w:rPr>
                <w:rFonts w:asciiTheme="majorHAnsi" w:hAnsiTheme="majorHAnsi" w:cstheme="majorHAnsi"/>
                <w:szCs w:val="21"/>
              </w:rPr>
              <w:t>{</w:t>
            </w:r>
          </w:p>
          <w:p w14:paraId="7B34815C" w14:textId="77777777" w:rsidR="002A17F3" w:rsidRPr="001D1693" w:rsidRDefault="002A17F3" w:rsidP="000C5D1B">
            <w:pPr>
              <w:rPr>
                <w:rFonts w:asciiTheme="majorHAnsi" w:hAnsiTheme="majorHAnsi" w:cstheme="majorHAnsi"/>
                <w:szCs w:val="21"/>
              </w:rPr>
            </w:pPr>
            <w:r>
              <w:rPr>
                <w:rFonts w:asciiTheme="majorHAnsi" w:hAnsiTheme="majorHAnsi" w:cstheme="majorHAnsi"/>
                <w:szCs w:val="21"/>
              </w:rPr>
              <w:t xml:space="preserve">  </w:t>
            </w:r>
            <w:r w:rsidRPr="001D1693">
              <w:rPr>
                <w:rFonts w:asciiTheme="majorHAnsi" w:hAnsiTheme="majorHAnsi" w:cstheme="majorHAnsi"/>
                <w:szCs w:val="21"/>
              </w:rPr>
              <w:t>"</w:t>
            </w:r>
            <w:proofErr w:type="spellStart"/>
            <w:r w:rsidRPr="001D1693">
              <w:rPr>
                <w:rFonts w:asciiTheme="majorHAnsi" w:hAnsiTheme="majorHAnsi" w:cstheme="majorHAnsi"/>
                <w:szCs w:val="21"/>
              </w:rPr>
              <w:t>output_sample</w:t>
            </w:r>
            <w:proofErr w:type="spellEnd"/>
            <w:r w:rsidRPr="001D1693">
              <w:rPr>
                <w:rFonts w:asciiTheme="majorHAnsi" w:hAnsiTheme="majorHAnsi" w:cstheme="majorHAnsi"/>
                <w:szCs w:val="21"/>
              </w:rPr>
              <w:t>": "</w:t>
            </w:r>
            <w:proofErr w:type="spellStart"/>
            <w:r w:rsidRPr="001D1693">
              <w:rPr>
                <w:rFonts w:asciiTheme="majorHAnsi" w:hAnsiTheme="majorHAnsi" w:cstheme="majorHAnsi"/>
                <w:szCs w:val="21"/>
              </w:rPr>
              <w:t>sample_string</w:t>
            </w:r>
            <w:proofErr w:type="spellEnd"/>
            <w:r w:rsidRPr="001D1693">
              <w:rPr>
                <w:rFonts w:asciiTheme="majorHAnsi" w:hAnsiTheme="majorHAnsi" w:cstheme="majorHAnsi"/>
                <w:szCs w:val="21"/>
              </w:rPr>
              <w:t>"</w:t>
            </w:r>
          </w:p>
          <w:p w14:paraId="2853A2BB" w14:textId="77777777" w:rsidR="002A17F3" w:rsidRPr="00A64594" w:rsidRDefault="002A17F3" w:rsidP="000C5D1B">
            <w:pPr>
              <w:rPr>
                <w:rFonts w:asciiTheme="majorHAnsi" w:hAnsiTheme="majorHAnsi" w:cstheme="majorHAnsi"/>
                <w:szCs w:val="21"/>
              </w:rPr>
            </w:pPr>
            <w:r w:rsidRPr="001D1693">
              <w:rPr>
                <w:rFonts w:asciiTheme="majorHAnsi" w:hAnsiTheme="majorHAnsi" w:cstheme="majorHAnsi"/>
                <w:szCs w:val="21"/>
              </w:rPr>
              <w:t>}</w:t>
            </w:r>
          </w:p>
        </w:tc>
      </w:tr>
    </w:tbl>
    <w:p w14:paraId="4C9BDE0E" w14:textId="77777777" w:rsidR="002A17F3" w:rsidRPr="00A64594" w:rsidRDefault="002A17F3" w:rsidP="002A17F3"/>
    <w:p w14:paraId="12A29C13" w14:textId="77777777" w:rsidR="002A17F3" w:rsidRPr="006D030E" w:rsidRDefault="002A17F3" w:rsidP="002A17F3">
      <w:pPr>
        <w:widowControl/>
        <w:jc w:val="left"/>
      </w:pPr>
      <w:r>
        <w:br w:type="page"/>
      </w:r>
    </w:p>
    <w:p w14:paraId="7FE68B7F" w14:textId="77777777" w:rsidR="002A17F3" w:rsidRPr="006D030E" w:rsidRDefault="002A17F3" w:rsidP="006D030E">
      <w:pPr>
        <w:widowControl/>
        <w:jc w:val="left"/>
      </w:pPr>
    </w:p>
    <w:p w14:paraId="525E4F09" w14:textId="436C4084" w:rsidR="006D030E" w:rsidRDefault="006225D4" w:rsidP="004B7AA0">
      <w:pPr>
        <w:pStyle w:val="30"/>
        <w:ind w:left="1134" w:hanging="709"/>
        <w:rPr>
          <w:rFonts w:ascii="Arial" w:hAnsi="Arial"/>
        </w:rPr>
      </w:pPr>
      <w:bookmarkStart w:id="904" w:name="_Toc105604741"/>
      <w:r>
        <w:rPr>
          <w:rFonts w:ascii="Arial" w:hAnsi="Arial" w:hint="eastAsia"/>
        </w:rPr>
        <w:t>C</w:t>
      </w:r>
      <w:r w:rsidR="00C56DDE">
        <w:rPr>
          <w:rFonts w:ascii="Arial" w:hAnsi="Arial"/>
        </w:rPr>
        <w:t>heck operation</w:t>
      </w:r>
      <w:r>
        <w:rPr>
          <w:rFonts w:ascii="Arial" w:hAnsi="Arial"/>
        </w:rPr>
        <w:t xml:space="preserve"> status</w:t>
      </w:r>
      <w:bookmarkEnd w:id="904"/>
    </w:p>
    <w:p w14:paraId="06B54CA9" w14:textId="0A6D7F79" w:rsidR="006D030E" w:rsidRDefault="006225D4" w:rsidP="00B46FB2">
      <w:pPr>
        <w:pStyle w:val="aff0"/>
        <w:numPr>
          <w:ilvl w:val="0"/>
          <w:numId w:val="21"/>
        </w:numPr>
      </w:pPr>
      <w:r w:rsidRPr="006225D4">
        <w:t xml:space="preserve">Monitor the execution status </w:t>
      </w:r>
      <w:r w:rsidR="00C56DDE">
        <w:t>of operation</w:t>
      </w:r>
      <w:r w:rsidRPr="006225D4">
        <w:t>.</w:t>
      </w:r>
    </w:p>
    <w:p w14:paraId="744A9335" w14:textId="2AF2BCA4" w:rsidR="006D030E" w:rsidRDefault="00B808FC" w:rsidP="006D030E">
      <w:pPr>
        <w:pStyle w:val="aff0"/>
        <w:ind w:left="709"/>
      </w:pPr>
      <w:r>
        <w:rPr>
          <w:noProof/>
        </w:rPr>
        <mc:AlternateContent>
          <mc:Choice Requires="wps">
            <w:drawing>
              <wp:anchor distT="0" distB="0" distL="114300" distR="114300" simplePos="0" relativeHeight="251756544" behindDoc="0" locked="0" layoutInCell="1" allowOverlap="1" wp14:anchorId="3D3BBC44" wp14:editId="7522071C">
                <wp:simplePos x="0" y="0"/>
                <wp:positionH relativeFrom="column">
                  <wp:posOffset>452882</wp:posOffset>
                </wp:positionH>
                <wp:positionV relativeFrom="paragraph">
                  <wp:posOffset>2866034</wp:posOffset>
                </wp:positionV>
                <wp:extent cx="652007" cy="168250"/>
                <wp:effectExtent l="0" t="0" r="15240" b="22860"/>
                <wp:wrapNone/>
                <wp:docPr id="247" name="正方形/長方形 247"/>
                <wp:cNvGraphicFramePr/>
                <a:graphic xmlns:a="http://schemas.openxmlformats.org/drawingml/2006/main">
                  <a:graphicData uri="http://schemas.microsoft.com/office/word/2010/wordprocessingShape">
                    <wps:wsp>
                      <wps:cNvSpPr/>
                      <wps:spPr>
                        <a:xfrm>
                          <a:off x="0" y="0"/>
                          <a:ext cx="652007" cy="168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589A25" id="正方形/長方形 247" o:spid="_x0000_s1026" style="position:absolute;left:0;text-align:left;margin-left:35.65pt;margin-top:225.65pt;width:51.35pt;height:13.2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" filled="f" strokecolor="red" strokeweight="2pt"/>
            </w:pict>
          </mc:Fallback>
        </mc:AlternateContent>
      </w:r>
      <w:r>
        <w:rPr>
          <w:noProof/>
        </w:rPr>
        <w:drawing>
          <wp:inline distT="0" distB="0" distL="0" distR="0" wp14:anchorId="3FB00674" wp14:editId="5EF4634F">
            <wp:extent cx="5056505" cy="3506470"/>
            <wp:effectExtent l="0" t="0" r="0" b="0"/>
            <wp:docPr id="214" name="図 213"/>
            <wp:cNvGraphicFramePr/>
            <a:graphic xmlns:a="http://schemas.openxmlformats.org/drawingml/2006/main">
              <a:graphicData uri="http://schemas.openxmlformats.org/drawingml/2006/picture">
                <pic:pic xmlns:pic="http://schemas.openxmlformats.org/drawingml/2006/picture">
                  <pic:nvPicPr>
                    <pic:cNvPr id="214" name="図 213"/>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056505" cy="3506470"/>
                    </a:xfrm>
                    <a:prstGeom prst="rect">
                      <a:avLst/>
                    </a:prstGeom>
                  </pic:spPr>
                </pic:pic>
              </a:graphicData>
            </a:graphic>
          </wp:inline>
        </w:drawing>
      </w:r>
      <w:r w:rsidR="006D030E" w:rsidRPr="00CE0420">
        <w:rPr>
          <w:noProof/>
        </w:rPr>
        <w:t xml:space="preserve"> </w:t>
      </w:r>
    </w:p>
    <w:p w14:paraId="6BFE51B6" w14:textId="183448E9" w:rsidR="006D030E" w:rsidRDefault="005F29BC" w:rsidP="006D030E">
      <w:pPr>
        <w:widowControl/>
        <w:jc w:val="center"/>
      </w:pPr>
      <w:r>
        <w:rPr>
          <w:rFonts w:hint="eastAsia"/>
          <w:b/>
        </w:rPr>
        <w:t xml:space="preserve"> </w:t>
      </w:r>
      <w:r w:rsidR="006225D4">
        <w:rPr>
          <w:rFonts w:hint="eastAsia"/>
          <w:b/>
        </w:rPr>
        <w:t>Figure</w:t>
      </w:r>
      <w:r>
        <w:rPr>
          <w:rFonts w:hint="eastAsia"/>
          <w:b/>
        </w:rPr>
        <w:t xml:space="preserve"> </w:t>
      </w:r>
      <w:r w:rsidR="00271B4C">
        <w:rPr>
          <w:b/>
        </w:rPr>
        <w:t xml:space="preserve"> 6.2.15</w:t>
      </w:r>
      <w:r>
        <w:rPr>
          <w:b/>
        </w:rPr>
        <w:t>-1</w:t>
      </w:r>
      <w:r w:rsidR="006225D4">
        <w:rPr>
          <w:rFonts w:hint="eastAsia"/>
          <w:b/>
        </w:rPr>
        <w:t xml:space="preserve"> Submenu screen </w:t>
      </w:r>
      <w:r w:rsidR="006225D4">
        <w:rPr>
          <w:rFonts w:hint="eastAsia"/>
          <w:b/>
        </w:rPr>
        <w:t>（</w:t>
      </w:r>
      <w:r w:rsidR="00D829CE">
        <w:rPr>
          <w:rFonts w:hint="eastAsia"/>
          <w:b/>
        </w:rPr>
        <w:t xml:space="preserve">Check operation </w:t>
      </w:r>
      <w:r w:rsidR="006225D4">
        <w:rPr>
          <w:rFonts w:hint="eastAsia"/>
          <w:b/>
        </w:rPr>
        <w:t>status</w:t>
      </w:r>
      <w:r w:rsidR="006D030E" w:rsidRPr="000B7D44">
        <w:rPr>
          <w:rFonts w:hint="eastAsia"/>
          <w:b/>
        </w:rPr>
        <w:t>）</w:t>
      </w:r>
    </w:p>
    <w:p w14:paraId="16919DE5" w14:textId="77777777" w:rsidR="006D030E" w:rsidRPr="00CE0420" w:rsidRDefault="006D030E" w:rsidP="006D030E">
      <w:pPr>
        <w:widowControl/>
      </w:pPr>
    </w:p>
    <w:p w14:paraId="420E0879" w14:textId="77777777" w:rsidR="004B7904" w:rsidRDefault="001C02D8" w:rsidP="00B46FB2">
      <w:pPr>
        <w:pStyle w:val="a9"/>
        <w:numPr>
          <w:ilvl w:val="0"/>
          <w:numId w:val="8"/>
        </w:numPr>
        <w:ind w:leftChars="0" w:left="1134"/>
        <w:jc w:val="left"/>
        <w:rPr>
          <w:b/>
        </w:rPr>
      </w:pPr>
      <w:r>
        <w:rPr>
          <w:b/>
        </w:rPr>
        <w:t>Display of e</w:t>
      </w:r>
      <w:r w:rsidR="00B1730F">
        <w:rPr>
          <w:b/>
        </w:rPr>
        <w:t xml:space="preserve">xecution </w:t>
      </w:r>
      <w:r>
        <w:rPr>
          <w:b/>
        </w:rPr>
        <w:t>status</w:t>
      </w:r>
    </w:p>
    <w:p w14:paraId="317EAC94" w14:textId="3320E239" w:rsidR="00434F5D" w:rsidRDefault="00F77052" w:rsidP="004B7904">
      <w:pPr>
        <w:pStyle w:val="a9"/>
        <w:ind w:leftChars="0" w:left="1134"/>
        <w:jc w:val="left"/>
      </w:pPr>
      <w:r w:rsidRPr="00F77052">
        <w:t>"Status" will be displayed to match the Execution status.</w:t>
      </w:r>
    </w:p>
    <w:p w14:paraId="311D97DA" w14:textId="3392CA7E" w:rsidR="004B7904" w:rsidRDefault="00F77052" w:rsidP="004B7904">
      <w:pPr>
        <w:pStyle w:val="a9"/>
        <w:ind w:leftChars="0" w:left="1134"/>
        <w:jc w:val="left"/>
      </w:pPr>
      <w:r w:rsidRPr="00F77052">
        <w:t>The "Execution Type" will contain "Plan Confirmation" for plan confirmation</w:t>
      </w:r>
      <w:r>
        <w:t>s, and "Normal" for other cases</w:t>
      </w:r>
      <w:r w:rsidR="004B7904" w:rsidRPr="004B7904">
        <w:t>.</w:t>
      </w:r>
    </w:p>
    <w:p w14:paraId="2C019D88" w14:textId="77777777" w:rsidR="00C61311" w:rsidRDefault="00C61311" w:rsidP="004B7904">
      <w:pPr>
        <w:pStyle w:val="a9"/>
        <w:ind w:leftChars="0" w:left="1134"/>
        <w:jc w:val="left"/>
      </w:pPr>
    </w:p>
    <w:p w14:paraId="42FE6368" w14:textId="384BF61C" w:rsidR="004B7904" w:rsidRDefault="00C94ED3" w:rsidP="004B7904">
      <w:pPr>
        <w:pStyle w:val="a9"/>
        <w:ind w:leftChars="0" w:left="1134"/>
        <w:jc w:val="left"/>
      </w:pPr>
      <w:r>
        <w:t xml:space="preserve">Execution log for </w:t>
      </w:r>
      <w:r w:rsidR="004B7904" w:rsidRPr="004B7904">
        <w:t>Progress (Plan Lo</w:t>
      </w:r>
      <w:r w:rsidR="004B7904">
        <w:t>g), Progress (</w:t>
      </w:r>
      <w:proofErr w:type="spellStart"/>
      <w:r w:rsidR="004B7904">
        <w:t>PolicyCheck</w:t>
      </w:r>
      <w:proofErr w:type="spellEnd"/>
      <w:r w:rsidR="004B7904">
        <w:t xml:space="preserve"> Log) </w:t>
      </w:r>
      <w:r w:rsidR="004B7904" w:rsidRPr="004B7904">
        <w:t>and Progress (Apply Log)</w:t>
      </w:r>
      <w:r>
        <w:t xml:space="preserve"> e</w:t>
      </w:r>
      <w:r w:rsidRPr="00C94ED3">
        <w:t xml:space="preserve">xecuted in </w:t>
      </w:r>
      <w:r w:rsidR="003C684B">
        <w:t>Terraform</w:t>
      </w:r>
      <w:r w:rsidRPr="00C94ED3">
        <w:t xml:space="preserve"> are displayed in</w:t>
      </w:r>
      <w:r>
        <w:t xml:space="preserve"> </w:t>
      </w:r>
      <w:r w:rsidR="004B7904" w:rsidRPr="004B7904">
        <w:t>Plan/</w:t>
      </w:r>
      <w:r w:rsidR="005E1FC9">
        <w:t xml:space="preserve"> </w:t>
      </w:r>
      <w:proofErr w:type="spellStart"/>
      <w:r w:rsidR="004B7904" w:rsidRPr="004B7904">
        <w:t>PolicyCheck</w:t>
      </w:r>
      <w:proofErr w:type="spellEnd"/>
      <w:r w:rsidR="004B7904" w:rsidRPr="004B7904">
        <w:t xml:space="preserve"> /</w:t>
      </w:r>
      <w:r w:rsidR="005E1FC9">
        <w:t xml:space="preserve"> </w:t>
      </w:r>
      <w:r>
        <w:t>Apply.</w:t>
      </w:r>
    </w:p>
    <w:p w14:paraId="18F2FA8C" w14:textId="27DAA6AA" w:rsidR="004B7904" w:rsidRDefault="004B7904" w:rsidP="004B7904">
      <w:pPr>
        <w:pStyle w:val="a9"/>
        <w:ind w:leftChars="0" w:left="1134"/>
        <w:jc w:val="left"/>
      </w:pPr>
    </w:p>
    <w:p w14:paraId="0A3897B6" w14:textId="4A17E8F6" w:rsidR="003C7D86" w:rsidRDefault="003C7D86" w:rsidP="004B7904">
      <w:pPr>
        <w:pStyle w:val="a9"/>
        <w:ind w:leftChars="0" w:left="1134"/>
        <w:jc w:val="left"/>
      </w:pPr>
      <w:r w:rsidRPr="003C7D86">
        <w:t>If the status ends with an unexpected error, ther</w:t>
      </w:r>
      <w:r>
        <w:t>e is no registration of "</w:t>
      </w:r>
      <w:r w:rsidRPr="003C7D86">
        <w:rPr>
          <w:u w:val="single"/>
        </w:rPr>
        <w:t>6.2.1 Interface information"</w:t>
      </w:r>
      <w:r w:rsidRPr="003C7D86">
        <w:t>,</w:t>
      </w:r>
      <w:r>
        <w:t xml:space="preserve"> "</w:t>
      </w:r>
      <w:r w:rsidRPr="003C7D86">
        <w:rPr>
          <w:u w:val="single"/>
        </w:rPr>
        <w:t xml:space="preserve">6.2.2 Organizations list" </w:t>
      </w:r>
      <w:r>
        <w:t>and "</w:t>
      </w:r>
      <w:r w:rsidRPr="003C7D86">
        <w:rPr>
          <w:u w:val="single"/>
        </w:rPr>
        <w:t>6.2.3 Workspaces list"</w:t>
      </w:r>
      <w:r w:rsidRPr="003C7D86">
        <w:t xml:space="preserve"> with </w:t>
      </w:r>
      <w:r w:rsidR="003C684B">
        <w:t>Terraform</w:t>
      </w:r>
      <w:r w:rsidRPr="003C7D86">
        <w:t>.</w:t>
      </w:r>
    </w:p>
    <w:p w14:paraId="18DC0BD6" w14:textId="046743D2" w:rsidR="00434F5D" w:rsidRDefault="00B13633" w:rsidP="00B13633">
      <w:pPr>
        <w:pStyle w:val="a9"/>
        <w:ind w:leftChars="0" w:left="1134"/>
        <w:jc w:val="left"/>
      </w:pPr>
      <w:r>
        <w:t>Or if it is due to</w:t>
      </w:r>
      <w:r w:rsidRPr="00B13633">
        <w:t xml:space="preserve"> </w:t>
      </w:r>
      <w:proofErr w:type="spellStart"/>
      <w:r>
        <w:t>un</w:t>
      </w:r>
      <w:r w:rsidRPr="00B13633">
        <w:t>registration</w:t>
      </w:r>
      <w:proofErr w:type="spellEnd"/>
      <w:r w:rsidRPr="00B13633">
        <w:t xml:space="preserve"> of other web content, a message will be displayed in "Progress (error log)".</w:t>
      </w:r>
    </w:p>
    <w:p w14:paraId="4015A2C4" w14:textId="628C0EE8" w:rsidR="00B96E3D" w:rsidRPr="00B96E3D" w:rsidRDefault="00B96E3D" w:rsidP="00B96E3D">
      <w:pPr>
        <w:pStyle w:val="a9"/>
        <w:ind w:leftChars="0" w:left="1134"/>
        <w:jc w:val="left"/>
      </w:pPr>
      <w:r w:rsidRPr="00B96E3D">
        <w:t>For other errors, the progress (error log) does not display a message. Check the process logs as needed.</w:t>
      </w:r>
    </w:p>
    <w:p w14:paraId="68600A4C" w14:textId="6A8BE881" w:rsidR="00CF751A" w:rsidRDefault="00B1730F" w:rsidP="00DF537B">
      <w:pPr>
        <w:pStyle w:val="a9"/>
        <w:ind w:leftChars="0" w:left="1134"/>
        <w:jc w:val="left"/>
      </w:pPr>
      <w:r>
        <w:rPr>
          <w:rFonts w:hint="eastAsia"/>
        </w:rPr>
        <w:t>※</w:t>
      </w:r>
      <w:r w:rsidRPr="00B1730F">
        <w:rPr>
          <w:rFonts w:hint="eastAsia"/>
        </w:rPr>
        <w:t>Please refer to "</w:t>
      </w:r>
      <w:r w:rsidRPr="00B1730F">
        <w:rPr>
          <w:rFonts w:hint="eastAsia"/>
        </w:rPr>
        <w:t>④</w:t>
      </w:r>
      <w:r w:rsidRPr="00B1730F">
        <w:rPr>
          <w:rFonts w:hint="eastAsia"/>
        </w:rPr>
        <w:t xml:space="preserve"> Log file name" in "</w:t>
      </w:r>
      <w:r w:rsidRPr="00160484">
        <w:rPr>
          <w:rFonts w:hint="eastAsia"/>
          <w:u w:val="single"/>
        </w:rPr>
        <w:t xml:space="preserve">8.2 </w:t>
      </w:r>
      <w:r w:rsidR="00025D69">
        <w:rPr>
          <w:u w:val="single"/>
        </w:rPr>
        <w:t xml:space="preserve">About </w:t>
      </w:r>
      <w:r w:rsidR="00160484">
        <w:rPr>
          <w:rFonts w:hint="eastAsia"/>
          <w:u w:val="single"/>
        </w:rPr>
        <w:t>m</w:t>
      </w:r>
      <w:r w:rsidRPr="00160484">
        <w:rPr>
          <w:rFonts w:hint="eastAsia"/>
          <w:u w:val="single"/>
        </w:rPr>
        <w:t>aintenance method</w:t>
      </w:r>
      <w:r w:rsidRPr="00B1730F">
        <w:rPr>
          <w:rFonts w:hint="eastAsia"/>
        </w:rPr>
        <w:t>" for the process log.</w:t>
      </w:r>
    </w:p>
    <w:p w14:paraId="2627ECD6" w14:textId="77777777" w:rsidR="00410493" w:rsidRPr="008B7709" w:rsidRDefault="00410493" w:rsidP="00DF537B">
      <w:pPr>
        <w:pStyle w:val="a9"/>
        <w:ind w:leftChars="0" w:left="1134"/>
        <w:jc w:val="left"/>
      </w:pPr>
    </w:p>
    <w:p w14:paraId="1A0D4833" w14:textId="21775605" w:rsidR="006D030E" w:rsidRDefault="008B7455" w:rsidP="00DF537B">
      <w:pPr>
        <w:pStyle w:val="a9"/>
        <w:ind w:leftChars="0" w:left="1134"/>
        <w:jc w:val="left"/>
      </w:pPr>
      <w:r>
        <w:t>“Call Symphony”, d</w:t>
      </w:r>
      <w:r w:rsidRPr="008B7455">
        <w:t>ispl</w:t>
      </w:r>
      <w:r>
        <w:t>ays which Symphony was executed</w:t>
      </w:r>
      <w:r w:rsidR="00B1730F" w:rsidRPr="00B1730F">
        <w:t xml:space="preserve">. </w:t>
      </w:r>
      <w:r w:rsidR="00933F27">
        <w:t>It will be</w:t>
      </w:r>
      <w:r>
        <w:t xml:space="preserve"> blank if you execute</w:t>
      </w:r>
      <w:r w:rsidRPr="008B7455">
        <w:t xml:space="preserve"> it directly from the Ter</w:t>
      </w:r>
      <w:r w:rsidR="00FA49D6">
        <w:t>raform driver or from C</w:t>
      </w:r>
      <w:r>
        <w:t>onductor</w:t>
      </w:r>
      <w:r w:rsidR="00B1730F" w:rsidRPr="00B1730F">
        <w:t>.</w:t>
      </w:r>
    </w:p>
    <w:p w14:paraId="0A9781BB" w14:textId="0AF4261B" w:rsidR="006D030E" w:rsidRDefault="00341269" w:rsidP="00341269">
      <w:pPr>
        <w:pStyle w:val="a9"/>
        <w:ind w:leftChars="0" w:left="1134"/>
        <w:jc w:val="left"/>
      </w:pPr>
      <w:r>
        <w:t>In “Call Conductor”, d</w:t>
      </w:r>
      <w:r w:rsidRPr="008B7455">
        <w:t>ispl</w:t>
      </w:r>
      <w:r>
        <w:t>ays which Conductor was executed</w:t>
      </w:r>
      <w:r w:rsidRPr="00B1730F">
        <w:t xml:space="preserve">. </w:t>
      </w:r>
      <w:r>
        <w:t>It is blank if you execute</w:t>
      </w:r>
      <w:r w:rsidRPr="008B7455">
        <w:t xml:space="preserve"> it directly from the Ter</w:t>
      </w:r>
      <w:r>
        <w:t>raform driver or from Symphony</w:t>
      </w:r>
      <w:r w:rsidR="00B1730F" w:rsidRPr="00B1730F">
        <w:t>.</w:t>
      </w:r>
    </w:p>
    <w:p w14:paraId="781D3D49" w14:textId="77777777" w:rsidR="00434F5D" w:rsidRDefault="00434F5D" w:rsidP="00DF537B">
      <w:pPr>
        <w:pStyle w:val="a9"/>
        <w:ind w:leftChars="0" w:left="1134"/>
        <w:jc w:val="left"/>
      </w:pPr>
    </w:p>
    <w:p w14:paraId="7158950F" w14:textId="32F92C9C" w:rsidR="006D030E" w:rsidRDefault="0052189C" w:rsidP="00DF537B">
      <w:pPr>
        <w:pStyle w:val="a9"/>
        <w:ind w:leftChars="0" w:left="1134"/>
        <w:jc w:val="left"/>
      </w:pPr>
      <w:r w:rsidRPr="0052189C">
        <w:lastRenderedPageBreak/>
        <w:t>"Execution user" displays the login user when the "Execute" button is press</w:t>
      </w:r>
      <w:r>
        <w:t>ed from the execution menu</w:t>
      </w:r>
      <w:r w:rsidR="00CB31DD" w:rsidRPr="00CB31DD">
        <w:t>.</w:t>
      </w:r>
    </w:p>
    <w:p w14:paraId="52890165" w14:textId="77777777" w:rsidR="00434F5D" w:rsidRDefault="00434F5D" w:rsidP="00DF537B">
      <w:pPr>
        <w:pStyle w:val="a9"/>
        <w:ind w:leftChars="0" w:left="1134"/>
        <w:jc w:val="left"/>
      </w:pPr>
    </w:p>
    <w:p w14:paraId="6E5B4E24" w14:textId="1480DC60" w:rsidR="006D030E" w:rsidRDefault="009C02C4" w:rsidP="00DF537B">
      <w:pPr>
        <w:pStyle w:val="a9"/>
        <w:ind w:leftChars="0" w:left="1134"/>
        <w:jc w:val="left"/>
      </w:pPr>
      <w:r w:rsidRPr="009C02C4">
        <w:t xml:space="preserve">The "RUN-ID" displayed </w:t>
      </w:r>
      <w:r>
        <w:t>in "Terraform User</w:t>
      </w:r>
      <w:r w:rsidRPr="009C02C4">
        <w:t xml:space="preserve"> Informat</w:t>
      </w:r>
      <w:r>
        <w:t xml:space="preserve">ion" is an execution list </w:t>
      </w:r>
      <w:r w:rsidRPr="009C02C4">
        <w:t xml:space="preserve">ID managed by </w:t>
      </w:r>
      <w:r w:rsidR="003C684B">
        <w:t>Terraform</w:t>
      </w:r>
      <w:r w:rsidRPr="009C02C4">
        <w:t xml:space="preserve"> and is used for linking with </w:t>
      </w:r>
      <w:r w:rsidR="003C684B">
        <w:t>Terraform</w:t>
      </w:r>
      <w:r>
        <w:t xml:space="preserve"> with Backyard content</w:t>
      </w:r>
      <w:r w:rsidR="00CB31DD" w:rsidRPr="00CB31DD">
        <w:t>.</w:t>
      </w:r>
    </w:p>
    <w:p w14:paraId="73D9AECD" w14:textId="77777777" w:rsidR="00434F5D" w:rsidRPr="001A0E6D" w:rsidRDefault="00434F5D" w:rsidP="00434F5D"/>
    <w:p w14:paraId="3FD1B849" w14:textId="2B0A67DB" w:rsidR="006D030E" w:rsidRPr="00CE0420" w:rsidRDefault="006838A2" w:rsidP="00B46FB2">
      <w:pPr>
        <w:pStyle w:val="a9"/>
        <w:numPr>
          <w:ilvl w:val="0"/>
          <w:numId w:val="8"/>
        </w:numPr>
        <w:ind w:leftChars="0" w:left="1134"/>
        <w:jc w:val="left"/>
        <w:rPr>
          <w:b/>
        </w:rPr>
      </w:pPr>
      <w:r>
        <w:rPr>
          <w:b/>
        </w:rPr>
        <w:t>S</w:t>
      </w:r>
      <w:r w:rsidR="00715DC2">
        <w:rPr>
          <w:b/>
        </w:rPr>
        <w:t>ubstitution value</w:t>
      </w:r>
      <w:r>
        <w:rPr>
          <w:b/>
        </w:rPr>
        <w:t xml:space="preserve"> confirmation</w:t>
      </w:r>
    </w:p>
    <w:p w14:paraId="6B979013" w14:textId="7F81D41D" w:rsidR="006D030E" w:rsidRDefault="006838A2" w:rsidP="00DF537B">
      <w:pPr>
        <w:ind w:leftChars="550" w:left="1155"/>
        <w:jc w:val="left"/>
      </w:pPr>
      <w:r>
        <w:rPr>
          <w:szCs w:val="21"/>
        </w:rPr>
        <w:t>By clicking the "confirmation" button, "</w:t>
      </w:r>
      <w:r w:rsidR="00A85E02">
        <w:rPr>
          <w:szCs w:val="21"/>
          <w:u w:val="single"/>
        </w:rPr>
        <w:t>6.2.12</w:t>
      </w:r>
      <w:r w:rsidRPr="00BD09D9">
        <w:rPr>
          <w:szCs w:val="21"/>
          <w:u w:val="single"/>
        </w:rPr>
        <w:t xml:space="preserve"> Substitution value list</w:t>
      </w:r>
      <w:r>
        <w:rPr>
          <w:szCs w:val="21"/>
        </w:rPr>
        <w:t>" will display and the substitution value filtered by the operation and Movement of operation target will be displayed.</w:t>
      </w:r>
    </w:p>
    <w:p w14:paraId="26FEE9D6" w14:textId="77777777" w:rsidR="00434F5D" w:rsidRPr="00542DF3" w:rsidRDefault="00434F5D" w:rsidP="00DF537B">
      <w:pPr>
        <w:jc w:val="left"/>
      </w:pPr>
    </w:p>
    <w:p w14:paraId="307F14A7" w14:textId="2A47E831" w:rsidR="006D030E" w:rsidRPr="00CE0420" w:rsidRDefault="00715DC2" w:rsidP="00B46FB2">
      <w:pPr>
        <w:pStyle w:val="a9"/>
        <w:numPr>
          <w:ilvl w:val="0"/>
          <w:numId w:val="8"/>
        </w:numPr>
        <w:ind w:leftChars="0" w:left="1134"/>
        <w:jc w:val="left"/>
        <w:rPr>
          <w:b/>
        </w:rPr>
      </w:pPr>
      <w:r>
        <w:rPr>
          <w:rFonts w:hint="eastAsia"/>
          <w:b/>
        </w:rPr>
        <w:t>E</w:t>
      </w:r>
      <w:r>
        <w:rPr>
          <w:b/>
        </w:rPr>
        <w:t>mergency stop/</w:t>
      </w:r>
      <w:r w:rsidR="004C10F8">
        <w:rPr>
          <w:b/>
        </w:rPr>
        <w:t>Schedule cancellation</w:t>
      </w:r>
    </w:p>
    <w:p w14:paraId="40A543FA" w14:textId="60D54A13" w:rsidR="004C10F8" w:rsidRDefault="004C10F8" w:rsidP="00DF537B">
      <w:pPr>
        <w:pStyle w:val="Default"/>
        <w:rPr>
          <w:sz w:val="21"/>
          <w:szCs w:val="21"/>
        </w:rPr>
      </w:pPr>
      <w:r>
        <w:rPr>
          <w:rFonts w:hint="eastAsia"/>
        </w:rPr>
        <w:t xml:space="preserve">   </w:t>
      </w:r>
      <w:r>
        <w:t xml:space="preserve">      </w:t>
      </w:r>
      <w:r>
        <w:rPr>
          <w:sz w:val="21"/>
          <w:szCs w:val="21"/>
        </w:rPr>
        <w:t>It is possible to stop the construction operation by clicking the "Emergency stop" button</w:t>
      </w:r>
      <w:r w:rsidR="00BD73CE">
        <w:rPr>
          <w:rFonts w:hint="eastAsia"/>
          <w:sz w:val="21"/>
          <w:szCs w:val="21"/>
        </w:rPr>
        <w:t>.</w:t>
      </w:r>
      <w:r>
        <w:rPr>
          <w:sz w:val="21"/>
          <w:szCs w:val="21"/>
        </w:rPr>
        <w:t xml:space="preserve"> </w:t>
      </w:r>
    </w:p>
    <w:p w14:paraId="3DA736CF" w14:textId="1F2DB227" w:rsidR="004C10F8" w:rsidRDefault="004C10F8" w:rsidP="00DF537B">
      <w:pPr>
        <w:ind w:leftChars="500" w:left="1050"/>
        <w:jc w:val="left"/>
      </w:pPr>
      <w:r>
        <w:rPr>
          <w:szCs w:val="21"/>
        </w:rPr>
        <w:t>In addition, for the "scheduled execution" operation before execution, the "schedule cancellation" button will display. Cancel the scheduled execution by clicking the "schedule cancellation" button.</w:t>
      </w:r>
    </w:p>
    <w:p w14:paraId="22222436" w14:textId="77777777" w:rsidR="00434F5D" w:rsidRPr="00CE0420" w:rsidRDefault="00434F5D" w:rsidP="00DF537B">
      <w:pPr>
        <w:jc w:val="left"/>
      </w:pPr>
    </w:p>
    <w:p w14:paraId="39978C65" w14:textId="18FB2451" w:rsidR="00E645B0" w:rsidRPr="004C10F8" w:rsidRDefault="004C10F8" w:rsidP="00B46FB2">
      <w:pPr>
        <w:pStyle w:val="a9"/>
        <w:numPr>
          <w:ilvl w:val="0"/>
          <w:numId w:val="8"/>
        </w:numPr>
        <w:ind w:leftChars="0" w:left="1134"/>
        <w:jc w:val="left"/>
        <w:rPr>
          <w:b/>
        </w:rPr>
      </w:pPr>
      <w:r>
        <w:rPr>
          <w:rFonts w:hint="eastAsia"/>
          <w:b/>
        </w:rPr>
        <w:t>Log filter</w:t>
      </w:r>
      <w:r w:rsidR="006D030E" w:rsidRPr="00CE0420">
        <w:rPr>
          <w:b/>
        </w:rPr>
        <w:br/>
      </w:r>
      <w:r>
        <w:rPr>
          <w:szCs w:val="21"/>
        </w:rPr>
        <w:t xml:space="preserve">Execution log and error log can be filtered. By entering the string that the user wants to search in the filter box of each log and checking the "Display only corresponding lines" checkbox, only the corresponding line will be displayed. The display refresh cycle and the maximum display line count of </w:t>
      </w:r>
      <w:proofErr w:type="spellStart"/>
      <w:r>
        <w:rPr>
          <w:szCs w:val="21"/>
        </w:rPr>
        <w:t>exeuction</w:t>
      </w:r>
      <w:proofErr w:type="spellEnd"/>
      <w:r>
        <w:rPr>
          <w:szCs w:val="21"/>
        </w:rPr>
        <w:t xml:space="preserve"> and error log can be set in "Status monitoring cycle (milliseconds)" and "Number of rows to display progress status" of "</w:t>
      </w:r>
      <w:r w:rsidRPr="003861FD">
        <w:rPr>
          <w:szCs w:val="21"/>
          <w:u w:val="single"/>
        </w:rPr>
        <w:t>6.2.1 Interface information</w:t>
      </w:r>
      <w:r>
        <w:rPr>
          <w:szCs w:val="21"/>
        </w:rPr>
        <w:t>" menu.</w:t>
      </w:r>
    </w:p>
    <w:p w14:paraId="41AAF1B1" w14:textId="77777777" w:rsidR="00434F5D" w:rsidRPr="001A0E6D" w:rsidRDefault="00434F5D" w:rsidP="00DF537B">
      <w:pPr>
        <w:pStyle w:val="a9"/>
        <w:ind w:leftChars="0" w:left="1134"/>
        <w:jc w:val="left"/>
        <w:rPr>
          <w:b/>
        </w:rPr>
      </w:pPr>
    </w:p>
    <w:p w14:paraId="59E554DA" w14:textId="47859FCA" w:rsidR="00434F5D" w:rsidRDefault="00BD59C3" w:rsidP="00B46FB2">
      <w:pPr>
        <w:pStyle w:val="a9"/>
        <w:numPr>
          <w:ilvl w:val="0"/>
          <w:numId w:val="8"/>
        </w:numPr>
        <w:ind w:leftChars="0" w:left="1134"/>
        <w:jc w:val="left"/>
        <w:rPr>
          <w:rFonts w:eastAsia="ＭＳ Ｐゴシック"/>
          <w:b/>
        </w:rPr>
      </w:pPr>
      <w:r>
        <w:rPr>
          <w:rFonts w:hint="eastAsia"/>
          <w:b/>
        </w:rPr>
        <w:t xml:space="preserve">Input </w:t>
      </w:r>
      <w:r>
        <w:rPr>
          <w:b/>
        </w:rPr>
        <w:t>data</w:t>
      </w:r>
      <w:r w:rsidR="006D030E" w:rsidRPr="00CE0420">
        <w:rPr>
          <w:b/>
        </w:rPr>
        <w:br/>
      </w:r>
      <w:r w:rsidR="00E01A97">
        <w:rPr>
          <w:rFonts w:eastAsia="ＭＳ Ｐゴシック"/>
        </w:rPr>
        <w:t>Use</w:t>
      </w:r>
      <w:r w:rsidR="00F571B1">
        <w:rPr>
          <w:rFonts w:eastAsia="ＭＳ Ｐゴシック"/>
        </w:rPr>
        <w:t xml:space="preserve">rs can download executed module files and a zip file containing a list of policy materials and the configured substitute values in </w:t>
      </w:r>
      <w:proofErr w:type="spellStart"/>
      <w:r w:rsidR="00F571B1">
        <w:rPr>
          <w:rFonts w:eastAsia="ＭＳ Ｐゴシック"/>
        </w:rPr>
        <w:t>Json</w:t>
      </w:r>
      <w:proofErr w:type="spellEnd"/>
      <w:r w:rsidR="00F571B1">
        <w:rPr>
          <w:rFonts w:eastAsia="ＭＳ Ｐゴシック"/>
        </w:rPr>
        <w:t xml:space="preserve"> format. The files are as following:</w:t>
      </w:r>
      <w:r w:rsidR="00F571B1">
        <w:rPr>
          <w:rFonts w:eastAsia="ＭＳ Ｐゴシック"/>
        </w:rPr>
        <w:br/>
      </w:r>
    </w:p>
    <w:p w14:paraId="6C4FE212" w14:textId="4611D986" w:rsidR="00F571B1" w:rsidRPr="00933F27" w:rsidRDefault="00F571B1" w:rsidP="00F571B1">
      <w:pPr>
        <w:pStyle w:val="a9"/>
        <w:ind w:leftChars="0" w:left="1134"/>
        <w:jc w:val="center"/>
        <w:rPr>
          <w:rFonts w:eastAsia="ＭＳ Ｐゴシック"/>
          <w:b/>
        </w:rPr>
      </w:pPr>
      <w:r>
        <w:rPr>
          <w:b/>
        </w:rPr>
        <w:br/>
        <w:t>Table</w:t>
      </w:r>
      <w:r w:rsidRPr="00CE0420">
        <w:rPr>
          <w:rFonts w:hint="eastAsia"/>
          <w:b/>
        </w:rPr>
        <w:t xml:space="preserve"> </w:t>
      </w:r>
      <w:r w:rsidR="00271B4C">
        <w:rPr>
          <w:b/>
        </w:rPr>
        <w:t>6.2.15</w:t>
      </w:r>
      <w:r>
        <w:rPr>
          <w:b/>
        </w:rPr>
        <w:t xml:space="preserve">-1 </w:t>
      </w:r>
      <w:r>
        <w:rPr>
          <w:rFonts w:hint="eastAsia"/>
          <w:b/>
        </w:rPr>
        <w:t>I</w:t>
      </w:r>
      <w:r>
        <w:rPr>
          <w:b/>
        </w:rPr>
        <w:t>nput data files</w:t>
      </w:r>
    </w:p>
    <w:tbl>
      <w:tblPr>
        <w:tblStyle w:val="ab"/>
        <w:tblW w:w="8217" w:type="dxa"/>
        <w:jc w:val="center"/>
        <w:tblLayout w:type="fixed"/>
        <w:tblLook w:val="04A0" w:firstRow="1" w:lastRow="0" w:firstColumn="1" w:lastColumn="0" w:noHBand="0" w:noVBand="1"/>
      </w:tblPr>
      <w:tblGrid>
        <w:gridCol w:w="1413"/>
        <w:gridCol w:w="1984"/>
        <w:gridCol w:w="4820"/>
      </w:tblGrid>
      <w:tr w:rsidR="00933F27" w:rsidRPr="00CE0420" w14:paraId="3E709212" w14:textId="77777777" w:rsidTr="000C5D1B">
        <w:trPr>
          <w:jc w:val="center"/>
        </w:trPr>
        <w:tc>
          <w:tcPr>
            <w:tcW w:w="1413" w:type="dxa"/>
            <w:shd w:val="clear" w:color="auto" w:fill="002B62"/>
          </w:tcPr>
          <w:p w14:paraId="65A79B59" w14:textId="5AABA998" w:rsidR="00933F27" w:rsidRPr="00CE0420" w:rsidRDefault="00F571B1" w:rsidP="000C5D1B">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D</w:t>
            </w:r>
            <w:r>
              <w:rPr>
                <w:rFonts w:cstheme="minorHAnsi"/>
                <w:b/>
                <w:color w:val="FFFFFF" w:themeColor="background1"/>
                <w:sz w:val="18"/>
                <w:szCs w:val="18"/>
              </w:rPr>
              <w:t>irectory name</w:t>
            </w:r>
          </w:p>
        </w:tc>
        <w:tc>
          <w:tcPr>
            <w:tcW w:w="1984" w:type="dxa"/>
            <w:shd w:val="clear" w:color="auto" w:fill="002B62"/>
          </w:tcPr>
          <w:p w14:paraId="69FF913A" w14:textId="361F947C" w:rsidR="00933F27" w:rsidRPr="00CE0420" w:rsidRDefault="00F571B1" w:rsidP="000C5D1B">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F</w:t>
            </w:r>
            <w:r>
              <w:rPr>
                <w:rFonts w:cstheme="minorHAnsi"/>
                <w:b/>
                <w:color w:val="FFFFFF" w:themeColor="background1"/>
                <w:sz w:val="18"/>
                <w:szCs w:val="18"/>
              </w:rPr>
              <w:t>ile name</w:t>
            </w:r>
          </w:p>
        </w:tc>
        <w:tc>
          <w:tcPr>
            <w:tcW w:w="4820" w:type="dxa"/>
            <w:shd w:val="clear" w:color="auto" w:fill="002B62"/>
          </w:tcPr>
          <w:p w14:paraId="0C734D7E" w14:textId="20D51CC4" w:rsidR="00933F27" w:rsidRPr="00CE0420" w:rsidRDefault="00F571B1" w:rsidP="000C5D1B">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Description</w:t>
            </w:r>
          </w:p>
        </w:tc>
      </w:tr>
      <w:tr w:rsidR="00933F27" w:rsidRPr="00CE0420" w14:paraId="1D7F18C5" w14:textId="77777777" w:rsidTr="000C5D1B">
        <w:trPr>
          <w:jc w:val="center"/>
        </w:trPr>
        <w:tc>
          <w:tcPr>
            <w:tcW w:w="1413" w:type="dxa"/>
          </w:tcPr>
          <w:p w14:paraId="7FA09853" w14:textId="77777777" w:rsidR="00933F27" w:rsidRPr="00CE0420" w:rsidRDefault="00933F27" w:rsidP="000C5D1B">
            <w:pPr>
              <w:pStyle w:val="aff"/>
            </w:pPr>
            <w:r>
              <w:t>-</w:t>
            </w:r>
          </w:p>
        </w:tc>
        <w:tc>
          <w:tcPr>
            <w:tcW w:w="1984" w:type="dxa"/>
          </w:tcPr>
          <w:p w14:paraId="4F00958C" w14:textId="25907544" w:rsidR="00933F27" w:rsidRPr="0044734E" w:rsidRDefault="00933F27" w:rsidP="00F571B1">
            <w:pPr>
              <w:pStyle w:val="aff"/>
            </w:pPr>
            <w:r>
              <w:rPr>
                <w:rFonts w:hint="eastAsia"/>
              </w:rPr>
              <w:t>(</w:t>
            </w:r>
            <w:r w:rsidR="00F571B1">
              <w:rPr>
                <w:rFonts w:hint="eastAsia"/>
              </w:rPr>
              <w:t>N</w:t>
            </w:r>
            <w:r w:rsidR="00F571B1">
              <w:t>ame of the input Module file</w:t>
            </w:r>
            <w:r>
              <w:rPr>
                <w:rFonts w:hint="eastAsia"/>
              </w:rPr>
              <w:t>)</w:t>
            </w:r>
          </w:p>
        </w:tc>
        <w:tc>
          <w:tcPr>
            <w:tcW w:w="4820" w:type="dxa"/>
          </w:tcPr>
          <w:p w14:paraId="6475FD30" w14:textId="4D504915" w:rsidR="00933F27" w:rsidRPr="00CE0420" w:rsidRDefault="00423249" w:rsidP="00423249">
            <w:pPr>
              <w:pStyle w:val="aff"/>
              <w:jc w:val="left"/>
            </w:pPr>
            <w:r w:rsidRPr="00423249">
              <w:t>Contains all the input module files. Stored directly under the zip file.</w:t>
            </w:r>
          </w:p>
        </w:tc>
      </w:tr>
      <w:tr w:rsidR="00933F27" w:rsidRPr="00CE0420" w14:paraId="399C025D" w14:textId="77777777" w:rsidTr="000C5D1B">
        <w:trPr>
          <w:jc w:val="center"/>
        </w:trPr>
        <w:tc>
          <w:tcPr>
            <w:tcW w:w="1413" w:type="dxa"/>
          </w:tcPr>
          <w:p w14:paraId="2FE5FA7C" w14:textId="77777777" w:rsidR="00933F27" w:rsidRPr="00CE0420" w:rsidRDefault="00933F27" w:rsidP="000C5D1B">
            <w:pPr>
              <w:pStyle w:val="aff"/>
            </w:pPr>
            <w:r>
              <w:rPr>
                <w:rFonts w:hint="eastAsia"/>
              </w:rPr>
              <w:t>-</w:t>
            </w:r>
          </w:p>
        </w:tc>
        <w:tc>
          <w:tcPr>
            <w:tcW w:w="1984" w:type="dxa"/>
          </w:tcPr>
          <w:p w14:paraId="24C73460" w14:textId="351CE13F" w:rsidR="00933F27" w:rsidRPr="00CE0420" w:rsidRDefault="00933F27" w:rsidP="00F571B1">
            <w:pPr>
              <w:pStyle w:val="aff"/>
            </w:pPr>
            <w:r>
              <w:rPr>
                <w:rFonts w:hint="eastAsia"/>
              </w:rPr>
              <w:t>(</w:t>
            </w:r>
            <w:r w:rsidR="00F571B1">
              <w:rPr>
                <w:rFonts w:hint="eastAsia"/>
              </w:rPr>
              <w:t>N</w:t>
            </w:r>
            <w:r w:rsidR="00F571B1">
              <w:t>ame of the input Policy file</w:t>
            </w:r>
            <w:r>
              <w:rPr>
                <w:rFonts w:hint="eastAsia"/>
              </w:rPr>
              <w:t>)</w:t>
            </w:r>
          </w:p>
        </w:tc>
        <w:tc>
          <w:tcPr>
            <w:tcW w:w="4820" w:type="dxa"/>
          </w:tcPr>
          <w:p w14:paraId="09310BBD" w14:textId="72366F07" w:rsidR="00933F27" w:rsidRPr="008D2173" w:rsidRDefault="00423249" w:rsidP="00423249">
            <w:pPr>
              <w:pStyle w:val="aff"/>
              <w:jc w:val="left"/>
            </w:pPr>
            <w:r w:rsidRPr="00423249">
              <w:t xml:space="preserve">Contains all the </w:t>
            </w:r>
            <w:r>
              <w:t>policy</w:t>
            </w:r>
            <w:r w:rsidRPr="00423249">
              <w:t xml:space="preserve"> files. Stored directly under the zip file.</w:t>
            </w:r>
          </w:p>
        </w:tc>
      </w:tr>
      <w:tr w:rsidR="00933F27" w:rsidRPr="00CE0420" w14:paraId="7766749E" w14:textId="77777777" w:rsidTr="000C5D1B">
        <w:trPr>
          <w:jc w:val="center"/>
        </w:trPr>
        <w:tc>
          <w:tcPr>
            <w:tcW w:w="1413" w:type="dxa"/>
          </w:tcPr>
          <w:p w14:paraId="3113862C" w14:textId="77777777" w:rsidR="00933F27" w:rsidRPr="00CE0420" w:rsidRDefault="00933F27" w:rsidP="000C5D1B">
            <w:pPr>
              <w:pStyle w:val="aff"/>
            </w:pPr>
            <w:r>
              <w:rPr>
                <w:rFonts w:hint="eastAsia"/>
              </w:rPr>
              <w:t>variables</w:t>
            </w:r>
          </w:p>
        </w:tc>
        <w:tc>
          <w:tcPr>
            <w:tcW w:w="1984" w:type="dxa"/>
          </w:tcPr>
          <w:p w14:paraId="550F1E66" w14:textId="77777777" w:rsidR="00933F27" w:rsidRPr="00CE0420" w:rsidRDefault="00933F27" w:rsidP="000C5D1B">
            <w:pPr>
              <w:pStyle w:val="aff"/>
            </w:pPr>
            <w:proofErr w:type="spellStart"/>
            <w:r>
              <w:t>variables</w:t>
            </w:r>
            <w:r>
              <w:rPr>
                <w:rFonts w:hint="eastAsia"/>
              </w:rPr>
              <w:t>.</w:t>
            </w:r>
            <w:r>
              <w:t>json</w:t>
            </w:r>
            <w:proofErr w:type="spellEnd"/>
          </w:p>
        </w:tc>
        <w:tc>
          <w:tcPr>
            <w:tcW w:w="4820" w:type="dxa"/>
          </w:tcPr>
          <w:p w14:paraId="273B89F4" w14:textId="44643674" w:rsidR="00423249" w:rsidRDefault="00423249" w:rsidP="00423249">
            <w:pPr>
              <w:pStyle w:val="aff"/>
              <w:jc w:val="left"/>
            </w:pPr>
            <w:r>
              <w:t>Contains "Variable name (key)", "Specific value (value)", "HCL settings" and "Sensitive settings" configured to the substitute value.</w:t>
            </w:r>
          </w:p>
          <w:p w14:paraId="400E15C8" w14:textId="32282E6F" w:rsidR="00933F27" w:rsidRPr="00CE0420" w:rsidRDefault="00423249" w:rsidP="00423249">
            <w:pPr>
              <w:pStyle w:val="aff"/>
              <w:jc w:val="left"/>
            </w:pPr>
            <w:r>
              <w:t>The Specific value will not be included if the sensitive settings is active.</w:t>
            </w:r>
          </w:p>
        </w:tc>
      </w:tr>
    </w:tbl>
    <w:p w14:paraId="29EB5F22" w14:textId="77777777" w:rsidR="00933F27" w:rsidRPr="00BD59C3" w:rsidRDefault="00933F27" w:rsidP="00933F27">
      <w:pPr>
        <w:pStyle w:val="a9"/>
        <w:ind w:leftChars="0" w:left="1134"/>
        <w:jc w:val="left"/>
        <w:rPr>
          <w:rFonts w:eastAsia="ＭＳ Ｐゴシック"/>
          <w:b/>
        </w:rPr>
      </w:pPr>
    </w:p>
    <w:p w14:paraId="436B33E5" w14:textId="102D7A42" w:rsidR="00933F27" w:rsidRDefault="00933F27" w:rsidP="00DF537B">
      <w:pPr>
        <w:jc w:val="left"/>
        <w:rPr>
          <w:rFonts w:eastAsia="ＭＳ Ｐゴシック"/>
          <w:b/>
        </w:rPr>
      </w:pPr>
    </w:p>
    <w:p w14:paraId="3BB7FA63" w14:textId="14D6B12E" w:rsidR="00F571B1" w:rsidRDefault="00F571B1" w:rsidP="00DF537B">
      <w:pPr>
        <w:jc w:val="left"/>
        <w:rPr>
          <w:rFonts w:eastAsia="ＭＳ Ｐゴシック"/>
          <w:b/>
        </w:rPr>
      </w:pPr>
    </w:p>
    <w:p w14:paraId="0B57E9B0" w14:textId="01FADA80" w:rsidR="00F571B1" w:rsidRDefault="00F571B1" w:rsidP="00DF537B">
      <w:pPr>
        <w:jc w:val="left"/>
        <w:rPr>
          <w:rFonts w:eastAsia="ＭＳ Ｐゴシック"/>
          <w:b/>
        </w:rPr>
      </w:pPr>
    </w:p>
    <w:p w14:paraId="0F9D09F0" w14:textId="763A8244" w:rsidR="00F571B1" w:rsidRDefault="00F571B1" w:rsidP="00DF537B">
      <w:pPr>
        <w:jc w:val="left"/>
        <w:rPr>
          <w:rFonts w:eastAsia="ＭＳ Ｐゴシック"/>
          <w:b/>
        </w:rPr>
      </w:pPr>
    </w:p>
    <w:p w14:paraId="3DA45D6B" w14:textId="52D7E2A9" w:rsidR="00F571B1" w:rsidRDefault="00F571B1" w:rsidP="00DF537B">
      <w:pPr>
        <w:jc w:val="left"/>
        <w:rPr>
          <w:rFonts w:eastAsia="ＭＳ Ｐゴシック"/>
          <w:b/>
        </w:rPr>
      </w:pPr>
    </w:p>
    <w:p w14:paraId="3F1F5AF1" w14:textId="77777777" w:rsidR="00F571B1" w:rsidRPr="00BD59C3" w:rsidRDefault="00F571B1" w:rsidP="00DF537B">
      <w:pPr>
        <w:jc w:val="left"/>
        <w:rPr>
          <w:rFonts w:eastAsia="ＭＳ Ｐゴシック"/>
          <w:b/>
        </w:rPr>
      </w:pPr>
    </w:p>
    <w:p w14:paraId="7BBD01AB" w14:textId="31BB1ABF" w:rsidR="00BD59C3" w:rsidRDefault="00BD59C3" w:rsidP="00B46FB2">
      <w:pPr>
        <w:pStyle w:val="a9"/>
        <w:numPr>
          <w:ilvl w:val="0"/>
          <w:numId w:val="8"/>
        </w:numPr>
        <w:ind w:leftChars="0" w:left="1134"/>
        <w:jc w:val="left"/>
        <w:rPr>
          <w:b/>
        </w:rPr>
      </w:pPr>
      <w:r>
        <w:rPr>
          <w:rFonts w:hint="eastAsia"/>
          <w:b/>
        </w:rPr>
        <w:t>Result data</w:t>
      </w:r>
    </w:p>
    <w:p w14:paraId="512CA274" w14:textId="70899134" w:rsidR="00933F27" w:rsidRPr="00F571B1" w:rsidRDefault="00E01A97" w:rsidP="00F571B1">
      <w:pPr>
        <w:pStyle w:val="a"/>
        <w:numPr>
          <w:ilvl w:val="0"/>
          <w:numId w:val="0"/>
        </w:numPr>
        <w:ind w:left="587"/>
        <w:jc w:val="center"/>
        <w:rPr>
          <w:rFonts w:cstheme="minorHAnsi"/>
          <w:b/>
        </w:rPr>
      </w:pPr>
      <w:r>
        <w:rPr>
          <w:rFonts w:hint="eastAsia"/>
          <w:b/>
        </w:rPr>
        <w:t xml:space="preserve">   </w:t>
      </w:r>
      <w:r w:rsidRPr="00E01A97">
        <w:t xml:space="preserve">User can download execution logs, error logs, and state files generated by </w:t>
      </w:r>
      <w:r w:rsidR="003C684B">
        <w:t>Terraform</w:t>
      </w:r>
      <w:r w:rsidRPr="00E01A97">
        <w:t>.</w:t>
      </w:r>
      <w:r w:rsidR="00933F27">
        <w:br/>
      </w:r>
      <w:r w:rsidR="00F571B1">
        <w:br/>
      </w:r>
      <w:r w:rsidR="00F571B1">
        <w:rPr>
          <w:b/>
        </w:rPr>
        <w:t>Table</w:t>
      </w:r>
      <w:r w:rsidR="00F571B1" w:rsidRPr="00CE0420">
        <w:rPr>
          <w:rFonts w:hint="eastAsia"/>
          <w:b/>
        </w:rPr>
        <w:t xml:space="preserve"> </w:t>
      </w:r>
      <w:r w:rsidR="00271B4C">
        <w:rPr>
          <w:b/>
        </w:rPr>
        <w:t>6.2.15</w:t>
      </w:r>
      <w:r w:rsidR="00F571B1">
        <w:rPr>
          <w:b/>
        </w:rPr>
        <w:t>-</w:t>
      </w:r>
      <w:r w:rsidR="00F571B1">
        <w:rPr>
          <w:rFonts w:hint="eastAsia"/>
          <w:b/>
        </w:rPr>
        <w:t>2</w:t>
      </w:r>
      <w:r w:rsidR="00F571B1">
        <w:rPr>
          <w:b/>
        </w:rPr>
        <w:t xml:space="preserve"> </w:t>
      </w:r>
      <w:r w:rsidR="00F571B1">
        <w:rPr>
          <w:rFonts w:hint="eastAsia"/>
          <w:b/>
        </w:rPr>
        <w:t>R</w:t>
      </w:r>
      <w:r w:rsidR="00F571B1">
        <w:rPr>
          <w:b/>
        </w:rPr>
        <w:t>esult data files</w:t>
      </w:r>
    </w:p>
    <w:tbl>
      <w:tblPr>
        <w:tblStyle w:val="ab"/>
        <w:tblW w:w="8217" w:type="dxa"/>
        <w:jc w:val="center"/>
        <w:tblLayout w:type="fixed"/>
        <w:tblLook w:val="04A0" w:firstRow="1" w:lastRow="0" w:firstColumn="1" w:lastColumn="0" w:noHBand="0" w:noVBand="1"/>
      </w:tblPr>
      <w:tblGrid>
        <w:gridCol w:w="1413"/>
        <w:gridCol w:w="1984"/>
        <w:gridCol w:w="4820"/>
      </w:tblGrid>
      <w:tr w:rsidR="00933F27" w:rsidRPr="00CE0420" w14:paraId="5BF83CB6" w14:textId="77777777" w:rsidTr="000C5D1B">
        <w:trPr>
          <w:jc w:val="center"/>
        </w:trPr>
        <w:tc>
          <w:tcPr>
            <w:tcW w:w="1413" w:type="dxa"/>
            <w:shd w:val="clear" w:color="auto" w:fill="002B62"/>
          </w:tcPr>
          <w:p w14:paraId="3861142F" w14:textId="614F27D0" w:rsidR="00933F27" w:rsidRPr="00CE0420" w:rsidRDefault="00F571B1" w:rsidP="000C5D1B">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Di</w:t>
            </w:r>
            <w:r>
              <w:rPr>
                <w:rFonts w:cstheme="minorHAnsi"/>
                <w:b/>
                <w:color w:val="FFFFFF" w:themeColor="background1"/>
                <w:sz w:val="18"/>
                <w:szCs w:val="18"/>
              </w:rPr>
              <w:t>rectory name</w:t>
            </w:r>
          </w:p>
        </w:tc>
        <w:tc>
          <w:tcPr>
            <w:tcW w:w="1984" w:type="dxa"/>
            <w:shd w:val="clear" w:color="auto" w:fill="002B62"/>
          </w:tcPr>
          <w:p w14:paraId="7F5012F5" w14:textId="1DF95D0A" w:rsidR="00933F27" w:rsidRPr="00CE0420" w:rsidRDefault="00F571B1" w:rsidP="000C5D1B">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F</w:t>
            </w:r>
            <w:r>
              <w:rPr>
                <w:rFonts w:cstheme="minorHAnsi"/>
                <w:b/>
                <w:color w:val="FFFFFF" w:themeColor="background1"/>
                <w:sz w:val="18"/>
                <w:szCs w:val="18"/>
              </w:rPr>
              <w:t>ile name</w:t>
            </w:r>
          </w:p>
        </w:tc>
        <w:tc>
          <w:tcPr>
            <w:tcW w:w="4820" w:type="dxa"/>
            <w:shd w:val="clear" w:color="auto" w:fill="002B62"/>
          </w:tcPr>
          <w:p w14:paraId="3DF43093" w14:textId="5AE242B4" w:rsidR="00933F27" w:rsidRPr="00CE0420" w:rsidRDefault="00F571B1" w:rsidP="000C5D1B">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Description</w:t>
            </w:r>
          </w:p>
        </w:tc>
      </w:tr>
      <w:tr w:rsidR="00933F27" w:rsidRPr="00CE0420" w14:paraId="1D581136" w14:textId="77777777" w:rsidTr="000C5D1B">
        <w:trPr>
          <w:jc w:val="center"/>
        </w:trPr>
        <w:tc>
          <w:tcPr>
            <w:tcW w:w="1413" w:type="dxa"/>
          </w:tcPr>
          <w:p w14:paraId="5D3DECA1" w14:textId="77777777" w:rsidR="00933F27" w:rsidRPr="00CE0420" w:rsidRDefault="00933F27" w:rsidP="000C5D1B">
            <w:pPr>
              <w:pStyle w:val="aff"/>
            </w:pPr>
            <w:r>
              <w:t>-</w:t>
            </w:r>
          </w:p>
        </w:tc>
        <w:tc>
          <w:tcPr>
            <w:tcW w:w="1984" w:type="dxa"/>
          </w:tcPr>
          <w:p w14:paraId="2BABC683" w14:textId="77777777" w:rsidR="00933F27" w:rsidRPr="0044734E" w:rsidRDefault="00933F27" w:rsidP="000C5D1B">
            <w:pPr>
              <w:pStyle w:val="aff"/>
            </w:pPr>
            <w:r>
              <w:rPr>
                <w:rFonts w:hint="eastAsia"/>
              </w:rPr>
              <w:t>plan.log</w:t>
            </w:r>
          </w:p>
        </w:tc>
        <w:tc>
          <w:tcPr>
            <w:tcW w:w="4820" w:type="dxa"/>
          </w:tcPr>
          <w:p w14:paraId="77EB6A40" w14:textId="61251EE7" w:rsidR="00933F27" w:rsidRPr="00CE0420" w:rsidRDefault="00423249" w:rsidP="004E2AB4">
            <w:pPr>
              <w:pStyle w:val="aff"/>
              <w:jc w:val="left"/>
            </w:pPr>
            <w:r>
              <w:t>Log file</w:t>
            </w:r>
            <w:r w:rsidRPr="00423249">
              <w:t xml:space="preserve"> that contains the contents output to the progress</w:t>
            </w:r>
            <w:r>
              <w:t xml:space="preserve"> </w:t>
            </w:r>
            <w:r w:rsidRPr="00423249">
              <w:t>(plan) log.</w:t>
            </w:r>
          </w:p>
        </w:tc>
      </w:tr>
      <w:tr w:rsidR="00933F27" w:rsidRPr="00CE0420" w14:paraId="7A2E8803" w14:textId="77777777" w:rsidTr="000C5D1B">
        <w:trPr>
          <w:jc w:val="center"/>
        </w:trPr>
        <w:tc>
          <w:tcPr>
            <w:tcW w:w="1413" w:type="dxa"/>
          </w:tcPr>
          <w:p w14:paraId="5699171D" w14:textId="77777777" w:rsidR="00933F27" w:rsidRPr="00CE0420" w:rsidRDefault="00933F27" w:rsidP="000C5D1B">
            <w:pPr>
              <w:pStyle w:val="aff"/>
            </w:pPr>
            <w:r>
              <w:rPr>
                <w:rFonts w:hint="eastAsia"/>
              </w:rPr>
              <w:t>-</w:t>
            </w:r>
          </w:p>
        </w:tc>
        <w:tc>
          <w:tcPr>
            <w:tcW w:w="1984" w:type="dxa"/>
          </w:tcPr>
          <w:p w14:paraId="4A188CD9" w14:textId="77777777" w:rsidR="00933F27" w:rsidRPr="00CE0420" w:rsidRDefault="00933F27" w:rsidP="000C5D1B">
            <w:pPr>
              <w:pStyle w:val="aff"/>
            </w:pPr>
            <w:r>
              <w:rPr>
                <w:rFonts w:hint="eastAsia"/>
              </w:rPr>
              <w:t>policyCheck.log</w:t>
            </w:r>
          </w:p>
        </w:tc>
        <w:tc>
          <w:tcPr>
            <w:tcW w:w="4820" w:type="dxa"/>
          </w:tcPr>
          <w:p w14:paraId="2AE04E74" w14:textId="05A2C786" w:rsidR="00933F27" w:rsidRPr="008D2173" w:rsidRDefault="00423249" w:rsidP="004E2AB4">
            <w:pPr>
              <w:pStyle w:val="aff"/>
              <w:jc w:val="left"/>
            </w:pPr>
            <w:r w:rsidRPr="00423249">
              <w:t>Log files that contains the cont</w:t>
            </w:r>
            <w:r>
              <w:t>ents output to the progress (policy check</w:t>
            </w:r>
            <w:r w:rsidRPr="00423249">
              <w:t>) log.</w:t>
            </w:r>
          </w:p>
        </w:tc>
      </w:tr>
      <w:tr w:rsidR="00933F27" w:rsidRPr="00CE0420" w14:paraId="5EABFF6E" w14:textId="77777777" w:rsidTr="000C5D1B">
        <w:trPr>
          <w:jc w:val="center"/>
        </w:trPr>
        <w:tc>
          <w:tcPr>
            <w:tcW w:w="1413" w:type="dxa"/>
          </w:tcPr>
          <w:p w14:paraId="6624CD0E" w14:textId="77777777" w:rsidR="00933F27" w:rsidRDefault="00933F27" w:rsidP="000C5D1B">
            <w:pPr>
              <w:pStyle w:val="aff"/>
            </w:pPr>
          </w:p>
        </w:tc>
        <w:tc>
          <w:tcPr>
            <w:tcW w:w="1984" w:type="dxa"/>
          </w:tcPr>
          <w:p w14:paraId="2CDB7691" w14:textId="77777777" w:rsidR="00933F27" w:rsidRDefault="00933F27" w:rsidP="000C5D1B">
            <w:pPr>
              <w:pStyle w:val="aff"/>
            </w:pPr>
            <w:r>
              <w:rPr>
                <w:rFonts w:hint="eastAsia"/>
              </w:rPr>
              <w:t>apply.log</w:t>
            </w:r>
          </w:p>
        </w:tc>
        <w:tc>
          <w:tcPr>
            <w:tcW w:w="4820" w:type="dxa"/>
          </w:tcPr>
          <w:p w14:paraId="7A606267" w14:textId="28E0CA69" w:rsidR="00933F27" w:rsidRDefault="00423249" w:rsidP="004E2AB4">
            <w:pPr>
              <w:pStyle w:val="aff"/>
              <w:jc w:val="left"/>
            </w:pPr>
            <w:r w:rsidRPr="00423249">
              <w:t>Log files that contains the cont</w:t>
            </w:r>
            <w:r>
              <w:t xml:space="preserve">ents output to the progress </w:t>
            </w:r>
            <w:r w:rsidR="004E2AB4">
              <w:t>(apply</w:t>
            </w:r>
            <w:r w:rsidRPr="00423249">
              <w:t>) log.</w:t>
            </w:r>
          </w:p>
        </w:tc>
      </w:tr>
      <w:tr w:rsidR="00933F27" w:rsidRPr="00CE0420" w14:paraId="0BE10887" w14:textId="77777777" w:rsidTr="000C5D1B">
        <w:trPr>
          <w:jc w:val="center"/>
        </w:trPr>
        <w:tc>
          <w:tcPr>
            <w:tcW w:w="1413" w:type="dxa"/>
          </w:tcPr>
          <w:p w14:paraId="0772FC1A" w14:textId="77777777" w:rsidR="00933F27" w:rsidRDefault="00933F27" w:rsidP="000C5D1B">
            <w:pPr>
              <w:pStyle w:val="aff"/>
            </w:pPr>
          </w:p>
        </w:tc>
        <w:tc>
          <w:tcPr>
            <w:tcW w:w="1984" w:type="dxa"/>
          </w:tcPr>
          <w:p w14:paraId="613E1C74" w14:textId="77777777" w:rsidR="00933F27" w:rsidRDefault="00933F27" w:rsidP="000C5D1B">
            <w:pPr>
              <w:pStyle w:val="aff"/>
            </w:pPr>
            <w:r>
              <w:rPr>
                <w:rFonts w:hint="eastAsia"/>
              </w:rPr>
              <w:t>error.log</w:t>
            </w:r>
          </w:p>
        </w:tc>
        <w:tc>
          <w:tcPr>
            <w:tcW w:w="4820" w:type="dxa"/>
          </w:tcPr>
          <w:p w14:paraId="26D67206" w14:textId="13DB958F" w:rsidR="00933F27" w:rsidRDefault="00423249" w:rsidP="004E2AB4">
            <w:pPr>
              <w:pStyle w:val="aff"/>
              <w:jc w:val="left"/>
            </w:pPr>
            <w:r w:rsidRPr="00423249">
              <w:t>Log files that contains the cont</w:t>
            </w:r>
            <w:r>
              <w:t>ents output to the progress (error</w:t>
            </w:r>
            <w:r w:rsidRPr="00423249">
              <w:t>) log.</w:t>
            </w:r>
          </w:p>
        </w:tc>
      </w:tr>
      <w:tr w:rsidR="00933F27" w:rsidRPr="00CE0420" w14:paraId="2182B475" w14:textId="77777777" w:rsidTr="000C5D1B">
        <w:trPr>
          <w:jc w:val="center"/>
        </w:trPr>
        <w:tc>
          <w:tcPr>
            <w:tcW w:w="1413" w:type="dxa"/>
          </w:tcPr>
          <w:p w14:paraId="5310ED4C" w14:textId="77777777" w:rsidR="00933F27" w:rsidRPr="00CE0420" w:rsidRDefault="00933F27" w:rsidP="000C5D1B">
            <w:pPr>
              <w:pStyle w:val="aff"/>
            </w:pPr>
            <w:r>
              <w:t>-</w:t>
            </w:r>
          </w:p>
        </w:tc>
        <w:tc>
          <w:tcPr>
            <w:tcW w:w="1984" w:type="dxa"/>
          </w:tcPr>
          <w:p w14:paraId="4B6C56AC" w14:textId="77777777" w:rsidR="00933F27" w:rsidRPr="00CE0420" w:rsidRDefault="00933F27" w:rsidP="000C5D1B">
            <w:pPr>
              <w:pStyle w:val="aff"/>
            </w:pPr>
            <w:proofErr w:type="spellStart"/>
            <w:r>
              <w:rPr>
                <w:rFonts w:hint="eastAsia"/>
              </w:rPr>
              <w:t>sv-XXXXXX.</w:t>
            </w:r>
            <w:r>
              <w:t>tfstate</w:t>
            </w:r>
            <w:proofErr w:type="spellEnd"/>
          </w:p>
        </w:tc>
        <w:tc>
          <w:tcPr>
            <w:tcW w:w="4820" w:type="dxa"/>
          </w:tcPr>
          <w:p w14:paraId="77D13110" w14:textId="4E06770B" w:rsidR="004E2AB4" w:rsidRDefault="004E2AB4" w:rsidP="004E2AB4">
            <w:pPr>
              <w:pStyle w:val="aff"/>
              <w:jc w:val="left"/>
            </w:pPr>
            <w:r>
              <w:t>State file generated by Terraform. The file name is generated by Terraform and will therefore be different every time.</w:t>
            </w:r>
          </w:p>
          <w:p w14:paraId="135791D8" w14:textId="2F543796" w:rsidR="00933F27" w:rsidRPr="00CE0420" w:rsidRDefault="004E2AB4" w:rsidP="004E2AB4">
            <w:pPr>
              <w:pStyle w:val="aff"/>
              <w:jc w:val="left"/>
            </w:pPr>
            <w:r>
              <w:t>The file is encrypted.</w:t>
            </w:r>
          </w:p>
        </w:tc>
      </w:tr>
    </w:tbl>
    <w:p w14:paraId="0A57ACA7" w14:textId="7F5A95AA" w:rsidR="00BD59C3" w:rsidRPr="00933F27" w:rsidRDefault="00BD59C3" w:rsidP="00DF537B">
      <w:pPr>
        <w:pStyle w:val="a9"/>
        <w:ind w:left="1155" w:hangingChars="150" w:hanging="315"/>
        <w:jc w:val="left"/>
      </w:pPr>
    </w:p>
    <w:p w14:paraId="46F4FCA7" w14:textId="77777777" w:rsidR="00BD59C3" w:rsidRPr="00BD59C3" w:rsidRDefault="00BD59C3" w:rsidP="00BD59C3">
      <w:pPr>
        <w:rPr>
          <w:b/>
        </w:rPr>
      </w:pPr>
    </w:p>
    <w:p w14:paraId="09F2DCFD" w14:textId="42DCBFA5" w:rsidR="006D030E" w:rsidRPr="006D030E" w:rsidRDefault="006D030E" w:rsidP="006D030E">
      <w:pPr>
        <w:widowControl/>
        <w:jc w:val="left"/>
      </w:pPr>
      <w:r>
        <w:br w:type="page"/>
      </w:r>
    </w:p>
    <w:p w14:paraId="143483F3" w14:textId="6FDFF165" w:rsidR="007838F4" w:rsidRDefault="00A14674" w:rsidP="004B7AA0">
      <w:pPr>
        <w:pStyle w:val="30"/>
        <w:ind w:left="1134" w:hanging="709"/>
        <w:rPr>
          <w:rFonts w:ascii="Arial" w:hAnsi="Arial"/>
        </w:rPr>
      </w:pPr>
      <w:bookmarkStart w:id="905" w:name="_Toc105604742"/>
      <w:bookmarkEnd w:id="898"/>
      <w:bookmarkEnd w:id="899"/>
      <w:bookmarkEnd w:id="900"/>
      <w:bookmarkEnd w:id="901"/>
      <w:r>
        <w:rPr>
          <w:rFonts w:ascii="Arial" w:hAnsi="Arial" w:hint="eastAsia"/>
        </w:rPr>
        <w:lastRenderedPageBreak/>
        <w:t>Execution</w:t>
      </w:r>
      <w:r w:rsidR="00B1120B">
        <w:rPr>
          <w:rFonts w:ascii="Arial" w:hAnsi="Arial" w:hint="eastAsia"/>
        </w:rPr>
        <w:t xml:space="preserve"> list</w:t>
      </w:r>
      <w:bookmarkEnd w:id="905"/>
    </w:p>
    <w:p w14:paraId="60196F84" w14:textId="3895DA32" w:rsidR="006D030E" w:rsidRPr="00CE0420" w:rsidRDefault="00D815FC" w:rsidP="004E2AB4">
      <w:pPr>
        <w:pStyle w:val="aff0"/>
        <w:numPr>
          <w:ilvl w:val="0"/>
          <w:numId w:val="31"/>
        </w:numPr>
        <w:jc w:val="left"/>
      </w:pPr>
      <w:r>
        <w:t>The history of operation can be viewed here.</w:t>
      </w:r>
    </w:p>
    <w:p w14:paraId="5336AFE3" w14:textId="33B5AAFA" w:rsidR="00D815FC" w:rsidRDefault="00D815FC" w:rsidP="00DF537B">
      <w:pPr>
        <w:pStyle w:val="aff0"/>
        <w:ind w:left="709"/>
        <w:jc w:val="left"/>
        <w:rPr>
          <w:szCs w:val="21"/>
        </w:rPr>
      </w:pPr>
      <w:r w:rsidRPr="00D815FC">
        <w:rPr>
          <w:szCs w:val="21"/>
        </w:rPr>
        <w:t xml:space="preserve">The operation list table and graph will display by specifying criteria and clicking the "filter" button. </w:t>
      </w:r>
    </w:p>
    <w:p w14:paraId="157DBAB0" w14:textId="46BA0ABD" w:rsidR="00D815FC" w:rsidRPr="00D815FC" w:rsidRDefault="00D815FC" w:rsidP="00DF537B">
      <w:pPr>
        <w:pStyle w:val="aff0"/>
        <w:ind w:left="709"/>
        <w:jc w:val="left"/>
        <w:rPr>
          <w:szCs w:val="21"/>
        </w:rPr>
      </w:pPr>
    </w:p>
    <w:p w14:paraId="534F7233" w14:textId="58EF81A4" w:rsidR="00F90CDB" w:rsidRDefault="00D815FC" w:rsidP="00F90CDB">
      <w:pPr>
        <w:pStyle w:val="aff0"/>
        <w:ind w:left="709"/>
        <w:jc w:val="left"/>
        <w:rPr>
          <w:szCs w:val="21"/>
        </w:rPr>
      </w:pPr>
      <w:r w:rsidRPr="00D815FC">
        <w:rPr>
          <w:szCs w:val="21"/>
        </w:rPr>
        <w:t>By clicking the "Check execution status" butto</w:t>
      </w:r>
      <w:r>
        <w:rPr>
          <w:szCs w:val="21"/>
        </w:rPr>
        <w:t>n, the screen will transit to "</w:t>
      </w:r>
      <w:r w:rsidRPr="009A778F">
        <w:rPr>
          <w:szCs w:val="21"/>
          <w:u w:val="single"/>
        </w:rPr>
        <w:t>6.2</w:t>
      </w:r>
      <w:r w:rsidR="002A3078">
        <w:rPr>
          <w:szCs w:val="21"/>
          <w:u w:val="single"/>
        </w:rPr>
        <w:t>.14</w:t>
      </w:r>
      <w:r w:rsidRPr="009A778F">
        <w:rPr>
          <w:szCs w:val="21"/>
          <w:u w:val="single"/>
        </w:rPr>
        <w:t xml:space="preserve"> Check operation status</w:t>
      </w:r>
      <w:r w:rsidRPr="00D815FC">
        <w:rPr>
          <w:szCs w:val="21"/>
        </w:rPr>
        <w:t>" and the details of execution status can be viewed.</w:t>
      </w:r>
    </w:p>
    <w:p w14:paraId="3BA52BE7" w14:textId="228D9F0F" w:rsidR="006D030E" w:rsidRPr="00F90CDB" w:rsidRDefault="002E41C5" w:rsidP="00F90CDB">
      <w:pPr>
        <w:pStyle w:val="aff0"/>
        <w:ind w:left="709"/>
        <w:jc w:val="left"/>
        <w:rPr>
          <w:szCs w:val="21"/>
        </w:rPr>
      </w:pPr>
      <w:r>
        <w:rPr>
          <w:noProof/>
        </w:rPr>
        <mc:AlternateContent>
          <mc:Choice Requires="wps">
            <w:drawing>
              <wp:anchor distT="0" distB="0" distL="114300" distR="114300" simplePos="0" relativeHeight="251782144" behindDoc="0" locked="0" layoutInCell="1" allowOverlap="1" wp14:anchorId="2E1BC1B1" wp14:editId="2A122E76">
                <wp:simplePos x="0" y="0"/>
                <wp:positionH relativeFrom="column">
                  <wp:posOffset>395634</wp:posOffset>
                </wp:positionH>
                <wp:positionV relativeFrom="paragraph">
                  <wp:posOffset>3808730</wp:posOffset>
                </wp:positionV>
                <wp:extent cx="659958" cy="230588"/>
                <wp:effectExtent l="0" t="0" r="26035" b="17145"/>
                <wp:wrapNone/>
                <wp:docPr id="248" name="正方形/長方形 248"/>
                <wp:cNvGraphicFramePr/>
                <a:graphic xmlns:a="http://schemas.openxmlformats.org/drawingml/2006/main">
                  <a:graphicData uri="http://schemas.microsoft.com/office/word/2010/wordprocessingShape">
                    <wps:wsp>
                      <wps:cNvSpPr/>
                      <wps:spPr>
                        <a:xfrm>
                          <a:off x="0" y="0"/>
                          <a:ext cx="659958" cy="23058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BDCF75" id="正方形/長方形 248" o:spid="_x0000_s1026" style="position:absolute;left:0;text-align:left;margin-left:31.15pt;margin-top:299.9pt;width:51.95pt;height:18.1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" filled="f" strokecolor="red" strokeweight="2pt"/>
            </w:pict>
          </mc:Fallback>
        </mc:AlternateContent>
      </w:r>
      <w:r w:rsidR="00F90CDB">
        <w:rPr>
          <w:noProof/>
        </w:rPr>
        <w:drawing>
          <wp:inline distT="0" distB="0" distL="0" distR="0" wp14:anchorId="1D92B12F" wp14:editId="27171D2D">
            <wp:extent cx="5883910" cy="4198289"/>
            <wp:effectExtent l="0" t="0" r="2540" b="0"/>
            <wp:docPr id="5"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a:blip r:embed="rId58"/>
                    <a:stretch>
                      <a:fillRect/>
                    </a:stretch>
                  </pic:blipFill>
                  <pic:spPr>
                    <a:xfrm>
                      <a:off x="0" y="0"/>
                      <a:ext cx="5892917" cy="4204715"/>
                    </a:xfrm>
                    <a:prstGeom prst="rect">
                      <a:avLst/>
                    </a:prstGeom>
                  </pic:spPr>
                </pic:pic>
              </a:graphicData>
            </a:graphic>
          </wp:inline>
        </w:drawing>
      </w:r>
    </w:p>
    <w:p w14:paraId="56CD8A7C" w14:textId="12B94315" w:rsidR="00536716" w:rsidRPr="00866DF0" w:rsidRDefault="0050392E" w:rsidP="00866DF0">
      <w:pPr>
        <w:widowControl/>
        <w:jc w:val="center"/>
        <w:rPr>
          <w:rFonts w:cstheme="minorHAnsi"/>
          <w:b/>
          <w:szCs w:val="21"/>
        </w:rPr>
      </w:pPr>
      <w:r>
        <w:rPr>
          <w:rStyle w:val="generalbold1"/>
          <w:rFonts w:eastAsia="ＭＳ Ｐゴシック" w:hint="eastAsia"/>
          <w:b/>
          <w:bCs/>
          <w:sz w:val="21"/>
          <w:szCs w:val="21"/>
        </w:rPr>
        <w:t xml:space="preserve">Figure </w:t>
      </w:r>
      <w:r w:rsidR="007E306C">
        <w:rPr>
          <w:rStyle w:val="generalbold1"/>
          <w:rFonts w:eastAsia="ＭＳ Ｐゴシック"/>
          <w:b/>
          <w:bCs/>
          <w:sz w:val="21"/>
          <w:szCs w:val="21"/>
        </w:rPr>
        <w:t>6.2.1</w:t>
      </w:r>
      <w:r w:rsidR="00271B4C">
        <w:rPr>
          <w:rStyle w:val="generalbold1"/>
          <w:rFonts w:eastAsia="ＭＳ Ｐゴシック"/>
          <w:b/>
          <w:bCs/>
          <w:sz w:val="21"/>
          <w:szCs w:val="21"/>
        </w:rPr>
        <w:t>6</w:t>
      </w:r>
      <w:r w:rsidR="005F29BC">
        <w:rPr>
          <w:rStyle w:val="generalbold1"/>
          <w:rFonts w:eastAsia="ＭＳ Ｐゴシック"/>
          <w:b/>
          <w:bCs/>
          <w:sz w:val="21"/>
          <w:szCs w:val="21"/>
        </w:rPr>
        <w:t>-1</w:t>
      </w:r>
      <w:r>
        <w:rPr>
          <w:rStyle w:val="generalbold1"/>
          <w:rFonts w:eastAsia="ＭＳ Ｐゴシック" w:hint="eastAsia"/>
          <w:b/>
          <w:bCs/>
          <w:sz w:val="21"/>
          <w:szCs w:val="21"/>
        </w:rPr>
        <w:t xml:space="preserve"> Submenu screen</w:t>
      </w:r>
      <w:r>
        <w:rPr>
          <w:rStyle w:val="generalbold1"/>
          <w:rFonts w:eastAsia="ＭＳ Ｐゴシック" w:hint="eastAsia"/>
          <w:b/>
          <w:bCs/>
          <w:sz w:val="21"/>
          <w:szCs w:val="21"/>
        </w:rPr>
        <w:t>（</w:t>
      </w:r>
      <w:r w:rsidR="009D163A">
        <w:rPr>
          <w:rStyle w:val="generalbold1"/>
          <w:rFonts w:eastAsia="ＭＳ Ｐゴシック" w:hint="eastAsia"/>
          <w:b/>
          <w:bCs/>
          <w:sz w:val="21"/>
          <w:szCs w:val="21"/>
        </w:rPr>
        <w:t>Execution</w:t>
      </w:r>
      <w:r>
        <w:rPr>
          <w:rStyle w:val="generalbold1"/>
          <w:rFonts w:eastAsia="ＭＳ Ｐゴシック" w:hint="eastAsia"/>
          <w:b/>
          <w:bCs/>
          <w:sz w:val="21"/>
          <w:szCs w:val="21"/>
        </w:rPr>
        <w:t xml:space="preserve"> list</w:t>
      </w:r>
      <w:r w:rsidR="006D030E" w:rsidRPr="00C45BE4">
        <w:rPr>
          <w:rStyle w:val="generalbold1"/>
          <w:rFonts w:eastAsia="ＭＳ Ｐゴシック" w:hint="eastAsia"/>
          <w:b/>
          <w:bCs/>
          <w:sz w:val="21"/>
          <w:szCs w:val="21"/>
        </w:rPr>
        <w:t>）</w:t>
      </w:r>
    </w:p>
    <w:p w14:paraId="7C7902E6" w14:textId="4134B9BD" w:rsidR="00536716" w:rsidRDefault="00536716">
      <w:pPr>
        <w:widowControl/>
        <w:jc w:val="left"/>
      </w:pPr>
      <w:r>
        <w:br w:type="page"/>
      </w:r>
    </w:p>
    <w:p w14:paraId="3DE742CB" w14:textId="16054C10" w:rsidR="00536716" w:rsidRDefault="003C684B" w:rsidP="00536716">
      <w:pPr>
        <w:pStyle w:val="30"/>
        <w:ind w:left="1134" w:hanging="709"/>
        <w:rPr>
          <w:rFonts w:ascii="Arial" w:hAnsi="Arial"/>
        </w:rPr>
      </w:pPr>
      <w:bookmarkStart w:id="906" w:name="_Toc105604743"/>
      <w:r>
        <w:rPr>
          <w:rFonts w:ascii="Arial" w:hAnsi="Arial" w:hint="eastAsia"/>
        </w:rPr>
        <w:lastRenderedPageBreak/>
        <w:t>Terraform</w:t>
      </w:r>
      <w:r w:rsidR="00536716">
        <w:rPr>
          <w:rFonts w:ascii="Arial" w:hAnsi="Arial" w:hint="eastAsia"/>
        </w:rPr>
        <w:t xml:space="preserve"> </w:t>
      </w:r>
      <w:r w:rsidR="00536716">
        <w:rPr>
          <w:rFonts w:ascii="Arial" w:hAnsi="Arial"/>
        </w:rPr>
        <w:t>registration list</w:t>
      </w:r>
      <w:bookmarkEnd w:id="906"/>
    </w:p>
    <w:p w14:paraId="2AE6954F" w14:textId="361AB813" w:rsidR="002021F5" w:rsidRDefault="00751948" w:rsidP="004E2AB4">
      <w:pPr>
        <w:pStyle w:val="aff0"/>
        <w:numPr>
          <w:ilvl w:val="0"/>
          <w:numId w:val="37"/>
        </w:numPr>
        <w:jc w:val="left"/>
      </w:pPr>
      <w:r w:rsidRPr="00751948">
        <w:t xml:space="preserve">Connect to </w:t>
      </w:r>
      <w:r w:rsidR="003C684B">
        <w:t>Terraform</w:t>
      </w:r>
      <w:r w:rsidRPr="00751948">
        <w:t xml:space="preserve"> based on the information registered in "</w:t>
      </w:r>
      <w:r w:rsidRPr="00025446">
        <w:rPr>
          <w:u w:val="single"/>
        </w:rPr>
        <w:t>6.2.1 Interface Information</w:t>
      </w:r>
      <w:r w:rsidRPr="00751948">
        <w:t xml:space="preserve">" and register with </w:t>
      </w:r>
      <w:r w:rsidR="003C684B">
        <w:t>Terraform</w:t>
      </w:r>
      <w:r w:rsidRPr="00751948">
        <w:t>.</w:t>
      </w:r>
      <w:r w:rsidRPr="00532A16">
        <w:t xml:space="preserve"> </w:t>
      </w:r>
    </w:p>
    <w:p w14:paraId="1A1474CB" w14:textId="1D043F67" w:rsidR="00751948" w:rsidRDefault="00751948" w:rsidP="00C94ED3">
      <w:pPr>
        <w:pStyle w:val="aff0"/>
        <w:ind w:left="709"/>
        <w:jc w:val="left"/>
      </w:pPr>
      <w:r w:rsidRPr="00751948">
        <w:t>You can display a list of Organization/Workspace/ Policy/</w:t>
      </w:r>
      <w:proofErr w:type="spellStart"/>
      <w:r w:rsidRPr="00751948">
        <w:t>PolicySets</w:t>
      </w:r>
      <w:proofErr w:type="spellEnd"/>
      <w:r w:rsidRPr="00751948">
        <w:t xml:space="preserve"> respectively.</w:t>
      </w:r>
    </w:p>
    <w:p w14:paraId="24500D22" w14:textId="3F77BF94" w:rsidR="00751948" w:rsidRDefault="00C94ED3" w:rsidP="00C94ED3">
      <w:pPr>
        <w:pStyle w:val="aff0"/>
        <w:ind w:left="709"/>
        <w:jc w:val="left"/>
      </w:pPr>
      <w:r w:rsidRPr="00C94ED3">
        <w:t xml:space="preserve">You can remove Targets from the display list from </w:t>
      </w:r>
      <w:r w:rsidR="003C684B">
        <w:t>Terraform</w:t>
      </w:r>
      <w:r w:rsidRPr="00C94ED3">
        <w:t>.</w:t>
      </w:r>
    </w:p>
    <w:p w14:paraId="2E14928A" w14:textId="01C68242" w:rsidR="00751948" w:rsidRDefault="00C94ED3" w:rsidP="00C94ED3">
      <w:pPr>
        <w:pStyle w:val="aff0"/>
        <w:ind w:left="709"/>
        <w:jc w:val="left"/>
      </w:pPr>
      <w:r w:rsidRPr="00C94ED3">
        <w:t xml:space="preserve">It is also possible to unlink Workspaces and Policies that are linked to </w:t>
      </w:r>
      <w:proofErr w:type="spellStart"/>
      <w:r w:rsidRPr="00C94ED3">
        <w:t>PolicySet</w:t>
      </w:r>
      <w:proofErr w:type="spellEnd"/>
      <w:r w:rsidRPr="00C94ED3">
        <w:t>.</w:t>
      </w:r>
    </w:p>
    <w:p w14:paraId="61528176" w14:textId="1AAAEEDB" w:rsidR="00E279DA" w:rsidRDefault="00AD2988" w:rsidP="00C94ED3">
      <w:pPr>
        <w:pStyle w:val="aff0"/>
        <w:ind w:left="709"/>
        <w:jc w:val="left"/>
      </w:pPr>
      <w:r>
        <w:rPr>
          <w:noProof/>
        </w:rPr>
        <mc:AlternateContent>
          <mc:Choice Requires="wps">
            <w:drawing>
              <wp:anchor distT="0" distB="0" distL="114300" distR="114300" simplePos="0" relativeHeight="251780096" behindDoc="0" locked="0" layoutInCell="1" allowOverlap="1" wp14:anchorId="0519414E" wp14:editId="0D67AFC6">
                <wp:simplePos x="0" y="0"/>
                <wp:positionH relativeFrom="column">
                  <wp:posOffset>423545</wp:posOffset>
                </wp:positionH>
                <wp:positionV relativeFrom="paragraph">
                  <wp:posOffset>3927475</wp:posOffset>
                </wp:positionV>
                <wp:extent cx="652007" cy="342900"/>
                <wp:effectExtent l="0" t="0" r="15240" b="19050"/>
                <wp:wrapNone/>
                <wp:docPr id="24" name="正方形/長方形 24"/>
                <wp:cNvGraphicFramePr/>
                <a:graphic xmlns:a="http://schemas.openxmlformats.org/drawingml/2006/main">
                  <a:graphicData uri="http://schemas.microsoft.com/office/word/2010/wordprocessingShape">
                    <wps:wsp>
                      <wps:cNvSpPr/>
                      <wps:spPr>
                        <a:xfrm>
                          <a:off x="0" y="0"/>
                          <a:ext cx="652007" cy="34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67C955" id="正方形/長方形 24" o:spid="_x0000_s1026" style="position:absolute;left:0;text-align:left;margin-left:33.35pt;margin-top:309.25pt;width:51.35pt;height:27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" filled="f" strokecolor="red" strokeweight="2pt"/>
            </w:pict>
          </mc:Fallback>
        </mc:AlternateContent>
      </w:r>
      <w:r w:rsidR="00751948" w:rsidRPr="00751948">
        <w:rPr>
          <w:rFonts w:hint="eastAsia"/>
        </w:rPr>
        <w:t>※</w:t>
      </w:r>
      <w:r w:rsidR="00C94ED3" w:rsidRPr="00C94ED3">
        <w:rPr>
          <w:rFonts w:hint="eastAsia"/>
        </w:rPr>
        <w:t>Operations performed on this page will not affect the registered targets on the ITA side.</w:t>
      </w:r>
      <w:r w:rsidR="00E279DA">
        <w:rPr>
          <w:rFonts w:hint="eastAsia"/>
        </w:rPr>
        <w:t xml:space="preserve">           </w:t>
      </w:r>
      <w:r w:rsidR="00DC2AF2">
        <w:rPr>
          <w:noProof/>
        </w:rPr>
        <w:drawing>
          <wp:inline distT="0" distB="0" distL="0" distR="0" wp14:anchorId="6386E261" wp14:editId="115F5BA0">
            <wp:extent cx="5886450" cy="3990975"/>
            <wp:effectExtent l="0" t="0" r="0" b="9525"/>
            <wp:docPr id="23"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7"/>
                    <pic:cNvPicPr>
                      <a:picLocks noChangeAspect="1"/>
                    </pic:cNvPicPr>
                  </pic:nvPicPr>
                  <pic:blipFill>
                    <a:blip r:embed="rId59"/>
                    <a:stretch>
                      <a:fillRect/>
                    </a:stretch>
                  </pic:blipFill>
                  <pic:spPr>
                    <a:xfrm>
                      <a:off x="0" y="0"/>
                      <a:ext cx="5886450" cy="3990975"/>
                    </a:xfrm>
                    <a:prstGeom prst="rect">
                      <a:avLst/>
                    </a:prstGeom>
                  </pic:spPr>
                </pic:pic>
              </a:graphicData>
            </a:graphic>
          </wp:inline>
        </w:drawing>
      </w:r>
    </w:p>
    <w:p w14:paraId="621C8E55" w14:textId="55EAB037" w:rsidR="00E279DA" w:rsidRDefault="00E279DA" w:rsidP="00751948">
      <w:pPr>
        <w:pStyle w:val="aff0"/>
        <w:ind w:left="709"/>
        <w:rPr>
          <w:b/>
        </w:rPr>
      </w:pPr>
      <w:r>
        <w:rPr>
          <w:rFonts w:hint="eastAsia"/>
        </w:rPr>
        <w:t xml:space="preserve">                  </w:t>
      </w:r>
      <w:r w:rsidR="00271B4C">
        <w:rPr>
          <w:b/>
        </w:rPr>
        <w:t>Figure 6.2.17</w:t>
      </w:r>
      <w:r w:rsidRPr="00E279DA">
        <w:rPr>
          <w:b/>
        </w:rPr>
        <w:t>-1 Sub-menu screen (</w:t>
      </w:r>
      <w:r w:rsidR="003C684B">
        <w:rPr>
          <w:b/>
        </w:rPr>
        <w:t>Terraform</w:t>
      </w:r>
      <w:r w:rsidRPr="00E279DA">
        <w:rPr>
          <w:b/>
        </w:rPr>
        <w:t xml:space="preserve"> registration list)</w:t>
      </w:r>
    </w:p>
    <w:p w14:paraId="76BCD4F6" w14:textId="77777777" w:rsidR="00954A31" w:rsidRPr="00E279DA" w:rsidRDefault="00954A31" w:rsidP="00751948">
      <w:pPr>
        <w:pStyle w:val="aff0"/>
        <w:ind w:left="709"/>
        <w:rPr>
          <w:b/>
        </w:rPr>
      </w:pPr>
    </w:p>
    <w:p w14:paraId="0CF82CBD" w14:textId="0D438E58" w:rsidR="00E279DA" w:rsidRDefault="00E279DA" w:rsidP="004E2AB4">
      <w:pPr>
        <w:pStyle w:val="aff0"/>
        <w:numPr>
          <w:ilvl w:val="0"/>
          <w:numId w:val="37"/>
        </w:numPr>
      </w:pPr>
      <w:r w:rsidRPr="00E279DA">
        <w:t>The list of items displayed by each list acquisition is as follows.</w:t>
      </w:r>
    </w:p>
    <w:p w14:paraId="73B87D1D" w14:textId="77777777" w:rsidR="00954A31" w:rsidRDefault="00954A31" w:rsidP="00954A31">
      <w:pPr>
        <w:pStyle w:val="aff0"/>
        <w:ind w:left="709"/>
      </w:pPr>
    </w:p>
    <w:p w14:paraId="4803CF68" w14:textId="0B84509A" w:rsidR="00954A31" w:rsidRPr="00954A31" w:rsidRDefault="00954A31" w:rsidP="00954A31">
      <w:pPr>
        <w:pStyle w:val="aff0"/>
        <w:ind w:left="709" w:firstLineChars="850" w:firstLine="1792"/>
        <w:rPr>
          <w:b/>
        </w:rPr>
      </w:pPr>
      <w:r w:rsidRPr="00954A31">
        <w:rPr>
          <w:b/>
        </w:rPr>
        <w:t>Tab</w:t>
      </w:r>
      <w:r w:rsidR="00271B4C">
        <w:rPr>
          <w:b/>
        </w:rPr>
        <w:t>le 6.2.17</w:t>
      </w:r>
      <w:r w:rsidRPr="00954A31">
        <w:rPr>
          <w:b/>
        </w:rPr>
        <w:t>-1 Items list</w:t>
      </w:r>
      <w:r>
        <w:rPr>
          <w:b/>
        </w:rPr>
        <w:t xml:space="preserve"> </w:t>
      </w:r>
      <w:r w:rsidRPr="00954A31">
        <w:rPr>
          <w:b/>
        </w:rPr>
        <w:t>(Organization registration list)</w:t>
      </w:r>
    </w:p>
    <w:tbl>
      <w:tblPr>
        <w:tblStyle w:val="ab"/>
        <w:tblW w:w="9776" w:type="dxa"/>
        <w:tblLayout w:type="fixed"/>
        <w:tblLook w:val="04A0" w:firstRow="1" w:lastRow="0" w:firstColumn="1" w:lastColumn="0" w:noHBand="0" w:noVBand="1"/>
      </w:tblPr>
      <w:tblGrid>
        <w:gridCol w:w="1668"/>
        <w:gridCol w:w="8108"/>
      </w:tblGrid>
      <w:tr w:rsidR="00465226" w:rsidRPr="00CE0420" w14:paraId="40147C31" w14:textId="77777777" w:rsidTr="00170F1F">
        <w:tc>
          <w:tcPr>
            <w:tcW w:w="1668" w:type="dxa"/>
            <w:shd w:val="clear" w:color="auto" w:fill="002B62"/>
          </w:tcPr>
          <w:p w14:paraId="4866878C" w14:textId="4C4EE660" w:rsidR="00465226" w:rsidRPr="00CE0420" w:rsidRDefault="00F21C81" w:rsidP="00170F1F">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Item</w:t>
            </w:r>
          </w:p>
        </w:tc>
        <w:tc>
          <w:tcPr>
            <w:tcW w:w="8108" w:type="dxa"/>
            <w:shd w:val="clear" w:color="auto" w:fill="002B62"/>
          </w:tcPr>
          <w:p w14:paraId="206AE65F" w14:textId="3EBF1CDE" w:rsidR="00465226" w:rsidRPr="00CE0420" w:rsidRDefault="00F21C81" w:rsidP="00170F1F">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Description</w:t>
            </w:r>
          </w:p>
        </w:tc>
      </w:tr>
      <w:tr w:rsidR="00465226" w:rsidRPr="00CE0420" w14:paraId="7D60D4BF" w14:textId="77777777" w:rsidTr="00170F1F">
        <w:tc>
          <w:tcPr>
            <w:tcW w:w="1668" w:type="dxa"/>
          </w:tcPr>
          <w:p w14:paraId="6CED27AF" w14:textId="77777777" w:rsidR="00465226" w:rsidRPr="00CE0420" w:rsidRDefault="00465226" w:rsidP="00170F1F">
            <w:pPr>
              <w:pStyle w:val="aff"/>
            </w:pPr>
            <w:r>
              <w:rPr>
                <w:rFonts w:hint="eastAsia"/>
              </w:rPr>
              <w:t>Organization Name</w:t>
            </w:r>
          </w:p>
        </w:tc>
        <w:tc>
          <w:tcPr>
            <w:tcW w:w="8108" w:type="dxa"/>
          </w:tcPr>
          <w:p w14:paraId="61185424" w14:textId="791B864D" w:rsidR="00465226" w:rsidRPr="00CE0420" w:rsidRDefault="00465226" w:rsidP="00465226">
            <w:pPr>
              <w:pStyle w:val="aff"/>
              <w:jc w:val="left"/>
            </w:pPr>
            <w:r w:rsidRPr="00465226">
              <w:t xml:space="preserve">Name of the Organization registered with </w:t>
            </w:r>
            <w:r w:rsidR="003C684B">
              <w:t>Terraform</w:t>
            </w:r>
            <w:r w:rsidRPr="00465226">
              <w:t>.</w:t>
            </w:r>
          </w:p>
        </w:tc>
      </w:tr>
      <w:tr w:rsidR="00465226" w:rsidRPr="00CE0420" w14:paraId="1DFC3273" w14:textId="77777777" w:rsidTr="00170F1F">
        <w:tc>
          <w:tcPr>
            <w:tcW w:w="1668" w:type="dxa"/>
          </w:tcPr>
          <w:p w14:paraId="06CEA444" w14:textId="77777777" w:rsidR="00465226" w:rsidRPr="00CE0420" w:rsidRDefault="00465226" w:rsidP="00170F1F">
            <w:pPr>
              <w:pStyle w:val="aff"/>
            </w:pPr>
            <w:r>
              <w:t>Email address</w:t>
            </w:r>
          </w:p>
        </w:tc>
        <w:tc>
          <w:tcPr>
            <w:tcW w:w="8108" w:type="dxa"/>
          </w:tcPr>
          <w:p w14:paraId="4080885D" w14:textId="332787A3" w:rsidR="00465226" w:rsidRPr="008632C1" w:rsidRDefault="00465226" w:rsidP="00465226">
            <w:pPr>
              <w:pStyle w:val="aff"/>
              <w:jc w:val="left"/>
            </w:pPr>
            <w:r w:rsidRPr="00465226">
              <w:t>Email address registered in the Organization.</w:t>
            </w:r>
          </w:p>
        </w:tc>
      </w:tr>
      <w:tr w:rsidR="00465226" w:rsidRPr="00CE0420" w14:paraId="7E06A5F4" w14:textId="77777777" w:rsidTr="00170F1F">
        <w:tc>
          <w:tcPr>
            <w:tcW w:w="1668" w:type="dxa"/>
          </w:tcPr>
          <w:p w14:paraId="6F28375F" w14:textId="756C20AD" w:rsidR="00465226" w:rsidRPr="00CE0420" w:rsidRDefault="00465226" w:rsidP="00127A4B">
            <w:pPr>
              <w:pStyle w:val="aff"/>
              <w:jc w:val="left"/>
            </w:pPr>
            <w:r>
              <w:rPr>
                <w:rFonts w:hint="eastAsia"/>
              </w:rPr>
              <w:t>ITA</w:t>
            </w:r>
            <w:r w:rsidR="00127A4B">
              <w:rPr>
                <w:rFonts w:hint="eastAsia"/>
              </w:rPr>
              <w:t xml:space="preserve"> registration status</w:t>
            </w:r>
          </w:p>
        </w:tc>
        <w:tc>
          <w:tcPr>
            <w:tcW w:w="8108" w:type="dxa"/>
          </w:tcPr>
          <w:p w14:paraId="2A8D50E2" w14:textId="77777777" w:rsidR="00465226" w:rsidRDefault="00465226" w:rsidP="00465226">
            <w:pPr>
              <w:pStyle w:val="aff"/>
              <w:jc w:val="left"/>
            </w:pPr>
            <w:r>
              <w:t>If the target Organization Name is registered in</w:t>
            </w:r>
            <w:r w:rsidRPr="00465226">
              <w:rPr>
                <w:u w:val="single"/>
              </w:rPr>
              <w:t xml:space="preserve"> "6.2.2 Organizations list"</w:t>
            </w:r>
            <w:r>
              <w:t>, it will be displayed as "Registered".</w:t>
            </w:r>
          </w:p>
          <w:p w14:paraId="74E1304B" w14:textId="0A64C685" w:rsidR="00465226" w:rsidRPr="00662F78" w:rsidRDefault="00465226" w:rsidP="00465226">
            <w:pPr>
              <w:pStyle w:val="aff"/>
              <w:jc w:val="left"/>
            </w:pPr>
            <w:r>
              <w:t>If it is not registered, it will be displayed as "Unregistered".</w:t>
            </w:r>
          </w:p>
        </w:tc>
      </w:tr>
      <w:tr w:rsidR="00465226" w:rsidRPr="00CE0420" w14:paraId="3E2FC7C7" w14:textId="77777777" w:rsidTr="00170F1F">
        <w:tc>
          <w:tcPr>
            <w:tcW w:w="1668" w:type="dxa"/>
          </w:tcPr>
          <w:p w14:paraId="60197374" w14:textId="696B3648" w:rsidR="00465226" w:rsidRDefault="00127A4B" w:rsidP="00170F1F">
            <w:pPr>
              <w:pStyle w:val="aff"/>
            </w:pPr>
            <w:r>
              <w:rPr>
                <w:rFonts w:hint="eastAsia"/>
              </w:rPr>
              <w:t>D</w:t>
            </w:r>
            <w:r>
              <w:t>eletion</w:t>
            </w:r>
          </w:p>
        </w:tc>
        <w:tc>
          <w:tcPr>
            <w:tcW w:w="8108" w:type="dxa"/>
          </w:tcPr>
          <w:p w14:paraId="7630547B" w14:textId="791832B2" w:rsidR="000F66C2" w:rsidRDefault="000F66C2" w:rsidP="00465226">
            <w:pPr>
              <w:pStyle w:val="aff"/>
              <w:jc w:val="left"/>
            </w:pPr>
            <w:r w:rsidRPr="000F66C2">
              <w:t xml:space="preserve">Clicking this button will display a confirmation dialog box. Pressing OK will remove the target Organization from </w:t>
            </w:r>
            <w:r w:rsidR="003C684B">
              <w:t>Terraform</w:t>
            </w:r>
            <w:r w:rsidRPr="000F66C2">
              <w:t>.</w:t>
            </w:r>
          </w:p>
          <w:p w14:paraId="02136C56" w14:textId="757A76E6" w:rsidR="00465226" w:rsidRDefault="00465226" w:rsidP="00465226">
            <w:pPr>
              <w:pStyle w:val="aff"/>
              <w:jc w:val="left"/>
            </w:pPr>
            <w:r w:rsidRPr="00465226">
              <w:rPr>
                <w:rFonts w:hint="eastAsia"/>
                <w:color w:val="FF0000"/>
              </w:rPr>
              <w:t>※</w:t>
            </w:r>
            <w:r w:rsidRPr="00465226">
              <w:rPr>
                <w:color w:val="FF0000"/>
              </w:rPr>
              <w:t>Deleted Organizations cannot be restored.</w:t>
            </w:r>
          </w:p>
        </w:tc>
      </w:tr>
    </w:tbl>
    <w:p w14:paraId="0DBBDFFF" w14:textId="0141210C" w:rsidR="00E279DA" w:rsidRDefault="00E279DA" w:rsidP="00465226">
      <w:pPr>
        <w:pStyle w:val="aff0"/>
      </w:pPr>
    </w:p>
    <w:p w14:paraId="3A9D6994" w14:textId="68085F2C" w:rsidR="00170F1F" w:rsidRDefault="00170F1F" w:rsidP="00465226">
      <w:pPr>
        <w:pStyle w:val="aff0"/>
      </w:pPr>
    </w:p>
    <w:p w14:paraId="243804EF" w14:textId="200352CB" w:rsidR="00170F1F" w:rsidRDefault="00170F1F" w:rsidP="00465226">
      <w:pPr>
        <w:pStyle w:val="aff0"/>
        <w:rPr>
          <w:b/>
        </w:rPr>
      </w:pPr>
      <w:r>
        <w:rPr>
          <w:rFonts w:hint="eastAsia"/>
        </w:rPr>
        <w:lastRenderedPageBreak/>
        <w:t xml:space="preserve">                      </w:t>
      </w:r>
      <w:r w:rsidRPr="00170F1F">
        <w:rPr>
          <w:rFonts w:hint="eastAsia"/>
          <w:b/>
        </w:rPr>
        <w:t xml:space="preserve">  </w:t>
      </w:r>
      <w:r w:rsidR="00271B4C">
        <w:rPr>
          <w:b/>
        </w:rPr>
        <w:t>Table 6.2.17</w:t>
      </w:r>
      <w:r w:rsidRPr="00170F1F">
        <w:rPr>
          <w:b/>
        </w:rPr>
        <w:t>-2 Items list (Workspace registration list)</w:t>
      </w:r>
    </w:p>
    <w:tbl>
      <w:tblPr>
        <w:tblStyle w:val="ab"/>
        <w:tblW w:w="9776" w:type="dxa"/>
        <w:tblLayout w:type="fixed"/>
        <w:tblLook w:val="04A0" w:firstRow="1" w:lastRow="0" w:firstColumn="1" w:lastColumn="0" w:noHBand="0" w:noVBand="1"/>
      </w:tblPr>
      <w:tblGrid>
        <w:gridCol w:w="1668"/>
        <w:gridCol w:w="8108"/>
      </w:tblGrid>
      <w:tr w:rsidR="00170F1F" w:rsidRPr="00CE0420" w14:paraId="44AA3BA5" w14:textId="77777777" w:rsidTr="00170F1F">
        <w:tc>
          <w:tcPr>
            <w:tcW w:w="1668" w:type="dxa"/>
            <w:shd w:val="clear" w:color="auto" w:fill="002B62"/>
          </w:tcPr>
          <w:p w14:paraId="31C98689" w14:textId="414E5051" w:rsidR="00170F1F" w:rsidRPr="00CE0420" w:rsidRDefault="00F21C81" w:rsidP="00170F1F">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Item</w:t>
            </w:r>
          </w:p>
        </w:tc>
        <w:tc>
          <w:tcPr>
            <w:tcW w:w="8108" w:type="dxa"/>
            <w:shd w:val="clear" w:color="auto" w:fill="002B62"/>
          </w:tcPr>
          <w:p w14:paraId="1B3B153B" w14:textId="123E7866" w:rsidR="00170F1F" w:rsidRPr="00CE0420" w:rsidRDefault="00F21C81" w:rsidP="00170F1F">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Description</w:t>
            </w:r>
          </w:p>
        </w:tc>
      </w:tr>
      <w:tr w:rsidR="00170F1F" w:rsidRPr="00CE0420" w14:paraId="7172E9BB" w14:textId="77777777" w:rsidTr="00170F1F">
        <w:tc>
          <w:tcPr>
            <w:tcW w:w="1668" w:type="dxa"/>
          </w:tcPr>
          <w:p w14:paraId="51BF0028" w14:textId="77777777" w:rsidR="00170F1F" w:rsidRPr="00CE0420" w:rsidRDefault="00170F1F" w:rsidP="00170F1F">
            <w:pPr>
              <w:pStyle w:val="aff"/>
            </w:pPr>
            <w:r>
              <w:rPr>
                <w:rFonts w:hint="eastAsia"/>
              </w:rPr>
              <w:t>Organization Name</w:t>
            </w:r>
          </w:p>
        </w:tc>
        <w:tc>
          <w:tcPr>
            <w:tcW w:w="8108" w:type="dxa"/>
          </w:tcPr>
          <w:p w14:paraId="2775E8DB" w14:textId="32E9211C" w:rsidR="00170F1F" w:rsidRPr="00CE0420" w:rsidRDefault="00D14C80" w:rsidP="00170F1F">
            <w:pPr>
              <w:pStyle w:val="aff"/>
            </w:pPr>
            <w:r w:rsidRPr="00D14C80">
              <w:t>The name of the Organization linked with the target Workspace.</w:t>
            </w:r>
          </w:p>
        </w:tc>
      </w:tr>
      <w:tr w:rsidR="00170F1F" w:rsidRPr="00CE0420" w14:paraId="1734224F" w14:textId="77777777" w:rsidTr="00170F1F">
        <w:tc>
          <w:tcPr>
            <w:tcW w:w="1668" w:type="dxa"/>
          </w:tcPr>
          <w:p w14:paraId="607D9268" w14:textId="77777777" w:rsidR="00170F1F" w:rsidRPr="00CE0420" w:rsidRDefault="00170F1F" w:rsidP="00170F1F">
            <w:pPr>
              <w:pStyle w:val="aff"/>
            </w:pPr>
            <w:r>
              <w:t>Workspace Name</w:t>
            </w:r>
          </w:p>
        </w:tc>
        <w:tc>
          <w:tcPr>
            <w:tcW w:w="8108" w:type="dxa"/>
          </w:tcPr>
          <w:p w14:paraId="4C669A24" w14:textId="1AE935BF" w:rsidR="00170F1F" w:rsidRPr="008632C1" w:rsidRDefault="00D14C80" w:rsidP="00170F1F">
            <w:pPr>
              <w:pStyle w:val="aff"/>
            </w:pPr>
            <w:r w:rsidRPr="00D14C80">
              <w:t xml:space="preserve">Name of Workspace registered with </w:t>
            </w:r>
            <w:r w:rsidR="003C684B">
              <w:t>Terraform</w:t>
            </w:r>
            <w:r w:rsidRPr="00D14C80">
              <w:t>.</w:t>
            </w:r>
          </w:p>
        </w:tc>
      </w:tr>
      <w:tr w:rsidR="00170F1F" w:rsidRPr="00CE0420" w14:paraId="62F9B0A6" w14:textId="77777777" w:rsidTr="00170F1F">
        <w:tc>
          <w:tcPr>
            <w:tcW w:w="1668" w:type="dxa"/>
          </w:tcPr>
          <w:p w14:paraId="4614F243" w14:textId="77777777" w:rsidR="00170F1F" w:rsidRDefault="00170F1F" w:rsidP="00170F1F">
            <w:pPr>
              <w:pStyle w:val="aff"/>
            </w:pPr>
            <w:r>
              <w:rPr>
                <w:rFonts w:hint="eastAsia"/>
              </w:rPr>
              <w:t>Terraform Version</w:t>
            </w:r>
          </w:p>
        </w:tc>
        <w:tc>
          <w:tcPr>
            <w:tcW w:w="8108" w:type="dxa"/>
          </w:tcPr>
          <w:p w14:paraId="2C9ECBB5" w14:textId="442FE057" w:rsidR="00170F1F" w:rsidRDefault="00D14C80" w:rsidP="00170F1F">
            <w:pPr>
              <w:pStyle w:val="aff"/>
            </w:pPr>
            <w:r w:rsidRPr="00D14C80">
              <w:t>Terraform version set to the target Workspace.</w:t>
            </w:r>
          </w:p>
        </w:tc>
      </w:tr>
      <w:tr w:rsidR="00170F1F" w:rsidRPr="00CE0420" w14:paraId="44F36113" w14:textId="77777777" w:rsidTr="00170F1F">
        <w:tc>
          <w:tcPr>
            <w:tcW w:w="1668" w:type="dxa"/>
          </w:tcPr>
          <w:p w14:paraId="1FFABE9A" w14:textId="37B0B3B0" w:rsidR="00170F1F" w:rsidRPr="00CE0420" w:rsidRDefault="00170F1F" w:rsidP="005316DE">
            <w:pPr>
              <w:pStyle w:val="aff"/>
              <w:jc w:val="left"/>
            </w:pPr>
            <w:r>
              <w:rPr>
                <w:rFonts w:hint="eastAsia"/>
              </w:rPr>
              <w:t>ITA</w:t>
            </w:r>
            <w:r w:rsidR="003D650A">
              <w:rPr>
                <w:rFonts w:hint="eastAsia"/>
              </w:rPr>
              <w:t xml:space="preserve">　</w:t>
            </w:r>
            <w:r w:rsidR="003D650A">
              <w:rPr>
                <w:rFonts w:hint="eastAsia"/>
              </w:rPr>
              <w:t xml:space="preserve"> registration status</w:t>
            </w:r>
          </w:p>
        </w:tc>
        <w:tc>
          <w:tcPr>
            <w:tcW w:w="8108" w:type="dxa"/>
          </w:tcPr>
          <w:p w14:paraId="3CE315E6" w14:textId="74951F65" w:rsidR="00D14C80" w:rsidRDefault="00D14C80" w:rsidP="004503EC">
            <w:pPr>
              <w:pStyle w:val="aff"/>
              <w:jc w:val="left"/>
            </w:pPr>
            <w:r>
              <w:t xml:space="preserve">If the target Workspace Name is registered in </w:t>
            </w:r>
            <w:r w:rsidRPr="00D14C80">
              <w:rPr>
                <w:u w:val="single"/>
              </w:rPr>
              <w:t>"6.2</w:t>
            </w:r>
            <w:r w:rsidR="005A1A9D">
              <w:rPr>
                <w:u w:val="single"/>
              </w:rPr>
              <w:t>.3 Workspace</w:t>
            </w:r>
            <w:r w:rsidR="005E6110">
              <w:rPr>
                <w:u w:val="single"/>
              </w:rPr>
              <w:t>s</w:t>
            </w:r>
            <w:r w:rsidRPr="00D14C80">
              <w:rPr>
                <w:u w:val="single"/>
              </w:rPr>
              <w:t xml:space="preserve"> list"</w:t>
            </w:r>
            <w:r>
              <w:t>, it will be displayed as "Registered".</w:t>
            </w:r>
          </w:p>
          <w:p w14:paraId="716EDBCE" w14:textId="70C2DEDE" w:rsidR="00170F1F" w:rsidRPr="00CE0420" w:rsidRDefault="00D14C80" w:rsidP="004503EC">
            <w:pPr>
              <w:pStyle w:val="aff"/>
              <w:jc w:val="left"/>
            </w:pPr>
            <w:r>
              <w:t>If it is not registered, it will be displayed as "Unregistered".</w:t>
            </w:r>
          </w:p>
        </w:tc>
      </w:tr>
      <w:tr w:rsidR="00170F1F" w:rsidRPr="00CE0420" w14:paraId="1E7E4082" w14:textId="77777777" w:rsidTr="00170F1F">
        <w:tc>
          <w:tcPr>
            <w:tcW w:w="1668" w:type="dxa"/>
          </w:tcPr>
          <w:p w14:paraId="47DFFDD4" w14:textId="7EB07C72" w:rsidR="00170F1F" w:rsidRDefault="00FB0D00" w:rsidP="00170F1F">
            <w:pPr>
              <w:pStyle w:val="aff"/>
            </w:pPr>
            <w:r>
              <w:rPr>
                <w:rFonts w:hint="eastAsia"/>
              </w:rPr>
              <w:t>D</w:t>
            </w:r>
            <w:r>
              <w:t>eletion</w:t>
            </w:r>
          </w:p>
        </w:tc>
        <w:tc>
          <w:tcPr>
            <w:tcW w:w="8108" w:type="dxa"/>
          </w:tcPr>
          <w:p w14:paraId="50AE3B8E" w14:textId="74926BB4" w:rsidR="00162A26" w:rsidRDefault="00162A26" w:rsidP="004503EC">
            <w:pPr>
              <w:pStyle w:val="aff"/>
              <w:jc w:val="left"/>
            </w:pPr>
            <w:r w:rsidRPr="00162A26">
              <w:t xml:space="preserve">Clicking this button will display a confirmation dialog box. Pressing OK will remove the target Workspace from </w:t>
            </w:r>
            <w:r w:rsidR="003C684B">
              <w:t>Terraform</w:t>
            </w:r>
            <w:r w:rsidRPr="00162A26">
              <w:t>.</w:t>
            </w:r>
          </w:p>
          <w:p w14:paraId="291ED280" w14:textId="6331A317" w:rsidR="00170F1F" w:rsidRDefault="00D14C80" w:rsidP="004503EC">
            <w:pPr>
              <w:pStyle w:val="aff"/>
              <w:jc w:val="left"/>
            </w:pPr>
            <w:r>
              <w:rPr>
                <w:rFonts w:hint="eastAsia"/>
                <w:color w:val="FF0000"/>
              </w:rPr>
              <w:t>※</w:t>
            </w:r>
            <w:r w:rsidRPr="00D14C80">
              <w:rPr>
                <w:color w:val="FF0000"/>
              </w:rPr>
              <w:t>Deleted Workspace cannot be restored.</w:t>
            </w:r>
          </w:p>
        </w:tc>
      </w:tr>
    </w:tbl>
    <w:p w14:paraId="72A98593" w14:textId="39EE1AD3" w:rsidR="00170F1F" w:rsidRDefault="00170F1F" w:rsidP="00465226">
      <w:pPr>
        <w:pStyle w:val="aff0"/>
        <w:rPr>
          <w:b/>
        </w:rPr>
      </w:pPr>
    </w:p>
    <w:p w14:paraId="7E87EFA8" w14:textId="7FA3365F" w:rsidR="0092051B" w:rsidRDefault="0092051B" w:rsidP="00465226">
      <w:pPr>
        <w:pStyle w:val="aff0"/>
        <w:rPr>
          <w:b/>
        </w:rPr>
      </w:pPr>
    </w:p>
    <w:p w14:paraId="3369D2D9" w14:textId="494B1AE3" w:rsidR="0092051B" w:rsidRDefault="0092051B" w:rsidP="00465226">
      <w:pPr>
        <w:pStyle w:val="aff0"/>
        <w:rPr>
          <w:b/>
        </w:rPr>
      </w:pPr>
      <w:r>
        <w:rPr>
          <w:rFonts w:hint="eastAsia"/>
          <w:b/>
        </w:rPr>
        <w:t xml:space="preserve">                </w:t>
      </w:r>
      <w:r>
        <w:rPr>
          <w:b/>
        </w:rPr>
        <w:t xml:space="preserve">     </w:t>
      </w:r>
      <w:r w:rsidR="00271B4C">
        <w:rPr>
          <w:b/>
        </w:rPr>
        <w:t>Table 6.2.17</w:t>
      </w:r>
      <w:r w:rsidRPr="0092051B">
        <w:rPr>
          <w:b/>
        </w:rPr>
        <w:t>-3 Items list</w:t>
      </w:r>
      <w:r>
        <w:rPr>
          <w:b/>
        </w:rPr>
        <w:t xml:space="preserve"> </w:t>
      </w:r>
      <w:r w:rsidRPr="0092051B">
        <w:rPr>
          <w:b/>
        </w:rPr>
        <w:t>(Policy registration list)</w:t>
      </w:r>
    </w:p>
    <w:tbl>
      <w:tblPr>
        <w:tblStyle w:val="ab"/>
        <w:tblW w:w="9776" w:type="dxa"/>
        <w:tblLayout w:type="fixed"/>
        <w:tblLook w:val="04A0" w:firstRow="1" w:lastRow="0" w:firstColumn="1" w:lastColumn="0" w:noHBand="0" w:noVBand="1"/>
      </w:tblPr>
      <w:tblGrid>
        <w:gridCol w:w="1668"/>
        <w:gridCol w:w="8108"/>
      </w:tblGrid>
      <w:tr w:rsidR="0092051B" w:rsidRPr="00CE0420" w14:paraId="70967407" w14:textId="77777777" w:rsidTr="0092051B">
        <w:tc>
          <w:tcPr>
            <w:tcW w:w="1668" w:type="dxa"/>
            <w:shd w:val="clear" w:color="auto" w:fill="002B62"/>
          </w:tcPr>
          <w:p w14:paraId="0CF9185F" w14:textId="72A9FFD3" w:rsidR="0092051B" w:rsidRPr="00CE0420" w:rsidRDefault="00F21C81" w:rsidP="0092051B">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Item</w:t>
            </w:r>
          </w:p>
        </w:tc>
        <w:tc>
          <w:tcPr>
            <w:tcW w:w="8108" w:type="dxa"/>
            <w:shd w:val="clear" w:color="auto" w:fill="002B62"/>
          </w:tcPr>
          <w:p w14:paraId="4B28A032" w14:textId="13BFC972" w:rsidR="0092051B" w:rsidRPr="00CE0420" w:rsidRDefault="00F21C81" w:rsidP="0092051B">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Description</w:t>
            </w:r>
          </w:p>
        </w:tc>
      </w:tr>
      <w:tr w:rsidR="0092051B" w:rsidRPr="00CE0420" w14:paraId="5CE7A0BE" w14:textId="77777777" w:rsidTr="0092051B">
        <w:tc>
          <w:tcPr>
            <w:tcW w:w="1668" w:type="dxa"/>
          </w:tcPr>
          <w:p w14:paraId="56EE36E3" w14:textId="77777777" w:rsidR="0092051B" w:rsidRPr="00CE0420" w:rsidRDefault="0092051B" w:rsidP="0092051B">
            <w:pPr>
              <w:pStyle w:val="aff"/>
            </w:pPr>
            <w:r>
              <w:rPr>
                <w:rFonts w:hint="eastAsia"/>
              </w:rPr>
              <w:t>Organization Name</w:t>
            </w:r>
          </w:p>
        </w:tc>
        <w:tc>
          <w:tcPr>
            <w:tcW w:w="8108" w:type="dxa"/>
          </w:tcPr>
          <w:p w14:paraId="0BBC9688" w14:textId="240995DC" w:rsidR="0092051B" w:rsidRPr="00CE0420" w:rsidRDefault="00B04E55" w:rsidP="002E46C9">
            <w:pPr>
              <w:pStyle w:val="aff"/>
              <w:jc w:val="left"/>
            </w:pPr>
            <w:r w:rsidRPr="00B04E55">
              <w:t>The name of the Organization linked with the target Policy.</w:t>
            </w:r>
          </w:p>
        </w:tc>
      </w:tr>
      <w:tr w:rsidR="0092051B" w:rsidRPr="00CE0420" w14:paraId="1BDF9F87" w14:textId="77777777" w:rsidTr="0092051B">
        <w:tc>
          <w:tcPr>
            <w:tcW w:w="1668" w:type="dxa"/>
          </w:tcPr>
          <w:p w14:paraId="3D0E81D9" w14:textId="5AFD1D4E" w:rsidR="0092051B" w:rsidRPr="00CE0420" w:rsidRDefault="00B1410F" w:rsidP="0092051B">
            <w:pPr>
              <w:pStyle w:val="aff"/>
            </w:pPr>
            <w:r>
              <w:t>Policy</w:t>
            </w:r>
            <w:r w:rsidR="0092051B">
              <w:t xml:space="preserve"> Name</w:t>
            </w:r>
          </w:p>
        </w:tc>
        <w:tc>
          <w:tcPr>
            <w:tcW w:w="8108" w:type="dxa"/>
          </w:tcPr>
          <w:p w14:paraId="70984017" w14:textId="5A88E880" w:rsidR="0092051B" w:rsidRPr="008632C1" w:rsidRDefault="00B04E55" w:rsidP="002E46C9">
            <w:pPr>
              <w:pStyle w:val="aff"/>
              <w:jc w:val="left"/>
            </w:pPr>
            <w:r w:rsidRPr="00B04E55">
              <w:t xml:space="preserve">Name of Policy registered with </w:t>
            </w:r>
            <w:r w:rsidR="003C684B">
              <w:t>Terraform</w:t>
            </w:r>
            <w:r w:rsidRPr="00B04E55">
              <w:t>.</w:t>
            </w:r>
          </w:p>
        </w:tc>
      </w:tr>
      <w:tr w:rsidR="0092051B" w:rsidRPr="00CE0420" w14:paraId="2D7746C8" w14:textId="77777777" w:rsidTr="0092051B">
        <w:tc>
          <w:tcPr>
            <w:tcW w:w="1668" w:type="dxa"/>
          </w:tcPr>
          <w:p w14:paraId="6CF7CA8B" w14:textId="11998E04" w:rsidR="0092051B" w:rsidRDefault="00B1410F" w:rsidP="00A97E40">
            <w:pPr>
              <w:pStyle w:val="aff"/>
              <w:jc w:val="left"/>
            </w:pPr>
            <w:r>
              <w:rPr>
                <w:rFonts w:hint="eastAsia"/>
              </w:rPr>
              <w:t>ITA</w:t>
            </w:r>
            <w:r>
              <w:rPr>
                <w:rFonts w:hint="eastAsia"/>
              </w:rPr>
              <w:t xml:space="preserve">　</w:t>
            </w:r>
            <w:r>
              <w:rPr>
                <w:rFonts w:hint="eastAsia"/>
              </w:rPr>
              <w:t xml:space="preserve"> registration status</w:t>
            </w:r>
          </w:p>
        </w:tc>
        <w:tc>
          <w:tcPr>
            <w:tcW w:w="8108" w:type="dxa"/>
          </w:tcPr>
          <w:p w14:paraId="379F9F60" w14:textId="77777777" w:rsidR="00B04E55" w:rsidRDefault="00B04E55" w:rsidP="002E46C9">
            <w:pPr>
              <w:pStyle w:val="aff"/>
              <w:jc w:val="left"/>
            </w:pPr>
            <w:r>
              <w:t>If the target Policy Name is registered in "6.2.6 Policies list", it will be displayed as "Registered".</w:t>
            </w:r>
          </w:p>
          <w:p w14:paraId="792221CA" w14:textId="01B1F90D" w:rsidR="0092051B" w:rsidRDefault="00B04E55" w:rsidP="002E46C9">
            <w:pPr>
              <w:pStyle w:val="aff"/>
              <w:jc w:val="left"/>
            </w:pPr>
            <w:r>
              <w:t>If it is not registered, it will be displayed as "Unregistered".</w:t>
            </w:r>
          </w:p>
        </w:tc>
      </w:tr>
      <w:tr w:rsidR="0092051B" w:rsidRPr="00CE0420" w14:paraId="5EB77206" w14:textId="77777777" w:rsidTr="0092051B">
        <w:tc>
          <w:tcPr>
            <w:tcW w:w="1668" w:type="dxa"/>
          </w:tcPr>
          <w:p w14:paraId="53E33EFF" w14:textId="66497B40" w:rsidR="0092051B" w:rsidRPr="00CE0420" w:rsidRDefault="00B1410F" w:rsidP="0092051B">
            <w:pPr>
              <w:pStyle w:val="aff"/>
              <w:jc w:val="left"/>
            </w:pPr>
            <w:r>
              <w:rPr>
                <w:rFonts w:hint="eastAsia"/>
              </w:rPr>
              <w:t>Download Policy Code</w:t>
            </w:r>
          </w:p>
        </w:tc>
        <w:tc>
          <w:tcPr>
            <w:tcW w:w="8108" w:type="dxa"/>
          </w:tcPr>
          <w:p w14:paraId="7620ADC6" w14:textId="36DD3A88" w:rsidR="0092051B" w:rsidRPr="00CE0420" w:rsidRDefault="00A97E40" w:rsidP="002E46C9">
            <w:pPr>
              <w:pStyle w:val="aff"/>
              <w:jc w:val="left"/>
            </w:pPr>
            <w:r w:rsidRPr="00A97E40">
              <w:t>Click this link to download the Policy Code file of the target Policy.</w:t>
            </w:r>
          </w:p>
        </w:tc>
      </w:tr>
      <w:tr w:rsidR="0092051B" w:rsidRPr="00CE0420" w14:paraId="15C2265D" w14:textId="77777777" w:rsidTr="0092051B">
        <w:tc>
          <w:tcPr>
            <w:tcW w:w="1668" w:type="dxa"/>
          </w:tcPr>
          <w:p w14:paraId="3E9E3C00" w14:textId="77777777" w:rsidR="0092051B" w:rsidRDefault="0092051B" w:rsidP="0092051B">
            <w:pPr>
              <w:pStyle w:val="aff"/>
            </w:pPr>
            <w:r>
              <w:rPr>
                <w:rFonts w:hint="eastAsia"/>
              </w:rPr>
              <w:t>D</w:t>
            </w:r>
            <w:r>
              <w:t>eletion</w:t>
            </w:r>
          </w:p>
        </w:tc>
        <w:tc>
          <w:tcPr>
            <w:tcW w:w="8108" w:type="dxa"/>
          </w:tcPr>
          <w:p w14:paraId="3D1AAA61" w14:textId="7BD79B8E" w:rsidR="00A97E40" w:rsidRDefault="00A97E40" w:rsidP="002E46C9">
            <w:pPr>
              <w:pStyle w:val="aff"/>
              <w:jc w:val="left"/>
            </w:pPr>
            <w:r w:rsidRPr="00A97E40">
              <w:t xml:space="preserve">Clicking this button will display a confirmation dialog box. Pressing OK will remove the target Policy from </w:t>
            </w:r>
            <w:r w:rsidR="003C684B">
              <w:t>Terraform</w:t>
            </w:r>
            <w:r w:rsidRPr="00A97E40">
              <w:t>.</w:t>
            </w:r>
          </w:p>
          <w:p w14:paraId="19C78190" w14:textId="27A697CF" w:rsidR="0092051B" w:rsidRDefault="0092051B" w:rsidP="002E46C9">
            <w:pPr>
              <w:pStyle w:val="aff"/>
              <w:jc w:val="left"/>
            </w:pPr>
            <w:r>
              <w:rPr>
                <w:rFonts w:hint="eastAsia"/>
                <w:color w:val="FF0000"/>
              </w:rPr>
              <w:t>※</w:t>
            </w:r>
            <w:r w:rsidR="00B04E55" w:rsidRPr="00B04E55">
              <w:rPr>
                <w:color w:val="FF0000"/>
              </w:rPr>
              <w:t>De</w:t>
            </w:r>
            <w:r w:rsidR="00B04E55">
              <w:rPr>
                <w:color w:val="FF0000"/>
              </w:rPr>
              <w:t>leted Policy cannot be restored</w:t>
            </w:r>
            <w:r w:rsidRPr="00D14C80">
              <w:rPr>
                <w:color w:val="FF0000"/>
              </w:rPr>
              <w:t>.</w:t>
            </w:r>
          </w:p>
        </w:tc>
      </w:tr>
    </w:tbl>
    <w:p w14:paraId="43CD1B59" w14:textId="0A565F86" w:rsidR="0092051B" w:rsidRDefault="0092051B" w:rsidP="00465226">
      <w:pPr>
        <w:pStyle w:val="aff0"/>
        <w:rPr>
          <w:b/>
        </w:rPr>
      </w:pPr>
    </w:p>
    <w:p w14:paraId="2E9B3C05" w14:textId="17775807" w:rsidR="001C1CFF" w:rsidRDefault="001C1CFF" w:rsidP="00465226">
      <w:pPr>
        <w:pStyle w:val="aff0"/>
        <w:rPr>
          <w:b/>
        </w:rPr>
      </w:pPr>
    </w:p>
    <w:p w14:paraId="5878C85A" w14:textId="5517D4DE" w:rsidR="001C1CFF" w:rsidRDefault="001C1CFF" w:rsidP="00465226">
      <w:pPr>
        <w:pStyle w:val="aff0"/>
        <w:rPr>
          <w:b/>
        </w:rPr>
      </w:pPr>
      <w:r>
        <w:rPr>
          <w:rFonts w:hint="eastAsia"/>
          <w:b/>
        </w:rPr>
        <w:t xml:space="preserve">                     </w:t>
      </w:r>
      <w:r w:rsidRPr="001C1CFF">
        <w:rPr>
          <w:b/>
        </w:rPr>
        <w:t>Table 6.2.1</w:t>
      </w:r>
      <w:r w:rsidR="00271B4C">
        <w:rPr>
          <w:b/>
        </w:rPr>
        <w:t>7</w:t>
      </w:r>
      <w:r w:rsidRPr="001C1CFF">
        <w:rPr>
          <w:b/>
        </w:rPr>
        <w:t>-4 Items list</w:t>
      </w:r>
      <w:r>
        <w:rPr>
          <w:b/>
        </w:rPr>
        <w:t xml:space="preserve"> </w:t>
      </w:r>
      <w:r w:rsidRPr="001C1CFF">
        <w:rPr>
          <w:b/>
        </w:rPr>
        <w:t>(</w:t>
      </w:r>
      <w:proofErr w:type="spellStart"/>
      <w:r w:rsidRPr="001C1CFF">
        <w:rPr>
          <w:b/>
        </w:rPr>
        <w:t>PolicySet</w:t>
      </w:r>
      <w:proofErr w:type="spellEnd"/>
      <w:r w:rsidRPr="001C1CFF">
        <w:rPr>
          <w:b/>
        </w:rPr>
        <w:t xml:space="preserve"> registration list)</w:t>
      </w:r>
    </w:p>
    <w:tbl>
      <w:tblPr>
        <w:tblStyle w:val="ab"/>
        <w:tblW w:w="9776" w:type="dxa"/>
        <w:tblLayout w:type="fixed"/>
        <w:tblLook w:val="04A0" w:firstRow="1" w:lastRow="0" w:firstColumn="1" w:lastColumn="0" w:noHBand="0" w:noVBand="1"/>
      </w:tblPr>
      <w:tblGrid>
        <w:gridCol w:w="1668"/>
        <w:gridCol w:w="8108"/>
      </w:tblGrid>
      <w:tr w:rsidR="00D63670" w:rsidRPr="00CE0420" w14:paraId="4F543F72" w14:textId="77777777" w:rsidTr="005D6762">
        <w:tc>
          <w:tcPr>
            <w:tcW w:w="1668" w:type="dxa"/>
            <w:shd w:val="clear" w:color="auto" w:fill="002B62"/>
          </w:tcPr>
          <w:p w14:paraId="4F85E6E2" w14:textId="64343910" w:rsidR="00D63670" w:rsidRPr="00CE0420" w:rsidRDefault="00F21C81" w:rsidP="005D6762">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Item</w:t>
            </w:r>
          </w:p>
        </w:tc>
        <w:tc>
          <w:tcPr>
            <w:tcW w:w="8108" w:type="dxa"/>
            <w:shd w:val="clear" w:color="auto" w:fill="002B62"/>
          </w:tcPr>
          <w:p w14:paraId="5EF74663" w14:textId="720EF0F6" w:rsidR="00D63670" w:rsidRPr="00CE0420" w:rsidRDefault="00F21C81" w:rsidP="005D6762">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Description</w:t>
            </w:r>
          </w:p>
        </w:tc>
      </w:tr>
      <w:tr w:rsidR="00D63670" w:rsidRPr="00CE0420" w14:paraId="1BBD6BD1" w14:textId="77777777" w:rsidTr="005D6762">
        <w:tc>
          <w:tcPr>
            <w:tcW w:w="1668" w:type="dxa"/>
          </w:tcPr>
          <w:p w14:paraId="6E12DF70" w14:textId="77777777" w:rsidR="00D63670" w:rsidRPr="00CE0420" w:rsidRDefault="00D63670" w:rsidP="005D6762">
            <w:pPr>
              <w:pStyle w:val="aff"/>
            </w:pPr>
            <w:r>
              <w:rPr>
                <w:rFonts w:hint="eastAsia"/>
              </w:rPr>
              <w:t>Organization Name</w:t>
            </w:r>
          </w:p>
        </w:tc>
        <w:tc>
          <w:tcPr>
            <w:tcW w:w="8108" w:type="dxa"/>
          </w:tcPr>
          <w:p w14:paraId="6512C286" w14:textId="48E78B6E" w:rsidR="00D63670" w:rsidRPr="00CE0420" w:rsidRDefault="00F96162" w:rsidP="00475013">
            <w:pPr>
              <w:pStyle w:val="aff"/>
              <w:jc w:val="left"/>
            </w:pPr>
            <w:r w:rsidRPr="00F96162">
              <w:t xml:space="preserve">The name of the Organization linked with the target </w:t>
            </w:r>
            <w:proofErr w:type="spellStart"/>
            <w:r w:rsidRPr="00F96162">
              <w:t>PolicySet</w:t>
            </w:r>
            <w:proofErr w:type="spellEnd"/>
            <w:r w:rsidRPr="00F96162">
              <w:t>.</w:t>
            </w:r>
          </w:p>
        </w:tc>
      </w:tr>
      <w:tr w:rsidR="00D63670" w:rsidRPr="00CE0420" w14:paraId="4D44F71E" w14:textId="77777777" w:rsidTr="005D6762">
        <w:tc>
          <w:tcPr>
            <w:tcW w:w="1668" w:type="dxa"/>
          </w:tcPr>
          <w:p w14:paraId="4CDE024C" w14:textId="77777777" w:rsidR="00D63670" w:rsidRPr="00CE0420" w:rsidRDefault="00D63670" w:rsidP="005D6762">
            <w:pPr>
              <w:pStyle w:val="aff"/>
            </w:pPr>
            <w:proofErr w:type="spellStart"/>
            <w:r>
              <w:t>PolicySet</w:t>
            </w:r>
            <w:proofErr w:type="spellEnd"/>
            <w:r>
              <w:t xml:space="preserve"> Name</w:t>
            </w:r>
          </w:p>
        </w:tc>
        <w:tc>
          <w:tcPr>
            <w:tcW w:w="8108" w:type="dxa"/>
          </w:tcPr>
          <w:p w14:paraId="7C0B017C" w14:textId="71412AD4" w:rsidR="00D63670" w:rsidRPr="008632C1" w:rsidRDefault="00F96162" w:rsidP="00475013">
            <w:pPr>
              <w:pStyle w:val="aff"/>
              <w:jc w:val="left"/>
            </w:pPr>
            <w:r w:rsidRPr="00F96162">
              <w:t xml:space="preserve">Name of the target </w:t>
            </w:r>
            <w:proofErr w:type="spellStart"/>
            <w:r w:rsidRPr="00F96162">
              <w:t>PolycySet</w:t>
            </w:r>
            <w:proofErr w:type="spellEnd"/>
            <w:r w:rsidRPr="00F96162">
              <w:t>.</w:t>
            </w:r>
          </w:p>
        </w:tc>
      </w:tr>
      <w:tr w:rsidR="00D63670" w:rsidRPr="00CE0420" w14:paraId="36E85408" w14:textId="77777777" w:rsidTr="005D6762">
        <w:tc>
          <w:tcPr>
            <w:tcW w:w="1668" w:type="dxa"/>
          </w:tcPr>
          <w:p w14:paraId="69C92A83" w14:textId="7DBF8E90" w:rsidR="00D63670" w:rsidRDefault="001334DE" w:rsidP="005D6762">
            <w:pPr>
              <w:pStyle w:val="aff"/>
            </w:pPr>
            <w:r>
              <w:t xml:space="preserve">Link </w:t>
            </w:r>
            <w:r w:rsidR="00D63670">
              <w:rPr>
                <w:rFonts w:hint="eastAsia"/>
              </w:rPr>
              <w:t>Workspace</w:t>
            </w:r>
          </w:p>
        </w:tc>
        <w:tc>
          <w:tcPr>
            <w:tcW w:w="8108" w:type="dxa"/>
          </w:tcPr>
          <w:p w14:paraId="6570E404" w14:textId="67A54B15" w:rsidR="00D63670" w:rsidRDefault="00F96162" w:rsidP="00475013">
            <w:pPr>
              <w:pStyle w:val="aff"/>
              <w:jc w:val="left"/>
            </w:pPr>
            <w:r w:rsidRPr="00F96162">
              <w:t xml:space="preserve">The name of the Workspace linked with the target </w:t>
            </w:r>
            <w:proofErr w:type="spellStart"/>
            <w:r w:rsidRPr="00F96162">
              <w:t>PolicySet</w:t>
            </w:r>
            <w:proofErr w:type="spellEnd"/>
            <w:r w:rsidRPr="00F96162">
              <w:t>.</w:t>
            </w:r>
          </w:p>
        </w:tc>
      </w:tr>
      <w:tr w:rsidR="00D63670" w:rsidRPr="00CE0420" w14:paraId="57E77A89" w14:textId="77777777" w:rsidTr="005D6762">
        <w:tc>
          <w:tcPr>
            <w:tcW w:w="1668" w:type="dxa"/>
          </w:tcPr>
          <w:p w14:paraId="09EC83F0" w14:textId="18E2E576" w:rsidR="00D63670" w:rsidRDefault="001334DE" w:rsidP="005D6762">
            <w:pPr>
              <w:pStyle w:val="aff"/>
            </w:pPr>
            <w:r>
              <w:rPr>
                <w:rFonts w:hint="eastAsia"/>
              </w:rPr>
              <w:t xml:space="preserve">Link </w:t>
            </w:r>
            <w:r w:rsidR="00D63670">
              <w:rPr>
                <w:rFonts w:hint="eastAsia"/>
              </w:rPr>
              <w:t>Policy</w:t>
            </w:r>
          </w:p>
        </w:tc>
        <w:tc>
          <w:tcPr>
            <w:tcW w:w="8108" w:type="dxa"/>
          </w:tcPr>
          <w:p w14:paraId="518E372C" w14:textId="4DB28FE7" w:rsidR="00D63670" w:rsidRDefault="00F96162" w:rsidP="00475013">
            <w:pPr>
              <w:pStyle w:val="aff"/>
              <w:jc w:val="left"/>
            </w:pPr>
            <w:r w:rsidRPr="00F96162">
              <w:t xml:space="preserve">The name of the Policy linked with the target </w:t>
            </w:r>
            <w:proofErr w:type="spellStart"/>
            <w:r w:rsidRPr="00F96162">
              <w:t>PolicySet</w:t>
            </w:r>
            <w:proofErr w:type="spellEnd"/>
            <w:r w:rsidRPr="00F96162">
              <w:t>.</w:t>
            </w:r>
          </w:p>
        </w:tc>
      </w:tr>
      <w:tr w:rsidR="00D63670" w:rsidRPr="00CE0420" w14:paraId="4C2D88D4" w14:textId="77777777" w:rsidTr="005D6762">
        <w:tc>
          <w:tcPr>
            <w:tcW w:w="1668" w:type="dxa"/>
          </w:tcPr>
          <w:p w14:paraId="6654B4A8" w14:textId="1BAB2E3F" w:rsidR="00D63670" w:rsidRPr="00CE0420" w:rsidRDefault="001334DE" w:rsidP="001334DE">
            <w:pPr>
              <w:pStyle w:val="aff"/>
              <w:jc w:val="left"/>
            </w:pPr>
            <w:r>
              <w:rPr>
                <w:rFonts w:hint="eastAsia"/>
              </w:rPr>
              <w:t>ITA registration status</w:t>
            </w:r>
          </w:p>
        </w:tc>
        <w:tc>
          <w:tcPr>
            <w:tcW w:w="8108" w:type="dxa"/>
          </w:tcPr>
          <w:p w14:paraId="752D7567" w14:textId="77777777" w:rsidR="00F96162" w:rsidRDefault="00F96162" w:rsidP="00475013">
            <w:pPr>
              <w:pStyle w:val="aff"/>
              <w:jc w:val="left"/>
            </w:pPr>
            <w:r>
              <w:t xml:space="preserve">If the target </w:t>
            </w:r>
            <w:proofErr w:type="spellStart"/>
            <w:r>
              <w:t>PolicySet</w:t>
            </w:r>
            <w:proofErr w:type="spellEnd"/>
            <w:r>
              <w:t xml:space="preserve"> Name is registered in </w:t>
            </w:r>
            <w:r w:rsidRPr="00F96162">
              <w:rPr>
                <w:u w:val="single"/>
              </w:rPr>
              <w:t xml:space="preserve">"6.2.7 </w:t>
            </w:r>
            <w:proofErr w:type="spellStart"/>
            <w:r w:rsidRPr="00F96162">
              <w:rPr>
                <w:u w:val="single"/>
              </w:rPr>
              <w:t>PolicySet</w:t>
            </w:r>
            <w:proofErr w:type="spellEnd"/>
            <w:r w:rsidRPr="00F96162">
              <w:rPr>
                <w:u w:val="single"/>
              </w:rPr>
              <w:t xml:space="preserve"> list"</w:t>
            </w:r>
            <w:r>
              <w:t>, it will be displayed as "Registered".</w:t>
            </w:r>
          </w:p>
          <w:p w14:paraId="5AA37788" w14:textId="6BFDE707" w:rsidR="00D63670" w:rsidRPr="00CE0420" w:rsidRDefault="00F96162" w:rsidP="00475013">
            <w:pPr>
              <w:pStyle w:val="aff"/>
              <w:jc w:val="left"/>
            </w:pPr>
            <w:r>
              <w:t>If it is not registered, it will be displayed as "Unregistered".</w:t>
            </w:r>
          </w:p>
        </w:tc>
      </w:tr>
      <w:tr w:rsidR="00D63670" w:rsidRPr="00CE0420" w14:paraId="6B2ECA92" w14:textId="77777777" w:rsidTr="005D6762">
        <w:tc>
          <w:tcPr>
            <w:tcW w:w="1668" w:type="dxa"/>
          </w:tcPr>
          <w:p w14:paraId="09E7007D" w14:textId="0D25E9B6" w:rsidR="00D63670" w:rsidRDefault="001334DE" w:rsidP="005D6762">
            <w:pPr>
              <w:pStyle w:val="aff"/>
            </w:pPr>
            <w:r w:rsidRPr="001334DE">
              <w:t>Delete/Unlink</w:t>
            </w:r>
          </w:p>
        </w:tc>
        <w:tc>
          <w:tcPr>
            <w:tcW w:w="8108" w:type="dxa"/>
          </w:tcPr>
          <w:p w14:paraId="130D03D5" w14:textId="77777777" w:rsidR="00935EFE" w:rsidRDefault="00935EFE" w:rsidP="00475013">
            <w:pPr>
              <w:pStyle w:val="aff"/>
              <w:jc w:val="left"/>
            </w:pPr>
            <w:r w:rsidRPr="00935EFE">
              <w:t xml:space="preserve">The "Delete" button is displayed for </w:t>
            </w:r>
            <w:proofErr w:type="spellStart"/>
            <w:r w:rsidRPr="00935EFE">
              <w:t>PolicySet</w:t>
            </w:r>
            <w:proofErr w:type="spellEnd"/>
            <w:r w:rsidRPr="00935EFE">
              <w:t xml:space="preserve"> Name and the "Un-link" button is displayed for linked Workspace and Policy.</w:t>
            </w:r>
          </w:p>
          <w:p w14:paraId="2F09E6AF" w14:textId="18236046" w:rsidR="00DB5E05" w:rsidRDefault="00DB5E05" w:rsidP="00475013">
            <w:pPr>
              <w:pStyle w:val="aff"/>
              <w:jc w:val="left"/>
            </w:pPr>
            <w:r w:rsidRPr="00DB5E05">
              <w:t xml:space="preserve">Clicking the "Delete" button will display a confirmation dialog box. Pressing OK will remove the target </w:t>
            </w:r>
            <w:proofErr w:type="spellStart"/>
            <w:r w:rsidRPr="00DB5E05">
              <w:t>PolicySet</w:t>
            </w:r>
            <w:proofErr w:type="spellEnd"/>
            <w:r w:rsidRPr="00DB5E05">
              <w:t xml:space="preserve"> from </w:t>
            </w:r>
            <w:r w:rsidR="003C684B">
              <w:t>Terraform</w:t>
            </w:r>
            <w:r w:rsidRPr="00DB5E05">
              <w:t>.</w:t>
            </w:r>
          </w:p>
          <w:p w14:paraId="290B8461" w14:textId="77777777" w:rsidR="00DB5E05" w:rsidRDefault="00DB5E05" w:rsidP="00475013">
            <w:pPr>
              <w:pStyle w:val="aff"/>
              <w:jc w:val="left"/>
            </w:pPr>
            <w:r w:rsidRPr="00DB5E05">
              <w:t xml:space="preserve">Clicking the "Un-link" button will display a confirmation dialog box. Pressing OK will remove the link to the target Workspace/Policy's </w:t>
            </w:r>
            <w:proofErr w:type="spellStart"/>
            <w:r w:rsidRPr="00DB5E05">
              <w:t>PolicySet</w:t>
            </w:r>
            <w:proofErr w:type="spellEnd"/>
            <w:r w:rsidRPr="00DB5E05">
              <w:t>.</w:t>
            </w:r>
          </w:p>
          <w:p w14:paraId="472B8233" w14:textId="4664ABEF" w:rsidR="00D63670" w:rsidRPr="00B97D7A" w:rsidRDefault="00935EFE" w:rsidP="00475013">
            <w:pPr>
              <w:pStyle w:val="aff"/>
              <w:jc w:val="left"/>
            </w:pPr>
            <w:r>
              <w:rPr>
                <w:rFonts w:hint="eastAsia"/>
                <w:color w:val="FF0000"/>
              </w:rPr>
              <w:t>※</w:t>
            </w:r>
            <w:r w:rsidRPr="00935EFE">
              <w:rPr>
                <w:color w:val="FF0000"/>
              </w:rPr>
              <w:t xml:space="preserve">Deleted </w:t>
            </w:r>
            <w:proofErr w:type="spellStart"/>
            <w:r w:rsidRPr="00935EFE">
              <w:rPr>
                <w:color w:val="FF0000"/>
              </w:rPr>
              <w:t>PolicySet</w:t>
            </w:r>
            <w:r w:rsidR="00C72B08">
              <w:rPr>
                <w:color w:val="FF0000"/>
              </w:rPr>
              <w:t>s</w:t>
            </w:r>
            <w:proofErr w:type="spellEnd"/>
            <w:r w:rsidRPr="00935EFE">
              <w:rPr>
                <w:color w:val="FF0000"/>
              </w:rPr>
              <w:t xml:space="preserve"> cannot be restored.</w:t>
            </w:r>
          </w:p>
        </w:tc>
      </w:tr>
    </w:tbl>
    <w:p w14:paraId="6693E97F" w14:textId="5BDA5B12" w:rsidR="007838F4" w:rsidRPr="00CE0420" w:rsidRDefault="007838F4" w:rsidP="007838F4"/>
    <w:p w14:paraId="14C17C03" w14:textId="714FC5B5" w:rsidR="00E84364" w:rsidRDefault="00B614C6" w:rsidP="00B614C6">
      <w:pPr>
        <w:pStyle w:val="1"/>
      </w:pPr>
      <w:bookmarkStart w:id="907" w:name="_Toc105604744"/>
      <w:r w:rsidRPr="00B614C6">
        <w:lastRenderedPageBreak/>
        <w:t>How to write construction code</w:t>
      </w:r>
      <w:bookmarkEnd w:id="907"/>
    </w:p>
    <w:p w14:paraId="15E3A861" w14:textId="36A7097D" w:rsidR="00EF6596" w:rsidRPr="00EF6596" w:rsidRDefault="00B614C6" w:rsidP="00EF6596">
      <w:r w:rsidRPr="00B614C6">
        <w:t>Describes the description of Module and Policy in Terraform driver.</w:t>
      </w:r>
    </w:p>
    <w:p w14:paraId="5DBF2B99" w14:textId="6E036199" w:rsidR="008D405E" w:rsidRPr="001F74C7" w:rsidRDefault="00F34DF6" w:rsidP="007A1101">
      <w:pPr>
        <w:pStyle w:val="20"/>
      </w:pPr>
      <w:bookmarkStart w:id="908" w:name="_Ref493595916"/>
      <w:bookmarkStart w:id="909" w:name="_Ref493595917"/>
      <w:bookmarkStart w:id="910" w:name="Moduleの記述"/>
      <w:bookmarkStart w:id="911" w:name="_Toc105604745"/>
      <w:r>
        <w:t>Module d</w:t>
      </w:r>
      <w:r w:rsidR="00B614C6" w:rsidRPr="001F74C7">
        <w:t>escription</w:t>
      </w:r>
      <w:bookmarkEnd w:id="908"/>
      <w:bookmarkEnd w:id="909"/>
      <w:bookmarkEnd w:id="911"/>
    </w:p>
    <w:bookmarkEnd w:id="910"/>
    <w:p w14:paraId="27CD25E5" w14:textId="3B42CE7E" w:rsidR="00776054" w:rsidRDefault="006848E8" w:rsidP="003D71B2">
      <w:pPr>
        <w:ind w:leftChars="200" w:left="420"/>
        <w:jc w:val="left"/>
      </w:pPr>
      <w:r w:rsidRPr="006848E8">
        <w:t xml:space="preserve">Module files are written in </w:t>
      </w:r>
      <w:proofErr w:type="spellStart"/>
      <w:r w:rsidRPr="006848E8">
        <w:t>HashiCorp's</w:t>
      </w:r>
      <w:proofErr w:type="spellEnd"/>
      <w:r w:rsidRPr="006848E8">
        <w:t xml:space="preserve"> own language called HCL (</w:t>
      </w:r>
      <w:proofErr w:type="spellStart"/>
      <w:r w:rsidRPr="006848E8">
        <w:t>HashiCorp</w:t>
      </w:r>
      <w:proofErr w:type="spellEnd"/>
      <w:r w:rsidRPr="006848E8">
        <w:t xml:space="preserve"> Configuration Language).</w:t>
      </w:r>
    </w:p>
    <w:p w14:paraId="72DB1C55" w14:textId="0C513F75" w:rsidR="003E4AAA" w:rsidRDefault="003E4AAA" w:rsidP="003E4AAA">
      <w:pPr>
        <w:ind w:leftChars="200" w:left="420"/>
      </w:pPr>
    </w:p>
    <w:p w14:paraId="23FC2354" w14:textId="6A0847E6" w:rsidR="003E4AAA" w:rsidRDefault="006848E8" w:rsidP="003D71B2">
      <w:pPr>
        <w:ind w:leftChars="200" w:left="420"/>
        <w:jc w:val="left"/>
      </w:pPr>
      <w:r>
        <w:t>F</w:t>
      </w:r>
      <w:r w:rsidRPr="006848E8">
        <w:t>or more information on HCL, see the Terraform product documentation.</w:t>
      </w:r>
    </w:p>
    <w:p w14:paraId="1F199CD2" w14:textId="2FC6B571" w:rsidR="00E17831" w:rsidRDefault="00E17831" w:rsidP="00E17831"/>
    <w:p w14:paraId="6455AD9A" w14:textId="3175B792" w:rsidR="00F704C1" w:rsidRPr="001F74C7" w:rsidRDefault="00F34DF6" w:rsidP="007A1101">
      <w:pPr>
        <w:pStyle w:val="20"/>
      </w:pPr>
      <w:bookmarkStart w:id="912" w:name="_対話ファイル（Ansible-Pioneer）の記述"/>
      <w:bookmarkStart w:id="913" w:name="_読替表（Ansible_Legacy_Roleのみ）の記述"/>
      <w:bookmarkStart w:id="914" w:name="_読替表（Ansible-Legacy_Roleのみ）の記述"/>
      <w:bookmarkStart w:id="915" w:name="_BackYardコンテンツ"/>
      <w:bookmarkStart w:id="916" w:name="_Toc496026318"/>
      <w:bookmarkStart w:id="917" w:name="_Toc489014126"/>
      <w:bookmarkStart w:id="918" w:name="_Toc105604746"/>
      <w:bookmarkEnd w:id="902"/>
      <w:bookmarkEnd w:id="912"/>
      <w:bookmarkEnd w:id="913"/>
      <w:bookmarkEnd w:id="914"/>
      <w:bookmarkEnd w:id="915"/>
      <w:r>
        <w:t>Policy d</w:t>
      </w:r>
      <w:r w:rsidR="00D20C12" w:rsidRPr="001F74C7">
        <w:t>escription</w:t>
      </w:r>
      <w:bookmarkEnd w:id="918"/>
    </w:p>
    <w:p w14:paraId="4DBF6C5B" w14:textId="20CD7637" w:rsidR="003E4AAA" w:rsidRDefault="0037694F" w:rsidP="003E4AAA">
      <w:pPr>
        <w:ind w:leftChars="200" w:left="420"/>
      </w:pPr>
      <w:r w:rsidRPr="0037694F">
        <w:t xml:space="preserve">The Policy file is written in </w:t>
      </w:r>
      <w:proofErr w:type="spellStart"/>
      <w:r w:rsidRPr="0037694F">
        <w:t>HashiCorp's</w:t>
      </w:r>
      <w:proofErr w:type="spellEnd"/>
      <w:r w:rsidRPr="0037694F">
        <w:t xml:space="preserve"> own language called Sentinelese language.</w:t>
      </w:r>
    </w:p>
    <w:p w14:paraId="43ACD03D" w14:textId="77777777" w:rsidR="003E4AAA" w:rsidRDefault="003E4AAA" w:rsidP="003E4AAA">
      <w:pPr>
        <w:ind w:leftChars="200" w:left="420"/>
      </w:pPr>
    </w:p>
    <w:p w14:paraId="62C09B32" w14:textId="77777777" w:rsidR="009D5212" w:rsidRDefault="0037694F" w:rsidP="009D5212">
      <w:pPr>
        <w:ind w:leftChars="200" w:left="420"/>
      </w:pPr>
      <w:r w:rsidRPr="0037694F">
        <w:t xml:space="preserve">For more information on the Sentinel language, see the </w:t>
      </w:r>
      <w:r w:rsidR="009D5212">
        <w:t>Terraform product documentation.</w:t>
      </w:r>
    </w:p>
    <w:p w14:paraId="68DBD3C3" w14:textId="77777777" w:rsidR="009D5212" w:rsidRDefault="009D5212" w:rsidP="009D5212"/>
    <w:p w14:paraId="4AD7E656" w14:textId="75819EB5" w:rsidR="001F74C7" w:rsidRDefault="009D5212" w:rsidP="007A1101">
      <w:pPr>
        <w:pStyle w:val="20"/>
      </w:pPr>
      <w:bookmarkStart w:id="919" w:name="_Toc105604747"/>
      <w:proofErr w:type="spellStart"/>
      <w:r>
        <w:t>BackYard</w:t>
      </w:r>
      <w:proofErr w:type="spellEnd"/>
      <w:r>
        <w:t xml:space="preserve"> Content</w:t>
      </w:r>
      <w:bookmarkEnd w:id="919"/>
    </w:p>
    <w:p w14:paraId="1D475313" w14:textId="7F3E20B2" w:rsidR="008E64F6" w:rsidRPr="008E64F6" w:rsidRDefault="008E64F6" w:rsidP="004E2AB4">
      <w:pPr>
        <w:pStyle w:val="aff0"/>
        <w:numPr>
          <w:ilvl w:val="0"/>
          <w:numId w:val="38"/>
        </w:numPr>
        <w:rPr>
          <w:b/>
        </w:rPr>
      </w:pPr>
      <w:r>
        <w:rPr>
          <w:b/>
        </w:rPr>
        <w:t>A</w:t>
      </w:r>
      <w:r w:rsidR="00FC7F26" w:rsidRPr="00FC7F26">
        <w:rPr>
          <w:b/>
        </w:rPr>
        <w:t>ut</w:t>
      </w:r>
      <w:r w:rsidR="009F10CA">
        <w:rPr>
          <w:b/>
        </w:rPr>
        <w:t xml:space="preserve">omatic </w:t>
      </w:r>
      <w:r>
        <w:rPr>
          <w:b/>
        </w:rPr>
        <w:t xml:space="preserve">variable </w:t>
      </w:r>
      <w:r w:rsidR="009F10CA">
        <w:rPr>
          <w:b/>
        </w:rPr>
        <w:t>registration</w:t>
      </w:r>
    </w:p>
    <w:p w14:paraId="544AC429" w14:textId="77777777" w:rsidR="008E64F6" w:rsidRDefault="008E64F6" w:rsidP="008E64F6">
      <w:pPr>
        <w:pStyle w:val="aff0"/>
        <w:ind w:left="709"/>
        <w:jc w:val="left"/>
      </w:pPr>
      <w:r>
        <w:t>This function extracts variables from the Module files registered in "</w:t>
      </w:r>
      <w:r w:rsidRPr="00E83636">
        <w:rPr>
          <w:u w:val="single"/>
        </w:rPr>
        <w:t>6.2.5 Module files</w:t>
      </w:r>
      <w:r>
        <w:t>".</w:t>
      </w:r>
    </w:p>
    <w:p w14:paraId="535444F1" w14:textId="77777777" w:rsidR="008E64F6" w:rsidRDefault="008E64F6" w:rsidP="008E64F6">
      <w:pPr>
        <w:pStyle w:val="aff0"/>
        <w:ind w:left="709"/>
        <w:jc w:val="left"/>
      </w:pPr>
      <w:r>
        <w:t>Please refer to "</w:t>
      </w:r>
      <w:r w:rsidRPr="00E83636">
        <w:rPr>
          <w:u w:val="single"/>
        </w:rPr>
        <w:t>2.1 Variable types</w:t>
      </w:r>
      <w:r>
        <w:t>" for more information regarding "Variable extraction rules".</w:t>
      </w:r>
    </w:p>
    <w:p w14:paraId="6D725969" w14:textId="690C1396" w:rsidR="00FC7F26" w:rsidRDefault="008E64F6" w:rsidP="008E64F6">
      <w:pPr>
        <w:pStyle w:val="aff0"/>
        <w:ind w:left="709"/>
        <w:jc w:val="left"/>
      </w:pPr>
      <w:r>
        <w:t>Additionally, the timing of the extraction depends on the startup cycle of the "Automatic Terraform Variables Registration" process</w:t>
      </w:r>
      <w:r w:rsidR="00FC7F26" w:rsidRPr="00FC7F26">
        <w:t>.</w:t>
      </w:r>
    </w:p>
    <w:p w14:paraId="0CD1574E" w14:textId="6E478A34" w:rsidR="009F10CA" w:rsidRDefault="00CA466B" w:rsidP="004E2AB4">
      <w:pPr>
        <w:pStyle w:val="aff0"/>
        <w:numPr>
          <w:ilvl w:val="0"/>
          <w:numId w:val="38"/>
        </w:numPr>
        <w:rPr>
          <w:b/>
        </w:rPr>
      </w:pPr>
      <w:r w:rsidRPr="00CA466B">
        <w:rPr>
          <w:b/>
        </w:rPr>
        <w:t>Automatic Substitute Value Registration Settings</w:t>
      </w:r>
    </w:p>
    <w:p w14:paraId="112122B4" w14:textId="77777777" w:rsidR="00CA466B" w:rsidRDefault="00CA466B" w:rsidP="00A04A0C">
      <w:pPr>
        <w:pStyle w:val="aff0"/>
        <w:ind w:left="709"/>
        <w:jc w:val="left"/>
      </w:pPr>
      <w:r w:rsidRPr="00CA466B">
        <w:t xml:space="preserve">The Information from the movement and variables linked to the set values of Operation </w:t>
      </w:r>
      <w:proofErr w:type="spellStart"/>
      <w:r w:rsidRPr="00CA466B">
        <w:t>itens</w:t>
      </w:r>
      <w:proofErr w:type="spellEnd"/>
      <w:r w:rsidRPr="00CA466B">
        <w:t xml:space="preserve"> in the target parameter sheets is reflected in the Substitute Value list.</w:t>
      </w:r>
    </w:p>
    <w:p w14:paraId="02A2CC2D" w14:textId="049D0E56" w:rsidR="00F556AE" w:rsidRPr="00F556AE" w:rsidRDefault="00CA466B" w:rsidP="00A04A0C">
      <w:pPr>
        <w:pStyle w:val="aff0"/>
        <w:ind w:left="709"/>
        <w:jc w:val="left"/>
      </w:pPr>
      <w:r w:rsidRPr="00CA466B">
        <w:t>The timing of the extraction depends on the startup cycle of the "Terraform Auto</w:t>
      </w:r>
      <w:r>
        <w:t xml:space="preserve"> Registration Settings" process</w:t>
      </w:r>
      <w:r w:rsidR="00F556AE" w:rsidRPr="00F556AE">
        <w:t>.</w:t>
      </w:r>
    </w:p>
    <w:p w14:paraId="4B1FF93B" w14:textId="4460E377" w:rsidR="00F556AE" w:rsidRPr="00F556AE" w:rsidRDefault="00CA466B" w:rsidP="00A04A0C">
      <w:pPr>
        <w:pStyle w:val="aff0"/>
        <w:ind w:left="709"/>
        <w:jc w:val="left"/>
      </w:pPr>
      <w:r w:rsidRPr="00CA466B">
        <w:t>The Substitute value list can be updated by multiple operators. If the last update was performed by another ope</w:t>
      </w:r>
      <w:r>
        <w:t>rator, it will not be reflected</w:t>
      </w:r>
      <w:r w:rsidR="00F556AE" w:rsidRPr="00F556AE">
        <w:t>.</w:t>
      </w:r>
    </w:p>
    <w:p w14:paraId="291469D1" w14:textId="0FBD9907" w:rsidR="00E17831" w:rsidRDefault="00CA466B" w:rsidP="00CA466B">
      <w:pPr>
        <w:ind w:leftChars="350" w:left="735"/>
      </w:pPr>
      <w:r w:rsidRPr="00CA466B">
        <w:t>If you want to reflect the data of the Automatic Substitute value registration settings, please delete the corresponding reco</w:t>
      </w:r>
      <w:r>
        <w:t>rd in the Substitute Value list</w:t>
      </w:r>
      <w:r w:rsidR="006F62ED" w:rsidRPr="006F62ED">
        <w:t>.</w:t>
      </w:r>
    </w:p>
    <w:p w14:paraId="6633A4EA" w14:textId="439AEDFC" w:rsidR="009D5212" w:rsidRDefault="009D5212" w:rsidP="009D5212">
      <w:pPr>
        <w:widowControl/>
        <w:jc w:val="left"/>
      </w:pPr>
      <w:r>
        <w:br w:type="page"/>
      </w:r>
    </w:p>
    <w:p w14:paraId="29A8A8AD" w14:textId="1F35A0BC" w:rsidR="00A321F9" w:rsidRDefault="00A321F9" w:rsidP="009D5212">
      <w:pPr>
        <w:widowControl/>
        <w:jc w:val="left"/>
      </w:pPr>
      <w:r>
        <w:lastRenderedPageBreak/>
        <w:t xml:space="preserve">  </w:t>
      </w:r>
      <w:r w:rsidRPr="00A321F9">
        <w:t>The rules for reflecting the subst</w:t>
      </w:r>
      <w:r>
        <w:t>itution value list are written</w:t>
      </w:r>
      <w:r w:rsidRPr="00A321F9">
        <w:t xml:space="preserve"> below.</w:t>
      </w:r>
    </w:p>
    <w:p w14:paraId="77598095" w14:textId="590E929B" w:rsidR="006F62ED" w:rsidRDefault="006F62ED" w:rsidP="004E2AB4">
      <w:pPr>
        <w:pStyle w:val="aff0"/>
        <w:numPr>
          <w:ilvl w:val="0"/>
          <w:numId w:val="39"/>
        </w:numPr>
        <w:jc w:val="left"/>
        <w:rPr>
          <w:b/>
        </w:rPr>
      </w:pPr>
      <w:r w:rsidRPr="006F62ED">
        <w:rPr>
          <w:b/>
        </w:rPr>
        <w:t>When the</w:t>
      </w:r>
      <w:r w:rsidR="00694D26">
        <w:rPr>
          <w:b/>
        </w:rPr>
        <w:t xml:space="preserve"> information registered in the S</w:t>
      </w:r>
      <w:r w:rsidRPr="006F62ED">
        <w:rPr>
          <w:b/>
        </w:rPr>
        <w:t>ubstitution value automatic re</w:t>
      </w:r>
      <w:r w:rsidR="00694D26">
        <w:rPr>
          <w:b/>
        </w:rPr>
        <w:t>gistration is reflected in the S</w:t>
      </w:r>
      <w:r w:rsidRPr="006F62ED">
        <w:rPr>
          <w:b/>
        </w:rPr>
        <w:t>ubstitution value list</w:t>
      </w:r>
    </w:p>
    <w:tbl>
      <w:tblPr>
        <w:tblpPr w:leftFromText="142" w:rightFromText="142" w:vertAnchor="text" w:horzAnchor="margin" w:tblpXSpec="center" w:tblpY="53"/>
        <w:tblOverlap w:val="never"/>
        <w:tblW w:w="9030" w:type="dxa"/>
        <w:tblCellMar>
          <w:left w:w="99" w:type="dxa"/>
          <w:right w:w="99" w:type="dxa"/>
        </w:tblCellMar>
        <w:tblLook w:val="04A0" w:firstRow="1" w:lastRow="0" w:firstColumn="1" w:lastColumn="0" w:noHBand="0" w:noVBand="1"/>
      </w:tblPr>
      <w:tblGrid>
        <w:gridCol w:w="1517"/>
        <w:gridCol w:w="1701"/>
        <w:gridCol w:w="1056"/>
        <w:gridCol w:w="1520"/>
        <w:gridCol w:w="1312"/>
        <w:gridCol w:w="1924"/>
      </w:tblGrid>
      <w:tr w:rsidR="003932AB" w:rsidRPr="00860732" w14:paraId="41CC0B49" w14:textId="77777777" w:rsidTr="005D6762">
        <w:trPr>
          <w:trHeight w:val="270"/>
        </w:trPr>
        <w:tc>
          <w:tcPr>
            <w:tcW w:w="1517" w:type="dxa"/>
            <w:vMerge w:val="restart"/>
            <w:tcBorders>
              <w:top w:val="single" w:sz="4" w:space="0" w:color="auto"/>
              <w:left w:val="single" w:sz="4" w:space="0" w:color="auto"/>
              <w:bottom w:val="single" w:sz="4" w:space="0" w:color="auto"/>
              <w:right w:val="single" w:sz="4" w:space="0" w:color="auto"/>
            </w:tcBorders>
            <w:shd w:val="clear" w:color="auto" w:fill="002B62"/>
            <w:noWrap/>
            <w:vAlign w:val="center"/>
            <w:hideMark/>
          </w:tcPr>
          <w:p w14:paraId="4005DBA4" w14:textId="5B9BD56A" w:rsidR="003932AB" w:rsidRPr="00BE116F" w:rsidRDefault="00766561" w:rsidP="005D6762">
            <w:pPr>
              <w:widowControl/>
              <w:jc w:val="center"/>
              <w:rPr>
                <w:b/>
                <w:color w:val="FFFFFF" w:themeColor="background1"/>
                <w:sz w:val="18"/>
                <w:szCs w:val="14"/>
              </w:rPr>
            </w:pPr>
            <w:r w:rsidRPr="00BE116F">
              <w:rPr>
                <w:b/>
                <w:color w:val="FFFFFF" w:themeColor="background1"/>
                <w:sz w:val="18"/>
                <w:szCs w:val="14"/>
              </w:rPr>
              <w:t>Substitution value list status</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002B62"/>
            <w:vAlign w:val="center"/>
          </w:tcPr>
          <w:p w14:paraId="7F9C0407" w14:textId="6765367F" w:rsidR="003932AB" w:rsidRPr="00BE116F" w:rsidRDefault="00C955EA" w:rsidP="005D6762">
            <w:pPr>
              <w:widowControl/>
              <w:jc w:val="center"/>
              <w:rPr>
                <w:rFonts w:ascii="ＭＳ Ｐゴシック" w:eastAsia="ＭＳ Ｐゴシック" w:hAnsi="ＭＳ Ｐゴシック" w:cs="ＭＳ Ｐゴシック"/>
                <w:b/>
                <w:color w:val="FFFFFF" w:themeColor="background1"/>
                <w:kern w:val="0"/>
                <w:sz w:val="18"/>
                <w:szCs w:val="14"/>
              </w:rPr>
            </w:pPr>
            <w:r w:rsidRPr="00BE116F">
              <w:rPr>
                <w:rFonts w:ascii="ＭＳ Ｐゴシック" w:eastAsia="ＭＳ Ｐゴシック" w:hAnsi="ＭＳ Ｐゴシック" w:cs="ＭＳ Ｐゴシック"/>
                <w:b/>
                <w:color w:val="FFFFFF" w:themeColor="background1"/>
                <w:kern w:val="0"/>
                <w:sz w:val="18"/>
                <w:szCs w:val="14"/>
              </w:rPr>
              <w:t>Without applicable record</w:t>
            </w:r>
          </w:p>
        </w:tc>
        <w:tc>
          <w:tcPr>
            <w:tcW w:w="3888" w:type="dxa"/>
            <w:gridSpan w:val="3"/>
            <w:tcBorders>
              <w:top w:val="single" w:sz="4" w:space="0" w:color="auto"/>
              <w:left w:val="nil"/>
              <w:bottom w:val="single" w:sz="4" w:space="0" w:color="auto"/>
              <w:right w:val="single" w:sz="4" w:space="0" w:color="auto"/>
            </w:tcBorders>
            <w:shd w:val="clear" w:color="auto" w:fill="002B62"/>
            <w:noWrap/>
            <w:vAlign w:val="center"/>
            <w:hideMark/>
          </w:tcPr>
          <w:p w14:paraId="1F536CD1" w14:textId="61938996" w:rsidR="003932AB" w:rsidRPr="00BE116F" w:rsidRDefault="00C955EA" w:rsidP="005D6762">
            <w:pPr>
              <w:widowControl/>
              <w:jc w:val="center"/>
              <w:rPr>
                <w:rFonts w:ascii="ＭＳ Ｐゴシック" w:eastAsia="ＭＳ Ｐゴシック" w:hAnsi="ＭＳ Ｐゴシック" w:cs="ＭＳ Ｐゴシック"/>
                <w:b/>
                <w:color w:val="FFFFFF" w:themeColor="background1"/>
                <w:kern w:val="0"/>
                <w:sz w:val="18"/>
                <w:szCs w:val="14"/>
              </w:rPr>
            </w:pPr>
            <w:r w:rsidRPr="00BE116F">
              <w:rPr>
                <w:rFonts w:ascii="ＭＳ Ｐゴシック" w:eastAsia="ＭＳ Ｐゴシック" w:hAnsi="ＭＳ Ｐゴシック" w:cs="ＭＳ Ｐゴシック"/>
                <w:b/>
                <w:color w:val="FFFFFF" w:themeColor="background1"/>
                <w:kern w:val="0"/>
                <w:sz w:val="18"/>
                <w:szCs w:val="14"/>
              </w:rPr>
              <w:t>With applicable record</w:t>
            </w:r>
          </w:p>
        </w:tc>
        <w:tc>
          <w:tcPr>
            <w:tcW w:w="1924" w:type="dxa"/>
            <w:vMerge w:val="restart"/>
            <w:tcBorders>
              <w:top w:val="single" w:sz="4" w:space="0" w:color="auto"/>
              <w:left w:val="single" w:sz="4" w:space="0" w:color="auto"/>
              <w:bottom w:val="single" w:sz="4" w:space="0" w:color="auto"/>
              <w:right w:val="single" w:sz="4" w:space="0" w:color="auto"/>
            </w:tcBorders>
            <w:shd w:val="clear" w:color="auto" w:fill="002B62"/>
            <w:noWrap/>
            <w:vAlign w:val="center"/>
            <w:hideMark/>
          </w:tcPr>
          <w:p w14:paraId="48CB7ECB" w14:textId="6CA7B8AA" w:rsidR="003932AB" w:rsidRPr="00860732" w:rsidRDefault="00B6544B" w:rsidP="005D6762">
            <w:pPr>
              <w:widowControl/>
              <w:jc w:val="center"/>
              <w:rPr>
                <w:rFonts w:ascii="ＭＳ Ｐゴシック" w:eastAsia="ＭＳ Ｐゴシック" w:hAnsi="ＭＳ Ｐゴシック" w:cs="ＭＳ Ｐゴシック"/>
                <w:b/>
                <w:color w:val="FFFFFF" w:themeColor="background1"/>
                <w:kern w:val="0"/>
                <w:sz w:val="18"/>
                <w:szCs w:val="14"/>
              </w:rPr>
            </w:pPr>
            <w:r w:rsidRPr="00B6544B">
              <w:rPr>
                <w:rFonts w:ascii="ＭＳ Ｐゴシック" w:eastAsia="ＭＳ Ｐゴシック" w:hAnsi="ＭＳ Ｐゴシック" w:cs="ＭＳ Ｐゴシック"/>
                <w:b/>
                <w:color w:val="FFFFFF" w:themeColor="background1"/>
                <w:kern w:val="0"/>
                <w:sz w:val="18"/>
                <w:szCs w:val="14"/>
              </w:rPr>
              <w:t>Record abolishing</w:t>
            </w:r>
          </w:p>
        </w:tc>
      </w:tr>
      <w:tr w:rsidR="003932AB" w:rsidRPr="00860732" w14:paraId="02C50948" w14:textId="77777777" w:rsidTr="005D6762">
        <w:trPr>
          <w:trHeight w:val="270"/>
        </w:trPr>
        <w:tc>
          <w:tcPr>
            <w:tcW w:w="1517"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4BD9CBAE" w14:textId="77777777" w:rsidR="003932AB" w:rsidRPr="00BE116F" w:rsidRDefault="003932AB" w:rsidP="005D6762">
            <w:pPr>
              <w:widowControl/>
              <w:jc w:val="left"/>
              <w:rPr>
                <w:rFonts w:ascii="ＭＳ Ｐゴシック" w:eastAsia="ＭＳ Ｐゴシック" w:hAnsi="ＭＳ Ｐゴシック" w:cs="ＭＳ Ｐゴシック"/>
                <w:b/>
                <w:color w:val="000000"/>
                <w:kern w:val="0"/>
                <w:sz w:val="18"/>
                <w:szCs w:val="14"/>
              </w:rPr>
            </w:pPr>
          </w:p>
        </w:tc>
        <w:tc>
          <w:tcPr>
            <w:tcW w:w="1701" w:type="dxa"/>
            <w:vMerge/>
            <w:tcBorders>
              <w:top w:val="single" w:sz="4" w:space="0" w:color="auto"/>
              <w:left w:val="single" w:sz="4" w:space="0" w:color="auto"/>
              <w:bottom w:val="single" w:sz="4" w:space="0" w:color="auto"/>
              <w:right w:val="single" w:sz="4" w:space="0" w:color="auto"/>
            </w:tcBorders>
            <w:shd w:val="clear" w:color="auto" w:fill="002B62"/>
            <w:vAlign w:val="center"/>
          </w:tcPr>
          <w:p w14:paraId="7D67BC15" w14:textId="77777777" w:rsidR="003932AB" w:rsidRPr="00BE116F" w:rsidRDefault="003932AB" w:rsidP="005D6762">
            <w:pPr>
              <w:widowControl/>
              <w:jc w:val="left"/>
              <w:rPr>
                <w:rFonts w:ascii="ＭＳ Ｐゴシック" w:eastAsia="ＭＳ Ｐゴシック" w:hAnsi="ＭＳ Ｐゴシック" w:cs="ＭＳ Ｐゴシック"/>
                <w:b/>
                <w:color w:val="000000"/>
                <w:kern w:val="0"/>
                <w:sz w:val="18"/>
                <w:szCs w:val="14"/>
              </w:rPr>
            </w:pPr>
          </w:p>
        </w:tc>
        <w:tc>
          <w:tcPr>
            <w:tcW w:w="1056" w:type="dxa"/>
            <w:vMerge w:val="restart"/>
            <w:tcBorders>
              <w:top w:val="nil"/>
              <w:left w:val="single" w:sz="4" w:space="0" w:color="auto"/>
              <w:bottom w:val="single" w:sz="4" w:space="0" w:color="auto"/>
              <w:right w:val="single" w:sz="4" w:space="0" w:color="auto"/>
            </w:tcBorders>
            <w:shd w:val="clear" w:color="auto" w:fill="002B62"/>
            <w:noWrap/>
            <w:vAlign w:val="center"/>
            <w:hideMark/>
          </w:tcPr>
          <w:p w14:paraId="0FA764B9" w14:textId="6F6AC282" w:rsidR="003932AB" w:rsidRPr="00BE116F" w:rsidRDefault="003932AB" w:rsidP="005D6762">
            <w:pPr>
              <w:widowControl/>
              <w:jc w:val="center"/>
              <w:rPr>
                <w:rFonts w:ascii="ＭＳ Ｐゴシック" w:eastAsia="ＭＳ Ｐゴシック" w:hAnsi="ＭＳ Ｐゴシック" w:cs="ＭＳ Ｐゴシック"/>
                <w:b/>
                <w:color w:val="FFFFFF" w:themeColor="background1"/>
                <w:kern w:val="0"/>
                <w:sz w:val="18"/>
                <w:szCs w:val="14"/>
              </w:rPr>
            </w:pPr>
            <w:r w:rsidRPr="00BE116F">
              <w:rPr>
                <w:rFonts w:ascii="ＭＳ Ｐゴシック" w:eastAsia="ＭＳ Ｐゴシック" w:hAnsi="ＭＳ Ｐゴシック" w:cs="ＭＳ Ｐゴシック" w:hint="eastAsia"/>
                <w:b/>
                <w:color w:val="FFFFFF" w:themeColor="background1"/>
                <w:kern w:val="0"/>
                <w:sz w:val="18"/>
                <w:szCs w:val="14"/>
              </w:rPr>
              <w:t>=</w:t>
            </w:r>
            <w:r w:rsidR="00664CCC" w:rsidRPr="00BE116F">
              <w:rPr>
                <w:b/>
              </w:rPr>
              <w:t xml:space="preserve"> </w:t>
            </w:r>
            <w:r w:rsidR="00664CCC" w:rsidRPr="00BE116F">
              <w:rPr>
                <w:rFonts w:ascii="ＭＳ Ｐゴシック" w:eastAsia="ＭＳ Ｐゴシック" w:hAnsi="ＭＳ Ｐゴシック" w:cs="ＭＳ Ｐゴシック"/>
                <w:b/>
                <w:color w:val="FFFFFF" w:themeColor="background1"/>
                <w:kern w:val="0"/>
                <w:sz w:val="18"/>
                <w:szCs w:val="14"/>
              </w:rPr>
              <w:t>Specific value</w:t>
            </w:r>
          </w:p>
        </w:tc>
        <w:tc>
          <w:tcPr>
            <w:tcW w:w="2832" w:type="dxa"/>
            <w:gridSpan w:val="2"/>
            <w:tcBorders>
              <w:top w:val="single" w:sz="4" w:space="0" w:color="auto"/>
              <w:left w:val="nil"/>
              <w:bottom w:val="single" w:sz="4" w:space="0" w:color="auto"/>
              <w:right w:val="single" w:sz="4" w:space="0" w:color="auto"/>
            </w:tcBorders>
            <w:shd w:val="clear" w:color="auto" w:fill="002B62"/>
            <w:noWrap/>
            <w:vAlign w:val="center"/>
            <w:hideMark/>
          </w:tcPr>
          <w:p w14:paraId="23CFC0AF" w14:textId="4BB7776B" w:rsidR="003932AB" w:rsidRPr="00BE116F" w:rsidRDefault="00664CCC" w:rsidP="005D6762">
            <w:pPr>
              <w:widowControl/>
              <w:jc w:val="center"/>
              <w:rPr>
                <w:rFonts w:ascii="ＭＳ Ｐゴシック" w:eastAsia="ＭＳ Ｐゴシック" w:hAnsi="ＭＳ Ｐゴシック" w:cs="ＭＳ Ｐゴシック"/>
                <w:b/>
                <w:color w:val="FFFFFF" w:themeColor="background1"/>
                <w:kern w:val="0"/>
                <w:sz w:val="18"/>
                <w:szCs w:val="14"/>
              </w:rPr>
            </w:pPr>
            <w:r w:rsidRPr="00BE116F">
              <w:rPr>
                <w:rFonts w:ascii="ＭＳ Ｐゴシック" w:eastAsia="ＭＳ Ｐゴシック" w:hAnsi="ＭＳ Ｐゴシック" w:cs="ＭＳ Ｐゴシック" w:hint="eastAsia"/>
                <w:b/>
                <w:color w:val="FFFFFF" w:themeColor="background1"/>
                <w:kern w:val="0"/>
                <w:sz w:val="18"/>
                <w:szCs w:val="14"/>
              </w:rPr>
              <w:t>≠</w:t>
            </w:r>
            <w:r w:rsidRPr="00BE116F">
              <w:rPr>
                <w:b/>
              </w:rPr>
              <w:t xml:space="preserve"> </w:t>
            </w:r>
            <w:r w:rsidRPr="00BE116F">
              <w:rPr>
                <w:rFonts w:ascii="ＭＳ Ｐゴシック" w:eastAsia="ＭＳ Ｐゴシック" w:hAnsi="ＭＳ Ｐゴシック" w:cs="ＭＳ Ｐゴシック"/>
                <w:b/>
                <w:color w:val="FFFFFF" w:themeColor="background1"/>
                <w:kern w:val="0"/>
                <w:sz w:val="18"/>
                <w:szCs w:val="14"/>
              </w:rPr>
              <w:t>Specific value</w:t>
            </w:r>
          </w:p>
        </w:tc>
        <w:tc>
          <w:tcPr>
            <w:tcW w:w="1924"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741FCB3E" w14:textId="77777777" w:rsidR="003932AB" w:rsidRPr="00860732" w:rsidRDefault="003932AB" w:rsidP="005D6762">
            <w:pPr>
              <w:widowControl/>
              <w:jc w:val="left"/>
              <w:rPr>
                <w:rFonts w:ascii="ＭＳ Ｐゴシック" w:eastAsia="ＭＳ Ｐゴシック" w:hAnsi="ＭＳ Ｐゴシック" w:cs="ＭＳ Ｐゴシック"/>
                <w:color w:val="000000"/>
                <w:kern w:val="0"/>
                <w:sz w:val="18"/>
                <w:szCs w:val="14"/>
              </w:rPr>
            </w:pPr>
          </w:p>
        </w:tc>
      </w:tr>
      <w:tr w:rsidR="003932AB" w:rsidRPr="00860732" w14:paraId="29080BA4" w14:textId="77777777" w:rsidTr="005D6762">
        <w:trPr>
          <w:trHeight w:val="270"/>
        </w:trPr>
        <w:tc>
          <w:tcPr>
            <w:tcW w:w="1517"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5C01B717" w14:textId="77777777" w:rsidR="003932AB" w:rsidRPr="00BE116F" w:rsidRDefault="003932AB" w:rsidP="005D6762">
            <w:pPr>
              <w:widowControl/>
              <w:jc w:val="left"/>
              <w:rPr>
                <w:rFonts w:ascii="ＭＳ Ｐゴシック" w:eastAsia="ＭＳ Ｐゴシック" w:hAnsi="ＭＳ Ｐゴシック" w:cs="ＭＳ Ｐゴシック"/>
                <w:b/>
                <w:color w:val="000000"/>
                <w:kern w:val="0"/>
                <w:sz w:val="18"/>
                <w:szCs w:val="14"/>
              </w:rPr>
            </w:pPr>
          </w:p>
        </w:tc>
        <w:tc>
          <w:tcPr>
            <w:tcW w:w="1701" w:type="dxa"/>
            <w:vMerge/>
            <w:tcBorders>
              <w:top w:val="single" w:sz="4" w:space="0" w:color="auto"/>
              <w:left w:val="single" w:sz="4" w:space="0" w:color="auto"/>
              <w:bottom w:val="single" w:sz="4" w:space="0" w:color="auto"/>
              <w:right w:val="single" w:sz="4" w:space="0" w:color="auto"/>
            </w:tcBorders>
            <w:shd w:val="clear" w:color="auto" w:fill="002B62"/>
            <w:vAlign w:val="center"/>
          </w:tcPr>
          <w:p w14:paraId="48D9E671" w14:textId="77777777" w:rsidR="003932AB" w:rsidRPr="00BE116F" w:rsidRDefault="003932AB" w:rsidP="005D6762">
            <w:pPr>
              <w:widowControl/>
              <w:jc w:val="left"/>
              <w:rPr>
                <w:rFonts w:ascii="ＭＳ Ｐゴシック" w:eastAsia="ＭＳ Ｐゴシック" w:hAnsi="ＭＳ Ｐゴシック" w:cs="ＭＳ Ｐゴシック"/>
                <w:b/>
                <w:color w:val="000000"/>
                <w:kern w:val="0"/>
                <w:sz w:val="18"/>
                <w:szCs w:val="14"/>
              </w:rPr>
            </w:pPr>
          </w:p>
        </w:tc>
        <w:tc>
          <w:tcPr>
            <w:tcW w:w="1056" w:type="dxa"/>
            <w:vMerge/>
            <w:tcBorders>
              <w:top w:val="nil"/>
              <w:left w:val="single" w:sz="4" w:space="0" w:color="auto"/>
              <w:bottom w:val="single" w:sz="4" w:space="0" w:color="auto"/>
              <w:right w:val="single" w:sz="4" w:space="0" w:color="auto"/>
            </w:tcBorders>
            <w:shd w:val="clear" w:color="auto" w:fill="002B62"/>
            <w:vAlign w:val="center"/>
            <w:hideMark/>
          </w:tcPr>
          <w:p w14:paraId="6A6A5BE8" w14:textId="77777777" w:rsidR="003932AB" w:rsidRPr="00BE116F" w:rsidRDefault="003932AB" w:rsidP="005D6762">
            <w:pPr>
              <w:widowControl/>
              <w:jc w:val="left"/>
              <w:rPr>
                <w:rFonts w:ascii="ＭＳ Ｐゴシック" w:eastAsia="ＭＳ Ｐゴシック" w:hAnsi="ＭＳ Ｐゴシック" w:cs="ＭＳ Ｐゴシック"/>
                <w:b/>
                <w:color w:val="FFFFFF" w:themeColor="background1"/>
                <w:kern w:val="0"/>
                <w:sz w:val="18"/>
                <w:szCs w:val="14"/>
              </w:rPr>
            </w:pPr>
          </w:p>
        </w:tc>
        <w:tc>
          <w:tcPr>
            <w:tcW w:w="2832" w:type="dxa"/>
            <w:gridSpan w:val="2"/>
            <w:tcBorders>
              <w:top w:val="single" w:sz="4" w:space="0" w:color="auto"/>
              <w:left w:val="nil"/>
              <w:bottom w:val="single" w:sz="4" w:space="0" w:color="auto"/>
              <w:right w:val="single" w:sz="4" w:space="0" w:color="auto"/>
            </w:tcBorders>
            <w:shd w:val="clear" w:color="auto" w:fill="002B62"/>
            <w:noWrap/>
            <w:vAlign w:val="center"/>
            <w:hideMark/>
          </w:tcPr>
          <w:p w14:paraId="0D54D1D7" w14:textId="098BFF7E" w:rsidR="003932AB" w:rsidRPr="00BE116F" w:rsidRDefault="00C955EA" w:rsidP="005D6762">
            <w:pPr>
              <w:widowControl/>
              <w:jc w:val="center"/>
              <w:rPr>
                <w:rFonts w:ascii="ＭＳ Ｐゴシック" w:eastAsia="ＭＳ Ｐゴシック" w:hAnsi="ＭＳ Ｐゴシック" w:cs="ＭＳ Ｐゴシック"/>
                <w:b/>
                <w:color w:val="FFFFFF" w:themeColor="background1"/>
                <w:kern w:val="0"/>
                <w:sz w:val="18"/>
                <w:szCs w:val="14"/>
              </w:rPr>
            </w:pPr>
            <w:r w:rsidRPr="00BE116F">
              <w:rPr>
                <w:rFonts w:ascii="ＭＳ Ｐゴシック" w:eastAsia="ＭＳ Ｐゴシック" w:hAnsi="ＭＳ Ｐゴシック" w:cs="ＭＳ Ｐゴシック"/>
                <w:b/>
                <w:color w:val="FFFFFF" w:themeColor="background1"/>
                <w:kern w:val="0"/>
                <w:sz w:val="18"/>
                <w:szCs w:val="14"/>
              </w:rPr>
              <w:t>Last update</w:t>
            </w:r>
          </w:p>
        </w:tc>
        <w:tc>
          <w:tcPr>
            <w:tcW w:w="1924"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0A02D091" w14:textId="77777777" w:rsidR="003932AB" w:rsidRPr="00860732" w:rsidRDefault="003932AB" w:rsidP="005D6762">
            <w:pPr>
              <w:widowControl/>
              <w:jc w:val="left"/>
              <w:rPr>
                <w:rFonts w:ascii="ＭＳ Ｐゴシック" w:eastAsia="ＭＳ Ｐゴシック" w:hAnsi="ＭＳ Ｐゴシック" w:cs="ＭＳ Ｐゴシック"/>
                <w:color w:val="000000"/>
                <w:kern w:val="0"/>
                <w:sz w:val="18"/>
                <w:szCs w:val="14"/>
              </w:rPr>
            </w:pPr>
          </w:p>
        </w:tc>
      </w:tr>
      <w:tr w:rsidR="003932AB" w:rsidRPr="00860732" w14:paraId="4BFDE497" w14:textId="77777777" w:rsidTr="005D6762">
        <w:trPr>
          <w:trHeight w:val="270"/>
        </w:trPr>
        <w:tc>
          <w:tcPr>
            <w:tcW w:w="1517"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34B35890" w14:textId="77777777" w:rsidR="003932AB" w:rsidRPr="00BE116F" w:rsidRDefault="003932AB" w:rsidP="005D6762">
            <w:pPr>
              <w:widowControl/>
              <w:jc w:val="left"/>
              <w:rPr>
                <w:rFonts w:ascii="ＭＳ Ｐゴシック" w:eastAsia="ＭＳ Ｐゴシック" w:hAnsi="ＭＳ Ｐゴシック" w:cs="ＭＳ Ｐゴシック"/>
                <w:b/>
                <w:color w:val="000000"/>
                <w:kern w:val="0"/>
                <w:sz w:val="18"/>
                <w:szCs w:val="14"/>
              </w:rPr>
            </w:pPr>
          </w:p>
        </w:tc>
        <w:tc>
          <w:tcPr>
            <w:tcW w:w="1701" w:type="dxa"/>
            <w:vMerge/>
            <w:tcBorders>
              <w:top w:val="single" w:sz="4" w:space="0" w:color="auto"/>
              <w:left w:val="single" w:sz="4" w:space="0" w:color="auto"/>
              <w:bottom w:val="single" w:sz="4" w:space="0" w:color="auto"/>
              <w:right w:val="single" w:sz="4" w:space="0" w:color="auto"/>
            </w:tcBorders>
            <w:shd w:val="clear" w:color="auto" w:fill="002B62"/>
            <w:vAlign w:val="center"/>
          </w:tcPr>
          <w:p w14:paraId="5F5958D0" w14:textId="77777777" w:rsidR="003932AB" w:rsidRPr="00BE116F" w:rsidRDefault="003932AB" w:rsidP="005D6762">
            <w:pPr>
              <w:widowControl/>
              <w:jc w:val="left"/>
              <w:rPr>
                <w:rFonts w:ascii="ＭＳ Ｐゴシック" w:eastAsia="ＭＳ Ｐゴシック" w:hAnsi="ＭＳ Ｐゴシック" w:cs="ＭＳ Ｐゴシック"/>
                <w:b/>
                <w:color w:val="000000"/>
                <w:kern w:val="0"/>
                <w:sz w:val="18"/>
                <w:szCs w:val="14"/>
              </w:rPr>
            </w:pPr>
          </w:p>
        </w:tc>
        <w:tc>
          <w:tcPr>
            <w:tcW w:w="1056" w:type="dxa"/>
            <w:vMerge/>
            <w:tcBorders>
              <w:top w:val="nil"/>
              <w:left w:val="single" w:sz="4" w:space="0" w:color="auto"/>
              <w:bottom w:val="single" w:sz="4" w:space="0" w:color="auto"/>
              <w:right w:val="single" w:sz="4" w:space="0" w:color="auto"/>
            </w:tcBorders>
            <w:shd w:val="clear" w:color="auto" w:fill="002B62"/>
            <w:vAlign w:val="center"/>
            <w:hideMark/>
          </w:tcPr>
          <w:p w14:paraId="01B10EDD" w14:textId="77777777" w:rsidR="003932AB" w:rsidRPr="00BE116F" w:rsidRDefault="003932AB" w:rsidP="005D6762">
            <w:pPr>
              <w:widowControl/>
              <w:jc w:val="left"/>
              <w:rPr>
                <w:rFonts w:ascii="ＭＳ Ｐゴシック" w:eastAsia="ＭＳ Ｐゴシック" w:hAnsi="ＭＳ Ｐゴシック" w:cs="ＭＳ Ｐゴシック"/>
                <w:b/>
                <w:color w:val="FFFFFF" w:themeColor="background1"/>
                <w:kern w:val="0"/>
                <w:sz w:val="18"/>
                <w:szCs w:val="14"/>
              </w:rPr>
            </w:pPr>
          </w:p>
        </w:tc>
        <w:tc>
          <w:tcPr>
            <w:tcW w:w="1520" w:type="dxa"/>
            <w:tcBorders>
              <w:top w:val="nil"/>
              <w:left w:val="nil"/>
              <w:bottom w:val="single" w:sz="4" w:space="0" w:color="auto"/>
              <w:right w:val="single" w:sz="4" w:space="0" w:color="auto"/>
            </w:tcBorders>
            <w:shd w:val="clear" w:color="auto" w:fill="002B62"/>
            <w:noWrap/>
            <w:vAlign w:val="center"/>
            <w:hideMark/>
          </w:tcPr>
          <w:p w14:paraId="0093EBF6" w14:textId="15FC5CEA" w:rsidR="003932AB" w:rsidRPr="00BE116F" w:rsidRDefault="003932AB" w:rsidP="005D6762">
            <w:pPr>
              <w:widowControl/>
              <w:jc w:val="center"/>
              <w:rPr>
                <w:rFonts w:ascii="ＭＳ Ｐゴシック" w:eastAsia="ＭＳ Ｐゴシック" w:hAnsi="ＭＳ Ｐゴシック" w:cs="ＭＳ Ｐゴシック"/>
                <w:b/>
                <w:color w:val="FFFFFF" w:themeColor="background1"/>
                <w:kern w:val="0"/>
                <w:sz w:val="18"/>
                <w:szCs w:val="14"/>
              </w:rPr>
            </w:pPr>
            <w:proofErr w:type="spellStart"/>
            <w:r w:rsidRPr="00BE116F">
              <w:rPr>
                <w:rFonts w:ascii="ＭＳ Ｐゴシック" w:eastAsia="ＭＳ Ｐゴシック" w:hAnsi="ＭＳ Ｐゴシック" w:cs="ＭＳ Ｐゴシック" w:hint="eastAsia"/>
                <w:b/>
                <w:color w:val="FFFFFF" w:themeColor="background1"/>
                <w:kern w:val="0"/>
                <w:sz w:val="18"/>
                <w:szCs w:val="14"/>
              </w:rPr>
              <w:t>BackYard</w:t>
            </w:r>
            <w:proofErr w:type="spellEnd"/>
            <w:r w:rsidR="00664CCC" w:rsidRPr="00BE116F">
              <w:rPr>
                <w:rFonts w:ascii="ＭＳ Ｐゴシック" w:eastAsia="ＭＳ Ｐゴシック" w:hAnsi="ＭＳ Ｐゴシック" w:cs="ＭＳ Ｐゴシック" w:hint="eastAsia"/>
                <w:b/>
                <w:color w:val="FFFFFF" w:themeColor="background1"/>
                <w:kern w:val="0"/>
                <w:sz w:val="18"/>
                <w:szCs w:val="14"/>
              </w:rPr>
              <w:t xml:space="preserve"> process</w:t>
            </w:r>
          </w:p>
        </w:tc>
        <w:tc>
          <w:tcPr>
            <w:tcW w:w="1312" w:type="dxa"/>
            <w:tcBorders>
              <w:top w:val="nil"/>
              <w:left w:val="nil"/>
              <w:bottom w:val="single" w:sz="4" w:space="0" w:color="auto"/>
              <w:right w:val="single" w:sz="4" w:space="0" w:color="auto"/>
            </w:tcBorders>
            <w:shd w:val="clear" w:color="auto" w:fill="002B62"/>
            <w:noWrap/>
            <w:vAlign w:val="center"/>
            <w:hideMark/>
          </w:tcPr>
          <w:p w14:paraId="45CFEE46" w14:textId="6537B0F5" w:rsidR="003932AB" w:rsidRPr="00BE116F" w:rsidRDefault="00664CCC" w:rsidP="005D6762">
            <w:pPr>
              <w:widowControl/>
              <w:jc w:val="center"/>
              <w:rPr>
                <w:rFonts w:ascii="ＭＳ Ｐゴシック" w:eastAsia="ＭＳ Ｐゴシック" w:hAnsi="ＭＳ Ｐゴシック" w:cs="ＭＳ Ｐゴシック"/>
                <w:b/>
                <w:color w:val="FFFFFF" w:themeColor="background1"/>
                <w:kern w:val="0"/>
                <w:sz w:val="18"/>
                <w:szCs w:val="14"/>
              </w:rPr>
            </w:pPr>
            <w:r w:rsidRPr="00BE116F">
              <w:rPr>
                <w:rFonts w:ascii="ＭＳ Ｐゴシック" w:eastAsia="ＭＳ Ｐゴシック" w:hAnsi="ＭＳ Ｐゴシック" w:cs="ＭＳ Ｐゴシック" w:hint="eastAsia"/>
                <w:b/>
                <w:color w:val="FFFFFF" w:themeColor="background1"/>
                <w:kern w:val="0"/>
                <w:sz w:val="18"/>
                <w:szCs w:val="14"/>
              </w:rPr>
              <w:t>Other operator</w:t>
            </w:r>
            <w:r w:rsidR="00744573">
              <w:rPr>
                <w:rFonts w:ascii="ＭＳ Ｐゴシック" w:eastAsia="ＭＳ Ｐゴシック" w:hAnsi="ＭＳ Ｐゴシック" w:cs="ＭＳ Ｐゴシック"/>
                <w:b/>
                <w:color w:val="FFFFFF" w:themeColor="background1"/>
                <w:kern w:val="0"/>
                <w:sz w:val="18"/>
                <w:szCs w:val="14"/>
              </w:rPr>
              <w:t>s</w:t>
            </w:r>
          </w:p>
        </w:tc>
        <w:tc>
          <w:tcPr>
            <w:tcW w:w="1924"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54F4BCDA" w14:textId="77777777" w:rsidR="003932AB" w:rsidRPr="00860732" w:rsidRDefault="003932AB" w:rsidP="005D6762">
            <w:pPr>
              <w:widowControl/>
              <w:jc w:val="left"/>
              <w:rPr>
                <w:rFonts w:ascii="ＭＳ Ｐゴシック" w:eastAsia="ＭＳ Ｐゴシック" w:hAnsi="ＭＳ Ｐゴシック" w:cs="ＭＳ Ｐゴシック"/>
                <w:color w:val="000000"/>
                <w:kern w:val="0"/>
                <w:sz w:val="18"/>
                <w:szCs w:val="14"/>
              </w:rPr>
            </w:pPr>
          </w:p>
        </w:tc>
      </w:tr>
      <w:tr w:rsidR="003932AB" w:rsidRPr="00860732" w14:paraId="43E94E28" w14:textId="77777777" w:rsidTr="005D6762">
        <w:trPr>
          <w:trHeight w:val="56"/>
        </w:trPr>
        <w:tc>
          <w:tcPr>
            <w:tcW w:w="1517" w:type="dxa"/>
            <w:tcBorders>
              <w:top w:val="nil"/>
              <w:left w:val="single" w:sz="4" w:space="0" w:color="auto"/>
              <w:bottom w:val="single" w:sz="4" w:space="0" w:color="auto"/>
              <w:right w:val="single" w:sz="4" w:space="0" w:color="auto"/>
            </w:tcBorders>
            <w:shd w:val="clear" w:color="auto" w:fill="E5EAEF"/>
            <w:noWrap/>
            <w:vAlign w:val="center"/>
            <w:hideMark/>
          </w:tcPr>
          <w:p w14:paraId="73F24767" w14:textId="06E62589" w:rsidR="003932AB" w:rsidRPr="00744573" w:rsidRDefault="00B6544B" w:rsidP="005D6762">
            <w:pPr>
              <w:widowControl/>
              <w:jc w:val="center"/>
              <w:rPr>
                <w:rFonts w:ascii="ＭＳ Ｐゴシック" w:eastAsia="ＭＳ Ｐゴシック" w:hAnsi="ＭＳ Ｐゴシック" w:cs="ＭＳ Ｐゴシック"/>
                <w:color w:val="FFFFFF" w:themeColor="background1"/>
                <w:kern w:val="0"/>
                <w:sz w:val="18"/>
                <w:szCs w:val="14"/>
              </w:rPr>
            </w:pPr>
            <w:r w:rsidRPr="00744573">
              <w:rPr>
                <w:sz w:val="18"/>
                <w:szCs w:val="14"/>
              </w:rPr>
              <w:t>Reflected to substitution value list</w:t>
            </w:r>
          </w:p>
        </w:tc>
        <w:tc>
          <w:tcPr>
            <w:tcW w:w="1701" w:type="dxa"/>
            <w:tcBorders>
              <w:top w:val="nil"/>
              <w:left w:val="single" w:sz="4" w:space="0" w:color="auto"/>
              <w:bottom w:val="single" w:sz="4" w:space="0" w:color="auto"/>
              <w:right w:val="single" w:sz="4" w:space="0" w:color="auto"/>
            </w:tcBorders>
            <w:shd w:val="clear" w:color="auto" w:fill="auto"/>
            <w:vAlign w:val="center"/>
          </w:tcPr>
          <w:p w14:paraId="0942296F" w14:textId="4E6B47EA" w:rsidR="003932AB" w:rsidRPr="00860732" w:rsidRDefault="008F5520" w:rsidP="005D6762">
            <w:pPr>
              <w:widowControl/>
              <w:jc w:val="center"/>
              <w:rPr>
                <w:rFonts w:ascii="ＭＳ Ｐゴシック" w:eastAsia="ＭＳ Ｐゴシック" w:hAnsi="ＭＳ Ｐゴシック" w:cs="ＭＳ Ｐゴシック"/>
                <w:color w:val="000000"/>
                <w:kern w:val="0"/>
                <w:sz w:val="18"/>
                <w:szCs w:val="14"/>
              </w:rPr>
            </w:pPr>
            <w:r w:rsidRPr="008F5520">
              <w:rPr>
                <w:rFonts w:ascii="ＭＳ Ｐゴシック" w:eastAsia="ＭＳ Ｐゴシック" w:hAnsi="ＭＳ Ｐゴシック" w:cs="ＭＳ Ｐゴシック"/>
                <w:color w:val="000000"/>
                <w:kern w:val="0"/>
                <w:sz w:val="18"/>
                <w:szCs w:val="14"/>
              </w:rPr>
              <w:t>Add new record</w:t>
            </w:r>
          </w:p>
        </w:tc>
        <w:tc>
          <w:tcPr>
            <w:tcW w:w="1056" w:type="dxa"/>
            <w:tcBorders>
              <w:top w:val="nil"/>
              <w:left w:val="nil"/>
              <w:bottom w:val="single" w:sz="4" w:space="0" w:color="auto"/>
              <w:right w:val="single" w:sz="4" w:space="0" w:color="auto"/>
            </w:tcBorders>
            <w:shd w:val="clear" w:color="auto" w:fill="auto"/>
            <w:noWrap/>
            <w:vAlign w:val="center"/>
            <w:hideMark/>
          </w:tcPr>
          <w:p w14:paraId="4A3C2CCA" w14:textId="77777777" w:rsidR="003932AB" w:rsidRPr="00860732" w:rsidRDefault="003932AB" w:rsidP="005D6762">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w:t>
            </w:r>
          </w:p>
        </w:tc>
        <w:tc>
          <w:tcPr>
            <w:tcW w:w="1520" w:type="dxa"/>
            <w:tcBorders>
              <w:top w:val="nil"/>
              <w:left w:val="nil"/>
              <w:bottom w:val="single" w:sz="4" w:space="0" w:color="auto"/>
              <w:right w:val="single" w:sz="4" w:space="0" w:color="auto"/>
            </w:tcBorders>
            <w:shd w:val="clear" w:color="auto" w:fill="auto"/>
            <w:noWrap/>
            <w:vAlign w:val="center"/>
            <w:hideMark/>
          </w:tcPr>
          <w:p w14:paraId="690BB746" w14:textId="7E24A18D" w:rsidR="003932AB" w:rsidRPr="00860732" w:rsidRDefault="008F5520" w:rsidP="005D6762">
            <w:pPr>
              <w:widowControl/>
              <w:jc w:val="center"/>
              <w:rPr>
                <w:rFonts w:ascii="ＭＳ Ｐゴシック" w:eastAsia="ＭＳ Ｐゴシック" w:hAnsi="ＭＳ Ｐゴシック" w:cs="ＭＳ Ｐゴシック"/>
                <w:color w:val="000000"/>
                <w:kern w:val="0"/>
                <w:sz w:val="18"/>
                <w:szCs w:val="14"/>
              </w:rPr>
            </w:pPr>
            <w:r w:rsidRPr="008F5520">
              <w:rPr>
                <w:rFonts w:ascii="ＭＳ Ｐゴシック" w:eastAsia="ＭＳ Ｐゴシック" w:hAnsi="ＭＳ Ｐゴシック" w:cs="ＭＳ Ｐゴシック"/>
                <w:color w:val="000000"/>
                <w:kern w:val="0"/>
                <w:sz w:val="18"/>
                <w:szCs w:val="14"/>
              </w:rPr>
              <w:t>Update specific values for the applicable record</w:t>
            </w:r>
          </w:p>
        </w:tc>
        <w:tc>
          <w:tcPr>
            <w:tcW w:w="1312" w:type="dxa"/>
            <w:tcBorders>
              <w:top w:val="nil"/>
              <w:left w:val="nil"/>
              <w:bottom w:val="single" w:sz="4" w:space="0" w:color="auto"/>
              <w:right w:val="single" w:sz="4" w:space="0" w:color="auto"/>
            </w:tcBorders>
            <w:shd w:val="clear" w:color="auto" w:fill="auto"/>
            <w:noWrap/>
            <w:vAlign w:val="center"/>
            <w:hideMark/>
          </w:tcPr>
          <w:p w14:paraId="0182F3B1" w14:textId="77777777" w:rsidR="003932AB" w:rsidRPr="00860732" w:rsidRDefault="003932AB" w:rsidP="005D6762">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w:t>
            </w:r>
          </w:p>
        </w:tc>
        <w:tc>
          <w:tcPr>
            <w:tcW w:w="1924" w:type="dxa"/>
            <w:tcBorders>
              <w:top w:val="nil"/>
              <w:left w:val="nil"/>
              <w:bottom w:val="single" w:sz="4" w:space="0" w:color="auto"/>
              <w:right w:val="single" w:sz="4" w:space="0" w:color="auto"/>
            </w:tcBorders>
            <w:shd w:val="clear" w:color="auto" w:fill="auto"/>
            <w:noWrap/>
            <w:vAlign w:val="center"/>
            <w:hideMark/>
          </w:tcPr>
          <w:p w14:paraId="75A7DD7F" w14:textId="04951F36" w:rsidR="003932AB" w:rsidRPr="00860732" w:rsidRDefault="00744573" w:rsidP="005D6762">
            <w:pPr>
              <w:widowControl/>
              <w:jc w:val="center"/>
              <w:rPr>
                <w:rFonts w:ascii="ＭＳ Ｐゴシック" w:eastAsia="ＭＳ Ｐゴシック" w:hAnsi="ＭＳ Ｐゴシック" w:cs="ＭＳ Ｐゴシック"/>
                <w:color w:val="000000"/>
                <w:kern w:val="0"/>
                <w:sz w:val="18"/>
                <w:szCs w:val="14"/>
              </w:rPr>
            </w:pPr>
            <w:r>
              <w:rPr>
                <w:rFonts w:ascii="ＭＳ Ｐゴシック" w:eastAsia="ＭＳ Ｐゴシック" w:hAnsi="ＭＳ Ｐゴシック" w:cs="ＭＳ Ｐゴシック"/>
                <w:color w:val="000000"/>
                <w:kern w:val="0"/>
                <w:sz w:val="18"/>
                <w:szCs w:val="14"/>
              </w:rPr>
              <w:t>Abolition</w:t>
            </w:r>
            <w:r w:rsidR="008F5520" w:rsidRPr="008F5520">
              <w:rPr>
                <w:rFonts w:ascii="ＭＳ Ｐゴシック" w:eastAsia="ＭＳ Ｐゴシック" w:hAnsi="ＭＳ Ｐゴシック" w:cs="ＭＳ Ｐゴシック"/>
                <w:color w:val="000000"/>
                <w:kern w:val="0"/>
                <w:sz w:val="18"/>
                <w:szCs w:val="14"/>
              </w:rPr>
              <w:t xml:space="preserve"> record revival</w:t>
            </w:r>
          </w:p>
        </w:tc>
      </w:tr>
    </w:tbl>
    <w:p w14:paraId="241A0B25" w14:textId="2A2BF297" w:rsidR="003932AB" w:rsidRPr="00C80F33" w:rsidRDefault="00C80F33" w:rsidP="003932AB">
      <w:pPr>
        <w:pStyle w:val="aff0"/>
        <w:ind w:left="290"/>
      </w:pPr>
      <w:r>
        <w:rPr>
          <w:rFonts w:ascii="ＭＳ ゴシック" w:eastAsia="ＭＳ ゴシック" w:hAnsi="ＭＳ ゴシック" w:cs="ＭＳ ゴシック" w:hint="eastAsia"/>
        </w:rPr>
        <w:t>※</w:t>
      </w:r>
      <w:r w:rsidRPr="00C80F33">
        <w:t>Applicable record: Operation + Movement + Variable name + HCL configuration + Records with the same access permission.</w:t>
      </w:r>
    </w:p>
    <w:p w14:paraId="1B37AAEE" w14:textId="77777777" w:rsidR="003932AB" w:rsidRDefault="003932AB" w:rsidP="003932AB">
      <w:pPr>
        <w:pStyle w:val="aff0"/>
        <w:ind w:left="290"/>
        <w:rPr>
          <w:b/>
        </w:rPr>
      </w:pPr>
    </w:p>
    <w:p w14:paraId="5223A52B" w14:textId="520922BA" w:rsidR="006F62ED" w:rsidRDefault="006F62ED" w:rsidP="004E2AB4">
      <w:pPr>
        <w:pStyle w:val="aff0"/>
        <w:numPr>
          <w:ilvl w:val="0"/>
          <w:numId w:val="39"/>
        </w:numPr>
        <w:rPr>
          <w:b/>
        </w:rPr>
      </w:pPr>
      <w:r w:rsidRPr="006F62ED">
        <w:rPr>
          <w:b/>
        </w:rPr>
        <w:t>Information not registered in substitution value automatic registration</w:t>
      </w:r>
      <w:r>
        <w:rPr>
          <w:b/>
        </w:rPr>
        <w:t xml:space="preserve"> </w:t>
      </w:r>
      <w:r w:rsidRPr="006F62ED">
        <w:rPr>
          <w:b/>
        </w:rPr>
        <w:t xml:space="preserve">(registered only for the substitution value list) is reflected in the </w:t>
      </w:r>
      <w:proofErr w:type="spellStart"/>
      <w:r w:rsidRPr="006F62ED">
        <w:rPr>
          <w:b/>
        </w:rPr>
        <w:t>subsitution</w:t>
      </w:r>
      <w:proofErr w:type="spellEnd"/>
      <w:r w:rsidRPr="006F62ED">
        <w:rPr>
          <w:b/>
        </w:rPr>
        <w:t xml:space="preserve"> value list.</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695"/>
        <w:gridCol w:w="1888"/>
        <w:gridCol w:w="4489"/>
      </w:tblGrid>
      <w:tr w:rsidR="003932AB" w:rsidRPr="00860732" w14:paraId="47CB1276" w14:textId="77777777" w:rsidTr="005D6762">
        <w:trPr>
          <w:trHeight w:val="221"/>
          <w:jc w:val="center"/>
        </w:trPr>
        <w:tc>
          <w:tcPr>
            <w:tcW w:w="2695" w:type="dxa"/>
            <w:vMerge w:val="restart"/>
            <w:shd w:val="clear" w:color="auto" w:fill="002B62"/>
            <w:vAlign w:val="center"/>
            <w:hideMark/>
          </w:tcPr>
          <w:p w14:paraId="05BBA355" w14:textId="77777777" w:rsidR="00C955EA" w:rsidRDefault="00C955EA" w:rsidP="005D6762">
            <w:pPr>
              <w:widowControl/>
              <w:jc w:val="center"/>
              <w:rPr>
                <w:b/>
                <w:color w:val="FFFFFF" w:themeColor="background1"/>
                <w:sz w:val="18"/>
                <w:szCs w:val="14"/>
              </w:rPr>
            </w:pPr>
            <w:r w:rsidRPr="00766561">
              <w:rPr>
                <w:b/>
                <w:color w:val="FFFFFF" w:themeColor="background1"/>
                <w:sz w:val="18"/>
                <w:szCs w:val="14"/>
              </w:rPr>
              <w:t xml:space="preserve">Substitution </w:t>
            </w:r>
          </w:p>
          <w:p w14:paraId="110317FC" w14:textId="01C5362A" w:rsidR="003932AB" w:rsidRPr="00080AE7" w:rsidRDefault="00C955EA" w:rsidP="005D6762">
            <w:pPr>
              <w:widowControl/>
              <w:jc w:val="center"/>
              <w:rPr>
                <w:rFonts w:ascii="ＭＳ Ｐゴシック" w:eastAsia="ＭＳ Ｐゴシック" w:hAnsi="ＭＳ Ｐゴシック" w:cs="ＭＳ Ｐゴシック"/>
                <w:b/>
                <w:color w:val="FFFFFF" w:themeColor="background1"/>
                <w:kern w:val="0"/>
                <w:sz w:val="18"/>
                <w:szCs w:val="14"/>
                <w:highlight w:val="darkBlue"/>
              </w:rPr>
            </w:pPr>
            <w:r w:rsidRPr="00766561">
              <w:rPr>
                <w:b/>
                <w:color w:val="FFFFFF" w:themeColor="background1"/>
                <w:sz w:val="18"/>
                <w:szCs w:val="14"/>
              </w:rPr>
              <w:t>value list status</w:t>
            </w:r>
          </w:p>
        </w:tc>
        <w:tc>
          <w:tcPr>
            <w:tcW w:w="6377" w:type="dxa"/>
            <w:gridSpan w:val="2"/>
            <w:shd w:val="clear" w:color="auto" w:fill="002B62"/>
            <w:noWrap/>
            <w:vAlign w:val="center"/>
            <w:hideMark/>
          </w:tcPr>
          <w:p w14:paraId="3EBBDAF1" w14:textId="26EE1DE6" w:rsidR="003932AB" w:rsidRPr="00860732" w:rsidRDefault="004B6FF3" w:rsidP="005D6762">
            <w:pPr>
              <w:widowControl/>
              <w:jc w:val="center"/>
              <w:rPr>
                <w:rFonts w:ascii="ＭＳ Ｐゴシック" w:eastAsia="ＭＳ Ｐゴシック" w:hAnsi="ＭＳ Ｐゴシック" w:cs="ＭＳ Ｐゴシック"/>
                <w:b/>
                <w:color w:val="FFFFFF" w:themeColor="background1"/>
                <w:kern w:val="0"/>
                <w:sz w:val="18"/>
                <w:szCs w:val="14"/>
              </w:rPr>
            </w:pPr>
            <w:r w:rsidRPr="00C955EA">
              <w:rPr>
                <w:rFonts w:ascii="ＭＳ Ｐゴシック" w:eastAsia="ＭＳ Ｐゴシック" w:hAnsi="ＭＳ Ｐゴシック" w:cs="ＭＳ Ｐゴシック"/>
                <w:b/>
                <w:color w:val="FFFFFF" w:themeColor="background1"/>
                <w:kern w:val="0"/>
                <w:sz w:val="18"/>
                <w:szCs w:val="14"/>
              </w:rPr>
              <w:t>With applicable record</w:t>
            </w:r>
          </w:p>
        </w:tc>
      </w:tr>
      <w:tr w:rsidR="003932AB" w:rsidRPr="00860732" w14:paraId="51AF4C82" w14:textId="77777777" w:rsidTr="005D6762">
        <w:trPr>
          <w:trHeight w:val="270"/>
          <w:jc w:val="center"/>
        </w:trPr>
        <w:tc>
          <w:tcPr>
            <w:tcW w:w="2695" w:type="dxa"/>
            <w:vMerge/>
            <w:shd w:val="clear" w:color="auto" w:fill="002B62"/>
            <w:vAlign w:val="center"/>
            <w:hideMark/>
          </w:tcPr>
          <w:p w14:paraId="54901A93" w14:textId="77777777" w:rsidR="003932AB" w:rsidRPr="00860732" w:rsidRDefault="003932AB" w:rsidP="005D6762">
            <w:pPr>
              <w:widowControl/>
              <w:jc w:val="left"/>
              <w:rPr>
                <w:rFonts w:ascii="ＭＳ Ｐゴシック" w:eastAsia="ＭＳ Ｐゴシック" w:hAnsi="ＭＳ Ｐゴシック" w:cs="ＭＳ Ｐゴシック"/>
                <w:b/>
                <w:color w:val="FFFFFF" w:themeColor="background1"/>
                <w:kern w:val="0"/>
                <w:sz w:val="18"/>
                <w:szCs w:val="14"/>
              </w:rPr>
            </w:pPr>
          </w:p>
        </w:tc>
        <w:tc>
          <w:tcPr>
            <w:tcW w:w="6377" w:type="dxa"/>
            <w:gridSpan w:val="2"/>
            <w:shd w:val="clear" w:color="auto" w:fill="002B62"/>
            <w:noWrap/>
            <w:vAlign w:val="center"/>
            <w:hideMark/>
          </w:tcPr>
          <w:p w14:paraId="37584DD9" w14:textId="09E68DDB" w:rsidR="003932AB" w:rsidRPr="00860732" w:rsidRDefault="004B6FF3" w:rsidP="005D6762">
            <w:pPr>
              <w:widowControl/>
              <w:jc w:val="center"/>
              <w:rPr>
                <w:rFonts w:ascii="ＭＳ Ｐゴシック" w:eastAsia="ＭＳ Ｐゴシック" w:hAnsi="ＭＳ Ｐゴシック" w:cs="ＭＳ Ｐゴシック"/>
                <w:b/>
                <w:color w:val="FFFFFF" w:themeColor="background1"/>
                <w:kern w:val="0"/>
                <w:sz w:val="18"/>
                <w:szCs w:val="14"/>
              </w:rPr>
            </w:pPr>
            <w:r>
              <w:rPr>
                <w:rFonts w:ascii="ＭＳ Ｐゴシック" w:eastAsia="ＭＳ Ｐゴシック" w:hAnsi="ＭＳ Ｐゴシック" w:cs="ＭＳ Ｐゴシック" w:hint="eastAsia"/>
                <w:b/>
                <w:color w:val="FFFFFF" w:themeColor="background1"/>
                <w:kern w:val="0"/>
                <w:sz w:val="18"/>
                <w:szCs w:val="14"/>
              </w:rPr>
              <w:t>Last update</w:t>
            </w:r>
          </w:p>
        </w:tc>
      </w:tr>
      <w:tr w:rsidR="003932AB" w:rsidRPr="00860732" w14:paraId="6CA3BC24" w14:textId="77777777" w:rsidTr="005D6762">
        <w:trPr>
          <w:trHeight w:val="270"/>
          <w:jc w:val="center"/>
        </w:trPr>
        <w:tc>
          <w:tcPr>
            <w:tcW w:w="2695" w:type="dxa"/>
            <w:vMerge/>
            <w:shd w:val="clear" w:color="auto" w:fill="002B62"/>
            <w:vAlign w:val="center"/>
            <w:hideMark/>
          </w:tcPr>
          <w:p w14:paraId="4D16E66D" w14:textId="77777777" w:rsidR="003932AB" w:rsidRPr="00860732" w:rsidRDefault="003932AB" w:rsidP="005D6762">
            <w:pPr>
              <w:widowControl/>
              <w:jc w:val="left"/>
              <w:rPr>
                <w:rFonts w:ascii="ＭＳ Ｐゴシック" w:eastAsia="ＭＳ Ｐゴシック" w:hAnsi="ＭＳ Ｐゴシック" w:cs="ＭＳ Ｐゴシック"/>
                <w:b/>
                <w:color w:val="FFFFFF" w:themeColor="background1"/>
                <w:kern w:val="0"/>
                <w:sz w:val="18"/>
                <w:szCs w:val="14"/>
              </w:rPr>
            </w:pPr>
          </w:p>
        </w:tc>
        <w:tc>
          <w:tcPr>
            <w:tcW w:w="1888" w:type="dxa"/>
            <w:shd w:val="clear" w:color="auto" w:fill="002B62"/>
            <w:noWrap/>
            <w:vAlign w:val="center"/>
            <w:hideMark/>
          </w:tcPr>
          <w:p w14:paraId="0292BD37" w14:textId="78DD5FAF" w:rsidR="003932AB" w:rsidRPr="00860732" w:rsidRDefault="00C955EA" w:rsidP="005D6762">
            <w:pPr>
              <w:widowControl/>
              <w:jc w:val="center"/>
              <w:rPr>
                <w:rFonts w:ascii="ＭＳ Ｐゴシック" w:eastAsia="ＭＳ Ｐゴシック" w:hAnsi="ＭＳ Ｐゴシック" w:cs="ＭＳ Ｐゴシック"/>
                <w:b/>
                <w:color w:val="FFFFFF" w:themeColor="background1"/>
                <w:kern w:val="0"/>
                <w:sz w:val="18"/>
                <w:szCs w:val="14"/>
              </w:rPr>
            </w:pPr>
            <w:proofErr w:type="spellStart"/>
            <w:r>
              <w:rPr>
                <w:rFonts w:ascii="ＭＳ Ｐゴシック" w:eastAsia="ＭＳ Ｐゴシック" w:hAnsi="ＭＳ Ｐゴシック" w:cs="ＭＳ Ｐゴシック"/>
                <w:b/>
                <w:color w:val="FFFFFF" w:themeColor="background1"/>
                <w:kern w:val="0"/>
                <w:sz w:val="18"/>
                <w:szCs w:val="14"/>
              </w:rPr>
              <w:t>BackYard</w:t>
            </w:r>
            <w:proofErr w:type="spellEnd"/>
            <w:r>
              <w:rPr>
                <w:rFonts w:ascii="ＭＳ Ｐゴシック" w:eastAsia="ＭＳ Ｐゴシック" w:hAnsi="ＭＳ Ｐゴシック" w:cs="ＭＳ Ｐゴシック"/>
                <w:b/>
                <w:color w:val="FFFFFF" w:themeColor="background1"/>
                <w:kern w:val="0"/>
                <w:sz w:val="18"/>
                <w:szCs w:val="14"/>
              </w:rPr>
              <w:t xml:space="preserve"> process</w:t>
            </w:r>
          </w:p>
        </w:tc>
        <w:tc>
          <w:tcPr>
            <w:tcW w:w="4489" w:type="dxa"/>
            <w:shd w:val="clear" w:color="auto" w:fill="002B62"/>
            <w:noWrap/>
            <w:vAlign w:val="center"/>
            <w:hideMark/>
          </w:tcPr>
          <w:p w14:paraId="5271A3BF" w14:textId="41654758" w:rsidR="003932AB" w:rsidRPr="00860732" w:rsidRDefault="004B6FF3" w:rsidP="005D6762">
            <w:pPr>
              <w:widowControl/>
              <w:jc w:val="center"/>
              <w:rPr>
                <w:rFonts w:ascii="ＭＳ Ｐゴシック" w:eastAsia="ＭＳ Ｐゴシック" w:hAnsi="ＭＳ Ｐゴシック" w:cs="ＭＳ Ｐゴシック"/>
                <w:b/>
                <w:color w:val="FFFFFF" w:themeColor="background1"/>
                <w:kern w:val="0"/>
                <w:sz w:val="18"/>
                <w:szCs w:val="14"/>
              </w:rPr>
            </w:pPr>
            <w:r w:rsidRPr="004B6FF3">
              <w:rPr>
                <w:rFonts w:ascii="ＭＳ Ｐゴシック" w:eastAsia="ＭＳ Ｐゴシック" w:hAnsi="ＭＳ Ｐゴシック" w:cs="ＭＳ Ｐゴシック"/>
                <w:b/>
                <w:color w:val="FFFFFF" w:themeColor="background1"/>
                <w:kern w:val="0"/>
                <w:sz w:val="18"/>
                <w:szCs w:val="14"/>
              </w:rPr>
              <w:t>Other operator</w:t>
            </w:r>
            <w:r w:rsidR="00744573">
              <w:rPr>
                <w:rFonts w:ascii="ＭＳ Ｐゴシック" w:eastAsia="ＭＳ Ｐゴシック" w:hAnsi="ＭＳ Ｐゴシック" w:cs="ＭＳ Ｐゴシック"/>
                <w:b/>
                <w:color w:val="FFFFFF" w:themeColor="background1"/>
                <w:kern w:val="0"/>
                <w:sz w:val="18"/>
                <w:szCs w:val="14"/>
              </w:rPr>
              <w:t>s</w:t>
            </w:r>
          </w:p>
        </w:tc>
      </w:tr>
      <w:tr w:rsidR="003932AB" w:rsidRPr="00860732" w14:paraId="548875F8" w14:textId="77777777" w:rsidTr="005D6762">
        <w:trPr>
          <w:trHeight w:val="56"/>
          <w:jc w:val="center"/>
        </w:trPr>
        <w:tc>
          <w:tcPr>
            <w:tcW w:w="2695" w:type="dxa"/>
            <w:shd w:val="clear" w:color="auto" w:fill="E5EAEF"/>
            <w:noWrap/>
            <w:vAlign w:val="center"/>
            <w:hideMark/>
          </w:tcPr>
          <w:p w14:paraId="0667E676" w14:textId="77777777" w:rsidR="0028516A" w:rsidRDefault="00B6544B" w:rsidP="005D6762">
            <w:pPr>
              <w:widowControl/>
              <w:jc w:val="center"/>
              <w:rPr>
                <w:sz w:val="18"/>
                <w:szCs w:val="14"/>
              </w:rPr>
            </w:pPr>
            <w:r w:rsidRPr="008F5520">
              <w:rPr>
                <w:sz w:val="18"/>
                <w:szCs w:val="14"/>
              </w:rPr>
              <w:t xml:space="preserve">Reflected to </w:t>
            </w:r>
          </w:p>
          <w:p w14:paraId="6075952E" w14:textId="04492D9F" w:rsidR="003932AB" w:rsidRPr="008F5520" w:rsidRDefault="00B6544B" w:rsidP="005D6762">
            <w:pPr>
              <w:widowControl/>
              <w:jc w:val="center"/>
              <w:rPr>
                <w:rFonts w:ascii="ＭＳ Ｐゴシック" w:eastAsia="ＭＳ Ｐゴシック" w:hAnsi="ＭＳ Ｐゴシック" w:cs="ＭＳ Ｐゴシック"/>
                <w:color w:val="000000"/>
                <w:kern w:val="0"/>
                <w:sz w:val="18"/>
                <w:szCs w:val="14"/>
              </w:rPr>
            </w:pPr>
            <w:r w:rsidRPr="008F5520">
              <w:rPr>
                <w:sz w:val="18"/>
                <w:szCs w:val="14"/>
              </w:rPr>
              <w:t>substitution value list</w:t>
            </w:r>
          </w:p>
        </w:tc>
        <w:tc>
          <w:tcPr>
            <w:tcW w:w="1888" w:type="dxa"/>
            <w:shd w:val="clear" w:color="auto" w:fill="auto"/>
            <w:noWrap/>
            <w:vAlign w:val="center"/>
            <w:hideMark/>
          </w:tcPr>
          <w:p w14:paraId="19E8F954" w14:textId="5CB415D8" w:rsidR="003932AB" w:rsidRPr="00860732" w:rsidRDefault="00B6544B" w:rsidP="005D6762">
            <w:pPr>
              <w:widowControl/>
              <w:jc w:val="center"/>
              <w:rPr>
                <w:rFonts w:ascii="ＭＳ Ｐゴシック" w:eastAsia="ＭＳ Ｐゴシック" w:hAnsi="ＭＳ Ｐゴシック" w:cs="ＭＳ Ｐゴシック"/>
                <w:color w:val="000000"/>
                <w:kern w:val="0"/>
                <w:sz w:val="18"/>
                <w:szCs w:val="14"/>
              </w:rPr>
            </w:pPr>
            <w:r w:rsidRPr="00B6544B">
              <w:rPr>
                <w:rFonts w:ascii="ＭＳ Ｐゴシック" w:eastAsia="ＭＳ Ｐゴシック" w:hAnsi="ＭＳ Ｐゴシック" w:cs="ＭＳ Ｐゴシック"/>
                <w:color w:val="000000"/>
                <w:kern w:val="0"/>
                <w:sz w:val="18"/>
                <w:szCs w:val="14"/>
              </w:rPr>
              <w:t>Record abolishing</w:t>
            </w:r>
          </w:p>
        </w:tc>
        <w:tc>
          <w:tcPr>
            <w:tcW w:w="4489" w:type="dxa"/>
            <w:shd w:val="clear" w:color="auto" w:fill="auto"/>
            <w:noWrap/>
            <w:vAlign w:val="center"/>
            <w:hideMark/>
          </w:tcPr>
          <w:p w14:paraId="19B1C969" w14:textId="77777777" w:rsidR="003932AB" w:rsidRPr="00860732" w:rsidRDefault="003932AB" w:rsidP="005D6762">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w:t>
            </w:r>
          </w:p>
        </w:tc>
      </w:tr>
    </w:tbl>
    <w:p w14:paraId="42AEC3D1" w14:textId="27527AEA" w:rsidR="003932AB" w:rsidRDefault="00415D80" w:rsidP="00415D80">
      <w:pPr>
        <w:pStyle w:val="aff0"/>
        <w:rPr>
          <w:b/>
        </w:rPr>
      </w:pPr>
      <w:r>
        <w:rPr>
          <w:b/>
        </w:rPr>
        <w:t xml:space="preserve">  </w:t>
      </w:r>
    </w:p>
    <w:p w14:paraId="18CB74A2" w14:textId="77F9F01A" w:rsidR="003932AB" w:rsidRDefault="00556461" w:rsidP="004E2AB4">
      <w:pPr>
        <w:pStyle w:val="aff0"/>
        <w:numPr>
          <w:ilvl w:val="0"/>
          <w:numId w:val="39"/>
        </w:numPr>
        <w:rPr>
          <w:b/>
        </w:rPr>
      </w:pPr>
      <w:r>
        <w:rPr>
          <w:b/>
        </w:rPr>
        <w:t>About HCL setting</w:t>
      </w:r>
      <w:r w:rsidR="00415D80" w:rsidRPr="00415D80">
        <w:rPr>
          <w:b/>
        </w:rPr>
        <w:t>s</w:t>
      </w:r>
    </w:p>
    <w:p w14:paraId="6DAA276F" w14:textId="00992835" w:rsidR="003D2485" w:rsidRPr="003D2485" w:rsidRDefault="003D2485" w:rsidP="001D231A">
      <w:pPr>
        <w:pStyle w:val="aff0"/>
        <w:ind w:left="710"/>
        <w:jc w:val="left"/>
      </w:pPr>
      <w:r w:rsidRPr="003D2485">
        <w:t>The</w:t>
      </w:r>
      <w:r w:rsidR="00556461">
        <w:t xml:space="preserve"> value of the "HCL setting</w:t>
      </w:r>
      <w:r w:rsidRPr="003D2485">
        <w:t>" configured for substitution value automatic registration is set to the same value when reflected in the substitution value list.</w:t>
      </w:r>
    </w:p>
    <w:p w14:paraId="6DB28F49" w14:textId="0474F929" w:rsidR="00415D80" w:rsidRDefault="00F41497" w:rsidP="004E2AB4">
      <w:pPr>
        <w:pStyle w:val="aff0"/>
        <w:numPr>
          <w:ilvl w:val="0"/>
          <w:numId w:val="39"/>
        </w:numPr>
        <w:rPr>
          <w:b/>
        </w:rPr>
      </w:pPr>
      <w:r>
        <w:rPr>
          <w:b/>
        </w:rPr>
        <w:t>About Sensitive settings</w:t>
      </w:r>
    </w:p>
    <w:p w14:paraId="209C18F0" w14:textId="618CD390" w:rsidR="003D2485" w:rsidRPr="003D2485" w:rsidRDefault="00F41497" w:rsidP="003D2485">
      <w:pPr>
        <w:pStyle w:val="aff0"/>
        <w:ind w:left="710"/>
      </w:pPr>
      <w:r w:rsidRPr="00F41497">
        <w:t>If the item in the Link-target parameter sheet is set to "Password", the "Sensitive settings" will be set to "ON" when reflecte</w:t>
      </w:r>
      <w:r>
        <w:t>d in the Substitution value lis</w:t>
      </w:r>
      <w:r w:rsidR="003D2485" w:rsidRPr="003D2485">
        <w:t>t.</w:t>
      </w:r>
    </w:p>
    <w:p w14:paraId="5E4B0B1D" w14:textId="6B380036" w:rsidR="00415D80" w:rsidRDefault="00415D80" w:rsidP="004E2AB4">
      <w:pPr>
        <w:pStyle w:val="aff0"/>
        <w:numPr>
          <w:ilvl w:val="0"/>
          <w:numId w:val="39"/>
        </w:numPr>
        <w:rPr>
          <w:b/>
        </w:rPr>
      </w:pPr>
      <w:r w:rsidRPr="00415D80">
        <w:rPr>
          <w:b/>
        </w:rPr>
        <w:t>About access permission roles</w:t>
      </w:r>
    </w:p>
    <w:p w14:paraId="065D6229" w14:textId="4FB6555C" w:rsidR="003D2485" w:rsidRPr="003D2485" w:rsidRDefault="009C0F51" w:rsidP="009C0F51">
      <w:pPr>
        <w:pStyle w:val="aff0"/>
        <w:ind w:left="710"/>
        <w:jc w:val="left"/>
      </w:pPr>
      <w:r>
        <w:t>The access permission role of the operation set in the record of the link-target parameter sheet and the access permission role of the Movement set in the record of automatic assignment value registration are referred to,</w:t>
      </w:r>
      <w:r>
        <w:rPr>
          <w:rFonts w:hint="eastAsia"/>
        </w:rPr>
        <w:t xml:space="preserve"> </w:t>
      </w:r>
      <w:r>
        <w:t>and all matching access permission roles are set when reflected in the Substitute value list.</w:t>
      </w:r>
    </w:p>
    <w:p w14:paraId="478B6E2D" w14:textId="7F68D0E3" w:rsidR="003D2485" w:rsidRPr="003D2485" w:rsidRDefault="00963433" w:rsidP="003D2485">
      <w:pPr>
        <w:pStyle w:val="aff0"/>
        <w:ind w:left="710"/>
        <w:jc w:val="left"/>
      </w:pPr>
      <w:r w:rsidRPr="00963433">
        <w:t>If no permission role is set for either of them (blank), the blank space will also be set when reflect</w:t>
      </w:r>
      <w:r>
        <w:t>ed in the Substitute Value list</w:t>
      </w:r>
      <w:r w:rsidR="003D2485" w:rsidRPr="003D2485">
        <w:t>.</w:t>
      </w:r>
    </w:p>
    <w:p w14:paraId="5E6D0F0D" w14:textId="6F68D749" w:rsidR="003D2485" w:rsidRPr="003D2485" w:rsidRDefault="00963433" w:rsidP="003D2485">
      <w:pPr>
        <w:pStyle w:val="aff0"/>
        <w:ind w:left="710"/>
        <w:jc w:val="left"/>
      </w:pPr>
      <w:r w:rsidRPr="00963433">
        <w:t>Additionally, if there are no single matching permission roles, no record will be creat</w:t>
      </w:r>
      <w:r>
        <w:t>ed in the Substitute Value list</w:t>
      </w:r>
      <w:r w:rsidR="003D2485" w:rsidRPr="003D2485">
        <w:t>.</w:t>
      </w:r>
    </w:p>
    <w:p w14:paraId="21560E3B" w14:textId="57EBBE78" w:rsidR="003932AB" w:rsidRPr="003932AB" w:rsidRDefault="003932AB" w:rsidP="006F62ED">
      <w:pPr>
        <w:ind w:firstLineChars="150" w:firstLine="315"/>
      </w:pPr>
    </w:p>
    <w:p w14:paraId="0B549C7E" w14:textId="21A20D2D" w:rsidR="003E4AAA" w:rsidRPr="00F704C1" w:rsidRDefault="003F5E70" w:rsidP="001E63A5">
      <w:pPr>
        <w:widowControl/>
        <w:jc w:val="left"/>
      </w:pPr>
      <w:r>
        <w:br w:type="page"/>
      </w:r>
    </w:p>
    <w:p w14:paraId="5ED300C7" w14:textId="1C88DAC7" w:rsidR="00B03FFA" w:rsidRPr="00CE0420" w:rsidRDefault="000D196F" w:rsidP="00BA2E91">
      <w:pPr>
        <w:pStyle w:val="1"/>
      </w:pPr>
      <w:bookmarkStart w:id="920" w:name="_Toc105604748"/>
      <w:bookmarkEnd w:id="916"/>
      <w:bookmarkEnd w:id="917"/>
      <w:r>
        <w:lastRenderedPageBreak/>
        <w:t>Application o</w:t>
      </w:r>
      <w:r w:rsidR="00BA2E91" w:rsidRPr="00BA2E91">
        <w:t>peration</w:t>
      </w:r>
      <w:bookmarkEnd w:id="920"/>
    </w:p>
    <w:p w14:paraId="363648E3" w14:textId="0B59B208" w:rsidR="00A06ECB" w:rsidRDefault="000D196F" w:rsidP="00D8514F">
      <w:pPr>
        <w:jc w:val="left"/>
      </w:pPr>
      <w:r>
        <w:rPr>
          <w:szCs w:val="21"/>
        </w:rPr>
        <w:t>The operation to utilize ITA system contains not only inputs by user from the browser screen of client PC but also operations according to system operation and maintenance. The available operation and maintenance are as follows.</w:t>
      </w:r>
    </w:p>
    <w:p w14:paraId="4775C82C" w14:textId="1D462077" w:rsidR="003C72C5" w:rsidRPr="003C72C5" w:rsidRDefault="00284034" w:rsidP="007A1101">
      <w:pPr>
        <w:pStyle w:val="20"/>
      </w:pPr>
      <w:bookmarkStart w:id="921" w:name="_Toc105604749"/>
      <w:r w:rsidRPr="00284034">
        <w:t>Maintenance</w:t>
      </w:r>
      <w:bookmarkEnd w:id="921"/>
    </w:p>
    <w:p w14:paraId="30F3C1D5" w14:textId="278D9E4D" w:rsidR="003C17BD" w:rsidRDefault="000D196F" w:rsidP="00B17771">
      <w:pPr>
        <w:ind w:leftChars="135" w:left="283"/>
        <w:rPr>
          <w:rFonts w:eastAsia="ＭＳ Ｐゴシック" w:cs="Times New Roman"/>
          <w:szCs w:val="21"/>
        </w:rPr>
      </w:pPr>
      <w:r>
        <w:rPr>
          <w:szCs w:val="21"/>
        </w:rPr>
        <w:t xml:space="preserve">The </w:t>
      </w:r>
      <w:r w:rsidR="00D01B51">
        <w:rPr>
          <w:szCs w:val="21"/>
        </w:rPr>
        <w:t xml:space="preserve">files required </w:t>
      </w:r>
      <w:r w:rsidR="007D6A27">
        <w:rPr>
          <w:szCs w:val="21"/>
        </w:rPr>
        <w:t xml:space="preserve">to start/stop/restart Terraform driver </w:t>
      </w:r>
      <w:r>
        <w:rPr>
          <w:szCs w:val="21"/>
        </w:rPr>
        <w:t>processes are as follows</w:t>
      </w:r>
      <w:r w:rsidR="00BA2E91" w:rsidRPr="00BA2E91">
        <w:rPr>
          <w:rFonts w:eastAsia="ＭＳ Ｐゴシック" w:cs="Times New Roman"/>
          <w:szCs w:val="21"/>
        </w:rPr>
        <w:t>.</w:t>
      </w:r>
    </w:p>
    <w:p w14:paraId="1A89AE6B" w14:textId="77777777" w:rsidR="003C72C5" w:rsidRPr="004F7509" w:rsidRDefault="003C72C5" w:rsidP="003C72C5">
      <w:pPr>
        <w:ind w:left="818" w:hanging="14"/>
        <w:rPr>
          <w:rFonts w:eastAsia="ＭＳ Ｐゴシック" w:cs="Times New Roman"/>
          <w:szCs w:val="21"/>
        </w:rPr>
      </w:pPr>
    </w:p>
    <w:tbl>
      <w:tblPr>
        <w:tblStyle w:val="19"/>
        <w:tblW w:w="0" w:type="auto"/>
        <w:tblInd w:w="222" w:type="dxa"/>
        <w:tblLook w:val="04A0" w:firstRow="1" w:lastRow="0" w:firstColumn="1" w:lastColumn="0" w:noHBand="0" w:noVBand="1"/>
      </w:tblPr>
      <w:tblGrid>
        <w:gridCol w:w="5160"/>
        <w:gridCol w:w="4245"/>
      </w:tblGrid>
      <w:tr w:rsidR="003C72C5" w:rsidRPr="004F7509" w14:paraId="671A8F8D" w14:textId="77777777" w:rsidTr="00B84A99">
        <w:trPr>
          <w:trHeight w:val="259"/>
        </w:trPr>
        <w:tc>
          <w:tcPr>
            <w:tcW w:w="5160" w:type="dxa"/>
            <w:tcBorders>
              <w:bottom w:val="single" w:sz="4" w:space="0" w:color="auto"/>
            </w:tcBorders>
            <w:shd w:val="clear" w:color="auto" w:fill="002B62"/>
          </w:tcPr>
          <w:p w14:paraId="2EF4F7F8" w14:textId="0CA5F403" w:rsidR="003C72C5" w:rsidRPr="004F7509" w:rsidRDefault="006B789F" w:rsidP="00B84A99">
            <w:pPr>
              <w:jc w:val="center"/>
              <w:rPr>
                <w:rFonts w:eastAsia="ＭＳ Ｐゴシック" w:cs="Times New Roman"/>
                <w:b/>
                <w:sz w:val="18"/>
                <w:szCs w:val="18"/>
              </w:rPr>
            </w:pPr>
            <w:r>
              <w:rPr>
                <w:rFonts w:eastAsia="ＭＳ Ｐゴシック" w:cs="Times New Roman" w:hint="eastAsia"/>
                <w:b/>
                <w:sz w:val="18"/>
                <w:szCs w:val="18"/>
              </w:rPr>
              <w:t>Description</w:t>
            </w:r>
          </w:p>
        </w:tc>
        <w:tc>
          <w:tcPr>
            <w:tcW w:w="4245" w:type="dxa"/>
            <w:tcBorders>
              <w:left w:val="single" w:sz="4" w:space="0" w:color="auto"/>
              <w:bottom w:val="single" w:sz="4" w:space="0" w:color="auto"/>
            </w:tcBorders>
            <w:shd w:val="clear" w:color="auto" w:fill="002B62"/>
          </w:tcPr>
          <w:p w14:paraId="06D9A84F" w14:textId="12F1889A" w:rsidR="003C72C5" w:rsidRPr="004F7509" w:rsidRDefault="006B789F" w:rsidP="00B84A99">
            <w:pPr>
              <w:jc w:val="center"/>
              <w:rPr>
                <w:rFonts w:eastAsia="ＭＳ Ｐゴシック" w:cs="Times New Roman"/>
                <w:b/>
                <w:sz w:val="18"/>
                <w:szCs w:val="18"/>
              </w:rPr>
            </w:pPr>
            <w:r>
              <w:rPr>
                <w:rFonts w:eastAsia="ＭＳ Ｐゴシック" w:cs="Times New Roman" w:hint="eastAsia"/>
                <w:b/>
                <w:sz w:val="18"/>
                <w:szCs w:val="18"/>
              </w:rPr>
              <w:t>Target file name</w:t>
            </w:r>
          </w:p>
        </w:tc>
      </w:tr>
      <w:tr w:rsidR="00056389" w:rsidRPr="001905D2" w14:paraId="29F859FD" w14:textId="77777777" w:rsidTr="00B84A99">
        <w:trPr>
          <w:trHeight w:val="330"/>
        </w:trPr>
        <w:tc>
          <w:tcPr>
            <w:tcW w:w="5160" w:type="dxa"/>
            <w:tcBorders>
              <w:top w:val="dotted" w:sz="4" w:space="0" w:color="auto"/>
            </w:tcBorders>
          </w:tcPr>
          <w:p w14:paraId="4D7AEA93" w14:textId="70BFA4C3" w:rsidR="00056389" w:rsidRPr="00056389" w:rsidRDefault="00056389" w:rsidP="00056389">
            <w:pPr>
              <w:jc w:val="left"/>
              <w:rPr>
                <w:rFonts w:asciiTheme="minorHAnsi" w:eastAsiaTheme="majorEastAsia" w:hAnsiTheme="minorHAnsi" w:cstheme="minorHAnsi"/>
                <w:sz w:val="18"/>
                <w:szCs w:val="18"/>
              </w:rPr>
            </w:pPr>
            <w:r w:rsidRPr="00056389">
              <w:rPr>
                <w:rFonts w:asciiTheme="minorHAnsi" w:eastAsiaTheme="majorEastAsia" w:hAnsiTheme="minorHAnsi" w:cstheme="minorHAnsi"/>
                <w:sz w:val="18"/>
                <w:szCs w:val="18"/>
              </w:rPr>
              <w:t>Terraform operation execution monitoring</w:t>
            </w:r>
          </w:p>
          <w:p w14:paraId="448F1108" w14:textId="7BDAC309" w:rsidR="00056389" w:rsidRPr="00056389" w:rsidRDefault="00056389" w:rsidP="00056389">
            <w:pPr>
              <w:pStyle w:val="Default"/>
              <w:rPr>
                <w:rFonts w:asciiTheme="minorHAnsi" w:hAnsiTheme="minorHAnsi" w:cstheme="minorHAnsi"/>
                <w:sz w:val="18"/>
                <w:szCs w:val="18"/>
              </w:rPr>
            </w:pPr>
            <w:r w:rsidRPr="00056389">
              <w:rPr>
                <w:rFonts w:asciiTheme="minorHAnsi" w:hAnsiTheme="minorHAnsi" w:cstheme="minorHAnsi"/>
                <w:sz w:val="18"/>
                <w:szCs w:val="18"/>
              </w:rPr>
              <w:t xml:space="preserve">Execute the unexecuted Operation. </w:t>
            </w:r>
          </w:p>
        </w:tc>
        <w:tc>
          <w:tcPr>
            <w:tcW w:w="4245" w:type="dxa"/>
            <w:tcBorders>
              <w:top w:val="single" w:sz="4" w:space="0" w:color="auto"/>
              <w:left w:val="single" w:sz="4" w:space="0" w:color="auto"/>
            </w:tcBorders>
          </w:tcPr>
          <w:p w14:paraId="3F8D4762" w14:textId="13A50637" w:rsidR="00056389" w:rsidRPr="00056389" w:rsidRDefault="00056389" w:rsidP="00056389">
            <w:pPr>
              <w:rPr>
                <w:rFonts w:asciiTheme="minorHAnsi" w:eastAsiaTheme="majorEastAsia" w:hAnsiTheme="minorHAnsi" w:cstheme="minorHAnsi"/>
                <w:sz w:val="18"/>
                <w:szCs w:val="18"/>
              </w:rPr>
            </w:pPr>
            <w:proofErr w:type="spellStart"/>
            <w:r w:rsidRPr="00056389">
              <w:rPr>
                <w:rFonts w:asciiTheme="minorHAnsi" w:eastAsiaTheme="majorEastAsia" w:hAnsiTheme="minorHAnsi" w:cstheme="minorHAnsi"/>
                <w:sz w:val="18"/>
                <w:szCs w:val="18"/>
              </w:rPr>
              <w:t>ky_terraform_execute-workflow.service</w:t>
            </w:r>
            <w:proofErr w:type="spellEnd"/>
          </w:p>
        </w:tc>
      </w:tr>
      <w:tr w:rsidR="00056389" w:rsidRPr="001905D2" w14:paraId="4CE41E89" w14:textId="77777777" w:rsidTr="00B84A99">
        <w:trPr>
          <w:trHeight w:val="330"/>
        </w:trPr>
        <w:tc>
          <w:tcPr>
            <w:tcW w:w="5160" w:type="dxa"/>
            <w:tcBorders>
              <w:top w:val="dotted" w:sz="4" w:space="0" w:color="auto"/>
            </w:tcBorders>
          </w:tcPr>
          <w:p w14:paraId="3DED3399" w14:textId="198FB18A" w:rsidR="00056389" w:rsidRPr="00056389" w:rsidRDefault="00056389" w:rsidP="00056389">
            <w:pPr>
              <w:jc w:val="left"/>
              <w:rPr>
                <w:rFonts w:asciiTheme="minorHAnsi" w:eastAsiaTheme="majorEastAsia" w:hAnsiTheme="minorHAnsi" w:cstheme="minorHAnsi"/>
                <w:sz w:val="18"/>
                <w:szCs w:val="18"/>
              </w:rPr>
            </w:pPr>
            <w:r w:rsidRPr="00056389">
              <w:rPr>
                <w:rFonts w:asciiTheme="minorHAnsi" w:eastAsiaTheme="majorEastAsia" w:hAnsiTheme="minorHAnsi" w:cstheme="minorHAnsi"/>
                <w:sz w:val="18"/>
                <w:szCs w:val="18"/>
              </w:rPr>
              <w:t>Terraform operation execution monitoring</w:t>
            </w:r>
          </w:p>
          <w:p w14:paraId="48137E2B" w14:textId="0A0D8877" w:rsidR="00056389" w:rsidRPr="00056389" w:rsidRDefault="00AA0D79" w:rsidP="00056389">
            <w:pPr>
              <w:jc w:val="left"/>
              <w:rPr>
                <w:rFonts w:asciiTheme="minorHAnsi" w:eastAsiaTheme="majorEastAsia" w:hAnsiTheme="minorHAnsi" w:cstheme="minorHAnsi"/>
                <w:sz w:val="18"/>
                <w:szCs w:val="18"/>
              </w:rPr>
            </w:pPr>
            <w:r>
              <w:rPr>
                <w:rFonts w:asciiTheme="minorHAnsi" w:eastAsiaTheme="majorEastAsia" w:hAnsiTheme="minorHAnsi" w:cstheme="minorHAnsi"/>
                <w:sz w:val="18"/>
                <w:szCs w:val="18"/>
              </w:rPr>
              <w:t>Check the status of executing</w:t>
            </w:r>
            <w:r w:rsidR="00056389" w:rsidRPr="00056389">
              <w:rPr>
                <w:rFonts w:asciiTheme="minorHAnsi" w:eastAsiaTheme="majorEastAsia" w:hAnsiTheme="minorHAnsi" w:cstheme="minorHAnsi"/>
                <w:sz w:val="18"/>
                <w:szCs w:val="18"/>
              </w:rPr>
              <w:t xml:space="preserve"> work and acquire logs.</w:t>
            </w:r>
          </w:p>
        </w:tc>
        <w:tc>
          <w:tcPr>
            <w:tcW w:w="4245" w:type="dxa"/>
            <w:tcBorders>
              <w:top w:val="single" w:sz="4" w:space="0" w:color="auto"/>
              <w:left w:val="single" w:sz="4" w:space="0" w:color="auto"/>
            </w:tcBorders>
          </w:tcPr>
          <w:p w14:paraId="2EDC1A27" w14:textId="4C231EC9" w:rsidR="00056389" w:rsidRPr="00056389" w:rsidRDefault="00056389" w:rsidP="00056389">
            <w:pPr>
              <w:rPr>
                <w:rFonts w:asciiTheme="minorHAnsi" w:eastAsiaTheme="majorEastAsia" w:hAnsiTheme="minorHAnsi" w:cstheme="minorHAnsi"/>
                <w:sz w:val="18"/>
                <w:szCs w:val="18"/>
              </w:rPr>
            </w:pPr>
            <w:proofErr w:type="spellStart"/>
            <w:r w:rsidRPr="00056389">
              <w:rPr>
                <w:rFonts w:asciiTheme="minorHAnsi" w:eastAsiaTheme="majorEastAsia" w:hAnsiTheme="minorHAnsi" w:cstheme="minorHAnsi"/>
                <w:sz w:val="18"/>
                <w:szCs w:val="18"/>
              </w:rPr>
              <w:t>ky_terraform_checkcondition-workflow.service</w:t>
            </w:r>
            <w:proofErr w:type="spellEnd"/>
          </w:p>
        </w:tc>
      </w:tr>
      <w:tr w:rsidR="00056389" w:rsidRPr="001905D2" w14:paraId="7DA8CB9E" w14:textId="77777777" w:rsidTr="00E020DB">
        <w:trPr>
          <w:trHeight w:val="330"/>
        </w:trPr>
        <w:tc>
          <w:tcPr>
            <w:tcW w:w="5160" w:type="dxa"/>
            <w:tcBorders>
              <w:top w:val="dotted" w:sz="4" w:space="0" w:color="auto"/>
              <w:bottom w:val="dotted" w:sz="4" w:space="0" w:color="auto"/>
            </w:tcBorders>
          </w:tcPr>
          <w:p w14:paraId="2B8CD24B" w14:textId="12A75409" w:rsidR="00056389" w:rsidRPr="00056389" w:rsidRDefault="00056389" w:rsidP="00056389">
            <w:pPr>
              <w:jc w:val="left"/>
              <w:rPr>
                <w:rFonts w:asciiTheme="minorHAnsi" w:eastAsiaTheme="majorEastAsia" w:hAnsiTheme="minorHAnsi" w:cstheme="minorHAnsi"/>
                <w:sz w:val="18"/>
                <w:szCs w:val="18"/>
              </w:rPr>
            </w:pPr>
            <w:r w:rsidRPr="00056389">
              <w:rPr>
                <w:rFonts w:asciiTheme="minorHAnsi" w:eastAsiaTheme="majorEastAsia" w:hAnsiTheme="minorHAnsi" w:cstheme="minorHAnsi"/>
                <w:sz w:val="18"/>
                <w:szCs w:val="18"/>
              </w:rPr>
              <w:t>Terraform variable automatic registration</w:t>
            </w:r>
          </w:p>
          <w:p w14:paraId="433A6B81" w14:textId="1F9FEE41" w:rsidR="00056389" w:rsidRPr="00056389" w:rsidRDefault="00E20460" w:rsidP="00056389">
            <w:pPr>
              <w:jc w:val="left"/>
              <w:rPr>
                <w:rFonts w:asciiTheme="minorHAnsi" w:eastAsiaTheme="majorEastAsia" w:hAnsiTheme="minorHAnsi" w:cstheme="minorHAnsi"/>
                <w:sz w:val="18"/>
                <w:szCs w:val="18"/>
              </w:rPr>
            </w:pPr>
            <w:r w:rsidRPr="00E20460">
              <w:rPr>
                <w:rFonts w:asciiTheme="minorHAnsi" w:eastAsiaTheme="majorEastAsia" w:hAnsiTheme="minorHAnsi" w:cstheme="minorHAnsi"/>
                <w:sz w:val="18"/>
                <w:szCs w:val="18"/>
              </w:rPr>
              <w:t>Remove variable</w:t>
            </w:r>
            <w:r>
              <w:rPr>
                <w:rFonts w:asciiTheme="minorHAnsi" w:eastAsiaTheme="majorEastAsia" w:hAnsiTheme="minorHAnsi" w:cstheme="minorHAnsi"/>
                <w:sz w:val="18"/>
                <w:szCs w:val="18"/>
              </w:rPr>
              <w:t>s from uploaded Module file</w:t>
            </w:r>
            <w:r w:rsidR="00056389" w:rsidRPr="00056389">
              <w:rPr>
                <w:rFonts w:asciiTheme="minorHAnsi" w:eastAsiaTheme="majorEastAsia" w:hAnsiTheme="minorHAnsi" w:cstheme="minorHAnsi"/>
                <w:sz w:val="18"/>
                <w:szCs w:val="18"/>
              </w:rPr>
              <w:t>s.</w:t>
            </w:r>
          </w:p>
        </w:tc>
        <w:tc>
          <w:tcPr>
            <w:tcW w:w="4245" w:type="dxa"/>
            <w:tcBorders>
              <w:top w:val="single" w:sz="4" w:space="0" w:color="auto"/>
              <w:left w:val="single" w:sz="4" w:space="0" w:color="auto"/>
              <w:bottom w:val="single" w:sz="4" w:space="0" w:color="auto"/>
            </w:tcBorders>
          </w:tcPr>
          <w:p w14:paraId="333B1BDD" w14:textId="6FD9E088" w:rsidR="00056389" w:rsidRPr="00056389" w:rsidRDefault="00056389" w:rsidP="00056389">
            <w:pPr>
              <w:rPr>
                <w:rFonts w:asciiTheme="minorHAnsi" w:eastAsiaTheme="majorEastAsia" w:hAnsiTheme="minorHAnsi" w:cstheme="minorHAnsi"/>
                <w:sz w:val="18"/>
                <w:szCs w:val="18"/>
              </w:rPr>
            </w:pPr>
            <w:proofErr w:type="spellStart"/>
            <w:r w:rsidRPr="00056389">
              <w:rPr>
                <w:rFonts w:asciiTheme="minorHAnsi" w:eastAsiaTheme="majorEastAsia" w:hAnsiTheme="minorHAnsi" w:cstheme="minorHAnsi"/>
                <w:sz w:val="18"/>
                <w:szCs w:val="18"/>
              </w:rPr>
              <w:t>ky_terraform_varsautolistup-workflow.service</w:t>
            </w:r>
            <w:proofErr w:type="spellEnd"/>
          </w:p>
        </w:tc>
      </w:tr>
      <w:tr w:rsidR="00056389" w:rsidRPr="001905D2" w14:paraId="757FA69C" w14:textId="77777777" w:rsidTr="00B84A99">
        <w:trPr>
          <w:trHeight w:val="330"/>
        </w:trPr>
        <w:tc>
          <w:tcPr>
            <w:tcW w:w="5160" w:type="dxa"/>
            <w:tcBorders>
              <w:top w:val="dotted" w:sz="4" w:space="0" w:color="auto"/>
            </w:tcBorders>
          </w:tcPr>
          <w:p w14:paraId="70CCF113" w14:textId="2D509EA7" w:rsidR="002634FB" w:rsidRDefault="002634FB" w:rsidP="00056389">
            <w:pPr>
              <w:jc w:val="left"/>
              <w:rPr>
                <w:rFonts w:asciiTheme="minorHAnsi" w:eastAsiaTheme="majorEastAsia" w:hAnsiTheme="minorHAnsi" w:cstheme="minorHAnsi"/>
                <w:sz w:val="18"/>
                <w:szCs w:val="18"/>
              </w:rPr>
            </w:pPr>
            <w:r>
              <w:rPr>
                <w:rFonts w:asciiTheme="minorHAnsi" w:eastAsiaTheme="majorEastAsia" w:hAnsiTheme="minorHAnsi" w:cstheme="minorHAnsi"/>
                <w:sz w:val="18"/>
                <w:szCs w:val="18"/>
              </w:rPr>
              <w:t>Terraform auto registration s</w:t>
            </w:r>
            <w:r w:rsidRPr="002634FB">
              <w:rPr>
                <w:rFonts w:asciiTheme="minorHAnsi" w:eastAsiaTheme="majorEastAsia" w:hAnsiTheme="minorHAnsi" w:cstheme="minorHAnsi"/>
                <w:sz w:val="18"/>
                <w:szCs w:val="18"/>
              </w:rPr>
              <w:t>ettings</w:t>
            </w:r>
          </w:p>
          <w:p w14:paraId="1B84F67E" w14:textId="04FCC98E" w:rsidR="00056389" w:rsidRPr="00056389" w:rsidRDefault="00056389" w:rsidP="00056389">
            <w:pPr>
              <w:jc w:val="left"/>
              <w:rPr>
                <w:rFonts w:asciiTheme="minorHAnsi" w:eastAsiaTheme="majorEastAsia" w:hAnsiTheme="minorHAnsi" w:cstheme="minorHAnsi"/>
                <w:sz w:val="18"/>
                <w:szCs w:val="18"/>
              </w:rPr>
            </w:pPr>
            <w:r w:rsidRPr="00056389">
              <w:rPr>
                <w:rFonts w:asciiTheme="minorHAnsi" w:eastAsiaTheme="majorEastAsia" w:hAnsiTheme="minorHAnsi" w:cstheme="minorHAnsi"/>
                <w:sz w:val="18"/>
                <w:szCs w:val="18"/>
              </w:rPr>
              <w:t>The information configured for substitution value automatic registration is reflected in the substitution value list.</w:t>
            </w:r>
          </w:p>
        </w:tc>
        <w:tc>
          <w:tcPr>
            <w:tcW w:w="4245" w:type="dxa"/>
            <w:tcBorders>
              <w:top w:val="single" w:sz="4" w:space="0" w:color="auto"/>
              <w:left w:val="single" w:sz="4" w:space="0" w:color="auto"/>
            </w:tcBorders>
          </w:tcPr>
          <w:p w14:paraId="56F0F8A5" w14:textId="1487C402" w:rsidR="00056389" w:rsidRPr="00056389" w:rsidRDefault="00056389" w:rsidP="00056389">
            <w:pPr>
              <w:rPr>
                <w:rFonts w:asciiTheme="minorHAnsi" w:eastAsiaTheme="majorEastAsia" w:hAnsiTheme="minorHAnsi" w:cstheme="minorHAnsi"/>
                <w:sz w:val="18"/>
                <w:szCs w:val="18"/>
              </w:rPr>
            </w:pPr>
            <w:proofErr w:type="spellStart"/>
            <w:r w:rsidRPr="00056389">
              <w:rPr>
                <w:rFonts w:asciiTheme="minorHAnsi" w:eastAsiaTheme="majorEastAsia" w:hAnsiTheme="minorHAnsi" w:cstheme="minorHAnsi"/>
                <w:sz w:val="18"/>
                <w:szCs w:val="18"/>
              </w:rPr>
              <w:t>ky_terraform_valautosetup-workflow.service</w:t>
            </w:r>
            <w:proofErr w:type="spellEnd"/>
          </w:p>
        </w:tc>
      </w:tr>
    </w:tbl>
    <w:p w14:paraId="3AABF840" w14:textId="77777777" w:rsidR="003C72C5" w:rsidRPr="004F7509" w:rsidRDefault="003C72C5" w:rsidP="003C72C5">
      <w:pPr>
        <w:widowControl/>
        <w:jc w:val="left"/>
        <w:rPr>
          <w:rFonts w:eastAsia="ＭＳ Ｐゴシック" w:cs="Times New Roman"/>
          <w:szCs w:val="21"/>
        </w:rPr>
      </w:pPr>
    </w:p>
    <w:p w14:paraId="638DFAEA" w14:textId="08935DF5" w:rsidR="003C17BD" w:rsidRDefault="006F7D10" w:rsidP="003C17BD">
      <w:pPr>
        <w:ind w:leftChars="135" w:left="283"/>
        <w:rPr>
          <w:rFonts w:eastAsia="ＭＳ Ｐゴシック" w:cs="Times New Roman"/>
          <w:szCs w:val="21"/>
        </w:rPr>
      </w:pPr>
      <w:r w:rsidRPr="006F7D10">
        <w:rPr>
          <w:rFonts w:eastAsia="ＭＳ Ｐゴシック" w:cs="Times New Roman"/>
          <w:szCs w:val="21"/>
        </w:rPr>
        <w:t>The targe</w:t>
      </w:r>
      <w:r w:rsidR="003F4F72">
        <w:rPr>
          <w:rFonts w:eastAsia="ＭＳ Ｐゴシック" w:cs="Times New Roman"/>
          <w:szCs w:val="21"/>
        </w:rPr>
        <w:t xml:space="preserve">t file is stored in </w:t>
      </w:r>
      <w:r w:rsidR="00805AD4">
        <w:rPr>
          <w:rFonts w:eastAsia="ＭＳ Ｐゴシック" w:cs="Times New Roman"/>
          <w:szCs w:val="21"/>
        </w:rPr>
        <w:t>“</w:t>
      </w:r>
      <w:r w:rsidR="003F4F72">
        <w:rPr>
          <w:rFonts w:eastAsia="ＭＳ Ｐゴシック" w:cs="Times New Roman"/>
          <w:szCs w:val="21"/>
        </w:rPr>
        <w:t>/</w:t>
      </w:r>
      <w:proofErr w:type="spellStart"/>
      <w:r w:rsidR="003F4F72">
        <w:rPr>
          <w:rFonts w:eastAsia="ＭＳ Ｐゴシック" w:cs="Times New Roman"/>
          <w:szCs w:val="21"/>
        </w:rPr>
        <w:t>usr</w:t>
      </w:r>
      <w:proofErr w:type="spellEnd"/>
      <w:r w:rsidR="003F4F72">
        <w:rPr>
          <w:rFonts w:eastAsia="ＭＳ Ｐゴシック" w:cs="Times New Roman"/>
          <w:szCs w:val="21"/>
        </w:rPr>
        <w:t>/ lib/</w:t>
      </w:r>
      <w:proofErr w:type="spellStart"/>
      <w:r w:rsidRPr="006F7D10">
        <w:rPr>
          <w:rFonts w:eastAsia="ＭＳ Ｐゴシック" w:cs="Times New Roman"/>
          <w:szCs w:val="21"/>
        </w:rPr>
        <w:t>ystemd</w:t>
      </w:r>
      <w:proofErr w:type="spellEnd"/>
      <w:r w:rsidRPr="006F7D10">
        <w:rPr>
          <w:rFonts w:eastAsia="ＭＳ Ｐゴシック" w:cs="Times New Roman"/>
          <w:szCs w:val="21"/>
        </w:rPr>
        <w:t>/system</w:t>
      </w:r>
      <w:r w:rsidR="00805AD4">
        <w:rPr>
          <w:rFonts w:eastAsia="ＭＳ Ｐゴシック" w:cs="Times New Roman"/>
          <w:szCs w:val="21"/>
        </w:rPr>
        <w:t>”</w:t>
      </w:r>
      <w:r w:rsidRPr="006F7D10">
        <w:rPr>
          <w:rFonts w:eastAsia="ＭＳ Ｐゴシック" w:cs="Times New Roman"/>
          <w:szCs w:val="21"/>
        </w:rPr>
        <w:t>.</w:t>
      </w:r>
    </w:p>
    <w:p w14:paraId="039B32F6" w14:textId="38E9DE17" w:rsidR="003C17BD" w:rsidRDefault="00E8564C" w:rsidP="003C17BD">
      <w:pPr>
        <w:ind w:leftChars="135" w:left="283"/>
        <w:rPr>
          <w:rFonts w:eastAsia="ＭＳ Ｐゴシック" w:cs="Times New Roman"/>
          <w:szCs w:val="21"/>
        </w:rPr>
      </w:pPr>
      <w:r w:rsidRPr="00B27EAA">
        <w:rPr>
          <w:rFonts w:asciiTheme="majorHAnsi" w:eastAsia="ＭＳ Ｐゴシック" w:hAnsiTheme="majorHAnsi" w:cstheme="majorHAnsi"/>
          <w:szCs w:val="21"/>
        </w:rPr>
        <w:t>The method of Starting/Stopping/Restarting a process is as follows. Please execute the command with root permission</w:t>
      </w:r>
      <w:r w:rsidR="003F4F72" w:rsidRPr="003F4F72">
        <w:rPr>
          <w:rFonts w:eastAsia="ＭＳ Ｐゴシック" w:cs="Times New Roman"/>
          <w:szCs w:val="21"/>
        </w:rPr>
        <w:t>.</w:t>
      </w:r>
    </w:p>
    <w:p w14:paraId="76A795E2" w14:textId="21E9B1C4" w:rsidR="003C72C5" w:rsidRPr="00805AD4" w:rsidRDefault="003C72C5" w:rsidP="003C72C5">
      <w:pPr>
        <w:tabs>
          <w:tab w:val="left" w:pos="3882"/>
        </w:tabs>
        <w:rPr>
          <w:rFonts w:eastAsia="ＭＳ Ｐゴシック" w:cs="Times New Roman"/>
          <w:szCs w:val="21"/>
        </w:rPr>
      </w:pPr>
    </w:p>
    <w:p w14:paraId="10436B16" w14:textId="49E6D9BB" w:rsidR="003C72C5" w:rsidRPr="004F7509" w:rsidRDefault="003C72C5" w:rsidP="00B46FB2">
      <w:pPr>
        <w:pStyle w:val="a9"/>
        <w:numPr>
          <w:ilvl w:val="0"/>
          <w:numId w:val="25"/>
        </w:numPr>
        <w:ind w:leftChars="0"/>
        <w:rPr>
          <w:rFonts w:eastAsia="ＭＳ Ｐゴシック" w:cs="Times New Roman"/>
          <w:szCs w:val="21"/>
        </w:rPr>
      </w:pPr>
      <w:r w:rsidRPr="004F7509">
        <w:rPr>
          <w:noProof/>
        </w:rPr>
        <mc:AlternateContent>
          <mc:Choice Requires="wps">
            <w:drawing>
              <wp:anchor distT="0" distB="0" distL="114300" distR="114300" simplePos="0" relativeHeight="251700224" behindDoc="0" locked="0" layoutInCell="1" allowOverlap="1" wp14:anchorId="0E653FCC" wp14:editId="33F4EBAA">
                <wp:simplePos x="0" y="0"/>
                <wp:positionH relativeFrom="column">
                  <wp:posOffset>933450</wp:posOffset>
                </wp:positionH>
                <wp:positionV relativeFrom="paragraph">
                  <wp:posOffset>180975</wp:posOffset>
                </wp:positionV>
                <wp:extent cx="4463415" cy="287655"/>
                <wp:effectExtent l="0" t="0" r="13335" b="17145"/>
                <wp:wrapNone/>
                <wp:docPr id="158" name="テキスト ボックス 158"/>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7A2B821C" w14:textId="4DA3E2BD" w:rsidR="007B5626" w:rsidRPr="008E48A7" w:rsidRDefault="007B5626"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xml:space="preserve"># </w:t>
                            </w:r>
                            <w:proofErr w:type="spellStart"/>
                            <w:r w:rsidRPr="008E48A7">
                              <w:rPr>
                                <w:rFonts w:asciiTheme="majorEastAsia" w:eastAsiaTheme="majorEastAsia" w:hAnsiTheme="majorEastAsia" w:cstheme="majorHAnsi"/>
                                <w:color w:val="FFFFFF"/>
                                <w:szCs w:val="21"/>
                              </w:rPr>
                              <w:t>systemctl</w:t>
                            </w:r>
                            <w:proofErr w:type="spellEnd"/>
                            <w:r w:rsidRPr="008E48A7">
                              <w:rPr>
                                <w:rFonts w:asciiTheme="majorEastAsia" w:eastAsiaTheme="majorEastAsia" w:hAnsiTheme="majorEastAsia" w:cstheme="majorHAnsi"/>
                                <w:color w:val="FFFFFF"/>
                                <w:szCs w:val="21"/>
                              </w:rPr>
                              <w:t xml:space="preserve"> start</w:t>
                            </w:r>
                            <w:r w:rsidRPr="00A4310A">
                              <w:rPr>
                                <w:rFonts w:asciiTheme="majorEastAsia" w:eastAsiaTheme="majorEastAsia" w:hAnsiTheme="majorEastAsia" w:cstheme="majorHAnsi"/>
                                <w:color w:val="FFFFFF"/>
                                <w:szCs w:val="21"/>
                              </w:rPr>
                              <w:t xml:space="preserve"> </w:t>
                            </w:r>
                            <w:proofErr w:type="spellStart"/>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roofErr w:type="spellEnd"/>
                          </w:p>
                          <w:p w14:paraId="70F68B34" w14:textId="047CEA61" w:rsidR="007B5626" w:rsidRPr="008E48A7" w:rsidRDefault="007B5626" w:rsidP="003C72C5">
                            <w:pPr>
                              <w:rPr>
                                <w:color w:val="FFFFFF"/>
                              </w:rPr>
                            </w:pPr>
                          </w:p>
                          <w:p w14:paraId="3D473869" w14:textId="77777777" w:rsidR="007B5626" w:rsidRPr="00B35865" w:rsidRDefault="007B5626" w:rsidP="003C72C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653FCC" id="テキスト ボックス 158" o:spid="_x0000_s1085" type="#_x0000_t202" style="position:absolute;left:0;text-align:left;margin-left:73.5pt;margin-top:14.25pt;width:351.45pt;height:22.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" fillcolor="#17375e" strokecolor="#17375e" strokeweight=".5pt">
                <v:textbox>
                  <w:txbxContent>
                    <w:p w14:paraId="7A2B821C" w14:textId="4DA3E2BD" w:rsidR="007B5626" w:rsidRPr="008E48A7" w:rsidRDefault="007B5626"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xml:space="preserve"># </w:t>
                      </w:r>
                      <w:proofErr w:type="spellStart"/>
                      <w:r w:rsidRPr="008E48A7">
                        <w:rPr>
                          <w:rFonts w:asciiTheme="majorEastAsia" w:eastAsiaTheme="majorEastAsia" w:hAnsiTheme="majorEastAsia" w:cstheme="majorHAnsi"/>
                          <w:color w:val="FFFFFF"/>
                          <w:szCs w:val="21"/>
                        </w:rPr>
                        <w:t>systemctl</w:t>
                      </w:r>
                      <w:proofErr w:type="spellEnd"/>
                      <w:r w:rsidRPr="008E48A7">
                        <w:rPr>
                          <w:rFonts w:asciiTheme="majorEastAsia" w:eastAsiaTheme="majorEastAsia" w:hAnsiTheme="majorEastAsia" w:cstheme="majorHAnsi"/>
                          <w:color w:val="FFFFFF"/>
                          <w:szCs w:val="21"/>
                        </w:rPr>
                        <w:t xml:space="preserve"> start</w:t>
                      </w:r>
                      <w:r w:rsidRPr="00A4310A">
                        <w:rPr>
                          <w:rFonts w:asciiTheme="majorEastAsia" w:eastAsiaTheme="majorEastAsia" w:hAnsiTheme="majorEastAsia" w:cstheme="majorHAnsi"/>
                          <w:color w:val="FFFFFF"/>
                          <w:szCs w:val="21"/>
                        </w:rPr>
                        <w:t xml:space="preserve"> </w:t>
                      </w:r>
                      <w:proofErr w:type="spellStart"/>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roofErr w:type="spellEnd"/>
                    </w:p>
                    <w:p w14:paraId="70F68B34" w14:textId="047CEA61" w:rsidR="007B5626" w:rsidRPr="008E48A7" w:rsidRDefault="007B5626" w:rsidP="003C72C5">
                      <w:pPr>
                        <w:rPr>
                          <w:color w:val="FFFFFF"/>
                        </w:rPr>
                      </w:pPr>
                    </w:p>
                    <w:p w14:paraId="3D473869" w14:textId="77777777" w:rsidR="007B5626" w:rsidRPr="00B35865" w:rsidRDefault="007B5626" w:rsidP="003C72C5">
                      <w:pPr>
                        <w:rPr>
                          <w:rFonts w:asciiTheme="majorHAnsi" w:hAnsiTheme="majorHAnsi" w:cstheme="majorHAnsi"/>
                          <w:color w:val="FFFFFF"/>
                        </w:rPr>
                      </w:pPr>
                    </w:p>
                  </w:txbxContent>
                </v:textbox>
              </v:shape>
            </w:pict>
          </mc:Fallback>
        </mc:AlternateContent>
      </w:r>
      <w:r w:rsidR="003F4F72" w:rsidRPr="003F4F72">
        <w:t xml:space="preserve"> </w:t>
      </w:r>
      <w:r w:rsidR="003F4F72" w:rsidRPr="003F4F72">
        <w:rPr>
          <w:rFonts w:eastAsia="ＭＳ Ｐゴシック" w:cs="Times New Roman"/>
          <w:szCs w:val="21"/>
        </w:rPr>
        <w:t>Start process</w:t>
      </w:r>
    </w:p>
    <w:p w14:paraId="056FE9C9" w14:textId="77777777" w:rsidR="003C72C5" w:rsidRPr="004F7509" w:rsidRDefault="003C72C5" w:rsidP="003C72C5">
      <w:pPr>
        <w:ind w:left="802" w:firstLine="8"/>
        <w:rPr>
          <w:rFonts w:eastAsia="ＭＳ Ｐゴシック" w:cs="Times New Roman"/>
          <w:szCs w:val="21"/>
        </w:rPr>
      </w:pPr>
    </w:p>
    <w:p w14:paraId="31687FBD" w14:textId="77777777" w:rsidR="003C72C5" w:rsidRPr="004F7509" w:rsidRDefault="003C72C5" w:rsidP="003C72C5">
      <w:pPr>
        <w:ind w:left="802" w:firstLine="8"/>
        <w:rPr>
          <w:rFonts w:eastAsia="ＭＳ Ｐゴシック" w:cs="Times New Roman"/>
          <w:szCs w:val="21"/>
        </w:rPr>
      </w:pPr>
    </w:p>
    <w:p w14:paraId="10F94696" w14:textId="77777777" w:rsidR="003C72C5" w:rsidRPr="004F7509" w:rsidRDefault="003C72C5" w:rsidP="003C72C5">
      <w:pPr>
        <w:ind w:left="802" w:firstLine="8"/>
        <w:rPr>
          <w:rFonts w:eastAsia="ＭＳ Ｐゴシック" w:cs="Times New Roman"/>
          <w:szCs w:val="21"/>
        </w:rPr>
      </w:pPr>
    </w:p>
    <w:p w14:paraId="2BED0E42" w14:textId="6BD5A2EB" w:rsidR="003F4F72" w:rsidRPr="003F4F72" w:rsidRDefault="003F4F72" w:rsidP="00B46FB2">
      <w:pPr>
        <w:pStyle w:val="a9"/>
        <w:numPr>
          <w:ilvl w:val="0"/>
          <w:numId w:val="25"/>
        </w:numPr>
        <w:ind w:leftChars="0"/>
        <w:rPr>
          <w:rFonts w:eastAsia="ＭＳ Ｐゴシック" w:cs="Times New Roman"/>
          <w:szCs w:val="21"/>
        </w:rPr>
      </w:pPr>
      <w:r>
        <w:rPr>
          <w:rFonts w:eastAsia="ＭＳ Ｐゴシック" w:cs="Times New Roman"/>
          <w:szCs w:val="21"/>
        </w:rPr>
        <w:t xml:space="preserve"> </w:t>
      </w:r>
      <w:r w:rsidRPr="003F4F72">
        <w:rPr>
          <w:rFonts w:eastAsia="ＭＳ Ｐゴシック" w:cs="Times New Roman"/>
          <w:szCs w:val="21"/>
        </w:rPr>
        <w:t>Stop process</w:t>
      </w:r>
    </w:p>
    <w:p w14:paraId="470A3F63" w14:textId="77777777" w:rsidR="003C72C5" w:rsidRPr="004F7509" w:rsidRDefault="003C72C5" w:rsidP="003C72C5">
      <w:pPr>
        <w:ind w:left="802" w:firstLine="8"/>
        <w:rPr>
          <w:rFonts w:eastAsia="ＭＳ Ｐゴシック" w:cs="Times New Roman"/>
          <w:szCs w:val="21"/>
        </w:rPr>
      </w:pPr>
      <w:r w:rsidRPr="004F7509">
        <w:rPr>
          <w:rFonts w:eastAsia="ＭＳ Ｐゴシック" w:cs="Times New Roman"/>
          <w:noProof/>
          <w:szCs w:val="21"/>
        </w:rPr>
        <mc:AlternateContent>
          <mc:Choice Requires="wps">
            <w:drawing>
              <wp:anchor distT="0" distB="0" distL="114300" distR="114300" simplePos="0" relativeHeight="251701248" behindDoc="0" locked="0" layoutInCell="1" allowOverlap="1" wp14:anchorId="75F23EF4" wp14:editId="5601A290">
                <wp:simplePos x="0" y="0"/>
                <wp:positionH relativeFrom="column">
                  <wp:posOffset>933450</wp:posOffset>
                </wp:positionH>
                <wp:positionV relativeFrom="paragraph">
                  <wp:posOffset>16510</wp:posOffset>
                </wp:positionV>
                <wp:extent cx="4463415" cy="287655"/>
                <wp:effectExtent l="0" t="0" r="13335" b="17145"/>
                <wp:wrapNone/>
                <wp:docPr id="162" name="テキスト ボックス 162"/>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75D43FD1" w14:textId="3C2C487E" w:rsidR="007B5626" w:rsidRPr="008E48A7" w:rsidRDefault="007B5626"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xml:space="preserve"># </w:t>
                            </w:r>
                            <w:proofErr w:type="spellStart"/>
                            <w:r w:rsidRPr="008E48A7">
                              <w:rPr>
                                <w:rFonts w:asciiTheme="majorEastAsia" w:eastAsiaTheme="majorEastAsia" w:hAnsiTheme="majorEastAsia" w:cstheme="majorHAnsi"/>
                                <w:color w:val="FFFFFF"/>
                                <w:szCs w:val="21"/>
                              </w:rPr>
                              <w:t>s</w:t>
                            </w:r>
                            <w:r w:rsidRPr="00A4310A">
                              <w:rPr>
                                <w:rFonts w:asciiTheme="majorEastAsia" w:eastAsiaTheme="majorEastAsia" w:hAnsiTheme="majorEastAsia" w:cstheme="majorHAnsi"/>
                                <w:color w:val="FFFFFF"/>
                                <w:szCs w:val="21"/>
                              </w:rPr>
                              <w:t>ystemctl</w:t>
                            </w:r>
                            <w:proofErr w:type="spellEnd"/>
                            <w:r w:rsidRPr="00A4310A">
                              <w:rPr>
                                <w:rFonts w:asciiTheme="majorEastAsia" w:eastAsiaTheme="majorEastAsia" w:hAnsiTheme="majorEastAsia" w:cstheme="majorHAnsi"/>
                                <w:color w:val="FFFFFF"/>
                                <w:szCs w:val="21"/>
                              </w:rPr>
                              <w:t xml:space="preserve"> stop </w:t>
                            </w:r>
                            <w:proofErr w:type="spellStart"/>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roofErr w:type="spellEnd"/>
                          </w:p>
                          <w:p w14:paraId="2B82B365" w14:textId="430190B6" w:rsidR="007B5626" w:rsidRPr="008E48A7" w:rsidRDefault="007B5626" w:rsidP="003C72C5">
                            <w:pPr>
                              <w:rPr>
                                <w:color w:val="FFFFFF"/>
                              </w:rPr>
                            </w:pPr>
                          </w:p>
                          <w:p w14:paraId="5028E842" w14:textId="77777777" w:rsidR="007B5626" w:rsidRPr="00B35865" w:rsidRDefault="007B5626" w:rsidP="003C72C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23EF4" id="テキスト ボックス 162" o:spid="_x0000_s1086" type="#_x0000_t202" style="position:absolute;left:0;text-align:left;margin-left:73.5pt;margin-top:1.3pt;width:351.45pt;height:22.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" fillcolor="#17375e" strokecolor="#17375e" strokeweight=".5pt">
                <v:textbox>
                  <w:txbxContent>
                    <w:p w14:paraId="75D43FD1" w14:textId="3C2C487E" w:rsidR="007B5626" w:rsidRPr="008E48A7" w:rsidRDefault="007B5626"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xml:space="preserve"># </w:t>
                      </w:r>
                      <w:proofErr w:type="spellStart"/>
                      <w:r w:rsidRPr="008E48A7">
                        <w:rPr>
                          <w:rFonts w:asciiTheme="majorEastAsia" w:eastAsiaTheme="majorEastAsia" w:hAnsiTheme="majorEastAsia" w:cstheme="majorHAnsi"/>
                          <w:color w:val="FFFFFF"/>
                          <w:szCs w:val="21"/>
                        </w:rPr>
                        <w:t>s</w:t>
                      </w:r>
                      <w:r w:rsidRPr="00A4310A">
                        <w:rPr>
                          <w:rFonts w:asciiTheme="majorEastAsia" w:eastAsiaTheme="majorEastAsia" w:hAnsiTheme="majorEastAsia" w:cstheme="majorHAnsi"/>
                          <w:color w:val="FFFFFF"/>
                          <w:szCs w:val="21"/>
                        </w:rPr>
                        <w:t>ystemctl</w:t>
                      </w:r>
                      <w:proofErr w:type="spellEnd"/>
                      <w:r w:rsidRPr="00A4310A">
                        <w:rPr>
                          <w:rFonts w:asciiTheme="majorEastAsia" w:eastAsiaTheme="majorEastAsia" w:hAnsiTheme="majorEastAsia" w:cstheme="majorHAnsi"/>
                          <w:color w:val="FFFFFF"/>
                          <w:szCs w:val="21"/>
                        </w:rPr>
                        <w:t xml:space="preserve"> stop </w:t>
                      </w:r>
                      <w:proofErr w:type="spellStart"/>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roofErr w:type="spellEnd"/>
                    </w:p>
                    <w:p w14:paraId="2B82B365" w14:textId="430190B6" w:rsidR="007B5626" w:rsidRPr="008E48A7" w:rsidRDefault="007B5626" w:rsidP="003C72C5">
                      <w:pPr>
                        <w:rPr>
                          <w:color w:val="FFFFFF"/>
                        </w:rPr>
                      </w:pPr>
                    </w:p>
                    <w:p w14:paraId="5028E842" w14:textId="77777777" w:rsidR="007B5626" w:rsidRPr="00B35865" w:rsidRDefault="007B5626" w:rsidP="003C72C5">
                      <w:pPr>
                        <w:rPr>
                          <w:rFonts w:asciiTheme="majorHAnsi" w:hAnsiTheme="majorHAnsi" w:cstheme="majorHAnsi"/>
                          <w:color w:val="FFFFFF"/>
                        </w:rPr>
                      </w:pPr>
                    </w:p>
                  </w:txbxContent>
                </v:textbox>
              </v:shape>
            </w:pict>
          </mc:Fallback>
        </mc:AlternateContent>
      </w:r>
    </w:p>
    <w:p w14:paraId="6F2E80F8" w14:textId="77777777" w:rsidR="003C72C5" w:rsidRPr="004F7509" w:rsidRDefault="003C72C5" w:rsidP="003C72C5">
      <w:pPr>
        <w:ind w:left="802" w:firstLine="8"/>
        <w:rPr>
          <w:rFonts w:eastAsia="ＭＳ Ｐゴシック" w:cs="Times New Roman"/>
          <w:szCs w:val="21"/>
        </w:rPr>
      </w:pPr>
    </w:p>
    <w:p w14:paraId="66169949" w14:textId="77777777" w:rsidR="003C72C5" w:rsidRPr="004F7509" w:rsidRDefault="003C72C5" w:rsidP="003C72C5">
      <w:pPr>
        <w:ind w:left="802" w:firstLine="8"/>
        <w:rPr>
          <w:rFonts w:eastAsia="ＭＳ Ｐゴシック" w:cs="Times New Roman"/>
          <w:szCs w:val="21"/>
        </w:rPr>
      </w:pPr>
    </w:p>
    <w:p w14:paraId="0C0374A4" w14:textId="2371CAF0" w:rsidR="003C72C5" w:rsidRPr="004F7509" w:rsidRDefault="003F4F72" w:rsidP="00B46FB2">
      <w:pPr>
        <w:pStyle w:val="a9"/>
        <w:numPr>
          <w:ilvl w:val="0"/>
          <w:numId w:val="25"/>
        </w:numPr>
        <w:ind w:leftChars="0"/>
        <w:rPr>
          <w:rFonts w:eastAsia="ＭＳ Ｐゴシック" w:cs="Times New Roman"/>
        </w:rPr>
      </w:pPr>
      <w:r>
        <w:rPr>
          <w:rFonts w:eastAsia="ＭＳ Ｐゴシック" w:cs="Times New Roman"/>
        </w:rPr>
        <w:t xml:space="preserve">   </w:t>
      </w:r>
      <w:r w:rsidRPr="003F4F72">
        <w:rPr>
          <w:rFonts w:eastAsia="ＭＳ Ｐゴシック" w:cs="Times New Roman"/>
        </w:rPr>
        <w:t>Restart Process</w:t>
      </w:r>
    </w:p>
    <w:p w14:paraId="7B9E795D" w14:textId="77777777" w:rsidR="003C72C5" w:rsidRPr="004F7509" w:rsidRDefault="003C72C5" w:rsidP="003C72C5">
      <w:pPr>
        <w:ind w:left="802" w:firstLine="8"/>
        <w:rPr>
          <w:rFonts w:eastAsia="ＭＳ Ｐゴシック" w:cs="Times New Roman"/>
          <w:szCs w:val="21"/>
        </w:rPr>
      </w:pPr>
      <w:r w:rsidRPr="004F7509">
        <w:rPr>
          <w:rFonts w:eastAsia="ＭＳ Ｐゴシック" w:cs="Times New Roman"/>
          <w:noProof/>
          <w:szCs w:val="21"/>
        </w:rPr>
        <mc:AlternateContent>
          <mc:Choice Requires="wps">
            <w:drawing>
              <wp:anchor distT="0" distB="0" distL="114300" distR="114300" simplePos="0" relativeHeight="251702272" behindDoc="0" locked="0" layoutInCell="1" allowOverlap="1" wp14:anchorId="08E997DD" wp14:editId="17C644EF">
                <wp:simplePos x="0" y="0"/>
                <wp:positionH relativeFrom="column">
                  <wp:posOffset>933450</wp:posOffset>
                </wp:positionH>
                <wp:positionV relativeFrom="paragraph">
                  <wp:posOffset>14605</wp:posOffset>
                </wp:positionV>
                <wp:extent cx="4463415" cy="287655"/>
                <wp:effectExtent l="0" t="0" r="13335" b="17145"/>
                <wp:wrapNone/>
                <wp:docPr id="165" name="テキスト ボックス 165"/>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0BFD2A75" w14:textId="33ED8EB1" w:rsidR="007B5626" w:rsidRPr="008E48A7" w:rsidRDefault="007B5626" w:rsidP="003C72C5">
                            <w:pPr>
                              <w:rPr>
                                <w:rFonts w:asciiTheme="majorEastAsia" w:eastAsiaTheme="majorEastAsia" w:hAnsiTheme="majorEastAsia"/>
                                <w:color w:val="FFFFFF"/>
                              </w:rPr>
                            </w:pPr>
                            <w:r w:rsidRPr="008E48A7">
                              <w:rPr>
                                <w:rFonts w:asciiTheme="majorEastAsia" w:eastAsiaTheme="majorEastAsia" w:hAnsiTheme="majorEastAsia" w:cstheme="majorHAnsi"/>
                                <w:color w:val="FFFFFF"/>
                              </w:rPr>
                              <w:t xml:space="preserve"># </w:t>
                            </w:r>
                            <w:proofErr w:type="spellStart"/>
                            <w:r w:rsidRPr="008E48A7">
                              <w:rPr>
                                <w:rFonts w:asciiTheme="majorEastAsia" w:eastAsiaTheme="majorEastAsia" w:hAnsiTheme="majorEastAsia" w:cstheme="majorHAnsi"/>
                                <w:color w:val="FFFFFF"/>
                              </w:rPr>
                              <w:t>systemctl</w:t>
                            </w:r>
                            <w:proofErr w:type="spellEnd"/>
                            <w:r w:rsidRPr="008E48A7">
                              <w:rPr>
                                <w:rFonts w:asciiTheme="majorEastAsia" w:eastAsiaTheme="majorEastAsia" w:hAnsiTheme="majorEastAsia" w:cstheme="majorHAnsi"/>
                                <w:color w:val="FFFFFF"/>
                              </w:rPr>
                              <w:t xml:space="preserve"> re</w:t>
                            </w:r>
                            <w:r w:rsidRPr="00A4310A">
                              <w:rPr>
                                <w:rFonts w:asciiTheme="majorEastAsia" w:eastAsiaTheme="majorEastAsia" w:hAnsiTheme="majorEastAsia" w:cstheme="majorHAnsi"/>
                                <w:color w:val="FFFFFF"/>
                                <w:szCs w:val="21"/>
                              </w:rPr>
                              <w:t xml:space="preserve">start </w:t>
                            </w:r>
                            <w:proofErr w:type="spellStart"/>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997DD" id="テキスト ボックス 165" o:spid="_x0000_s1087" type="#_x0000_t202" style="position:absolute;left:0;text-align:left;margin-left:73.5pt;margin-top:1.15pt;width:351.45pt;height:22.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" fillcolor="#17375e" strokecolor="#17375e" strokeweight=".5pt">
                <v:textbox>
                  <w:txbxContent>
                    <w:p w14:paraId="0BFD2A75" w14:textId="33ED8EB1" w:rsidR="007B5626" w:rsidRPr="008E48A7" w:rsidRDefault="007B5626" w:rsidP="003C72C5">
                      <w:pPr>
                        <w:rPr>
                          <w:rFonts w:asciiTheme="majorEastAsia" w:eastAsiaTheme="majorEastAsia" w:hAnsiTheme="majorEastAsia"/>
                          <w:color w:val="FFFFFF"/>
                        </w:rPr>
                      </w:pPr>
                      <w:r w:rsidRPr="008E48A7">
                        <w:rPr>
                          <w:rFonts w:asciiTheme="majorEastAsia" w:eastAsiaTheme="majorEastAsia" w:hAnsiTheme="majorEastAsia" w:cstheme="majorHAnsi"/>
                          <w:color w:val="FFFFFF"/>
                        </w:rPr>
                        <w:t xml:space="preserve"># </w:t>
                      </w:r>
                      <w:proofErr w:type="spellStart"/>
                      <w:r w:rsidRPr="008E48A7">
                        <w:rPr>
                          <w:rFonts w:asciiTheme="majorEastAsia" w:eastAsiaTheme="majorEastAsia" w:hAnsiTheme="majorEastAsia" w:cstheme="majorHAnsi"/>
                          <w:color w:val="FFFFFF"/>
                        </w:rPr>
                        <w:t>systemctl</w:t>
                      </w:r>
                      <w:proofErr w:type="spellEnd"/>
                      <w:r w:rsidRPr="008E48A7">
                        <w:rPr>
                          <w:rFonts w:asciiTheme="majorEastAsia" w:eastAsiaTheme="majorEastAsia" w:hAnsiTheme="majorEastAsia" w:cstheme="majorHAnsi"/>
                          <w:color w:val="FFFFFF"/>
                        </w:rPr>
                        <w:t xml:space="preserve"> re</w:t>
                      </w:r>
                      <w:r w:rsidRPr="00A4310A">
                        <w:rPr>
                          <w:rFonts w:asciiTheme="majorEastAsia" w:eastAsiaTheme="majorEastAsia" w:hAnsiTheme="majorEastAsia" w:cstheme="majorHAnsi"/>
                          <w:color w:val="FFFFFF"/>
                          <w:szCs w:val="21"/>
                        </w:rPr>
                        <w:t xml:space="preserve">start </w:t>
                      </w:r>
                      <w:proofErr w:type="spellStart"/>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roofErr w:type="spellEnd"/>
                    </w:p>
                  </w:txbxContent>
                </v:textbox>
              </v:shape>
            </w:pict>
          </mc:Fallback>
        </mc:AlternateContent>
      </w:r>
    </w:p>
    <w:p w14:paraId="09A2D10F" w14:textId="77777777" w:rsidR="003C72C5" w:rsidRPr="004F7509" w:rsidRDefault="003C72C5" w:rsidP="003C72C5">
      <w:pPr>
        <w:ind w:left="802" w:firstLine="8"/>
        <w:rPr>
          <w:rFonts w:eastAsia="ＭＳ Ｐゴシック" w:cs="Times New Roman"/>
          <w:szCs w:val="21"/>
        </w:rPr>
      </w:pPr>
    </w:p>
    <w:p w14:paraId="463AF20F" w14:textId="77777777" w:rsidR="003C72C5" w:rsidRPr="004F7509" w:rsidRDefault="003C72C5" w:rsidP="003C72C5">
      <w:pPr>
        <w:widowControl/>
        <w:ind w:left="802" w:firstLine="8"/>
        <w:jc w:val="left"/>
        <w:rPr>
          <w:rFonts w:eastAsia="ＭＳ Ｐゴシック" w:cs="Times New Roman"/>
          <w:szCs w:val="21"/>
        </w:rPr>
      </w:pPr>
    </w:p>
    <w:p w14:paraId="5E64F979" w14:textId="53D76A2D" w:rsidR="003C72C5" w:rsidRDefault="00805AD4" w:rsidP="003C72C5">
      <w:pPr>
        <w:ind w:left="802" w:firstLine="8"/>
        <w:rPr>
          <w:rFonts w:ascii="ＭＳ Ｐゴシック" w:eastAsia="ＭＳ Ｐゴシック" w:hAnsi="ＭＳ Ｐゴシック"/>
        </w:rPr>
      </w:pPr>
      <w:r>
        <w:rPr>
          <w:szCs w:val="21"/>
        </w:rPr>
        <w:t xml:space="preserve">Please </w:t>
      </w:r>
      <w:r w:rsidR="00B34944">
        <w:rPr>
          <w:szCs w:val="21"/>
        </w:rPr>
        <w:t>r</w:t>
      </w:r>
      <w:r w:rsidR="00B34944" w:rsidRPr="00B34944">
        <w:rPr>
          <w:szCs w:val="21"/>
        </w:rPr>
        <w:t>eplace each target file</w:t>
      </w:r>
      <w:r w:rsidR="00B34944">
        <w:rPr>
          <w:szCs w:val="21"/>
        </w:rPr>
        <w:t xml:space="preserve"> name with a start/stop/restart</w:t>
      </w:r>
      <w:r w:rsidR="00D107EF">
        <w:rPr>
          <w:szCs w:val="21"/>
        </w:rPr>
        <w:t>.</w:t>
      </w:r>
    </w:p>
    <w:p w14:paraId="19F8F792" w14:textId="77777777" w:rsidR="003C17BD" w:rsidRPr="004F7509" w:rsidRDefault="003C17BD" w:rsidP="003C17BD">
      <w:pPr>
        <w:rPr>
          <w:rFonts w:eastAsia="ＭＳ Ｐゴシック" w:cs="Times New Roman"/>
          <w:szCs w:val="21"/>
        </w:rPr>
      </w:pPr>
    </w:p>
    <w:p w14:paraId="540FBEA2" w14:textId="2D894177" w:rsidR="003C72C5" w:rsidRPr="00651601" w:rsidRDefault="003C17BD" w:rsidP="003C72C5">
      <w:pPr>
        <w:widowControl/>
        <w:jc w:val="left"/>
      </w:pPr>
      <w:r>
        <w:br w:type="page"/>
      </w:r>
    </w:p>
    <w:p w14:paraId="7FE2B21E" w14:textId="165B6738" w:rsidR="008E48A7" w:rsidRPr="007A1101" w:rsidRDefault="0011610F" w:rsidP="007A1101">
      <w:pPr>
        <w:pStyle w:val="20"/>
      </w:pPr>
      <w:bookmarkStart w:id="922" w:name="_Toc105604750"/>
      <w:r w:rsidRPr="007A1101">
        <w:lastRenderedPageBreak/>
        <w:t>Maintenance and Maintaining</w:t>
      </w:r>
      <w:bookmarkEnd w:id="922"/>
    </w:p>
    <w:p w14:paraId="40F9A7CE" w14:textId="012695B1" w:rsidR="008E48A7" w:rsidRPr="00F00AB4" w:rsidRDefault="00BB1B90" w:rsidP="004E2AB4">
      <w:pPr>
        <w:pStyle w:val="a9"/>
        <w:numPr>
          <w:ilvl w:val="0"/>
          <w:numId w:val="32"/>
        </w:numPr>
        <w:ind w:leftChars="0"/>
        <w:jc w:val="left"/>
        <w:rPr>
          <w:rFonts w:eastAsia="ＭＳ Ｐゴシック" w:cs="Times New Roman"/>
          <w:szCs w:val="21"/>
        </w:rPr>
      </w:pPr>
      <w:r w:rsidRPr="00BB1B90">
        <w:rPr>
          <w:rFonts w:eastAsia="ＭＳ Ｐゴシック" w:cs="Times New Roman"/>
          <w:szCs w:val="21"/>
        </w:rPr>
        <w:t>Change to NORMAL level</w:t>
      </w:r>
    </w:p>
    <w:p w14:paraId="7C5D26E2" w14:textId="41EA1AAD" w:rsidR="00F00AB4" w:rsidRPr="008E48A7" w:rsidRDefault="00F00AB4" w:rsidP="00F00AB4">
      <w:pPr>
        <w:ind w:leftChars="100" w:left="210" w:firstLineChars="50" w:firstLine="105"/>
        <w:jc w:val="left"/>
        <w:rPr>
          <w:rFonts w:eastAsia="ＭＳ Ｐゴシック" w:cs="Times New Roman"/>
          <w:szCs w:val="21"/>
        </w:rPr>
      </w:pPr>
      <w:r w:rsidRPr="00F00AB4">
        <w:rPr>
          <w:rFonts w:eastAsia="ＭＳ Ｐゴシック" w:cs="Times New Roman"/>
          <w:szCs w:val="21"/>
        </w:rPr>
        <w:t>Rewrite line 8 of the following file with "DEBUG" to NORMAL.</w:t>
      </w:r>
    </w:p>
    <w:p w14:paraId="44A7604E" w14:textId="78ADA1B5" w:rsidR="008E48A7" w:rsidRPr="008E48A7" w:rsidRDefault="00BB1B90" w:rsidP="00DF537B">
      <w:pPr>
        <w:ind w:leftChars="100" w:left="210"/>
        <w:jc w:val="left"/>
        <w:rPr>
          <w:rFonts w:eastAsia="ＭＳ Ｐゴシック" w:cs="Times New Roman"/>
          <w:szCs w:val="21"/>
        </w:rPr>
      </w:pPr>
      <w:r>
        <w:rPr>
          <w:rFonts w:eastAsia="ＭＳ Ｐゴシック" w:cs="Times New Roman" w:hint="eastAsia"/>
          <w:szCs w:val="21"/>
        </w:rPr>
        <w:t xml:space="preserve">　</w:t>
      </w:r>
      <w:r w:rsidR="00E70098" w:rsidRPr="00E70098">
        <w:rPr>
          <w:rFonts w:eastAsia="ＭＳ Ｐゴシック" w:cs="Times New Roman"/>
          <w:szCs w:val="21"/>
        </w:rPr>
        <w:t>Log level configuration file</w:t>
      </w:r>
      <w:r w:rsidRPr="00BB1B90">
        <w:rPr>
          <w:rFonts w:eastAsia="ＭＳ Ｐゴシック" w:cs="Times New Roman"/>
          <w:szCs w:val="21"/>
        </w:rPr>
        <w:t>: &lt;installation directory&gt; /</w:t>
      </w:r>
      <w:proofErr w:type="spellStart"/>
      <w:r w:rsidRPr="00BB1B90">
        <w:rPr>
          <w:rFonts w:eastAsia="ＭＳ Ｐゴシック" w:cs="Times New Roman"/>
          <w:szCs w:val="21"/>
        </w:rPr>
        <w:t>ita</w:t>
      </w:r>
      <w:proofErr w:type="spellEnd"/>
      <w:r w:rsidRPr="00BB1B90">
        <w:rPr>
          <w:rFonts w:eastAsia="ＭＳ Ｐゴシック" w:cs="Times New Roman"/>
          <w:szCs w:val="21"/>
        </w:rPr>
        <w:t>-root/</w:t>
      </w:r>
      <w:proofErr w:type="spellStart"/>
      <w:r w:rsidRPr="00BB1B90">
        <w:rPr>
          <w:rFonts w:eastAsia="ＭＳ Ｐゴシック" w:cs="Times New Roman"/>
          <w:szCs w:val="21"/>
        </w:rPr>
        <w:t>confs</w:t>
      </w:r>
      <w:proofErr w:type="spellEnd"/>
      <w:r w:rsidRPr="00BB1B90">
        <w:rPr>
          <w:rFonts w:eastAsia="ＭＳ Ｐゴシック" w:cs="Times New Roman"/>
          <w:szCs w:val="21"/>
        </w:rPr>
        <w:t>/</w:t>
      </w:r>
      <w:proofErr w:type="spellStart"/>
      <w:r w:rsidRPr="00BB1B90">
        <w:rPr>
          <w:rFonts w:eastAsia="ＭＳ Ｐゴシック" w:cs="Times New Roman"/>
          <w:szCs w:val="21"/>
        </w:rPr>
        <w:t>backyardconfs</w:t>
      </w:r>
      <w:proofErr w:type="spellEnd"/>
      <w:r w:rsidRPr="00BB1B90">
        <w:rPr>
          <w:rFonts w:eastAsia="ＭＳ Ｐゴシック" w:cs="Times New Roman"/>
          <w:szCs w:val="21"/>
        </w:rPr>
        <w:t>/</w:t>
      </w:r>
      <w:proofErr w:type="spellStart"/>
      <w:r w:rsidRPr="00BB1B90">
        <w:rPr>
          <w:rFonts w:eastAsia="ＭＳ Ｐゴシック" w:cs="Times New Roman"/>
          <w:szCs w:val="21"/>
        </w:rPr>
        <w:t>ita_env</w:t>
      </w:r>
      <w:proofErr w:type="spellEnd"/>
    </w:p>
    <w:p w14:paraId="64265B56" w14:textId="77777777" w:rsidR="008E48A7" w:rsidRPr="008E48A7" w:rsidRDefault="008E48A7" w:rsidP="00DF537B">
      <w:pPr>
        <w:ind w:leftChars="100" w:left="210"/>
        <w:jc w:val="left"/>
        <w:rPr>
          <w:rFonts w:eastAsia="ＭＳ Ｐゴシック" w:cs="Times New Roman"/>
          <w:szCs w:val="21"/>
        </w:rPr>
      </w:pPr>
      <w:r w:rsidRPr="008E48A7">
        <w:rPr>
          <w:rFonts w:eastAsia="ＭＳ Ｐゴシック" w:cs="Times New Roman" w:hint="eastAsia"/>
          <w:szCs w:val="21"/>
        </w:rPr>
        <w:t xml:space="preserve">　</w:t>
      </w:r>
    </w:p>
    <w:p w14:paraId="2E8AEBA1" w14:textId="5D85B6BF" w:rsidR="008E48A7" w:rsidRPr="00BB1B90" w:rsidRDefault="00BB1B90" w:rsidP="004E2AB4">
      <w:pPr>
        <w:pStyle w:val="a9"/>
        <w:numPr>
          <w:ilvl w:val="0"/>
          <w:numId w:val="32"/>
        </w:numPr>
        <w:ind w:leftChars="0"/>
        <w:jc w:val="left"/>
        <w:rPr>
          <w:rFonts w:eastAsia="ＭＳ Ｐゴシック" w:cs="Times New Roman"/>
          <w:szCs w:val="21"/>
        </w:rPr>
      </w:pPr>
      <w:r>
        <w:rPr>
          <w:rFonts w:eastAsia="ＭＳ Ｐゴシック" w:cs="Times New Roman" w:hint="eastAsia"/>
          <w:szCs w:val="21"/>
        </w:rPr>
        <w:t xml:space="preserve">Change </w:t>
      </w:r>
      <w:r w:rsidRPr="00BB1B90">
        <w:rPr>
          <w:rFonts w:eastAsia="ＭＳ Ｐゴシック" w:cs="Times New Roman" w:hint="eastAsia"/>
          <w:szCs w:val="21"/>
        </w:rPr>
        <w:t xml:space="preserve">to </w:t>
      </w:r>
      <w:r w:rsidR="008E48A7" w:rsidRPr="00BB1B90">
        <w:rPr>
          <w:rFonts w:eastAsia="ＭＳ Ｐゴシック" w:cs="Times New Roman" w:hint="eastAsia"/>
          <w:szCs w:val="21"/>
        </w:rPr>
        <w:t>DEBUG</w:t>
      </w:r>
      <w:r>
        <w:rPr>
          <w:rFonts w:eastAsia="ＭＳ Ｐゴシック" w:cs="Times New Roman"/>
          <w:szCs w:val="21"/>
        </w:rPr>
        <w:t xml:space="preserve"> level</w:t>
      </w:r>
    </w:p>
    <w:p w14:paraId="227E3CDB" w14:textId="678BE435" w:rsidR="008E48A7" w:rsidRPr="00497A81" w:rsidRDefault="008E48A7" w:rsidP="00497A81">
      <w:pPr>
        <w:ind w:leftChars="100" w:left="210" w:firstLineChars="50" w:firstLine="105"/>
        <w:jc w:val="left"/>
        <w:rPr>
          <w:rFonts w:eastAsia="ＭＳ Ｐゴシック" w:cs="Times New Roman"/>
          <w:szCs w:val="21"/>
        </w:rPr>
      </w:pPr>
      <w:r w:rsidRPr="008E48A7">
        <w:rPr>
          <w:rFonts w:eastAsia="ＭＳ Ｐゴシック" w:cs="Times New Roman" w:hint="eastAsia"/>
          <w:szCs w:val="21"/>
        </w:rPr>
        <w:t xml:space="preserve">　</w:t>
      </w:r>
      <w:r w:rsidR="00497A81" w:rsidRPr="00F00AB4">
        <w:rPr>
          <w:rFonts w:eastAsia="ＭＳ Ｐゴシック" w:cs="Times New Roman"/>
          <w:szCs w:val="21"/>
        </w:rPr>
        <w:t>Rewrite line 8 of the following file with "DEBUG" to NORMAL.</w:t>
      </w:r>
    </w:p>
    <w:p w14:paraId="5FF16E54" w14:textId="6C265F76" w:rsidR="008E48A7" w:rsidRPr="008E48A7" w:rsidRDefault="002A28AB" w:rsidP="00DF537B">
      <w:pPr>
        <w:ind w:leftChars="100" w:left="210"/>
        <w:jc w:val="left"/>
        <w:rPr>
          <w:rFonts w:eastAsia="ＭＳ Ｐゴシック" w:cs="Times New Roman"/>
          <w:szCs w:val="21"/>
        </w:rPr>
      </w:pPr>
      <w:r>
        <w:rPr>
          <w:rFonts w:eastAsia="ＭＳ Ｐゴシック" w:cs="Times New Roman" w:hint="eastAsia"/>
          <w:szCs w:val="21"/>
        </w:rPr>
        <w:t xml:space="preserve">　</w:t>
      </w:r>
      <w:r w:rsidR="00497A81">
        <w:rPr>
          <w:rFonts w:eastAsia="ＭＳ Ｐゴシック" w:cs="Times New Roman"/>
          <w:szCs w:val="21"/>
        </w:rPr>
        <w:t xml:space="preserve"> </w:t>
      </w:r>
      <w:r w:rsidR="00497A81" w:rsidRPr="00E70098">
        <w:rPr>
          <w:rFonts w:eastAsia="ＭＳ Ｐゴシック" w:cs="Times New Roman"/>
          <w:szCs w:val="21"/>
        </w:rPr>
        <w:t>Log level configuration file</w:t>
      </w:r>
      <w:r w:rsidRPr="002A28AB">
        <w:rPr>
          <w:rFonts w:eastAsia="ＭＳ Ｐゴシック" w:cs="Times New Roman"/>
          <w:szCs w:val="21"/>
        </w:rPr>
        <w:t>: &lt;installation directory&gt;/</w:t>
      </w:r>
      <w:proofErr w:type="spellStart"/>
      <w:r w:rsidRPr="002A28AB">
        <w:rPr>
          <w:rFonts w:eastAsia="ＭＳ Ｐゴシック" w:cs="Times New Roman"/>
          <w:szCs w:val="21"/>
        </w:rPr>
        <w:t>ita</w:t>
      </w:r>
      <w:proofErr w:type="spellEnd"/>
      <w:r w:rsidRPr="002A28AB">
        <w:rPr>
          <w:rFonts w:eastAsia="ＭＳ Ｐゴシック" w:cs="Times New Roman"/>
          <w:szCs w:val="21"/>
        </w:rPr>
        <w:t>-root/</w:t>
      </w:r>
      <w:proofErr w:type="spellStart"/>
      <w:r w:rsidRPr="002A28AB">
        <w:rPr>
          <w:rFonts w:eastAsia="ＭＳ Ｐゴシック" w:cs="Times New Roman"/>
          <w:szCs w:val="21"/>
        </w:rPr>
        <w:t>confs</w:t>
      </w:r>
      <w:proofErr w:type="spellEnd"/>
      <w:r w:rsidRPr="002A28AB">
        <w:rPr>
          <w:rFonts w:eastAsia="ＭＳ Ｐゴシック" w:cs="Times New Roman"/>
          <w:szCs w:val="21"/>
        </w:rPr>
        <w:t>/</w:t>
      </w:r>
      <w:proofErr w:type="spellStart"/>
      <w:r w:rsidRPr="002A28AB">
        <w:rPr>
          <w:rFonts w:eastAsia="ＭＳ Ｐゴシック" w:cs="Times New Roman"/>
          <w:szCs w:val="21"/>
        </w:rPr>
        <w:t>backyardconfs</w:t>
      </w:r>
      <w:proofErr w:type="spellEnd"/>
      <w:r w:rsidRPr="002A28AB">
        <w:rPr>
          <w:rFonts w:eastAsia="ＭＳ Ｐゴシック" w:cs="Times New Roman"/>
          <w:szCs w:val="21"/>
        </w:rPr>
        <w:t>/</w:t>
      </w:r>
      <w:proofErr w:type="spellStart"/>
      <w:r w:rsidRPr="002A28AB">
        <w:rPr>
          <w:rFonts w:eastAsia="ＭＳ Ｐゴシック" w:cs="Times New Roman"/>
          <w:szCs w:val="21"/>
        </w:rPr>
        <w:t>ita_env</w:t>
      </w:r>
      <w:proofErr w:type="spellEnd"/>
    </w:p>
    <w:p w14:paraId="4C228560" w14:textId="77777777" w:rsidR="008E48A7" w:rsidRPr="008E48A7" w:rsidRDefault="008E48A7" w:rsidP="00DF537B">
      <w:pPr>
        <w:ind w:leftChars="100" w:left="210"/>
        <w:jc w:val="left"/>
        <w:rPr>
          <w:rFonts w:eastAsia="ＭＳ Ｐゴシック" w:cs="Times New Roman"/>
          <w:szCs w:val="21"/>
        </w:rPr>
      </w:pPr>
    </w:p>
    <w:p w14:paraId="63638D30" w14:textId="6BA8DA53" w:rsidR="008E48A7" w:rsidRPr="00907E3D" w:rsidRDefault="00907E3D" w:rsidP="004E2AB4">
      <w:pPr>
        <w:pStyle w:val="a9"/>
        <w:numPr>
          <w:ilvl w:val="0"/>
          <w:numId w:val="32"/>
        </w:numPr>
        <w:ind w:leftChars="0"/>
        <w:jc w:val="left"/>
        <w:rPr>
          <w:rFonts w:eastAsia="ＭＳ Ｐゴシック" w:cs="Times New Roman"/>
          <w:szCs w:val="21"/>
        </w:rPr>
      </w:pPr>
      <w:r w:rsidRPr="00907E3D">
        <w:rPr>
          <w:rFonts w:eastAsia="ＭＳ Ｐゴシック" w:cs="Times New Roman"/>
          <w:szCs w:val="21"/>
        </w:rPr>
        <w:t xml:space="preserve">Change </w:t>
      </w:r>
      <w:r w:rsidR="00EA5ED5">
        <w:rPr>
          <w:rFonts w:eastAsia="ＭＳ Ｐゴシック" w:cs="Times New Roman"/>
          <w:szCs w:val="21"/>
        </w:rPr>
        <w:t>the startup period</w:t>
      </w:r>
    </w:p>
    <w:p w14:paraId="7D2C580E" w14:textId="7E4F644F" w:rsidR="008E48A7" w:rsidRPr="008E48A7" w:rsidRDefault="008E48A7" w:rsidP="00DF537B">
      <w:pPr>
        <w:ind w:leftChars="100" w:left="210"/>
        <w:jc w:val="left"/>
        <w:rPr>
          <w:rFonts w:eastAsia="ＭＳ Ｐゴシック" w:cs="Times New Roman"/>
          <w:szCs w:val="21"/>
        </w:rPr>
      </w:pPr>
      <w:r w:rsidRPr="008E48A7">
        <w:rPr>
          <w:rFonts w:eastAsia="ＭＳ Ｐゴシック" w:cs="Times New Roman" w:hint="eastAsia"/>
          <w:szCs w:val="21"/>
        </w:rPr>
        <w:t xml:space="preserve">　</w:t>
      </w:r>
      <w:r w:rsidR="00907E3D">
        <w:rPr>
          <w:rFonts w:eastAsia="ＭＳ Ｐゴシック" w:cs="Times New Roman" w:hint="eastAsia"/>
          <w:szCs w:val="21"/>
        </w:rPr>
        <w:t>C</w:t>
      </w:r>
      <w:r w:rsidR="001A3223">
        <w:rPr>
          <w:rFonts w:eastAsia="ＭＳ Ｐゴシック" w:cs="Times New Roman"/>
          <w:szCs w:val="21"/>
        </w:rPr>
        <w:t xml:space="preserve">hange the </w:t>
      </w:r>
      <w:r w:rsidR="001A3223">
        <w:rPr>
          <w:szCs w:val="21"/>
        </w:rPr>
        <w:t>5th</w:t>
      </w:r>
      <w:r w:rsidR="00907E3D" w:rsidRPr="00907E3D">
        <w:rPr>
          <w:rFonts w:eastAsia="ＭＳ Ｐゴシック" w:cs="Times New Roman"/>
          <w:szCs w:val="21"/>
        </w:rPr>
        <w:t xml:space="preserve"> parameter of </w:t>
      </w:r>
      <w:proofErr w:type="spellStart"/>
      <w:r w:rsidR="00907E3D" w:rsidRPr="00907E3D">
        <w:rPr>
          <w:rFonts w:eastAsia="ＭＳ Ｐゴシック" w:cs="Times New Roman"/>
          <w:szCs w:val="21"/>
        </w:rPr>
        <w:t>ExecStart</w:t>
      </w:r>
      <w:proofErr w:type="spellEnd"/>
      <w:r w:rsidR="00907E3D" w:rsidRPr="00907E3D">
        <w:rPr>
          <w:rFonts w:eastAsia="ＭＳ Ｐゴシック" w:cs="Times New Roman"/>
          <w:szCs w:val="21"/>
        </w:rPr>
        <w:t xml:space="preserve"> of each target file. (Unit: seconds)</w:t>
      </w:r>
    </w:p>
    <w:p w14:paraId="3428C68F" w14:textId="4FCEB383" w:rsidR="008E48A7" w:rsidRDefault="00907E3D" w:rsidP="00DF537B">
      <w:pPr>
        <w:ind w:leftChars="100" w:left="210"/>
        <w:jc w:val="left"/>
        <w:rPr>
          <w:rFonts w:eastAsia="ＭＳ Ｐゴシック" w:cs="Times New Roman"/>
          <w:szCs w:val="21"/>
        </w:rPr>
      </w:pPr>
      <w:r>
        <w:rPr>
          <w:rFonts w:eastAsia="ＭＳ Ｐゴシック" w:cs="Times New Roman" w:hint="eastAsia"/>
          <w:szCs w:val="21"/>
        </w:rPr>
        <w:t xml:space="preserve">　</w:t>
      </w:r>
      <w:r w:rsidR="002F7E84" w:rsidRPr="002F7E84">
        <w:rPr>
          <w:rFonts w:eastAsia="ＭＳ Ｐゴシック" w:cs="Times New Roman"/>
          <w:szCs w:val="21"/>
        </w:rPr>
        <w:t>With exceptions, use the def</w:t>
      </w:r>
      <w:r w:rsidR="002F7E84">
        <w:rPr>
          <w:rFonts w:eastAsia="ＭＳ Ｐゴシック" w:cs="Times New Roman"/>
          <w:szCs w:val="21"/>
        </w:rPr>
        <w:t>ault value for the startup period</w:t>
      </w:r>
      <w:r w:rsidR="002F7E84" w:rsidRPr="002F7E84">
        <w:rPr>
          <w:rFonts w:eastAsia="ＭＳ Ｐゴシック" w:cs="Times New Roman"/>
          <w:szCs w:val="21"/>
        </w:rPr>
        <w:t>.</w:t>
      </w:r>
    </w:p>
    <w:p w14:paraId="1E460183" w14:textId="7FD22A1C" w:rsidR="008E48A7" w:rsidRDefault="008E48A7" w:rsidP="00DF537B">
      <w:pPr>
        <w:jc w:val="left"/>
        <w:rPr>
          <w:rFonts w:eastAsia="ＭＳ Ｐゴシック" w:cs="Times New Roman"/>
          <w:szCs w:val="21"/>
        </w:rPr>
      </w:pPr>
      <w:r w:rsidRPr="00CE0420">
        <w:rPr>
          <w:rFonts w:hint="eastAsia"/>
          <w:noProof/>
        </w:rPr>
        <mc:AlternateContent>
          <mc:Choice Requires="wps">
            <w:drawing>
              <wp:anchor distT="0" distB="0" distL="114300" distR="114300" simplePos="0" relativeHeight="251606016" behindDoc="0" locked="0" layoutInCell="1" allowOverlap="1" wp14:anchorId="60C41A3D" wp14:editId="182CBCD3">
                <wp:simplePos x="0" y="0"/>
                <wp:positionH relativeFrom="margin">
                  <wp:align>center</wp:align>
                </wp:positionH>
                <wp:positionV relativeFrom="paragraph">
                  <wp:posOffset>175260</wp:posOffset>
                </wp:positionV>
                <wp:extent cx="4832350" cy="846162"/>
                <wp:effectExtent l="0" t="0" r="25400" b="11430"/>
                <wp:wrapNone/>
                <wp:docPr id="473" name="テキスト ボックス 473"/>
                <wp:cNvGraphicFramePr/>
                <a:graphic xmlns:a="http://schemas.openxmlformats.org/drawingml/2006/main">
                  <a:graphicData uri="http://schemas.microsoft.com/office/word/2010/wordprocessingShape">
                    <wps:wsp>
                      <wps:cNvSpPr txBox="1"/>
                      <wps:spPr>
                        <a:xfrm>
                          <a:off x="0" y="0"/>
                          <a:ext cx="4832350" cy="846162"/>
                        </a:xfrm>
                        <a:prstGeom prst="rect">
                          <a:avLst/>
                        </a:prstGeom>
                        <a:solidFill>
                          <a:srgbClr val="17375E"/>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062D960" w14:textId="705333BA" w:rsidR="007B5626" w:rsidRDefault="007B5626" w:rsidP="002D068D">
                            <w:pPr>
                              <w:rPr>
                                <w:color w:val="87CCD5" w:themeColor="accent4" w:themeTint="66"/>
                                <w:sz w:val="18"/>
                              </w:rPr>
                            </w:pPr>
                            <w:proofErr w:type="spellStart"/>
                            <w:r w:rsidRPr="003C17BD">
                              <w:rPr>
                                <w:color w:val="87CCD5" w:themeColor="accent4" w:themeTint="66"/>
                                <w:sz w:val="18"/>
                              </w:rPr>
                              <w:t>ExecStart</w:t>
                            </w:r>
                            <w:proofErr w:type="spellEnd"/>
                            <w:r w:rsidRPr="003C17BD">
                              <w:rPr>
                                <w:color w:val="87CCD5" w:themeColor="accent4" w:themeTint="66"/>
                                <w:sz w:val="18"/>
                              </w:rPr>
                              <w:t>=/bin/</w:t>
                            </w:r>
                            <w:proofErr w:type="spellStart"/>
                            <w:r w:rsidRPr="003C17BD">
                              <w:rPr>
                                <w:color w:val="87CCD5" w:themeColor="accent4" w:themeTint="66"/>
                                <w:sz w:val="18"/>
                              </w:rPr>
                              <w:t>sh</w:t>
                            </w:r>
                            <w:proofErr w:type="spellEnd"/>
                            <w:r w:rsidRPr="003C17BD">
                              <w:rPr>
                                <w:color w:val="87CCD5" w:themeColor="accent4" w:themeTint="66"/>
                                <w:sz w:val="18"/>
                              </w:rPr>
                              <w:t xml:space="preserve"> ${ITA_ROOT_DIR}/backyards/common/ky_loopcall-php-procedure.sh /bin/</w:t>
                            </w:r>
                            <w:proofErr w:type="spellStart"/>
                            <w:r w:rsidRPr="003C17BD">
                              <w:rPr>
                                <w:color w:val="87CCD5" w:themeColor="accent4" w:themeTint="66"/>
                                <w:sz w:val="18"/>
                              </w:rPr>
                              <w:t>php</w:t>
                            </w:r>
                            <w:proofErr w:type="spellEnd"/>
                            <w:r w:rsidRPr="003C17BD">
                              <w:rPr>
                                <w:color w:val="87CCD5" w:themeColor="accent4" w:themeTint="66"/>
                                <w:sz w:val="18"/>
                              </w:rPr>
                              <w:t xml:space="preserve"> /bin/</w:t>
                            </w:r>
                            <w:proofErr w:type="spellStart"/>
                            <w:r w:rsidRPr="003C17BD">
                              <w:rPr>
                                <w:color w:val="87CCD5" w:themeColor="accent4" w:themeTint="66"/>
                                <w:sz w:val="18"/>
                              </w:rPr>
                              <w:t>php</w:t>
                            </w:r>
                            <w:proofErr w:type="spellEnd"/>
                            <w:r w:rsidRPr="003C17BD">
                              <w:rPr>
                                <w:color w:val="87CCD5" w:themeColor="accent4" w:themeTint="66"/>
                                <w:sz w:val="18"/>
                              </w:rPr>
                              <w:t xml:space="preserve"> ${ITA_ROOT_DIR}/backyards/terraform_driver/ky_terraform_execute-workflow.php ${I</w:t>
                            </w:r>
                            <w:r>
                              <w:rPr>
                                <w:color w:val="87CCD5" w:themeColor="accent4" w:themeTint="66"/>
                                <w:sz w:val="18"/>
                              </w:rPr>
                              <w:t>TA_ROOT_DIR}/logs/</w:t>
                            </w:r>
                            <w:proofErr w:type="spellStart"/>
                            <w:r>
                              <w:rPr>
                                <w:color w:val="87CCD5" w:themeColor="accent4" w:themeTint="66"/>
                                <w:sz w:val="18"/>
                              </w:rPr>
                              <w:t>backyardlogs</w:t>
                            </w:r>
                            <w:proofErr w:type="spellEnd"/>
                            <w:r>
                              <w:rPr>
                                <w:color w:val="87CCD5" w:themeColor="accent4" w:themeTint="66"/>
                                <w:sz w:val="18"/>
                              </w:rPr>
                              <w:t xml:space="preserve"> </w:t>
                            </w:r>
                            <w:r>
                              <w:rPr>
                                <w:b/>
                                <w:color w:val="FFFFFF" w:themeColor="background1"/>
                                <w:sz w:val="18"/>
                                <w:u w:val="single"/>
                              </w:rPr>
                              <w:t>5</w:t>
                            </w:r>
                            <w:r w:rsidRPr="003C17BD">
                              <w:rPr>
                                <w:color w:val="87CCD5" w:themeColor="accent4" w:themeTint="66"/>
                                <w:sz w:val="18"/>
                              </w:rPr>
                              <w:t xml:space="preserve"> ${ITA_LOG_LEVEL} &gt; /dev/null 2&gt;&amp;1</w:t>
                            </w:r>
                          </w:p>
                          <w:p w14:paraId="65000ABE" w14:textId="77777777" w:rsidR="007B5626" w:rsidRPr="00923380" w:rsidRDefault="007B5626" w:rsidP="002D068D">
                            <w:pPr>
                              <w:rPr>
                                <w:rFonts w:ascii="ＭＳ Ｐゴシック" w:eastAsia="ＭＳ Ｐゴシック" w:hAnsi="ＭＳ Ｐゴシック"/>
                                <w:color w:val="87CCD5" w:themeColor="accent4" w:themeTint="66"/>
                                <w:sz w:val="12"/>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C41A3D" id="テキスト ボックス 473" o:spid="_x0000_s1088" type="#_x0000_t202" style="position:absolute;margin-left:0;margin-top:13.8pt;width:380.5pt;height:66.65pt;z-index:2516060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" fillcolor="#17375e" strokecolor="black [2415]" strokeweight=".5pt">
                <v:textbox>
                  <w:txbxContent>
                    <w:p w14:paraId="6062D960" w14:textId="705333BA" w:rsidR="007B5626" w:rsidRDefault="007B5626" w:rsidP="002D068D">
                      <w:pPr>
                        <w:rPr>
                          <w:color w:val="87CCD5" w:themeColor="accent4" w:themeTint="66"/>
                          <w:sz w:val="18"/>
                        </w:rPr>
                      </w:pPr>
                      <w:proofErr w:type="spellStart"/>
                      <w:r w:rsidRPr="003C17BD">
                        <w:rPr>
                          <w:color w:val="87CCD5" w:themeColor="accent4" w:themeTint="66"/>
                          <w:sz w:val="18"/>
                        </w:rPr>
                        <w:t>ExecStart</w:t>
                      </w:r>
                      <w:proofErr w:type="spellEnd"/>
                      <w:r w:rsidRPr="003C17BD">
                        <w:rPr>
                          <w:color w:val="87CCD5" w:themeColor="accent4" w:themeTint="66"/>
                          <w:sz w:val="18"/>
                        </w:rPr>
                        <w:t>=/bin/</w:t>
                      </w:r>
                      <w:proofErr w:type="spellStart"/>
                      <w:r w:rsidRPr="003C17BD">
                        <w:rPr>
                          <w:color w:val="87CCD5" w:themeColor="accent4" w:themeTint="66"/>
                          <w:sz w:val="18"/>
                        </w:rPr>
                        <w:t>sh</w:t>
                      </w:r>
                      <w:proofErr w:type="spellEnd"/>
                      <w:r w:rsidRPr="003C17BD">
                        <w:rPr>
                          <w:color w:val="87CCD5" w:themeColor="accent4" w:themeTint="66"/>
                          <w:sz w:val="18"/>
                        </w:rPr>
                        <w:t xml:space="preserve"> ${ITA_ROOT_DIR}/backyards/common/ky_loopcall-php-procedure.sh /bin/</w:t>
                      </w:r>
                      <w:proofErr w:type="spellStart"/>
                      <w:r w:rsidRPr="003C17BD">
                        <w:rPr>
                          <w:color w:val="87CCD5" w:themeColor="accent4" w:themeTint="66"/>
                          <w:sz w:val="18"/>
                        </w:rPr>
                        <w:t>php</w:t>
                      </w:r>
                      <w:proofErr w:type="spellEnd"/>
                      <w:r w:rsidRPr="003C17BD">
                        <w:rPr>
                          <w:color w:val="87CCD5" w:themeColor="accent4" w:themeTint="66"/>
                          <w:sz w:val="18"/>
                        </w:rPr>
                        <w:t xml:space="preserve"> /bin/</w:t>
                      </w:r>
                      <w:proofErr w:type="spellStart"/>
                      <w:r w:rsidRPr="003C17BD">
                        <w:rPr>
                          <w:color w:val="87CCD5" w:themeColor="accent4" w:themeTint="66"/>
                          <w:sz w:val="18"/>
                        </w:rPr>
                        <w:t>php</w:t>
                      </w:r>
                      <w:proofErr w:type="spellEnd"/>
                      <w:r w:rsidRPr="003C17BD">
                        <w:rPr>
                          <w:color w:val="87CCD5" w:themeColor="accent4" w:themeTint="66"/>
                          <w:sz w:val="18"/>
                        </w:rPr>
                        <w:t xml:space="preserve"> ${ITA_ROOT_DIR}/backyards/terraform_driver/ky_terraform_execute-workflow.php ${I</w:t>
                      </w:r>
                      <w:r>
                        <w:rPr>
                          <w:color w:val="87CCD5" w:themeColor="accent4" w:themeTint="66"/>
                          <w:sz w:val="18"/>
                        </w:rPr>
                        <w:t>TA_ROOT_DIR}/logs/</w:t>
                      </w:r>
                      <w:proofErr w:type="spellStart"/>
                      <w:r>
                        <w:rPr>
                          <w:color w:val="87CCD5" w:themeColor="accent4" w:themeTint="66"/>
                          <w:sz w:val="18"/>
                        </w:rPr>
                        <w:t>backyardlogs</w:t>
                      </w:r>
                      <w:proofErr w:type="spellEnd"/>
                      <w:r>
                        <w:rPr>
                          <w:color w:val="87CCD5" w:themeColor="accent4" w:themeTint="66"/>
                          <w:sz w:val="18"/>
                        </w:rPr>
                        <w:t xml:space="preserve"> </w:t>
                      </w:r>
                      <w:r>
                        <w:rPr>
                          <w:b/>
                          <w:color w:val="FFFFFF" w:themeColor="background1"/>
                          <w:sz w:val="18"/>
                          <w:u w:val="single"/>
                        </w:rPr>
                        <w:t>5</w:t>
                      </w:r>
                      <w:r w:rsidRPr="003C17BD">
                        <w:rPr>
                          <w:color w:val="87CCD5" w:themeColor="accent4" w:themeTint="66"/>
                          <w:sz w:val="18"/>
                        </w:rPr>
                        <w:t xml:space="preserve"> ${ITA_LOG_LEVEL} &gt; /dev/null 2&gt;&amp;1</w:t>
                      </w:r>
                    </w:p>
                    <w:p w14:paraId="65000ABE" w14:textId="77777777" w:rsidR="007B5626" w:rsidRPr="00923380" w:rsidRDefault="007B5626" w:rsidP="002D068D">
                      <w:pPr>
                        <w:rPr>
                          <w:rFonts w:ascii="ＭＳ Ｐゴシック" w:eastAsia="ＭＳ Ｐゴシック" w:hAnsi="ＭＳ Ｐゴシック"/>
                          <w:color w:val="87CCD5" w:themeColor="accent4" w:themeTint="66"/>
                          <w:sz w:val="12"/>
                          <w:szCs w:val="16"/>
                        </w:rPr>
                      </w:pPr>
                    </w:p>
                  </w:txbxContent>
                </v:textbox>
                <w10:wrap anchorx="margin"/>
              </v:shape>
            </w:pict>
          </mc:Fallback>
        </mc:AlternateContent>
      </w:r>
    </w:p>
    <w:p w14:paraId="1E2CD5E8" w14:textId="3890E52A" w:rsidR="008E48A7" w:rsidRDefault="008E48A7" w:rsidP="003C17BD">
      <w:pPr>
        <w:rPr>
          <w:rFonts w:eastAsia="ＭＳ Ｐゴシック" w:cs="Times New Roman"/>
          <w:szCs w:val="21"/>
        </w:rPr>
      </w:pPr>
    </w:p>
    <w:p w14:paraId="29B44803" w14:textId="15E84A15" w:rsidR="008E48A7" w:rsidRDefault="008E48A7" w:rsidP="003C17BD">
      <w:pPr>
        <w:rPr>
          <w:rFonts w:eastAsia="ＭＳ Ｐゴシック" w:cs="Times New Roman"/>
          <w:szCs w:val="21"/>
        </w:rPr>
      </w:pPr>
    </w:p>
    <w:p w14:paraId="0B6ECC91" w14:textId="323682A7" w:rsidR="008E48A7" w:rsidRDefault="008E48A7" w:rsidP="003C17BD">
      <w:pPr>
        <w:rPr>
          <w:rFonts w:eastAsia="ＭＳ Ｐゴシック" w:cs="Times New Roman"/>
          <w:szCs w:val="21"/>
        </w:rPr>
      </w:pPr>
    </w:p>
    <w:p w14:paraId="703F0394" w14:textId="77777777" w:rsidR="008E48A7" w:rsidRDefault="008E48A7" w:rsidP="003C17BD">
      <w:pPr>
        <w:rPr>
          <w:rFonts w:eastAsia="ＭＳ Ｐゴシック" w:cs="Times New Roman"/>
          <w:szCs w:val="21"/>
        </w:rPr>
      </w:pPr>
    </w:p>
    <w:p w14:paraId="74AB3FD4" w14:textId="19A84E46" w:rsidR="003C17BD" w:rsidRPr="004F7509" w:rsidRDefault="003C17BD" w:rsidP="003C72C5">
      <w:pPr>
        <w:rPr>
          <w:rFonts w:eastAsia="ＭＳ Ｐゴシック" w:cs="Times New Roman"/>
          <w:szCs w:val="21"/>
        </w:rPr>
      </w:pPr>
    </w:p>
    <w:p w14:paraId="43FF8070" w14:textId="5AF81D09" w:rsidR="003C72C5" w:rsidRPr="00444D49" w:rsidRDefault="00993F26" w:rsidP="003C72C5">
      <w:pPr>
        <w:ind w:firstLineChars="100" w:firstLine="210"/>
        <w:rPr>
          <w:rFonts w:eastAsia="ＭＳ Ｐゴシック" w:cs="Times New Roman"/>
          <w:b/>
          <w:szCs w:val="21"/>
          <w:u w:val="single"/>
        </w:rPr>
      </w:pPr>
      <w:r>
        <w:rPr>
          <w:szCs w:val="21"/>
        </w:rPr>
        <w:t>After rewriting the file,</w:t>
      </w:r>
      <w:r w:rsidR="00444D49">
        <w:rPr>
          <w:szCs w:val="21"/>
        </w:rPr>
        <w:t xml:space="preserve"> </w:t>
      </w:r>
      <w:r w:rsidR="00444D49" w:rsidRPr="00444D49">
        <w:rPr>
          <w:b/>
          <w:szCs w:val="21"/>
          <w:u w:val="single"/>
        </w:rPr>
        <w:t>it enables after the process is restarted.</w:t>
      </w:r>
    </w:p>
    <w:p w14:paraId="133115DB" w14:textId="46112D36" w:rsidR="0076024B" w:rsidRDefault="0076024B" w:rsidP="002D068D">
      <w:bookmarkStart w:id="923" w:name="_起動周期の変更"/>
      <w:bookmarkEnd w:id="923"/>
    </w:p>
    <w:p w14:paraId="3525FDE1" w14:textId="5F207A2E" w:rsidR="00CF751A" w:rsidRPr="00C473D8" w:rsidRDefault="00CF751A" w:rsidP="004E2AB4">
      <w:pPr>
        <w:pStyle w:val="a9"/>
        <w:numPr>
          <w:ilvl w:val="0"/>
          <w:numId w:val="32"/>
        </w:numPr>
        <w:ind w:leftChars="0"/>
        <w:rPr>
          <w:rFonts w:eastAsia="ＭＳ Ｐゴシック" w:cs="Times New Roman"/>
          <w:szCs w:val="21"/>
        </w:rPr>
      </w:pPr>
      <w:r w:rsidRPr="00C473D8">
        <w:rPr>
          <w:rFonts w:eastAsia="ＭＳ Ｐゴシック" w:cs="Times New Roman" w:hint="eastAsia"/>
          <w:szCs w:val="21"/>
        </w:rPr>
        <w:t xml:space="preserve"> </w:t>
      </w:r>
      <w:r w:rsidR="00C473D8" w:rsidRPr="00C473D8">
        <w:rPr>
          <w:rFonts w:eastAsia="ＭＳ Ｐゴシック" w:cs="Times New Roman" w:hint="eastAsia"/>
          <w:szCs w:val="21"/>
        </w:rPr>
        <w:t>L</w:t>
      </w:r>
      <w:r w:rsidR="00C473D8">
        <w:rPr>
          <w:rFonts w:eastAsia="ＭＳ Ｐゴシック" w:cs="Times New Roman"/>
          <w:szCs w:val="21"/>
        </w:rPr>
        <w:t>og file name</w:t>
      </w:r>
    </w:p>
    <w:tbl>
      <w:tblPr>
        <w:tblStyle w:val="ab"/>
        <w:tblW w:w="9072" w:type="dxa"/>
        <w:tblInd w:w="279" w:type="dxa"/>
        <w:tblLayout w:type="fixed"/>
        <w:tblLook w:val="04A0" w:firstRow="1" w:lastRow="0" w:firstColumn="1" w:lastColumn="0" w:noHBand="0" w:noVBand="1"/>
      </w:tblPr>
      <w:tblGrid>
        <w:gridCol w:w="3328"/>
        <w:gridCol w:w="5744"/>
      </w:tblGrid>
      <w:tr w:rsidR="00940340" w:rsidRPr="00CE0420" w14:paraId="49312A67" w14:textId="77777777" w:rsidTr="00940340">
        <w:tc>
          <w:tcPr>
            <w:tcW w:w="3328" w:type="dxa"/>
            <w:shd w:val="clear" w:color="auto" w:fill="002B62"/>
          </w:tcPr>
          <w:p w14:paraId="026E26DA" w14:textId="30D09451" w:rsidR="00940340" w:rsidRPr="00CE0420" w:rsidRDefault="00C473D8" w:rsidP="00015449">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Process name</w:t>
            </w:r>
          </w:p>
        </w:tc>
        <w:tc>
          <w:tcPr>
            <w:tcW w:w="5744" w:type="dxa"/>
            <w:shd w:val="clear" w:color="auto" w:fill="002B62"/>
          </w:tcPr>
          <w:p w14:paraId="56D51FC8" w14:textId="600B906C" w:rsidR="00940340" w:rsidRPr="00CE0420" w:rsidRDefault="00C473D8" w:rsidP="00015449">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Log file name</w:t>
            </w:r>
          </w:p>
        </w:tc>
      </w:tr>
      <w:tr w:rsidR="00940340" w:rsidRPr="00CE0420" w14:paraId="710BDC92" w14:textId="77777777" w:rsidTr="00940340">
        <w:trPr>
          <w:trHeight w:val="250"/>
        </w:trPr>
        <w:tc>
          <w:tcPr>
            <w:tcW w:w="3328" w:type="dxa"/>
          </w:tcPr>
          <w:p w14:paraId="3ACC4628" w14:textId="1E690BDA" w:rsidR="00940340" w:rsidRPr="00CE0420" w:rsidRDefault="00940340" w:rsidP="00940340">
            <w:pPr>
              <w:pStyle w:val="aff"/>
            </w:pPr>
            <w:proofErr w:type="spellStart"/>
            <w:r>
              <w:t>ky_terraform_execute</w:t>
            </w:r>
            <w:proofErr w:type="spellEnd"/>
            <w:r>
              <w:t>-workflow</w:t>
            </w:r>
          </w:p>
        </w:tc>
        <w:tc>
          <w:tcPr>
            <w:tcW w:w="5744" w:type="dxa"/>
          </w:tcPr>
          <w:p w14:paraId="49AC4625" w14:textId="5DF53B4C" w:rsidR="00940340" w:rsidRPr="00CE0420" w:rsidRDefault="00940340" w:rsidP="00015449">
            <w:pPr>
              <w:pStyle w:val="aff"/>
            </w:pPr>
            <w:r w:rsidRPr="00940340">
              <w:t>ky_ter</w:t>
            </w:r>
            <w:r>
              <w:t>raform_execute-workflow_YYYYMMDD</w:t>
            </w:r>
            <w:r w:rsidRPr="00940340">
              <w:t>.log</w:t>
            </w:r>
          </w:p>
        </w:tc>
      </w:tr>
      <w:tr w:rsidR="00940340" w:rsidRPr="00CE0420" w14:paraId="2AEEE568" w14:textId="77777777" w:rsidTr="00940340">
        <w:trPr>
          <w:trHeight w:val="250"/>
        </w:trPr>
        <w:tc>
          <w:tcPr>
            <w:tcW w:w="3328" w:type="dxa"/>
          </w:tcPr>
          <w:p w14:paraId="6FE12A97" w14:textId="606CF460" w:rsidR="00940340" w:rsidRPr="00CE0420" w:rsidRDefault="00940340" w:rsidP="00015449">
            <w:pPr>
              <w:pStyle w:val="aff"/>
            </w:pPr>
            <w:proofErr w:type="spellStart"/>
            <w:r>
              <w:t>ky_terraform_checkcondition</w:t>
            </w:r>
            <w:proofErr w:type="spellEnd"/>
            <w:r>
              <w:t>-workflow</w:t>
            </w:r>
          </w:p>
        </w:tc>
        <w:tc>
          <w:tcPr>
            <w:tcW w:w="5744" w:type="dxa"/>
          </w:tcPr>
          <w:p w14:paraId="2C2BE4A2" w14:textId="27DEC5EA" w:rsidR="00940340" w:rsidRPr="00CE0420" w:rsidRDefault="00940340" w:rsidP="00940340">
            <w:pPr>
              <w:pStyle w:val="aff"/>
            </w:pPr>
            <w:r w:rsidRPr="00940340">
              <w:t>ky_ter</w:t>
            </w:r>
            <w:r>
              <w:t>raform_checkcondition-workflow_YYYYMMDD</w:t>
            </w:r>
            <w:r w:rsidRPr="00940340">
              <w:t>.log</w:t>
            </w:r>
          </w:p>
        </w:tc>
      </w:tr>
      <w:tr w:rsidR="00940340" w:rsidRPr="00CE0420" w14:paraId="263EBA74" w14:textId="77777777" w:rsidTr="00940340">
        <w:trPr>
          <w:trHeight w:val="250"/>
        </w:trPr>
        <w:tc>
          <w:tcPr>
            <w:tcW w:w="3328" w:type="dxa"/>
          </w:tcPr>
          <w:p w14:paraId="7E348DBA" w14:textId="77B3A925" w:rsidR="00940340" w:rsidRPr="00CE0420" w:rsidRDefault="00940340" w:rsidP="00015449">
            <w:pPr>
              <w:pStyle w:val="aff"/>
            </w:pPr>
            <w:proofErr w:type="spellStart"/>
            <w:r>
              <w:t>ky_terraform_varsautolistup</w:t>
            </w:r>
            <w:proofErr w:type="spellEnd"/>
            <w:r>
              <w:t>-workflow</w:t>
            </w:r>
          </w:p>
        </w:tc>
        <w:tc>
          <w:tcPr>
            <w:tcW w:w="5744" w:type="dxa"/>
          </w:tcPr>
          <w:p w14:paraId="1F37442A" w14:textId="4FD40B4D" w:rsidR="00940340" w:rsidRPr="00CE0420" w:rsidRDefault="00940340" w:rsidP="00015449">
            <w:pPr>
              <w:pStyle w:val="aff"/>
            </w:pPr>
            <w:r>
              <w:t>ky_terraform_varsautolistup-workflow_YYYYMMDD.log</w:t>
            </w:r>
          </w:p>
        </w:tc>
      </w:tr>
      <w:tr w:rsidR="00E020DB" w:rsidRPr="00CE0420" w14:paraId="201C51B4" w14:textId="77777777" w:rsidTr="00940340">
        <w:trPr>
          <w:trHeight w:val="250"/>
        </w:trPr>
        <w:tc>
          <w:tcPr>
            <w:tcW w:w="3328" w:type="dxa"/>
          </w:tcPr>
          <w:p w14:paraId="0F1212E8" w14:textId="055F9954" w:rsidR="00E020DB" w:rsidRPr="00E020DB" w:rsidRDefault="00E020DB" w:rsidP="00E020DB">
            <w:pPr>
              <w:pStyle w:val="Default"/>
              <w:jc w:val="both"/>
              <w:rPr>
                <w:sz w:val="18"/>
                <w:szCs w:val="18"/>
              </w:rPr>
            </w:pPr>
            <w:proofErr w:type="spellStart"/>
            <w:r>
              <w:rPr>
                <w:sz w:val="18"/>
                <w:szCs w:val="18"/>
              </w:rPr>
              <w:t>ky_terraform_valautosetup</w:t>
            </w:r>
            <w:proofErr w:type="spellEnd"/>
            <w:r>
              <w:rPr>
                <w:sz w:val="18"/>
                <w:szCs w:val="18"/>
              </w:rPr>
              <w:t xml:space="preserve">-workflow </w:t>
            </w:r>
          </w:p>
        </w:tc>
        <w:tc>
          <w:tcPr>
            <w:tcW w:w="5744" w:type="dxa"/>
          </w:tcPr>
          <w:p w14:paraId="436BF82B" w14:textId="7519628C" w:rsidR="00E020DB" w:rsidRPr="00E020DB" w:rsidRDefault="00E020DB" w:rsidP="00E020DB">
            <w:pPr>
              <w:pStyle w:val="Default"/>
              <w:jc w:val="both"/>
              <w:rPr>
                <w:sz w:val="18"/>
                <w:szCs w:val="18"/>
              </w:rPr>
            </w:pPr>
            <w:r>
              <w:rPr>
                <w:sz w:val="18"/>
                <w:szCs w:val="18"/>
              </w:rPr>
              <w:t xml:space="preserve">ky_terraform_valautosetup-workflow_YYYYMMDD.log </w:t>
            </w:r>
          </w:p>
        </w:tc>
      </w:tr>
    </w:tbl>
    <w:p w14:paraId="0B8712C0" w14:textId="1895DB18" w:rsidR="00366ECC" w:rsidRDefault="008B6F47" w:rsidP="00366ECC">
      <w:pPr>
        <w:ind w:firstLineChars="100" w:firstLine="210"/>
        <w:rPr>
          <w:rFonts w:eastAsia="ＭＳ Ｐゴシック" w:cs="Times New Roman"/>
          <w:color w:val="000000"/>
          <w:szCs w:val="21"/>
          <w:u w:val="single"/>
        </w:rPr>
      </w:pPr>
      <w:r>
        <w:rPr>
          <w:rFonts w:eastAsia="ＭＳ Ｐゴシック" w:cs="Times New Roman"/>
          <w:color w:val="000000"/>
          <w:szCs w:val="21"/>
        </w:rPr>
        <w:t>Log file output directory</w:t>
      </w:r>
      <w:r w:rsidR="00877AF0" w:rsidRPr="006261CB">
        <w:rPr>
          <w:rFonts w:eastAsia="ＭＳ Ｐゴシック" w:cs="Times New Roman"/>
          <w:color w:val="000000"/>
          <w:szCs w:val="21"/>
        </w:rPr>
        <w:t>:</w:t>
      </w:r>
      <w:r w:rsidR="00877AF0" w:rsidRPr="006303CF">
        <w:rPr>
          <w:rFonts w:eastAsia="ＭＳ Ｐゴシック" w:cs="Times New Roman"/>
          <w:color w:val="000000"/>
          <w:szCs w:val="21"/>
        </w:rPr>
        <w:t xml:space="preserve"> </w:t>
      </w:r>
      <w:r w:rsidR="00877AF0" w:rsidRPr="00877AF0">
        <w:rPr>
          <w:rFonts w:eastAsia="ＭＳ Ｐゴシック" w:cs="Times New Roman"/>
          <w:color w:val="000000"/>
          <w:szCs w:val="21"/>
          <w:u w:val="single"/>
        </w:rPr>
        <w:t xml:space="preserve">&lt;installation directory&gt; </w:t>
      </w:r>
      <w:r w:rsidR="00940340" w:rsidRPr="00D50F43">
        <w:rPr>
          <w:rFonts w:eastAsia="ＭＳ Ｐゴシック" w:cs="Times New Roman"/>
          <w:color w:val="000000"/>
          <w:szCs w:val="21"/>
          <w:u w:val="single"/>
        </w:rPr>
        <w:t>/</w:t>
      </w:r>
      <w:proofErr w:type="spellStart"/>
      <w:r w:rsidR="00940340" w:rsidRPr="00D50F43">
        <w:rPr>
          <w:rFonts w:eastAsia="ＭＳ Ｐゴシック" w:cs="Times New Roman"/>
          <w:color w:val="000000"/>
          <w:szCs w:val="21"/>
          <w:u w:val="single"/>
        </w:rPr>
        <w:t>ita</w:t>
      </w:r>
      <w:proofErr w:type="spellEnd"/>
      <w:r w:rsidR="00940340" w:rsidRPr="00D50F43">
        <w:rPr>
          <w:rFonts w:eastAsia="ＭＳ Ｐゴシック" w:cs="Times New Roman"/>
          <w:color w:val="000000"/>
          <w:szCs w:val="21"/>
          <w:u w:val="single"/>
        </w:rPr>
        <w:t>-root/logs/</w:t>
      </w:r>
      <w:proofErr w:type="spellStart"/>
      <w:r w:rsidR="00940340" w:rsidRPr="00D50F43">
        <w:rPr>
          <w:rFonts w:eastAsia="ＭＳ Ｐゴシック" w:cs="Times New Roman"/>
          <w:color w:val="000000"/>
          <w:szCs w:val="21"/>
          <w:u w:val="single"/>
        </w:rPr>
        <w:t>backyardlogs</w:t>
      </w:r>
      <w:proofErr w:type="spellEnd"/>
    </w:p>
    <w:p w14:paraId="4802DC9E" w14:textId="54BEBB4E" w:rsidR="00366ECC" w:rsidRDefault="00366ECC">
      <w:pPr>
        <w:widowControl/>
        <w:jc w:val="left"/>
        <w:rPr>
          <w:rFonts w:eastAsia="ＭＳ Ｐゴシック" w:cs="Times New Roman"/>
          <w:color w:val="000000"/>
          <w:szCs w:val="21"/>
          <w:u w:val="single"/>
        </w:rPr>
      </w:pPr>
    </w:p>
    <w:p w14:paraId="34249101" w14:textId="368DA376" w:rsidR="00366ECC" w:rsidRDefault="00366ECC">
      <w:pPr>
        <w:widowControl/>
        <w:jc w:val="left"/>
        <w:rPr>
          <w:rFonts w:eastAsia="ＭＳ Ｐゴシック" w:cs="Times New Roman"/>
          <w:color w:val="000000"/>
          <w:szCs w:val="21"/>
          <w:u w:val="single"/>
        </w:rPr>
      </w:pPr>
    </w:p>
    <w:p w14:paraId="72C4A8A0" w14:textId="5EB137BE" w:rsidR="00366ECC" w:rsidRDefault="00366ECC">
      <w:pPr>
        <w:widowControl/>
        <w:jc w:val="left"/>
        <w:rPr>
          <w:rFonts w:eastAsia="ＭＳ Ｐゴシック" w:cs="Times New Roman"/>
          <w:color w:val="000000"/>
          <w:szCs w:val="21"/>
          <w:u w:val="single"/>
        </w:rPr>
      </w:pPr>
      <w:r>
        <w:rPr>
          <w:rFonts w:eastAsia="ＭＳ Ｐゴシック" w:cs="Times New Roman"/>
          <w:color w:val="000000"/>
          <w:szCs w:val="21"/>
          <w:u w:val="single"/>
        </w:rPr>
        <w:br w:type="page"/>
      </w:r>
    </w:p>
    <w:p w14:paraId="4FB466E3" w14:textId="77777777" w:rsidR="00366ECC" w:rsidRDefault="00366ECC">
      <w:pPr>
        <w:widowControl/>
        <w:jc w:val="left"/>
        <w:rPr>
          <w:rFonts w:eastAsia="ＭＳ Ｐゴシック" w:cs="Times New Roman"/>
          <w:color w:val="000000"/>
          <w:szCs w:val="21"/>
          <w:u w:val="single"/>
        </w:rPr>
      </w:pPr>
    </w:p>
    <w:p w14:paraId="586AE9BD" w14:textId="77777777" w:rsidR="00366ECC" w:rsidRPr="00366ECC" w:rsidRDefault="00366ECC" w:rsidP="00366ECC">
      <w:pPr>
        <w:ind w:firstLineChars="100" w:firstLine="210"/>
        <w:rPr>
          <w:rFonts w:eastAsia="ＭＳ Ｐゴシック" w:cs="Times New Roman"/>
          <w:color w:val="000000"/>
          <w:szCs w:val="21"/>
          <w:u w:val="single"/>
        </w:rPr>
      </w:pPr>
    </w:p>
    <w:p w14:paraId="54D821EE" w14:textId="20085311" w:rsidR="00366ECC" w:rsidRPr="00702118" w:rsidRDefault="00456859" w:rsidP="00366ECC">
      <w:pPr>
        <w:pStyle w:val="1"/>
        <w:rPr>
          <w:ins w:id="924" w:author="作成者"/>
        </w:rPr>
      </w:pPr>
      <w:bookmarkStart w:id="925" w:name="_Toc105604751"/>
      <w:r>
        <w:rPr>
          <w:rFonts w:hint="eastAsia"/>
        </w:rPr>
        <w:t>Appendix</w:t>
      </w:r>
      <w:bookmarkEnd w:id="925"/>
    </w:p>
    <w:p w14:paraId="029A89EC" w14:textId="56B5FB9B" w:rsidR="00366ECC" w:rsidRDefault="00366ECC" w:rsidP="007A1101">
      <w:pPr>
        <w:pStyle w:val="20"/>
        <w:rPr>
          <w:ins w:id="926" w:author="作成者"/>
        </w:rPr>
      </w:pPr>
      <w:bookmarkStart w:id="927" w:name="_Ref100321648"/>
      <w:bookmarkStart w:id="928" w:name="_Ref100575550"/>
      <w:bookmarkStart w:id="929" w:name="_Toc101280403"/>
      <w:bookmarkStart w:id="930" w:name="_Toc105604752"/>
      <w:ins w:id="931" w:author="作成者">
        <w:r>
          <w:t>Module</w:t>
        </w:r>
      </w:ins>
      <w:r w:rsidR="00DD1144">
        <w:t xml:space="preserve"> file input example/ register example</w:t>
      </w:r>
      <w:bookmarkEnd w:id="927"/>
      <w:bookmarkEnd w:id="928"/>
      <w:bookmarkEnd w:id="929"/>
      <w:bookmarkEnd w:id="930"/>
    </w:p>
    <w:p w14:paraId="75AE7CC2" w14:textId="41D29342" w:rsidR="00366ECC" w:rsidRPr="00830933" w:rsidRDefault="00DD1144" w:rsidP="00366ECC">
      <w:pPr>
        <w:rPr>
          <w:ins w:id="932" w:author="作成者"/>
        </w:rPr>
      </w:pPr>
      <w:r w:rsidRPr="00DD1144">
        <w:t>The following section are examples of inputting and registering module files in relation to the flow number in "4.1 Terraform Workflow".</w:t>
      </w:r>
    </w:p>
    <w:p w14:paraId="41F50880" w14:textId="46FB0998" w:rsidR="00366ECC" w:rsidRDefault="00141908" w:rsidP="00366ECC">
      <w:pPr>
        <w:pStyle w:val="aff0"/>
        <w:numPr>
          <w:ilvl w:val="3"/>
          <w:numId w:val="26"/>
        </w:numPr>
        <w:ind w:left="426" w:hanging="426"/>
        <w:rPr>
          <w:ins w:id="933" w:author="作成者"/>
        </w:rPr>
      </w:pPr>
      <w:r>
        <w:rPr>
          <w:rFonts w:hint="eastAsia"/>
        </w:rPr>
        <w:t>S</w:t>
      </w:r>
      <w:r>
        <w:t>imple pattern</w:t>
      </w:r>
    </w:p>
    <w:p w14:paraId="7053F13C" w14:textId="77777777" w:rsidR="00366ECC" w:rsidRDefault="00366ECC" w:rsidP="00366ECC">
      <w:pPr>
        <w:pStyle w:val="aff0"/>
        <w:ind w:left="426"/>
        <w:rPr>
          <w:ins w:id="934" w:author="作成者"/>
        </w:rPr>
      </w:pPr>
    </w:p>
    <w:p w14:paraId="5F5A89B9" w14:textId="7BCED4F0" w:rsidR="00366ECC" w:rsidRPr="00D464F6" w:rsidRDefault="00366ECC" w:rsidP="00366ECC">
      <w:pPr>
        <w:pStyle w:val="aff0"/>
        <w:numPr>
          <w:ilvl w:val="1"/>
          <w:numId w:val="14"/>
        </w:numPr>
        <w:ind w:left="780" w:hanging="360"/>
        <w:rPr>
          <w:ins w:id="935" w:author="作成者"/>
        </w:rPr>
      </w:pPr>
      <w:ins w:id="936" w:author="作成者">
        <w:r>
          <w:rPr>
            <w:noProof/>
          </w:rPr>
          <mc:AlternateContent>
            <mc:Choice Requires="wpg">
              <w:drawing>
                <wp:anchor distT="0" distB="0" distL="114300" distR="114300" simplePos="0" relativeHeight="251802624" behindDoc="0" locked="0" layoutInCell="1" allowOverlap="1" wp14:anchorId="32D7B5E6" wp14:editId="6637A4C9">
                  <wp:simplePos x="0" y="0"/>
                  <wp:positionH relativeFrom="margin">
                    <wp:align>right</wp:align>
                  </wp:positionH>
                  <wp:positionV relativeFrom="paragraph">
                    <wp:posOffset>348615</wp:posOffset>
                  </wp:positionV>
                  <wp:extent cx="5847715" cy="4255135"/>
                  <wp:effectExtent l="0" t="0" r="19685" b="12065"/>
                  <wp:wrapTopAndBottom/>
                  <wp:docPr id="450" name="グループ化 450"/>
                  <wp:cNvGraphicFramePr/>
                  <a:graphic xmlns:a="http://schemas.openxmlformats.org/drawingml/2006/main">
                    <a:graphicData uri="http://schemas.microsoft.com/office/word/2010/wordprocessingGroup">
                      <wpg:wgp>
                        <wpg:cNvGrpSpPr/>
                        <wpg:grpSpPr>
                          <a:xfrm>
                            <a:off x="0" y="0"/>
                            <a:ext cx="5847715" cy="4255135"/>
                            <a:chOff x="0" y="-76200"/>
                            <a:chExt cx="5848350" cy="4133850"/>
                          </a:xfrm>
                        </wpg:grpSpPr>
                        <wps:wsp>
                          <wps:cNvPr id="452" name="フローチャート: 処理 452"/>
                          <wps:cNvSpPr/>
                          <wps:spPr>
                            <a:xfrm>
                              <a:off x="0" y="-76200"/>
                              <a:ext cx="5848350" cy="4133850"/>
                            </a:xfrm>
                            <a:prstGeom prst="flowChartProcess">
                              <a:avLst/>
                            </a:prstGeom>
                            <a:solidFill>
                              <a:schemeClr val="bg1">
                                <a:lumMod val="95000"/>
                              </a:schemeClr>
                            </a:solidFill>
                            <a:ln>
                              <a:solidFill>
                                <a:schemeClr val="bg1">
                                  <a:lumMod val="85000"/>
                                </a:schemeClr>
                              </a:solidFill>
                            </a:ln>
                          </wps:spPr>
                          <wps:style>
                            <a:lnRef idx="2">
                              <a:schemeClr val="dk1"/>
                            </a:lnRef>
                            <a:fillRef idx="1">
                              <a:schemeClr val="lt1"/>
                            </a:fillRef>
                            <a:effectRef idx="0">
                              <a:schemeClr val="dk1"/>
                            </a:effectRef>
                            <a:fontRef idx="minor">
                              <a:schemeClr val="dk1"/>
                            </a:fontRef>
                          </wps:style>
                          <wps:txbx>
                            <w:txbxContent>
                              <w:p w14:paraId="40A7B24D" w14:textId="77777777" w:rsidR="007B5626" w:rsidRDefault="007B5626" w:rsidP="00366ECC">
                                <w:pPr>
                                  <w:jc w:val="left"/>
                                  <w:rPr>
                                    <w:ins w:id="937" w:author="作成者"/>
                                    <w:sz w:val="20"/>
                                    <w:szCs w:val="20"/>
                                  </w:rPr>
                                </w:pPr>
                              </w:p>
                              <w:p w14:paraId="7C7019F2" w14:textId="77777777" w:rsidR="007B5626" w:rsidRPr="003177F7" w:rsidRDefault="007B5626" w:rsidP="00366ECC">
                                <w:pPr>
                                  <w:jc w:val="left"/>
                                  <w:rPr>
                                    <w:ins w:id="938" w:author="作成者"/>
                                    <w:sz w:val="20"/>
                                    <w:szCs w:val="20"/>
                                  </w:rPr>
                                </w:pPr>
                              </w:p>
                              <w:tbl>
                                <w:tblPr>
                                  <w:tblStyle w:val="ab"/>
                                  <w:tblW w:w="7166" w:type="dxa"/>
                                  <w:jc w:val="center"/>
                                  <w:tblLook w:val="04A0" w:firstRow="1" w:lastRow="0" w:firstColumn="1" w:lastColumn="0" w:noHBand="0" w:noVBand="1"/>
                                </w:tblPr>
                                <w:tblGrid>
                                  <w:gridCol w:w="7166"/>
                                </w:tblGrid>
                                <w:tr w:rsidR="007B5626" w:rsidRPr="003177F7" w14:paraId="4D9A3F4D" w14:textId="77777777" w:rsidTr="00DD1144">
                                  <w:trPr>
                                    <w:trHeight w:val="1425"/>
                                    <w:jc w:val="center"/>
                                    <w:ins w:id="939" w:author="作成者"/>
                                  </w:trPr>
                                  <w:tc>
                                    <w:tcPr>
                                      <w:tcW w:w="7166" w:type="dxa"/>
                                    </w:tcPr>
                                    <w:p w14:paraId="73A06148" w14:textId="77777777" w:rsidR="007B5626" w:rsidRPr="00280A77" w:rsidRDefault="007B5626" w:rsidP="00DD1144">
                                      <w:pPr>
                                        <w:rPr>
                                          <w:ins w:id="940" w:author="作成者"/>
                                          <w:sz w:val="20"/>
                                          <w:szCs w:val="20"/>
                                        </w:rPr>
                                      </w:pPr>
                                      <w:ins w:id="941" w:author="作成者">
                                        <w:r w:rsidRPr="00280A77">
                                          <w:rPr>
                                            <w:sz w:val="20"/>
                                            <w:szCs w:val="20"/>
                                          </w:rPr>
                                          <w:t>variable "</w:t>
                                        </w:r>
                                        <w:proofErr w:type="spellStart"/>
                                        <w:r w:rsidRPr="00280A77">
                                          <w:rPr>
                                            <w:sz w:val="20"/>
                                            <w:szCs w:val="20"/>
                                          </w:rPr>
                                          <w:t>VAR_hoge</w:t>
                                        </w:r>
                                        <w:proofErr w:type="spellEnd"/>
                                        <w:r w:rsidRPr="00280A77">
                                          <w:rPr>
                                            <w:sz w:val="20"/>
                                            <w:szCs w:val="20"/>
                                          </w:rPr>
                                          <w:t>" {</w:t>
                                        </w:r>
                                      </w:ins>
                                    </w:p>
                                    <w:p w14:paraId="6AC0F779" w14:textId="77777777" w:rsidR="007B5626" w:rsidRPr="00280A77" w:rsidRDefault="007B5626" w:rsidP="00DD1144">
                                      <w:pPr>
                                        <w:ind w:firstLineChars="200" w:firstLine="400"/>
                                        <w:rPr>
                                          <w:ins w:id="942" w:author="作成者"/>
                                          <w:sz w:val="20"/>
                                          <w:szCs w:val="20"/>
                                        </w:rPr>
                                      </w:pPr>
                                      <w:ins w:id="943" w:author="作成者">
                                        <w:r w:rsidRPr="00280A77">
                                          <w:rPr>
                                            <w:sz w:val="20"/>
                                            <w:szCs w:val="20"/>
                                          </w:rPr>
                                          <w:t>type = string</w:t>
                                        </w:r>
                                      </w:ins>
                                    </w:p>
                                    <w:p w14:paraId="07E2C197" w14:textId="65C62558" w:rsidR="007B5626" w:rsidRPr="00280A77" w:rsidRDefault="007B5626" w:rsidP="00DD1144">
                                      <w:pPr>
                                        <w:ind w:firstLineChars="200" w:firstLine="400"/>
                                        <w:rPr>
                                          <w:ins w:id="944" w:author="作成者"/>
                                          <w:sz w:val="20"/>
                                          <w:szCs w:val="20"/>
                                        </w:rPr>
                                      </w:pPr>
                                      <w:ins w:id="945" w:author="作成者">
                                        <w:r w:rsidRPr="00280A77">
                                          <w:rPr>
                                            <w:sz w:val="20"/>
                                            <w:szCs w:val="20"/>
                                          </w:rPr>
                                          <w:t>default = "</w:t>
                                        </w:r>
                                        <w:proofErr w:type="spellStart"/>
                                        <w:r w:rsidRPr="00280A77">
                                          <w:rPr>
                                            <w:sz w:val="20"/>
                                            <w:szCs w:val="20"/>
                                          </w:rPr>
                                          <w:t>def-string"</w:t>
                                        </w:r>
                                      </w:ins>
                                      <w:r>
                                        <w:rPr>
                                          <w:sz w:val="20"/>
                                          <w:szCs w:val="20"/>
                                        </w:rPr>
                                        <w:t>g</w:t>
                                      </w:r>
                                      <w:proofErr w:type="spellEnd"/>
                                    </w:p>
                                    <w:p w14:paraId="21296F29" w14:textId="77777777" w:rsidR="007B5626" w:rsidRPr="003177F7" w:rsidRDefault="007B5626" w:rsidP="00DD1144">
                                      <w:pPr>
                                        <w:pStyle w:val="a9"/>
                                        <w:ind w:leftChars="0" w:left="0"/>
                                        <w:rPr>
                                          <w:ins w:id="946" w:author="作成者"/>
                                          <w:sz w:val="20"/>
                                          <w:szCs w:val="20"/>
                                        </w:rPr>
                                      </w:pPr>
                                      <w:ins w:id="947" w:author="作成者">
                                        <w:r w:rsidRPr="00280A77">
                                          <w:rPr>
                                            <w:sz w:val="20"/>
                                            <w:szCs w:val="20"/>
                                          </w:rPr>
                                          <w:t>}</w:t>
                                        </w:r>
                                      </w:ins>
                                    </w:p>
                                  </w:tc>
                                </w:tr>
                              </w:tbl>
                              <w:p w14:paraId="317B4AC9" w14:textId="77777777" w:rsidR="007B5626" w:rsidRPr="003177F7" w:rsidRDefault="007B5626" w:rsidP="00366ECC">
                                <w:pPr>
                                  <w:jc w:val="left"/>
                                  <w:rPr>
                                    <w:ins w:id="948" w:author="作成者"/>
                                    <w:sz w:val="20"/>
                                    <w:szCs w:val="20"/>
                                  </w:rPr>
                                </w:pPr>
                              </w:p>
                              <w:p w14:paraId="61F0C461" w14:textId="77777777" w:rsidR="007B5626" w:rsidRDefault="007B5626" w:rsidP="00366ECC">
                                <w:pPr>
                                  <w:jc w:val="left"/>
                                  <w:rPr>
                                    <w:ins w:id="949" w:author="作成者"/>
                                    <w:sz w:val="20"/>
                                    <w:szCs w:val="20"/>
                                  </w:rPr>
                                </w:pPr>
                              </w:p>
                              <w:p w14:paraId="6CAAA264" w14:textId="77777777" w:rsidR="007B5626" w:rsidRDefault="007B5626" w:rsidP="00366ECC">
                                <w:pPr>
                                  <w:jc w:val="left"/>
                                  <w:rPr>
                                    <w:ins w:id="950" w:author="作成者"/>
                                    <w:sz w:val="20"/>
                                    <w:szCs w:val="20"/>
                                  </w:rPr>
                                </w:pPr>
                              </w:p>
                              <w:p w14:paraId="6924B868" w14:textId="59EABD76" w:rsidR="007B5626" w:rsidRPr="001B53BB" w:rsidRDefault="007B5626" w:rsidP="00366ECC">
                                <w:pPr>
                                  <w:jc w:val="left"/>
                                  <w:rPr>
                                    <w:ins w:id="951" w:author="作成者"/>
                                    <w:b/>
                                    <w:sz w:val="20"/>
                                    <w:szCs w:val="20"/>
                                  </w:rPr>
                                </w:pPr>
                                <w:ins w:id="952" w:author="作成者">
                                  <w:r>
                                    <w:rPr>
                                      <w:rFonts w:hint="eastAsia"/>
                                      <w:sz w:val="20"/>
                                      <w:szCs w:val="20"/>
                                    </w:rPr>
                                    <w:t xml:space="preserve">        </w:t>
                                  </w:r>
                                </w:ins>
                                <w:r>
                                  <w:rPr>
                                    <w:rFonts w:hint="eastAsia"/>
                                    <w:b/>
                                    <w:sz w:val="20"/>
                                    <w:szCs w:val="20"/>
                                  </w:rPr>
                                  <w:t>Substitute value auto registration settings/Substitute value list</w:t>
                                </w:r>
                              </w:p>
                              <w:tbl>
                                <w:tblPr>
                                  <w:tblStyle w:val="ab"/>
                                  <w:tblW w:w="0" w:type="auto"/>
                                  <w:jc w:val="center"/>
                                  <w:tblLook w:val="04A0" w:firstRow="1" w:lastRow="0" w:firstColumn="1" w:lastColumn="0" w:noHBand="0" w:noVBand="1"/>
                                </w:tblPr>
                                <w:tblGrid>
                                  <w:gridCol w:w="704"/>
                                  <w:gridCol w:w="1291"/>
                                  <w:gridCol w:w="1291"/>
                                  <w:gridCol w:w="1253"/>
                                  <w:gridCol w:w="1253"/>
                                </w:tblGrid>
                                <w:tr w:rsidR="007B5626" w14:paraId="35330058" w14:textId="77777777" w:rsidTr="00DD1144">
                                  <w:trPr>
                                    <w:jc w:val="center"/>
                                    <w:ins w:id="953" w:author="作成者"/>
                                  </w:trPr>
                                  <w:tc>
                                    <w:tcPr>
                                      <w:tcW w:w="704" w:type="dxa"/>
                                      <w:shd w:val="clear" w:color="auto" w:fill="002060"/>
                                    </w:tcPr>
                                    <w:p w14:paraId="40C36524" w14:textId="4B2BB2BD" w:rsidR="007B5626" w:rsidRPr="00C80F48" w:rsidRDefault="007B5626" w:rsidP="00DD1144">
                                      <w:pPr>
                                        <w:pStyle w:val="a9"/>
                                        <w:ind w:leftChars="0" w:left="0"/>
                                        <w:jc w:val="left"/>
                                        <w:rPr>
                                          <w:ins w:id="954" w:author="作成者"/>
                                          <w:b/>
                                          <w:color w:val="FFFFFF" w:themeColor="background1"/>
                                        </w:rPr>
                                      </w:pPr>
                                      <w:r>
                                        <w:rPr>
                                          <w:rFonts w:hint="eastAsia"/>
                                          <w:b/>
                                          <w:color w:val="FFFFFF" w:themeColor="background1"/>
                                        </w:rPr>
                                        <w:t>Item No.</w:t>
                                      </w:r>
                                    </w:p>
                                  </w:tc>
                                  <w:tc>
                                    <w:tcPr>
                                      <w:tcW w:w="1291" w:type="dxa"/>
                                      <w:shd w:val="clear" w:color="auto" w:fill="002060"/>
                                    </w:tcPr>
                                    <w:p w14:paraId="230BFD7B" w14:textId="77438B16" w:rsidR="007B5626" w:rsidRPr="00C80F48" w:rsidRDefault="007B5626" w:rsidP="00DD1144">
                                      <w:pPr>
                                        <w:pStyle w:val="a9"/>
                                        <w:ind w:leftChars="0" w:left="0"/>
                                        <w:jc w:val="left"/>
                                        <w:rPr>
                                          <w:ins w:id="955" w:author="作成者"/>
                                          <w:b/>
                                          <w:color w:val="FFFFFF" w:themeColor="background1"/>
                                        </w:rPr>
                                      </w:pPr>
                                      <w:r>
                                        <w:rPr>
                                          <w:rFonts w:hint="eastAsia"/>
                                          <w:b/>
                                          <w:color w:val="FFFFFF" w:themeColor="background1"/>
                                        </w:rPr>
                                        <w:t>Variable name</w:t>
                                      </w:r>
                                    </w:p>
                                  </w:tc>
                                  <w:tc>
                                    <w:tcPr>
                                      <w:tcW w:w="1291" w:type="dxa"/>
                                      <w:shd w:val="clear" w:color="auto" w:fill="002060"/>
                                    </w:tcPr>
                                    <w:p w14:paraId="1E0824A3" w14:textId="05FC315E" w:rsidR="007B5626" w:rsidRPr="00C80F48" w:rsidRDefault="007B5626" w:rsidP="00DD1144">
                                      <w:pPr>
                                        <w:pStyle w:val="a9"/>
                                        <w:ind w:leftChars="0" w:left="0"/>
                                        <w:jc w:val="left"/>
                                        <w:rPr>
                                          <w:ins w:id="956" w:author="作成者"/>
                                          <w:b/>
                                          <w:color w:val="FFFFFF" w:themeColor="background1"/>
                                        </w:rPr>
                                      </w:pPr>
                                      <w:r>
                                        <w:rPr>
                                          <w:rFonts w:hint="eastAsia"/>
                                          <w:b/>
                                          <w:color w:val="FFFFFF" w:themeColor="background1"/>
                                        </w:rPr>
                                        <w:t>Member variable</w:t>
                                      </w:r>
                                    </w:p>
                                  </w:tc>
                                  <w:tc>
                                    <w:tcPr>
                                      <w:tcW w:w="1253" w:type="dxa"/>
                                      <w:shd w:val="clear" w:color="auto" w:fill="002060"/>
                                    </w:tcPr>
                                    <w:p w14:paraId="39724999" w14:textId="79E72C4F" w:rsidR="007B5626" w:rsidRDefault="007B5626" w:rsidP="00DD1144">
                                      <w:pPr>
                                        <w:pStyle w:val="a9"/>
                                        <w:ind w:leftChars="0" w:left="0"/>
                                        <w:jc w:val="left"/>
                                        <w:rPr>
                                          <w:ins w:id="957" w:author="作成者"/>
                                          <w:b/>
                                          <w:color w:val="FFFFFF" w:themeColor="background1"/>
                                        </w:rPr>
                                      </w:pPr>
                                      <w:r>
                                        <w:rPr>
                                          <w:rFonts w:hint="eastAsia"/>
                                          <w:b/>
                                          <w:color w:val="FFFFFF" w:themeColor="background1"/>
                                        </w:rPr>
                                        <w:t>Substitute order</w:t>
                                      </w:r>
                                    </w:p>
                                  </w:tc>
                                  <w:tc>
                                    <w:tcPr>
                                      <w:tcW w:w="1253" w:type="dxa"/>
                                      <w:shd w:val="clear" w:color="auto" w:fill="002060"/>
                                    </w:tcPr>
                                    <w:p w14:paraId="707E37E3" w14:textId="5969471C" w:rsidR="007B5626" w:rsidRDefault="007B5626" w:rsidP="00DD1144">
                                      <w:pPr>
                                        <w:pStyle w:val="a9"/>
                                        <w:ind w:leftChars="0" w:left="0"/>
                                        <w:jc w:val="left"/>
                                        <w:rPr>
                                          <w:ins w:id="958" w:author="作成者"/>
                                          <w:b/>
                                          <w:color w:val="FFFFFF" w:themeColor="background1"/>
                                        </w:rPr>
                                      </w:pPr>
                                      <w:r>
                                        <w:rPr>
                                          <w:rFonts w:hint="eastAsia"/>
                                          <w:b/>
                                          <w:color w:val="FFFFFF" w:themeColor="background1"/>
                                        </w:rPr>
                                        <w:t>Specific value</w:t>
                                      </w:r>
                                    </w:p>
                                  </w:tc>
                                </w:tr>
                                <w:tr w:rsidR="007B5626" w14:paraId="212FFA9C" w14:textId="77777777" w:rsidTr="00DD1144">
                                  <w:trPr>
                                    <w:jc w:val="center"/>
                                    <w:ins w:id="959" w:author="作成者"/>
                                  </w:trPr>
                                  <w:tc>
                                    <w:tcPr>
                                      <w:tcW w:w="704" w:type="dxa"/>
                                    </w:tcPr>
                                    <w:p w14:paraId="00A0F3A2" w14:textId="77777777" w:rsidR="007B5626" w:rsidRDefault="007B5626" w:rsidP="00E45D7B">
                                      <w:pPr>
                                        <w:pStyle w:val="a9"/>
                                        <w:ind w:leftChars="0" w:left="0"/>
                                        <w:jc w:val="left"/>
                                        <w:rPr>
                                          <w:ins w:id="960" w:author="作成者"/>
                                        </w:rPr>
                                      </w:pPr>
                                      <w:ins w:id="961" w:author="作成者">
                                        <w:r>
                                          <w:rPr>
                                            <w:rFonts w:hint="eastAsia"/>
                                          </w:rPr>
                                          <w:t>1</w:t>
                                        </w:r>
                                      </w:ins>
                                    </w:p>
                                  </w:tc>
                                  <w:tc>
                                    <w:tcPr>
                                      <w:tcW w:w="1291" w:type="dxa"/>
                                    </w:tcPr>
                                    <w:p w14:paraId="39AF4227" w14:textId="77777777" w:rsidR="007B5626" w:rsidRDefault="007B5626" w:rsidP="00E45D7B">
                                      <w:pPr>
                                        <w:pStyle w:val="a9"/>
                                        <w:ind w:leftChars="0" w:left="0"/>
                                        <w:jc w:val="left"/>
                                        <w:rPr>
                                          <w:ins w:id="962" w:author="作成者"/>
                                        </w:rPr>
                                      </w:pPr>
                                      <w:proofErr w:type="spellStart"/>
                                      <w:ins w:id="963" w:author="作成者">
                                        <w:r>
                                          <w:rPr>
                                            <w:rFonts w:hint="eastAsia"/>
                                          </w:rPr>
                                          <w:t>V</w:t>
                                        </w:r>
                                        <w:r>
                                          <w:t>AR_hoge</w:t>
                                        </w:r>
                                        <w:proofErr w:type="spellEnd"/>
                                      </w:ins>
                                    </w:p>
                                  </w:tc>
                                  <w:tc>
                                    <w:tcPr>
                                      <w:tcW w:w="1291" w:type="dxa"/>
                                    </w:tcPr>
                                    <w:p w14:paraId="1389A3C5" w14:textId="1208B4F8" w:rsidR="007B5626" w:rsidRDefault="007B5626" w:rsidP="00E45D7B">
                                      <w:pPr>
                                        <w:pStyle w:val="a9"/>
                                        <w:ind w:leftChars="0" w:left="0"/>
                                        <w:jc w:val="left"/>
                                        <w:rPr>
                                          <w:ins w:id="964" w:author="作成者"/>
                                        </w:rPr>
                                      </w:pPr>
                                      <w:r w:rsidRPr="00D748C3">
                                        <w:rPr>
                                          <w:rFonts w:hint="eastAsia"/>
                                        </w:rPr>
                                        <w:t>No input required</w:t>
                                      </w:r>
                                    </w:p>
                                  </w:tc>
                                  <w:tc>
                                    <w:tcPr>
                                      <w:tcW w:w="1253" w:type="dxa"/>
                                    </w:tcPr>
                                    <w:p w14:paraId="225C7417" w14:textId="4576A7D2" w:rsidR="007B5626" w:rsidRDefault="007B5626" w:rsidP="00E45D7B">
                                      <w:pPr>
                                        <w:pStyle w:val="a9"/>
                                        <w:ind w:leftChars="0" w:left="0"/>
                                        <w:jc w:val="left"/>
                                        <w:rPr>
                                          <w:ins w:id="965" w:author="作成者"/>
                                        </w:rPr>
                                      </w:pPr>
                                      <w:r w:rsidRPr="00D748C3">
                                        <w:rPr>
                                          <w:rFonts w:hint="eastAsia"/>
                                        </w:rPr>
                                        <w:t>No input required</w:t>
                                      </w:r>
                                    </w:p>
                                  </w:tc>
                                  <w:tc>
                                    <w:tcPr>
                                      <w:tcW w:w="1253" w:type="dxa"/>
                                    </w:tcPr>
                                    <w:p w14:paraId="4FDE60AF" w14:textId="77777777" w:rsidR="007B5626" w:rsidRPr="00E708CA" w:rsidRDefault="007B5626" w:rsidP="00E45D7B">
                                      <w:pPr>
                                        <w:pStyle w:val="a9"/>
                                        <w:ind w:leftChars="0" w:left="0"/>
                                        <w:jc w:val="left"/>
                                        <w:rPr>
                                          <w:ins w:id="966" w:author="作成者"/>
                                        </w:rPr>
                                      </w:pPr>
                                      <w:proofErr w:type="spellStart"/>
                                      <w:ins w:id="967" w:author="作成者">
                                        <w:r>
                                          <w:t>sample_str</w:t>
                                        </w:r>
                                        <w:proofErr w:type="spellEnd"/>
                                      </w:ins>
                                    </w:p>
                                  </w:tc>
                                </w:tr>
                              </w:tbl>
                              <w:p w14:paraId="48ADEEC4" w14:textId="77777777" w:rsidR="007B5626" w:rsidRDefault="007B5626" w:rsidP="00366ECC">
                                <w:pPr>
                                  <w:jc w:val="left"/>
                                  <w:rPr>
                                    <w:ins w:id="968" w:author="作成者"/>
                                    <w:sz w:val="20"/>
                                    <w:szCs w:val="20"/>
                                  </w:rPr>
                                </w:pPr>
                              </w:p>
                              <w:p w14:paraId="53ADA29A" w14:textId="77777777" w:rsidR="007B5626" w:rsidRDefault="007B5626" w:rsidP="00366ECC">
                                <w:pPr>
                                  <w:jc w:val="left"/>
                                  <w:rPr>
                                    <w:ins w:id="969" w:author="作成者"/>
                                    <w:sz w:val="20"/>
                                    <w:szCs w:val="20"/>
                                  </w:rPr>
                                </w:pPr>
                              </w:p>
                              <w:p w14:paraId="4743E023" w14:textId="77777777" w:rsidR="007B5626" w:rsidRDefault="007B5626" w:rsidP="00366ECC">
                                <w:pPr>
                                  <w:jc w:val="left"/>
                                  <w:rPr>
                                    <w:ins w:id="970" w:author="作成者"/>
                                    <w:sz w:val="20"/>
                                    <w:szCs w:val="20"/>
                                  </w:rPr>
                                </w:pPr>
                              </w:p>
                              <w:p w14:paraId="11FA71AA" w14:textId="63D6E428" w:rsidR="007B5626" w:rsidRPr="00D464F6" w:rsidRDefault="007B5626" w:rsidP="00366ECC">
                                <w:pPr>
                                  <w:jc w:val="left"/>
                                  <w:rPr>
                                    <w:ins w:id="971" w:author="作成者"/>
                                    <w:b/>
                                    <w:sz w:val="20"/>
                                    <w:szCs w:val="20"/>
                                  </w:rPr>
                                </w:pPr>
                                <w:ins w:id="972" w:author="作成者">
                                  <w:r>
                                    <w:rPr>
                                      <w:rFonts w:hint="eastAsia"/>
                                      <w:sz w:val="20"/>
                                      <w:szCs w:val="20"/>
                                    </w:rPr>
                                    <w:t xml:space="preserve">　</w:t>
                                  </w:r>
                                  <w:r>
                                    <w:rPr>
                                      <w:sz w:val="20"/>
                                      <w:szCs w:val="20"/>
                                    </w:rPr>
                                    <w:t xml:space="preserve">　　　　　</w:t>
                                  </w:r>
                                </w:ins>
                                <w:r>
                                  <w:rPr>
                                    <w:rFonts w:hint="eastAsia"/>
                                    <w:sz w:val="20"/>
                                    <w:szCs w:val="20"/>
                                  </w:rPr>
                                  <w:t xml:space="preserve">Value registered to </w:t>
                                </w:r>
                                <w:proofErr w:type="spellStart"/>
                                <w:r>
                                  <w:rPr>
                                    <w:rFonts w:hint="eastAsia"/>
                                    <w:sz w:val="20"/>
                                    <w:szCs w:val="20"/>
                                  </w:rPr>
                                  <w:t>Terraform</w:t>
                                </w:r>
                                <w:r>
                                  <w:rPr>
                                    <w:sz w:val="20"/>
                                    <w:szCs w:val="20"/>
                                  </w:rPr>
                                  <w:t>’</w:t>
                                </w:r>
                                <w:r>
                                  <w:rPr>
                                    <w:rFonts w:hint="eastAsia"/>
                                    <w:sz w:val="20"/>
                                    <w:szCs w:val="20"/>
                                  </w:rPr>
                                  <w:t>s</w:t>
                                </w:r>
                                <w:proofErr w:type="spellEnd"/>
                                <w:r>
                                  <w:rPr>
                                    <w:rFonts w:hint="eastAsia"/>
                                    <w:sz w:val="20"/>
                                    <w:szCs w:val="20"/>
                                  </w:rPr>
                                  <w:t xml:space="preserve"> Variables</w:t>
                                </w:r>
                              </w:p>
                              <w:tbl>
                                <w:tblPr>
                                  <w:tblStyle w:val="ab"/>
                                  <w:tblW w:w="0" w:type="auto"/>
                                  <w:tblInd w:w="1450" w:type="dxa"/>
                                  <w:tblLook w:val="04A0" w:firstRow="1" w:lastRow="0" w:firstColumn="1" w:lastColumn="0" w:noHBand="0" w:noVBand="1"/>
                                </w:tblPr>
                                <w:tblGrid>
                                  <w:gridCol w:w="2995"/>
                                  <w:gridCol w:w="2994"/>
                                </w:tblGrid>
                                <w:tr w:rsidR="007B5626" w14:paraId="33DDB3B8" w14:textId="77777777" w:rsidTr="00DD1144">
                                  <w:trPr>
                                    <w:trHeight w:val="372"/>
                                    <w:ins w:id="973" w:author="作成者"/>
                                  </w:trPr>
                                  <w:tc>
                                    <w:tcPr>
                                      <w:tcW w:w="2995" w:type="dxa"/>
                                      <w:shd w:val="clear" w:color="auto" w:fill="002060"/>
                                    </w:tcPr>
                                    <w:p w14:paraId="4FE73D28" w14:textId="77777777" w:rsidR="007B5626" w:rsidRPr="003078A5" w:rsidRDefault="007B5626" w:rsidP="00DD1144">
                                      <w:pPr>
                                        <w:jc w:val="left"/>
                                        <w:rPr>
                                          <w:ins w:id="974" w:author="作成者"/>
                                          <w:b/>
                                          <w:color w:val="FFFFFF" w:themeColor="background1"/>
                                          <w:sz w:val="20"/>
                                          <w:szCs w:val="20"/>
                                        </w:rPr>
                                      </w:pPr>
                                      <w:ins w:id="975" w:author="作成者">
                                        <w:r w:rsidRPr="003078A5">
                                          <w:rPr>
                                            <w:rFonts w:hint="eastAsia"/>
                                            <w:b/>
                                            <w:color w:val="FFFFFF" w:themeColor="background1"/>
                                            <w:sz w:val="20"/>
                                            <w:szCs w:val="20"/>
                                          </w:rPr>
                                          <w:t>Key</w:t>
                                        </w:r>
                                      </w:ins>
                                    </w:p>
                                  </w:tc>
                                  <w:tc>
                                    <w:tcPr>
                                      <w:tcW w:w="2994" w:type="dxa"/>
                                      <w:shd w:val="clear" w:color="auto" w:fill="002060"/>
                                    </w:tcPr>
                                    <w:p w14:paraId="7521FC6C" w14:textId="77777777" w:rsidR="007B5626" w:rsidRPr="003078A5" w:rsidRDefault="007B5626" w:rsidP="00DD1144">
                                      <w:pPr>
                                        <w:jc w:val="left"/>
                                        <w:rPr>
                                          <w:ins w:id="976" w:author="作成者"/>
                                          <w:b/>
                                          <w:color w:val="FFFFFF" w:themeColor="background1"/>
                                          <w:sz w:val="20"/>
                                          <w:szCs w:val="20"/>
                                        </w:rPr>
                                      </w:pPr>
                                      <w:ins w:id="977" w:author="作成者">
                                        <w:r w:rsidRPr="003078A5">
                                          <w:rPr>
                                            <w:rFonts w:hint="eastAsia"/>
                                            <w:b/>
                                            <w:color w:val="FFFFFF" w:themeColor="background1"/>
                                            <w:sz w:val="20"/>
                                            <w:szCs w:val="20"/>
                                          </w:rPr>
                                          <w:t>Value</w:t>
                                        </w:r>
                                      </w:ins>
                                    </w:p>
                                  </w:tc>
                                </w:tr>
                                <w:tr w:rsidR="007B5626" w14:paraId="7D8D1FE6" w14:textId="77777777" w:rsidTr="00DD1144">
                                  <w:trPr>
                                    <w:trHeight w:val="352"/>
                                    <w:ins w:id="978" w:author="作成者"/>
                                  </w:trPr>
                                  <w:tc>
                                    <w:tcPr>
                                      <w:tcW w:w="2995" w:type="dxa"/>
                                    </w:tcPr>
                                    <w:p w14:paraId="5B4476AE" w14:textId="77777777" w:rsidR="007B5626" w:rsidRPr="00515ED5" w:rsidRDefault="007B5626" w:rsidP="00DD1144">
                                      <w:pPr>
                                        <w:jc w:val="left"/>
                                        <w:rPr>
                                          <w:ins w:id="979" w:author="作成者"/>
                                          <w:sz w:val="20"/>
                                          <w:szCs w:val="20"/>
                                        </w:rPr>
                                      </w:pPr>
                                      <w:proofErr w:type="spellStart"/>
                                      <w:ins w:id="980" w:author="作成者">
                                        <w:r w:rsidRPr="00515ED5">
                                          <w:rPr>
                                            <w:rFonts w:hint="eastAsia"/>
                                            <w:sz w:val="20"/>
                                            <w:szCs w:val="20"/>
                                          </w:rPr>
                                          <w:t>VAR_hoge</w:t>
                                        </w:r>
                                        <w:proofErr w:type="spellEnd"/>
                                      </w:ins>
                                    </w:p>
                                  </w:tc>
                                  <w:tc>
                                    <w:tcPr>
                                      <w:tcW w:w="2994" w:type="dxa"/>
                                    </w:tcPr>
                                    <w:p w14:paraId="6C89CD12" w14:textId="77777777" w:rsidR="007B5626" w:rsidRPr="00515ED5" w:rsidRDefault="007B5626" w:rsidP="00DD1144">
                                      <w:pPr>
                                        <w:jc w:val="left"/>
                                        <w:rPr>
                                          <w:ins w:id="981" w:author="作成者"/>
                                          <w:sz w:val="20"/>
                                          <w:szCs w:val="20"/>
                                        </w:rPr>
                                      </w:pPr>
                                      <w:proofErr w:type="spellStart"/>
                                      <w:ins w:id="982" w:author="作成者">
                                        <w:r w:rsidRPr="00515ED5">
                                          <w:rPr>
                                            <w:sz w:val="20"/>
                                            <w:szCs w:val="20"/>
                                          </w:rPr>
                                          <w:t>s</w:t>
                                        </w:r>
                                        <w:r w:rsidRPr="00515ED5">
                                          <w:rPr>
                                            <w:rFonts w:hint="eastAsia"/>
                                            <w:sz w:val="20"/>
                                            <w:szCs w:val="20"/>
                                          </w:rPr>
                                          <w:t>ample_</w:t>
                                        </w:r>
                                        <w:r w:rsidRPr="00515ED5">
                                          <w:rPr>
                                            <w:sz w:val="20"/>
                                            <w:szCs w:val="20"/>
                                          </w:rPr>
                                          <w:t>str</w:t>
                                        </w:r>
                                        <w:proofErr w:type="spellEnd"/>
                                      </w:ins>
                                    </w:p>
                                  </w:tc>
                                </w:tr>
                              </w:tbl>
                              <w:p w14:paraId="2A0DBE35" w14:textId="77777777" w:rsidR="007B5626" w:rsidRPr="00D464F6" w:rsidRDefault="007B5626" w:rsidP="00366ECC">
                                <w:pPr>
                                  <w:jc w:val="left"/>
                                  <w:rPr>
                                    <w:ins w:id="983" w:author="作成者"/>
                                    <w:b/>
                                    <w:sz w:val="20"/>
                                    <w:szCs w:val="20"/>
                                  </w:rPr>
                                </w:pPr>
                              </w:p>
                              <w:p w14:paraId="6C46B046" w14:textId="77777777" w:rsidR="007B5626" w:rsidRPr="003177F7" w:rsidRDefault="007B5626" w:rsidP="00366ECC">
                                <w:pPr>
                                  <w:jc w:val="left"/>
                                  <w:rPr>
                                    <w:ins w:id="984" w:author="作成者"/>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3" name="下矢印 453"/>
                          <wps:cNvSpPr/>
                          <wps:spPr>
                            <a:xfrm>
                              <a:off x="114300" y="200025"/>
                              <a:ext cx="400050" cy="3695700"/>
                            </a:xfrm>
                            <a:prstGeom prst="downArrow">
                              <a:avLst/>
                            </a:prstGeom>
                            <a:solidFill>
                              <a:schemeClr val="accent6">
                                <a:lumMod val="75000"/>
                                <a:lumOff val="25000"/>
                              </a:schemeClr>
                            </a:solidFill>
                            <a:ln>
                              <a:solidFill>
                                <a:schemeClr val="accent6">
                                  <a:lumMod val="90000"/>
                                  <a:lumOff val="1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54" name="グループ化 454"/>
                          <wpg:cNvGrpSpPr/>
                          <wpg:grpSpPr>
                            <a:xfrm>
                              <a:off x="466725" y="1409700"/>
                              <a:ext cx="2815591" cy="285751"/>
                              <a:chOff x="0" y="0"/>
                              <a:chExt cx="2816108" cy="286040"/>
                            </a:xfrm>
                          </wpg:grpSpPr>
                          <wps:wsp>
                            <wps:cNvPr id="455" name="角丸四角形 455"/>
                            <wps:cNvSpPr/>
                            <wps:spPr>
                              <a:xfrm>
                                <a:off x="720593" y="24303"/>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E3C449B" w14:textId="1CC6B600" w:rsidR="007B5626" w:rsidRDefault="007B5626" w:rsidP="00366ECC">
                                  <w:pPr>
                                    <w:pStyle w:val="Web"/>
                                    <w:spacing w:before="0" w:beforeAutospacing="0" w:after="0" w:afterAutospacing="0"/>
                                    <w:rPr>
                                      <w:ins w:id="985" w:author="作成者"/>
                                    </w:rPr>
                                  </w:pPr>
                                  <w:ins w:id="986" w:author="作成者">
                                    <w:r>
                                      <w:rPr>
                                        <w:rFonts w:cs="Times New Roman" w:hint="eastAsia"/>
                                        <w:b/>
                                        <w:bCs/>
                                        <w:color w:val="325121"/>
                                        <w:kern w:val="2"/>
                                        <w:sz w:val="20"/>
                                        <w:szCs w:val="20"/>
                                      </w:rPr>
                                      <w:t xml:space="preserve">⑬ </w:t>
                                    </w:r>
                                  </w:ins>
                                  <w:r>
                                    <w:rPr>
                                      <w:rFonts w:cs="Times New Roman" w:hint="eastAsia"/>
                                      <w:b/>
                                      <w:bCs/>
                                      <w:color w:val="325121"/>
                                      <w:kern w:val="2"/>
                                      <w:sz w:val="20"/>
                                      <w:szCs w:val="20"/>
                                    </w:rPr>
                                    <w:t>Configure Variable values</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456" name="下矢印 456"/>
                            <wps:cNvSpPr/>
                            <wps:spPr>
                              <a:xfrm rot="5400000">
                                <a:off x="190377" y="-190377"/>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457" name="角丸四角形 457"/>
                          <wps:cNvSpPr/>
                          <wps:spPr>
                            <a:xfrm>
                              <a:off x="114300" y="0"/>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C180F9F" w14:textId="601C6FF5" w:rsidR="007B5626" w:rsidRPr="00982EAC" w:rsidRDefault="007B5626" w:rsidP="00366ECC">
                                <w:pPr>
                                  <w:jc w:val="left"/>
                                  <w:rPr>
                                    <w:ins w:id="987" w:author="作成者"/>
                                    <w:b/>
                                    <w:color w:val="003C8A" w:themeColor="accent6" w:themeTint="E6"/>
                                    <w:sz w:val="20"/>
                                    <w:szCs w:val="20"/>
                                  </w:rPr>
                                </w:pPr>
                                <w:ins w:id="988" w:author="作成者">
                                  <w:r>
                                    <w:rPr>
                                      <w:rFonts w:hint="eastAsia"/>
                                      <w:b/>
                                      <w:color w:val="003C8A" w:themeColor="accent6" w:themeTint="E6"/>
                                      <w:sz w:val="20"/>
                                      <w:szCs w:val="20"/>
                                    </w:rPr>
                                    <w:t>⑥</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Register Module file</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59" name="角丸四角形 459"/>
                          <wps:cNvSpPr/>
                          <wps:spPr>
                            <a:xfrm>
                              <a:off x="114300" y="2752726"/>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62AEA07" w14:textId="01B6DB56" w:rsidR="007B5626" w:rsidRPr="00982EAC" w:rsidRDefault="007B5626" w:rsidP="00366ECC">
                                <w:pPr>
                                  <w:jc w:val="left"/>
                                  <w:rPr>
                                    <w:ins w:id="989" w:author="作成者"/>
                                    <w:b/>
                                    <w:color w:val="003C8A" w:themeColor="accent6" w:themeTint="E6"/>
                                    <w:sz w:val="20"/>
                                    <w:szCs w:val="20"/>
                                  </w:rPr>
                                </w:pPr>
                                <w:ins w:id="990" w:author="作成者">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Execute Operation</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D7B5E6" id="グループ化 450" o:spid="_x0000_s1089" style="position:absolute;left:0;text-align:left;margin-left:409.25pt;margin-top:27.45pt;width:460.45pt;height:335.05pt;z-index:251802624;mso-position-horizontal:right;mso-position-horizontal-relative:margin;mso-position-vertical-relative:text;mso-width-relative:margin;mso-height-relative:margin" coordorigin=",-762" coordsize="58483,413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">
                  <v:shape id="フローチャート: 処理 452" o:spid="_x0000_s1090" type="#_x0000_t109" style="position:absolute;top:-762;width:58483;height:41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" fillcolor="#f2f2f2 [3052]" strokecolor="#d8d8d8 [2732]" strokeweight="2pt">
                    <v:textbox>
                      <w:txbxContent>
                        <w:p w14:paraId="40A7B24D" w14:textId="77777777" w:rsidR="007B5626" w:rsidRDefault="007B5626" w:rsidP="00366ECC">
                          <w:pPr>
                            <w:jc w:val="left"/>
                            <w:rPr>
                              <w:ins w:id="991" w:author="作成者"/>
                              <w:sz w:val="20"/>
                              <w:szCs w:val="20"/>
                            </w:rPr>
                          </w:pPr>
                        </w:p>
                        <w:p w14:paraId="7C7019F2" w14:textId="77777777" w:rsidR="007B5626" w:rsidRPr="003177F7" w:rsidRDefault="007B5626" w:rsidP="00366ECC">
                          <w:pPr>
                            <w:jc w:val="left"/>
                            <w:rPr>
                              <w:ins w:id="992" w:author="作成者"/>
                              <w:sz w:val="20"/>
                              <w:szCs w:val="20"/>
                            </w:rPr>
                          </w:pPr>
                        </w:p>
                        <w:tbl>
                          <w:tblPr>
                            <w:tblStyle w:val="ab"/>
                            <w:tblW w:w="7166" w:type="dxa"/>
                            <w:jc w:val="center"/>
                            <w:tblLook w:val="04A0" w:firstRow="1" w:lastRow="0" w:firstColumn="1" w:lastColumn="0" w:noHBand="0" w:noVBand="1"/>
                          </w:tblPr>
                          <w:tblGrid>
                            <w:gridCol w:w="7166"/>
                          </w:tblGrid>
                          <w:tr w:rsidR="007B5626" w:rsidRPr="003177F7" w14:paraId="4D9A3F4D" w14:textId="77777777" w:rsidTr="00DD1144">
                            <w:trPr>
                              <w:trHeight w:val="1425"/>
                              <w:jc w:val="center"/>
                              <w:ins w:id="993" w:author="作成者"/>
                            </w:trPr>
                            <w:tc>
                              <w:tcPr>
                                <w:tcW w:w="7166" w:type="dxa"/>
                              </w:tcPr>
                              <w:p w14:paraId="73A06148" w14:textId="77777777" w:rsidR="007B5626" w:rsidRPr="00280A77" w:rsidRDefault="007B5626" w:rsidP="00DD1144">
                                <w:pPr>
                                  <w:rPr>
                                    <w:ins w:id="994" w:author="作成者"/>
                                    <w:sz w:val="20"/>
                                    <w:szCs w:val="20"/>
                                  </w:rPr>
                                </w:pPr>
                                <w:ins w:id="995" w:author="作成者">
                                  <w:r w:rsidRPr="00280A77">
                                    <w:rPr>
                                      <w:sz w:val="20"/>
                                      <w:szCs w:val="20"/>
                                    </w:rPr>
                                    <w:t>variable "</w:t>
                                  </w:r>
                                  <w:proofErr w:type="spellStart"/>
                                  <w:r w:rsidRPr="00280A77">
                                    <w:rPr>
                                      <w:sz w:val="20"/>
                                      <w:szCs w:val="20"/>
                                    </w:rPr>
                                    <w:t>VAR_hoge</w:t>
                                  </w:r>
                                  <w:proofErr w:type="spellEnd"/>
                                  <w:r w:rsidRPr="00280A77">
                                    <w:rPr>
                                      <w:sz w:val="20"/>
                                      <w:szCs w:val="20"/>
                                    </w:rPr>
                                    <w:t>" {</w:t>
                                  </w:r>
                                </w:ins>
                              </w:p>
                              <w:p w14:paraId="6AC0F779" w14:textId="77777777" w:rsidR="007B5626" w:rsidRPr="00280A77" w:rsidRDefault="007B5626" w:rsidP="00DD1144">
                                <w:pPr>
                                  <w:ind w:firstLineChars="200" w:firstLine="400"/>
                                  <w:rPr>
                                    <w:ins w:id="996" w:author="作成者"/>
                                    <w:sz w:val="20"/>
                                    <w:szCs w:val="20"/>
                                  </w:rPr>
                                </w:pPr>
                                <w:ins w:id="997" w:author="作成者">
                                  <w:r w:rsidRPr="00280A77">
                                    <w:rPr>
                                      <w:sz w:val="20"/>
                                      <w:szCs w:val="20"/>
                                    </w:rPr>
                                    <w:t>type = string</w:t>
                                  </w:r>
                                </w:ins>
                              </w:p>
                              <w:p w14:paraId="07E2C197" w14:textId="65C62558" w:rsidR="007B5626" w:rsidRPr="00280A77" w:rsidRDefault="007B5626" w:rsidP="00DD1144">
                                <w:pPr>
                                  <w:ind w:firstLineChars="200" w:firstLine="400"/>
                                  <w:rPr>
                                    <w:ins w:id="998" w:author="作成者"/>
                                    <w:sz w:val="20"/>
                                    <w:szCs w:val="20"/>
                                  </w:rPr>
                                </w:pPr>
                                <w:ins w:id="999" w:author="作成者">
                                  <w:r w:rsidRPr="00280A77">
                                    <w:rPr>
                                      <w:sz w:val="20"/>
                                      <w:szCs w:val="20"/>
                                    </w:rPr>
                                    <w:t>default = "</w:t>
                                  </w:r>
                                  <w:proofErr w:type="spellStart"/>
                                  <w:r w:rsidRPr="00280A77">
                                    <w:rPr>
                                      <w:sz w:val="20"/>
                                      <w:szCs w:val="20"/>
                                    </w:rPr>
                                    <w:t>def-string"</w:t>
                                  </w:r>
                                </w:ins>
                                <w:r>
                                  <w:rPr>
                                    <w:sz w:val="20"/>
                                    <w:szCs w:val="20"/>
                                  </w:rPr>
                                  <w:t>g</w:t>
                                </w:r>
                                <w:proofErr w:type="spellEnd"/>
                              </w:p>
                              <w:p w14:paraId="21296F29" w14:textId="77777777" w:rsidR="007B5626" w:rsidRPr="003177F7" w:rsidRDefault="007B5626" w:rsidP="00DD1144">
                                <w:pPr>
                                  <w:pStyle w:val="a9"/>
                                  <w:ind w:leftChars="0" w:left="0"/>
                                  <w:rPr>
                                    <w:ins w:id="1000" w:author="作成者"/>
                                    <w:sz w:val="20"/>
                                    <w:szCs w:val="20"/>
                                  </w:rPr>
                                </w:pPr>
                                <w:ins w:id="1001" w:author="作成者">
                                  <w:r w:rsidRPr="00280A77">
                                    <w:rPr>
                                      <w:sz w:val="20"/>
                                      <w:szCs w:val="20"/>
                                    </w:rPr>
                                    <w:t>}</w:t>
                                  </w:r>
                                </w:ins>
                              </w:p>
                            </w:tc>
                          </w:tr>
                        </w:tbl>
                        <w:p w14:paraId="317B4AC9" w14:textId="77777777" w:rsidR="007B5626" w:rsidRPr="003177F7" w:rsidRDefault="007B5626" w:rsidP="00366ECC">
                          <w:pPr>
                            <w:jc w:val="left"/>
                            <w:rPr>
                              <w:ins w:id="1002" w:author="作成者"/>
                              <w:sz w:val="20"/>
                              <w:szCs w:val="20"/>
                            </w:rPr>
                          </w:pPr>
                        </w:p>
                        <w:p w14:paraId="61F0C461" w14:textId="77777777" w:rsidR="007B5626" w:rsidRDefault="007B5626" w:rsidP="00366ECC">
                          <w:pPr>
                            <w:jc w:val="left"/>
                            <w:rPr>
                              <w:ins w:id="1003" w:author="作成者"/>
                              <w:sz w:val="20"/>
                              <w:szCs w:val="20"/>
                            </w:rPr>
                          </w:pPr>
                        </w:p>
                        <w:p w14:paraId="6CAAA264" w14:textId="77777777" w:rsidR="007B5626" w:rsidRDefault="007B5626" w:rsidP="00366ECC">
                          <w:pPr>
                            <w:jc w:val="left"/>
                            <w:rPr>
                              <w:ins w:id="1004" w:author="作成者"/>
                              <w:sz w:val="20"/>
                              <w:szCs w:val="20"/>
                            </w:rPr>
                          </w:pPr>
                        </w:p>
                        <w:p w14:paraId="6924B868" w14:textId="59EABD76" w:rsidR="007B5626" w:rsidRPr="001B53BB" w:rsidRDefault="007B5626" w:rsidP="00366ECC">
                          <w:pPr>
                            <w:jc w:val="left"/>
                            <w:rPr>
                              <w:ins w:id="1005" w:author="作成者"/>
                              <w:b/>
                              <w:sz w:val="20"/>
                              <w:szCs w:val="20"/>
                            </w:rPr>
                          </w:pPr>
                          <w:ins w:id="1006" w:author="作成者">
                            <w:r>
                              <w:rPr>
                                <w:rFonts w:hint="eastAsia"/>
                                <w:sz w:val="20"/>
                                <w:szCs w:val="20"/>
                              </w:rPr>
                              <w:t xml:space="preserve">        </w:t>
                            </w:r>
                          </w:ins>
                          <w:r>
                            <w:rPr>
                              <w:rFonts w:hint="eastAsia"/>
                              <w:b/>
                              <w:sz w:val="20"/>
                              <w:szCs w:val="20"/>
                            </w:rPr>
                            <w:t>Substitute value auto registration settings/Substitute value list</w:t>
                          </w:r>
                        </w:p>
                        <w:tbl>
                          <w:tblPr>
                            <w:tblStyle w:val="ab"/>
                            <w:tblW w:w="0" w:type="auto"/>
                            <w:jc w:val="center"/>
                            <w:tblLook w:val="04A0" w:firstRow="1" w:lastRow="0" w:firstColumn="1" w:lastColumn="0" w:noHBand="0" w:noVBand="1"/>
                          </w:tblPr>
                          <w:tblGrid>
                            <w:gridCol w:w="704"/>
                            <w:gridCol w:w="1291"/>
                            <w:gridCol w:w="1291"/>
                            <w:gridCol w:w="1253"/>
                            <w:gridCol w:w="1253"/>
                          </w:tblGrid>
                          <w:tr w:rsidR="007B5626" w14:paraId="35330058" w14:textId="77777777" w:rsidTr="00DD1144">
                            <w:trPr>
                              <w:jc w:val="center"/>
                              <w:ins w:id="1007" w:author="作成者"/>
                            </w:trPr>
                            <w:tc>
                              <w:tcPr>
                                <w:tcW w:w="704" w:type="dxa"/>
                                <w:shd w:val="clear" w:color="auto" w:fill="002060"/>
                              </w:tcPr>
                              <w:p w14:paraId="40C36524" w14:textId="4B2BB2BD" w:rsidR="007B5626" w:rsidRPr="00C80F48" w:rsidRDefault="007B5626" w:rsidP="00DD1144">
                                <w:pPr>
                                  <w:pStyle w:val="a9"/>
                                  <w:ind w:leftChars="0" w:left="0"/>
                                  <w:jc w:val="left"/>
                                  <w:rPr>
                                    <w:ins w:id="1008" w:author="作成者"/>
                                    <w:b/>
                                    <w:color w:val="FFFFFF" w:themeColor="background1"/>
                                  </w:rPr>
                                </w:pPr>
                                <w:r>
                                  <w:rPr>
                                    <w:rFonts w:hint="eastAsia"/>
                                    <w:b/>
                                    <w:color w:val="FFFFFF" w:themeColor="background1"/>
                                  </w:rPr>
                                  <w:t>Item No.</w:t>
                                </w:r>
                              </w:p>
                            </w:tc>
                            <w:tc>
                              <w:tcPr>
                                <w:tcW w:w="1291" w:type="dxa"/>
                                <w:shd w:val="clear" w:color="auto" w:fill="002060"/>
                              </w:tcPr>
                              <w:p w14:paraId="230BFD7B" w14:textId="77438B16" w:rsidR="007B5626" w:rsidRPr="00C80F48" w:rsidRDefault="007B5626" w:rsidP="00DD1144">
                                <w:pPr>
                                  <w:pStyle w:val="a9"/>
                                  <w:ind w:leftChars="0" w:left="0"/>
                                  <w:jc w:val="left"/>
                                  <w:rPr>
                                    <w:ins w:id="1009" w:author="作成者"/>
                                    <w:b/>
                                    <w:color w:val="FFFFFF" w:themeColor="background1"/>
                                  </w:rPr>
                                </w:pPr>
                                <w:r>
                                  <w:rPr>
                                    <w:rFonts w:hint="eastAsia"/>
                                    <w:b/>
                                    <w:color w:val="FFFFFF" w:themeColor="background1"/>
                                  </w:rPr>
                                  <w:t>Variable name</w:t>
                                </w:r>
                              </w:p>
                            </w:tc>
                            <w:tc>
                              <w:tcPr>
                                <w:tcW w:w="1291" w:type="dxa"/>
                                <w:shd w:val="clear" w:color="auto" w:fill="002060"/>
                              </w:tcPr>
                              <w:p w14:paraId="1E0824A3" w14:textId="05FC315E" w:rsidR="007B5626" w:rsidRPr="00C80F48" w:rsidRDefault="007B5626" w:rsidP="00DD1144">
                                <w:pPr>
                                  <w:pStyle w:val="a9"/>
                                  <w:ind w:leftChars="0" w:left="0"/>
                                  <w:jc w:val="left"/>
                                  <w:rPr>
                                    <w:ins w:id="1010" w:author="作成者"/>
                                    <w:b/>
                                    <w:color w:val="FFFFFF" w:themeColor="background1"/>
                                  </w:rPr>
                                </w:pPr>
                                <w:r>
                                  <w:rPr>
                                    <w:rFonts w:hint="eastAsia"/>
                                    <w:b/>
                                    <w:color w:val="FFFFFF" w:themeColor="background1"/>
                                  </w:rPr>
                                  <w:t>Member variable</w:t>
                                </w:r>
                              </w:p>
                            </w:tc>
                            <w:tc>
                              <w:tcPr>
                                <w:tcW w:w="1253" w:type="dxa"/>
                                <w:shd w:val="clear" w:color="auto" w:fill="002060"/>
                              </w:tcPr>
                              <w:p w14:paraId="39724999" w14:textId="79E72C4F" w:rsidR="007B5626" w:rsidRDefault="007B5626" w:rsidP="00DD1144">
                                <w:pPr>
                                  <w:pStyle w:val="a9"/>
                                  <w:ind w:leftChars="0" w:left="0"/>
                                  <w:jc w:val="left"/>
                                  <w:rPr>
                                    <w:ins w:id="1011" w:author="作成者"/>
                                    <w:b/>
                                    <w:color w:val="FFFFFF" w:themeColor="background1"/>
                                  </w:rPr>
                                </w:pPr>
                                <w:r>
                                  <w:rPr>
                                    <w:rFonts w:hint="eastAsia"/>
                                    <w:b/>
                                    <w:color w:val="FFFFFF" w:themeColor="background1"/>
                                  </w:rPr>
                                  <w:t>Substitute order</w:t>
                                </w:r>
                              </w:p>
                            </w:tc>
                            <w:tc>
                              <w:tcPr>
                                <w:tcW w:w="1253" w:type="dxa"/>
                                <w:shd w:val="clear" w:color="auto" w:fill="002060"/>
                              </w:tcPr>
                              <w:p w14:paraId="707E37E3" w14:textId="5969471C" w:rsidR="007B5626" w:rsidRDefault="007B5626" w:rsidP="00DD1144">
                                <w:pPr>
                                  <w:pStyle w:val="a9"/>
                                  <w:ind w:leftChars="0" w:left="0"/>
                                  <w:jc w:val="left"/>
                                  <w:rPr>
                                    <w:ins w:id="1012" w:author="作成者"/>
                                    <w:b/>
                                    <w:color w:val="FFFFFF" w:themeColor="background1"/>
                                  </w:rPr>
                                </w:pPr>
                                <w:r>
                                  <w:rPr>
                                    <w:rFonts w:hint="eastAsia"/>
                                    <w:b/>
                                    <w:color w:val="FFFFFF" w:themeColor="background1"/>
                                  </w:rPr>
                                  <w:t>Specific value</w:t>
                                </w:r>
                              </w:p>
                            </w:tc>
                          </w:tr>
                          <w:tr w:rsidR="007B5626" w14:paraId="212FFA9C" w14:textId="77777777" w:rsidTr="00DD1144">
                            <w:trPr>
                              <w:jc w:val="center"/>
                              <w:ins w:id="1013" w:author="作成者"/>
                            </w:trPr>
                            <w:tc>
                              <w:tcPr>
                                <w:tcW w:w="704" w:type="dxa"/>
                              </w:tcPr>
                              <w:p w14:paraId="00A0F3A2" w14:textId="77777777" w:rsidR="007B5626" w:rsidRDefault="007B5626" w:rsidP="00E45D7B">
                                <w:pPr>
                                  <w:pStyle w:val="a9"/>
                                  <w:ind w:leftChars="0" w:left="0"/>
                                  <w:jc w:val="left"/>
                                  <w:rPr>
                                    <w:ins w:id="1014" w:author="作成者"/>
                                  </w:rPr>
                                </w:pPr>
                                <w:ins w:id="1015" w:author="作成者">
                                  <w:r>
                                    <w:rPr>
                                      <w:rFonts w:hint="eastAsia"/>
                                    </w:rPr>
                                    <w:t>1</w:t>
                                  </w:r>
                                </w:ins>
                              </w:p>
                            </w:tc>
                            <w:tc>
                              <w:tcPr>
                                <w:tcW w:w="1291" w:type="dxa"/>
                              </w:tcPr>
                              <w:p w14:paraId="39AF4227" w14:textId="77777777" w:rsidR="007B5626" w:rsidRDefault="007B5626" w:rsidP="00E45D7B">
                                <w:pPr>
                                  <w:pStyle w:val="a9"/>
                                  <w:ind w:leftChars="0" w:left="0"/>
                                  <w:jc w:val="left"/>
                                  <w:rPr>
                                    <w:ins w:id="1016" w:author="作成者"/>
                                  </w:rPr>
                                </w:pPr>
                                <w:proofErr w:type="spellStart"/>
                                <w:ins w:id="1017" w:author="作成者">
                                  <w:r>
                                    <w:rPr>
                                      <w:rFonts w:hint="eastAsia"/>
                                    </w:rPr>
                                    <w:t>V</w:t>
                                  </w:r>
                                  <w:r>
                                    <w:t>AR_hoge</w:t>
                                  </w:r>
                                  <w:proofErr w:type="spellEnd"/>
                                </w:ins>
                              </w:p>
                            </w:tc>
                            <w:tc>
                              <w:tcPr>
                                <w:tcW w:w="1291" w:type="dxa"/>
                              </w:tcPr>
                              <w:p w14:paraId="1389A3C5" w14:textId="1208B4F8" w:rsidR="007B5626" w:rsidRDefault="007B5626" w:rsidP="00E45D7B">
                                <w:pPr>
                                  <w:pStyle w:val="a9"/>
                                  <w:ind w:leftChars="0" w:left="0"/>
                                  <w:jc w:val="left"/>
                                  <w:rPr>
                                    <w:ins w:id="1018" w:author="作成者"/>
                                  </w:rPr>
                                </w:pPr>
                                <w:r w:rsidRPr="00D748C3">
                                  <w:rPr>
                                    <w:rFonts w:hint="eastAsia"/>
                                  </w:rPr>
                                  <w:t>No input required</w:t>
                                </w:r>
                              </w:p>
                            </w:tc>
                            <w:tc>
                              <w:tcPr>
                                <w:tcW w:w="1253" w:type="dxa"/>
                              </w:tcPr>
                              <w:p w14:paraId="225C7417" w14:textId="4576A7D2" w:rsidR="007B5626" w:rsidRDefault="007B5626" w:rsidP="00E45D7B">
                                <w:pPr>
                                  <w:pStyle w:val="a9"/>
                                  <w:ind w:leftChars="0" w:left="0"/>
                                  <w:jc w:val="left"/>
                                  <w:rPr>
                                    <w:ins w:id="1019" w:author="作成者"/>
                                  </w:rPr>
                                </w:pPr>
                                <w:r w:rsidRPr="00D748C3">
                                  <w:rPr>
                                    <w:rFonts w:hint="eastAsia"/>
                                  </w:rPr>
                                  <w:t>No input required</w:t>
                                </w:r>
                              </w:p>
                            </w:tc>
                            <w:tc>
                              <w:tcPr>
                                <w:tcW w:w="1253" w:type="dxa"/>
                              </w:tcPr>
                              <w:p w14:paraId="4FDE60AF" w14:textId="77777777" w:rsidR="007B5626" w:rsidRPr="00E708CA" w:rsidRDefault="007B5626" w:rsidP="00E45D7B">
                                <w:pPr>
                                  <w:pStyle w:val="a9"/>
                                  <w:ind w:leftChars="0" w:left="0"/>
                                  <w:jc w:val="left"/>
                                  <w:rPr>
                                    <w:ins w:id="1020" w:author="作成者"/>
                                  </w:rPr>
                                </w:pPr>
                                <w:proofErr w:type="spellStart"/>
                                <w:ins w:id="1021" w:author="作成者">
                                  <w:r>
                                    <w:t>sample_str</w:t>
                                  </w:r>
                                  <w:proofErr w:type="spellEnd"/>
                                </w:ins>
                              </w:p>
                            </w:tc>
                          </w:tr>
                        </w:tbl>
                        <w:p w14:paraId="48ADEEC4" w14:textId="77777777" w:rsidR="007B5626" w:rsidRDefault="007B5626" w:rsidP="00366ECC">
                          <w:pPr>
                            <w:jc w:val="left"/>
                            <w:rPr>
                              <w:ins w:id="1022" w:author="作成者"/>
                              <w:sz w:val="20"/>
                              <w:szCs w:val="20"/>
                            </w:rPr>
                          </w:pPr>
                        </w:p>
                        <w:p w14:paraId="53ADA29A" w14:textId="77777777" w:rsidR="007B5626" w:rsidRDefault="007B5626" w:rsidP="00366ECC">
                          <w:pPr>
                            <w:jc w:val="left"/>
                            <w:rPr>
                              <w:ins w:id="1023" w:author="作成者"/>
                              <w:sz w:val="20"/>
                              <w:szCs w:val="20"/>
                            </w:rPr>
                          </w:pPr>
                        </w:p>
                        <w:p w14:paraId="4743E023" w14:textId="77777777" w:rsidR="007B5626" w:rsidRDefault="007B5626" w:rsidP="00366ECC">
                          <w:pPr>
                            <w:jc w:val="left"/>
                            <w:rPr>
                              <w:ins w:id="1024" w:author="作成者"/>
                              <w:sz w:val="20"/>
                              <w:szCs w:val="20"/>
                            </w:rPr>
                          </w:pPr>
                        </w:p>
                        <w:p w14:paraId="11FA71AA" w14:textId="63D6E428" w:rsidR="007B5626" w:rsidRPr="00D464F6" w:rsidRDefault="007B5626" w:rsidP="00366ECC">
                          <w:pPr>
                            <w:jc w:val="left"/>
                            <w:rPr>
                              <w:ins w:id="1025" w:author="作成者"/>
                              <w:b/>
                              <w:sz w:val="20"/>
                              <w:szCs w:val="20"/>
                            </w:rPr>
                          </w:pPr>
                          <w:ins w:id="1026" w:author="作成者">
                            <w:r>
                              <w:rPr>
                                <w:rFonts w:hint="eastAsia"/>
                                <w:sz w:val="20"/>
                                <w:szCs w:val="20"/>
                              </w:rPr>
                              <w:t xml:space="preserve">　</w:t>
                            </w:r>
                            <w:r>
                              <w:rPr>
                                <w:sz w:val="20"/>
                                <w:szCs w:val="20"/>
                              </w:rPr>
                              <w:t xml:space="preserve">　　　　　</w:t>
                            </w:r>
                          </w:ins>
                          <w:r>
                            <w:rPr>
                              <w:rFonts w:hint="eastAsia"/>
                              <w:sz w:val="20"/>
                              <w:szCs w:val="20"/>
                            </w:rPr>
                            <w:t xml:space="preserve">Value registered to </w:t>
                          </w:r>
                          <w:proofErr w:type="spellStart"/>
                          <w:r>
                            <w:rPr>
                              <w:rFonts w:hint="eastAsia"/>
                              <w:sz w:val="20"/>
                              <w:szCs w:val="20"/>
                            </w:rPr>
                            <w:t>Terraform</w:t>
                          </w:r>
                          <w:r>
                            <w:rPr>
                              <w:sz w:val="20"/>
                              <w:szCs w:val="20"/>
                            </w:rPr>
                            <w:t>’</w:t>
                          </w:r>
                          <w:r>
                            <w:rPr>
                              <w:rFonts w:hint="eastAsia"/>
                              <w:sz w:val="20"/>
                              <w:szCs w:val="20"/>
                            </w:rPr>
                            <w:t>s</w:t>
                          </w:r>
                          <w:proofErr w:type="spellEnd"/>
                          <w:r>
                            <w:rPr>
                              <w:rFonts w:hint="eastAsia"/>
                              <w:sz w:val="20"/>
                              <w:szCs w:val="20"/>
                            </w:rPr>
                            <w:t xml:space="preserve"> Variables</w:t>
                          </w:r>
                        </w:p>
                        <w:tbl>
                          <w:tblPr>
                            <w:tblStyle w:val="ab"/>
                            <w:tblW w:w="0" w:type="auto"/>
                            <w:tblInd w:w="1450" w:type="dxa"/>
                            <w:tblLook w:val="04A0" w:firstRow="1" w:lastRow="0" w:firstColumn="1" w:lastColumn="0" w:noHBand="0" w:noVBand="1"/>
                          </w:tblPr>
                          <w:tblGrid>
                            <w:gridCol w:w="2995"/>
                            <w:gridCol w:w="2994"/>
                          </w:tblGrid>
                          <w:tr w:rsidR="007B5626" w14:paraId="33DDB3B8" w14:textId="77777777" w:rsidTr="00DD1144">
                            <w:trPr>
                              <w:trHeight w:val="372"/>
                              <w:ins w:id="1027" w:author="作成者"/>
                            </w:trPr>
                            <w:tc>
                              <w:tcPr>
                                <w:tcW w:w="2995" w:type="dxa"/>
                                <w:shd w:val="clear" w:color="auto" w:fill="002060"/>
                              </w:tcPr>
                              <w:p w14:paraId="4FE73D28" w14:textId="77777777" w:rsidR="007B5626" w:rsidRPr="003078A5" w:rsidRDefault="007B5626" w:rsidP="00DD1144">
                                <w:pPr>
                                  <w:jc w:val="left"/>
                                  <w:rPr>
                                    <w:ins w:id="1028" w:author="作成者"/>
                                    <w:b/>
                                    <w:color w:val="FFFFFF" w:themeColor="background1"/>
                                    <w:sz w:val="20"/>
                                    <w:szCs w:val="20"/>
                                  </w:rPr>
                                </w:pPr>
                                <w:ins w:id="1029" w:author="作成者">
                                  <w:r w:rsidRPr="003078A5">
                                    <w:rPr>
                                      <w:rFonts w:hint="eastAsia"/>
                                      <w:b/>
                                      <w:color w:val="FFFFFF" w:themeColor="background1"/>
                                      <w:sz w:val="20"/>
                                      <w:szCs w:val="20"/>
                                    </w:rPr>
                                    <w:t>Key</w:t>
                                  </w:r>
                                </w:ins>
                              </w:p>
                            </w:tc>
                            <w:tc>
                              <w:tcPr>
                                <w:tcW w:w="2994" w:type="dxa"/>
                                <w:shd w:val="clear" w:color="auto" w:fill="002060"/>
                              </w:tcPr>
                              <w:p w14:paraId="7521FC6C" w14:textId="77777777" w:rsidR="007B5626" w:rsidRPr="003078A5" w:rsidRDefault="007B5626" w:rsidP="00DD1144">
                                <w:pPr>
                                  <w:jc w:val="left"/>
                                  <w:rPr>
                                    <w:ins w:id="1030" w:author="作成者"/>
                                    <w:b/>
                                    <w:color w:val="FFFFFF" w:themeColor="background1"/>
                                    <w:sz w:val="20"/>
                                    <w:szCs w:val="20"/>
                                  </w:rPr>
                                </w:pPr>
                                <w:ins w:id="1031" w:author="作成者">
                                  <w:r w:rsidRPr="003078A5">
                                    <w:rPr>
                                      <w:rFonts w:hint="eastAsia"/>
                                      <w:b/>
                                      <w:color w:val="FFFFFF" w:themeColor="background1"/>
                                      <w:sz w:val="20"/>
                                      <w:szCs w:val="20"/>
                                    </w:rPr>
                                    <w:t>Value</w:t>
                                  </w:r>
                                </w:ins>
                              </w:p>
                            </w:tc>
                          </w:tr>
                          <w:tr w:rsidR="007B5626" w14:paraId="7D8D1FE6" w14:textId="77777777" w:rsidTr="00DD1144">
                            <w:trPr>
                              <w:trHeight w:val="352"/>
                              <w:ins w:id="1032" w:author="作成者"/>
                            </w:trPr>
                            <w:tc>
                              <w:tcPr>
                                <w:tcW w:w="2995" w:type="dxa"/>
                              </w:tcPr>
                              <w:p w14:paraId="5B4476AE" w14:textId="77777777" w:rsidR="007B5626" w:rsidRPr="00515ED5" w:rsidRDefault="007B5626" w:rsidP="00DD1144">
                                <w:pPr>
                                  <w:jc w:val="left"/>
                                  <w:rPr>
                                    <w:ins w:id="1033" w:author="作成者"/>
                                    <w:sz w:val="20"/>
                                    <w:szCs w:val="20"/>
                                  </w:rPr>
                                </w:pPr>
                                <w:proofErr w:type="spellStart"/>
                                <w:ins w:id="1034" w:author="作成者">
                                  <w:r w:rsidRPr="00515ED5">
                                    <w:rPr>
                                      <w:rFonts w:hint="eastAsia"/>
                                      <w:sz w:val="20"/>
                                      <w:szCs w:val="20"/>
                                    </w:rPr>
                                    <w:t>VAR_hoge</w:t>
                                  </w:r>
                                  <w:proofErr w:type="spellEnd"/>
                                </w:ins>
                              </w:p>
                            </w:tc>
                            <w:tc>
                              <w:tcPr>
                                <w:tcW w:w="2994" w:type="dxa"/>
                              </w:tcPr>
                              <w:p w14:paraId="6C89CD12" w14:textId="77777777" w:rsidR="007B5626" w:rsidRPr="00515ED5" w:rsidRDefault="007B5626" w:rsidP="00DD1144">
                                <w:pPr>
                                  <w:jc w:val="left"/>
                                  <w:rPr>
                                    <w:ins w:id="1035" w:author="作成者"/>
                                    <w:sz w:val="20"/>
                                    <w:szCs w:val="20"/>
                                  </w:rPr>
                                </w:pPr>
                                <w:proofErr w:type="spellStart"/>
                                <w:ins w:id="1036" w:author="作成者">
                                  <w:r w:rsidRPr="00515ED5">
                                    <w:rPr>
                                      <w:sz w:val="20"/>
                                      <w:szCs w:val="20"/>
                                    </w:rPr>
                                    <w:t>s</w:t>
                                  </w:r>
                                  <w:r w:rsidRPr="00515ED5">
                                    <w:rPr>
                                      <w:rFonts w:hint="eastAsia"/>
                                      <w:sz w:val="20"/>
                                      <w:szCs w:val="20"/>
                                    </w:rPr>
                                    <w:t>ample_</w:t>
                                  </w:r>
                                  <w:r w:rsidRPr="00515ED5">
                                    <w:rPr>
                                      <w:sz w:val="20"/>
                                      <w:szCs w:val="20"/>
                                    </w:rPr>
                                    <w:t>str</w:t>
                                  </w:r>
                                  <w:proofErr w:type="spellEnd"/>
                                </w:ins>
                              </w:p>
                            </w:tc>
                          </w:tr>
                        </w:tbl>
                        <w:p w14:paraId="2A0DBE35" w14:textId="77777777" w:rsidR="007B5626" w:rsidRPr="00D464F6" w:rsidRDefault="007B5626" w:rsidP="00366ECC">
                          <w:pPr>
                            <w:jc w:val="left"/>
                            <w:rPr>
                              <w:ins w:id="1037" w:author="作成者"/>
                              <w:b/>
                              <w:sz w:val="20"/>
                              <w:szCs w:val="20"/>
                            </w:rPr>
                          </w:pPr>
                        </w:p>
                        <w:p w14:paraId="6C46B046" w14:textId="77777777" w:rsidR="007B5626" w:rsidRPr="003177F7" w:rsidRDefault="007B5626" w:rsidP="00366ECC">
                          <w:pPr>
                            <w:jc w:val="left"/>
                            <w:rPr>
                              <w:ins w:id="1038" w:author="作成者"/>
                              <w:sz w:val="20"/>
                              <w:szCs w:val="20"/>
                            </w:rPr>
                          </w:pPr>
                        </w:p>
                      </w:txbxContent>
                    </v:textbox>
                  </v:shape>
                  <v:shape id="下矢印 453" o:spid="_x0000_s1091" type="#_x0000_t67" style="position:absolute;left:1143;top:2000;width:4000;height:369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" adj="20431" fillcolor="#0057c9 [2425]" strokecolor="#003c8c [2905]" strokeweight="2pt"/>
                  <v:group id="グループ化 454" o:spid="_x0000_s1092" style="position:absolute;left:4667;top:14097;width:28156;height:2857" coordsize="28161,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">
                    <v:roundrect id="角丸四角形 455" o:spid="_x0000_s1093" style="position:absolute;left:7205;top:243;width:209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" fillcolor="white [3212]" strokecolor="#508035 [2422]" strokeweight="2pt">
                      <v:shadow on="t" color="black" opacity="26214f" origin="-.5,-.5" offset=".74836mm,.74836mm"/>
                      <v:textbox inset="1mm,0,0,0">
                        <w:txbxContent>
                          <w:p w14:paraId="6E3C449B" w14:textId="1CC6B600" w:rsidR="007B5626" w:rsidRDefault="007B5626" w:rsidP="00366ECC">
                            <w:pPr>
                              <w:pStyle w:val="Web"/>
                              <w:spacing w:before="0" w:beforeAutospacing="0" w:after="0" w:afterAutospacing="0"/>
                              <w:rPr>
                                <w:ins w:id="1039" w:author="作成者"/>
                              </w:rPr>
                            </w:pPr>
                            <w:ins w:id="1040" w:author="作成者">
                              <w:r>
                                <w:rPr>
                                  <w:rFonts w:cs="Times New Roman" w:hint="eastAsia"/>
                                  <w:b/>
                                  <w:bCs/>
                                  <w:color w:val="325121"/>
                                  <w:kern w:val="2"/>
                                  <w:sz w:val="20"/>
                                  <w:szCs w:val="20"/>
                                </w:rPr>
                                <w:t xml:space="preserve">⑬ </w:t>
                              </w:r>
                            </w:ins>
                            <w:r>
                              <w:rPr>
                                <w:rFonts w:cs="Times New Roman" w:hint="eastAsia"/>
                                <w:b/>
                                <w:bCs/>
                                <w:color w:val="325121"/>
                                <w:kern w:val="2"/>
                                <w:sz w:val="20"/>
                                <w:szCs w:val="20"/>
                              </w:rPr>
                              <w:t>Configure Variable values</w:t>
                            </w:r>
                          </w:p>
                        </w:txbxContent>
                      </v:textbox>
                    </v:roundrect>
                    <v:shape id="下矢印 456" o:spid="_x0000_s1094" type="#_x0000_t67" style="position:absolute;left:1904;top:-1904;width:2860;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" adj="18321" fillcolor="#518135" strokecolor="#508035 [2422]" strokeweight="2pt">
                      <v:fill opacity="52428f"/>
                    </v:shape>
                  </v:group>
                  <v:roundrect id="角丸四角形 457" o:spid="_x0000_s1095" style="position:absolute;left:1143;width:26352;height:2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" fillcolor="white [3201]" strokecolor="#003c8c [2905]" strokeweight="2pt">
                    <v:shadow on="t" color="black" opacity="26214f" origin="-.5,-.5" offset=".74836mm,.74836mm"/>
                    <v:textbox inset="1mm,0,0,0">
                      <w:txbxContent>
                        <w:p w14:paraId="1C180F9F" w14:textId="601C6FF5" w:rsidR="007B5626" w:rsidRPr="00982EAC" w:rsidRDefault="007B5626" w:rsidP="00366ECC">
                          <w:pPr>
                            <w:jc w:val="left"/>
                            <w:rPr>
                              <w:ins w:id="1041" w:author="作成者"/>
                              <w:b/>
                              <w:color w:val="003C8A" w:themeColor="accent6" w:themeTint="E6"/>
                              <w:sz w:val="20"/>
                              <w:szCs w:val="20"/>
                            </w:rPr>
                          </w:pPr>
                          <w:ins w:id="1042" w:author="作成者">
                            <w:r>
                              <w:rPr>
                                <w:rFonts w:hint="eastAsia"/>
                                <w:b/>
                                <w:color w:val="003C8A" w:themeColor="accent6" w:themeTint="E6"/>
                                <w:sz w:val="20"/>
                                <w:szCs w:val="20"/>
                              </w:rPr>
                              <w:t>⑥</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Register Module file</w:t>
                          </w:r>
                        </w:p>
                      </w:txbxContent>
                    </v:textbox>
                  </v:roundrect>
                  <v:roundrect id="角丸四角形 459" o:spid="_x0000_s1096" style="position:absolute;left:1143;top:27527;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" fillcolor="white [3201]" strokecolor="#003c8c [2905]" strokeweight="2pt">
                    <v:shadow on="t" color="black" opacity="26214f" origin="-.5,-.5" offset=".74836mm,.74836mm"/>
                    <v:textbox inset="1mm,0,0,0">
                      <w:txbxContent>
                        <w:p w14:paraId="662AEA07" w14:textId="01B6DB56" w:rsidR="007B5626" w:rsidRPr="00982EAC" w:rsidRDefault="007B5626" w:rsidP="00366ECC">
                          <w:pPr>
                            <w:jc w:val="left"/>
                            <w:rPr>
                              <w:ins w:id="1043" w:author="作成者"/>
                              <w:b/>
                              <w:color w:val="003C8A" w:themeColor="accent6" w:themeTint="E6"/>
                              <w:sz w:val="20"/>
                              <w:szCs w:val="20"/>
                            </w:rPr>
                          </w:pPr>
                          <w:ins w:id="1044" w:author="作成者">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Execute Operation</w:t>
                          </w:r>
                        </w:p>
                      </w:txbxContent>
                    </v:textbox>
                  </v:roundrect>
                  <w10:wrap type="topAndBottom" anchorx="margin"/>
                </v:group>
              </w:pict>
            </mc:Fallback>
          </mc:AlternateContent>
        </w:r>
        <w:r>
          <w:rPr>
            <w:rFonts w:hint="eastAsia"/>
          </w:rPr>
          <w:t>s</w:t>
        </w:r>
        <w:r>
          <w:t>tring</w:t>
        </w:r>
      </w:ins>
      <w:r w:rsidR="00456859">
        <w:rPr>
          <w:rFonts w:hint="eastAsia"/>
        </w:rPr>
        <w:t xml:space="preserve"> </w:t>
      </w:r>
      <w:r w:rsidR="00456859">
        <w:t>type</w:t>
      </w:r>
    </w:p>
    <w:p w14:paraId="2F627306" w14:textId="77777777" w:rsidR="00366ECC" w:rsidRDefault="00366ECC" w:rsidP="00366ECC">
      <w:pPr>
        <w:widowControl/>
        <w:jc w:val="left"/>
        <w:rPr>
          <w:ins w:id="1045" w:author="作成者"/>
        </w:rPr>
      </w:pPr>
      <w:ins w:id="1046" w:author="作成者">
        <w:r>
          <w:br w:type="page"/>
        </w:r>
      </w:ins>
    </w:p>
    <w:p w14:paraId="6EE36779" w14:textId="77777777" w:rsidR="00366ECC" w:rsidRDefault="00366ECC" w:rsidP="00366ECC">
      <w:pPr>
        <w:jc w:val="left"/>
        <w:rPr>
          <w:ins w:id="1047" w:author="作成者"/>
        </w:rPr>
      </w:pPr>
    </w:p>
    <w:p w14:paraId="250572F0" w14:textId="549B7C75" w:rsidR="00366ECC" w:rsidRDefault="00366ECC" w:rsidP="00366ECC">
      <w:pPr>
        <w:pStyle w:val="aff0"/>
        <w:numPr>
          <w:ilvl w:val="1"/>
          <w:numId w:val="14"/>
        </w:numPr>
        <w:ind w:left="780" w:hanging="360"/>
        <w:rPr>
          <w:ins w:id="1048" w:author="作成者"/>
        </w:rPr>
      </w:pPr>
      <w:ins w:id="1049" w:author="作成者">
        <w:r>
          <w:rPr>
            <w:noProof/>
          </w:rPr>
          <mc:AlternateContent>
            <mc:Choice Requires="wpg">
              <w:drawing>
                <wp:anchor distT="0" distB="0" distL="114300" distR="114300" simplePos="0" relativeHeight="251803648" behindDoc="0" locked="0" layoutInCell="1" allowOverlap="1" wp14:anchorId="38843C09" wp14:editId="44000135">
                  <wp:simplePos x="0" y="0"/>
                  <wp:positionH relativeFrom="column">
                    <wp:posOffset>480695</wp:posOffset>
                  </wp:positionH>
                  <wp:positionV relativeFrom="paragraph">
                    <wp:posOffset>298450</wp:posOffset>
                  </wp:positionV>
                  <wp:extent cx="5848350" cy="4114800"/>
                  <wp:effectExtent l="0" t="0" r="19050" b="19050"/>
                  <wp:wrapTopAndBottom/>
                  <wp:docPr id="98" name="グループ化 98"/>
                  <wp:cNvGraphicFramePr/>
                  <a:graphic xmlns:a="http://schemas.openxmlformats.org/drawingml/2006/main">
                    <a:graphicData uri="http://schemas.microsoft.com/office/word/2010/wordprocessingGroup">
                      <wpg:wgp>
                        <wpg:cNvGrpSpPr/>
                        <wpg:grpSpPr>
                          <a:xfrm>
                            <a:off x="0" y="0"/>
                            <a:ext cx="5848350" cy="4114800"/>
                            <a:chOff x="0" y="-76201"/>
                            <a:chExt cx="5848350" cy="4114800"/>
                          </a:xfrm>
                        </wpg:grpSpPr>
                        <wps:wsp>
                          <wps:cNvPr id="99" name="フローチャート: 処理 99"/>
                          <wps:cNvSpPr/>
                          <wps:spPr>
                            <a:xfrm>
                              <a:off x="0" y="-76201"/>
                              <a:ext cx="5848350" cy="4114800"/>
                            </a:xfrm>
                            <a:prstGeom prst="flowChartProcess">
                              <a:avLst/>
                            </a:prstGeom>
                            <a:solidFill>
                              <a:schemeClr val="bg1">
                                <a:lumMod val="95000"/>
                              </a:schemeClr>
                            </a:solidFill>
                            <a:ln>
                              <a:solidFill>
                                <a:schemeClr val="bg1">
                                  <a:lumMod val="85000"/>
                                </a:schemeClr>
                              </a:solidFill>
                            </a:ln>
                          </wps:spPr>
                          <wps:style>
                            <a:lnRef idx="2">
                              <a:schemeClr val="dk1"/>
                            </a:lnRef>
                            <a:fillRef idx="1">
                              <a:schemeClr val="lt1"/>
                            </a:fillRef>
                            <a:effectRef idx="0">
                              <a:schemeClr val="dk1"/>
                            </a:effectRef>
                            <a:fontRef idx="minor">
                              <a:schemeClr val="dk1"/>
                            </a:fontRef>
                          </wps:style>
                          <wps:txbx>
                            <w:txbxContent>
                              <w:p w14:paraId="006E7359" w14:textId="77777777" w:rsidR="007B5626" w:rsidRDefault="007B5626" w:rsidP="00366ECC">
                                <w:pPr>
                                  <w:jc w:val="left"/>
                                  <w:rPr>
                                    <w:ins w:id="1050" w:author="作成者"/>
                                    <w:sz w:val="20"/>
                                    <w:szCs w:val="20"/>
                                  </w:rPr>
                                </w:pPr>
                              </w:p>
                              <w:p w14:paraId="284BD83A" w14:textId="77777777" w:rsidR="007B5626" w:rsidRPr="003177F7" w:rsidRDefault="007B5626" w:rsidP="00366ECC">
                                <w:pPr>
                                  <w:jc w:val="left"/>
                                  <w:rPr>
                                    <w:ins w:id="1051" w:author="作成者"/>
                                    <w:sz w:val="20"/>
                                    <w:szCs w:val="20"/>
                                  </w:rPr>
                                </w:pPr>
                              </w:p>
                              <w:tbl>
                                <w:tblPr>
                                  <w:tblStyle w:val="ab"/>
                                  <w:tblW w:w="7166" w:type="dxa"/>
                                  <w:jc w:val="center"/>
                                  <w:tblLook w:val="04A0" w:firstRow="1" w:lastRow="0" w:firstColumn="1" w:lastColumn="0" w:noHBand="0" w:noVBand="1"/>
                                </w:tblPr>
                                <w:tblGrid>
                                  <w:gridCol w:w="7166"/>
                                </w:tblGrid>
                                <w:tr w:rsidR="007B5626" w:rsidRPr="003177F7" w14:paraId="101D7BBB" w14:textId="77777777" w:rsidTr="00DD1144">
                                  <w:trPr>
                                    <w:trHeight w:val="1425"/>
                                    <w:jc w:val="center"/>
                                    <w:ins w:id="1052" w:author="作成者"/>
                                  </w:trPr>
                                  <w:tc>
                                    <w:tcPr>
                                      <w:tcW w:w="7166" w:type="dxa"/>
                                    </w:tcPr>
                                    <w:p w14:paraId="00B2FA13" w14:textId="77777777" w:rsidR="007B5626" w:rsidRPr="00280A77" w:rsidRDefault="007B5626" w:rsidP="00DD1144">
                                      <w:pPr>
                                        <w:rPr>
                                          <w:ins w:id="1053" w:author="作成者"/>
                                          <w:sz w:val="20"/>
                                          <w:szCs w:val="20"/>
                                        </w:rPr>
                                      </w:pPr>
                                      <w:ins w:id="1054" w:author="作成者">
                                        <w:r w:rsidRPr="00280A77">
                                          <w:rPr>
                                            <w:sz w:val="20"/>
                                            <w:szCs w:val="20"/>
                                          </w:rPr>
                                          <w:t>variable "</w:t>
                                        </w:r>
                                        <w:proofErr w:type="spellStart"/>
                                        <w:r w:rsidRPr="00280A77">
                                          <w:rPr>
                                            <w:sz w:val="20"/>
                                            <w:szCs w:val="20"/>
                                          </w:rPr>
                                          <w:t>VAR_hoge</w:t>
                                        </w:r>
                                        <w:proofErr w:type="spellEnd"/>
                                        <w:r w:rsidRPr="00280A77">
                                          <w:rPr>
                                            <w:sz w:val="20"/>
                                            <w:szCs w:val="20"/>
                                          </w:rPr>
                                          <w:t>" {</w:t>
                                        </w:r>
                                      </w:ins>
                                    </w:p>
                                    <w:p w14:paraId="6D305113" w14:textId="77777777" w:rsidR="007B5626" w:rsidRPr="00280A77" w:rsidRDefault="007B5626" w:rsidP="00DD1144">
                                      <w:pPr>
                                        <w:ind w:firstLineChars="200" w:firstLine="400"/>
                                        <w:rPr>
                                          <w:ins w:id="1055" w:author="作成者"/>
                                          <w:sz w:val="20"/>
                                          <w:szCs w:val="20"/>
                                        </w:rPr>
                                      </w:pPr>
                                      <w:ins w:id="1056" w:author="作成者">
                                        <w:r>
                                          <w:rPr>
                                            <w:sz w:val="20"/>
                                            <w:szCs w:val="20"/>
                                          </w:rPr>
                                          <w:t>type = number</w:t>
                                        </w:r>
                                      </w:ins>
                                    </w:p>
                                    <w:p w14:paraId="71A347DD" w14:textId="77777777" w:rsidR="007B5626" w:rsidRPr="00280A77" w:rsidRDefault="007B5626" w:rsidP="00DD1144">
                                      <w:pPr>
                                        <w:ind w:firstLineChars="200" w:firstLine="400"/>
                                        <w:rPr>
                                          <w:ins w:id="1057" w:author="作成者"/>
                                          <w:sz w:val="20"/>
                                          <w:szCs w:val="20"/>
                                        </w:rPr>
                                      </w:pPr>
                                      <w:ins w:id="1058" w:author="作成者">
                                        <w:r w:rsidRPr="00280A77">
                                          <w:rPr>
                                            <w:sz w:val="20"/>
                                            <w:szCs w:val="20"/>
                                          </w:rPr>
                                          <w:t xml:space="preserve">default = </w:t>
                                        </w:r>
                                        <w:r>
                                          <w:rPr>
                                            <w:sz w:val="20"/>
                                            <w:szCs w:val="20"/>
                                          </w:rPr>
                                          <w:t>2022</w:t>
                                        </w:r>
                                      </w:ins>
                                    </w:p>
                                    <w:p w14:paraId="2008E3F2" w14:textId="77777777" w:rsidR="007B5626" w:rsidRPr="003177F7" w:rsidRDefault="007B5626" w:rsidP="00DD1144">
                                      <w:pPr>
                                        <w:pStyle w:val="a9"/>
                                        <w:ind w:leftChars="0" w:left="0"/>
                                        <w:rPr>
                                          <w:ins w:id="1059" w:author="作成者"/>
                                          <w:sz w:val="20"/>
                                          <w:szCs w:val="20"/>
                                        </w:rPr>
                                      </w:pPr>
                                      <w:ins w:id="1060" w:author="作成者">
                                        <w:r w:rsidRPr="00280A77">
                                          <w:rPr>
                                            <w:sz w:val="20"/>
                                            <w:szCs w:val="20"/>
                                          </w:rPr>
                                          <w:t>}</w:t>
                                        </w:r>
                                      </w:ins>
                                    </w:p>
                                  </w:tc>
                                </w:tr>
                              </w:tbl>
                              <w:p w14:paraId="56206CFB" w14:textId="77777777" w:rsidR="007B5626" w:rsidRPr="003177F7" w:rsidRDefault="007B5626" w:rsidP="00366ECC">
                                <w:pPr>
                                  <w:jc w:val="left"/>
                                  <w:rPr>
                                    <w:ins w:id="1061" w:author="作成者"/>
                                    <w:sz w:val="20"/>
                                    <w:szCs w:val="20"/>
                                  </w:rPr>
                                </w:pPr>
                              </w:p>
                              <w:p w14:paraId="3501ADEE" w14:textId="77777777" w:rsidR="007B5626" w:rsidRDefault="007B5626" w:rsidP="00366ECC">
                                <w:pPr>
                                  <w:jc w:val="left"/>
                                  <w:rPr>
                                    <w:ins w:id="1062" w:author="作成者"/>
                                    <w:sz w:val="20"/>
                                    <w:szCs w:val="20"/>
                                  </w:rPr>
                                </w:pPr>
                              </w:p>
                              <w:p w14:paraId="1C7A47A6" w14:textId="77777777" w:rsidR="007B5626" w:rsidRDefault="007B5626" w:rsidP="00366ECC">
                                <w:pPr>
                                  <w:jc w:val="left"/>
                                  <w:rPr>
                                    <w:ins w:id="1063" w:author="作成者"/>
                                    <w:sz w:val="20"/>
                                    <w:szCs w:val="20"/>
                                  </w:rPr>
                                </w:pPr>
                              </w:p>
                              <w:p w14:paraId="1A1B6A06" w14:textId="673E1ED0" w:rsidR="007B5626" w:rsidRPr="00D464F6" w:rsidRDefault="007B5626" w:rsidP="00366ECC">
                                <w:pPr>
                                  <w:jc w:val="left"/>
                                  <w:rPr>
                                    <w:ins w:id="1064" w:author="作成者"/>
                                    <w:b/>
                                    <w:sz w:val="20"/>
                                    <w:szCs w:val="20"/>
                                  </w:rPr>
                                </w:pPr>
                                <w:ins w:id="1065" w:author="作成者">
                                  <w:r>
                                    <w:rPr>
                                      <w:rFonts w:hint="eastAsia"/>
                                      <w:sz w:val="20"/>
                                      <w:szCs w:val="20"/>
                                    </w:rPr>
                                    <w:t xml:space="preserve">        </w:t>
                                  </w:r>
                                </w:ins>
                                <w:r>
                                  <w:rPr>
                                    <w:rFonts w:hint="eastAsia"/>
                                    <w:b/>
                                    <w:sz w:val="20"/>
                                    <w:szCs w:val="20"/>
                                  </w:rPr>
                                  <w:t>Substitute value auto registration settings/Substitute value list</w:t>
                                </w:r>
                              </w:p>
                              <w:tbl>
                                <w:tblPr>
                                  <w:tblStyle w:val="ab"/>
                                  <w:tblW w:w="0" w:type="auto"/>
                                  <w:jc w:val="center"/>
                                  <w:tblLook w:val="04A0" w:firstRow="1" w:lastRow="0" w:firstColumn="1" w:lastColumn="0" w:noHBand="0" w:noVBand="1"/>
                                </w:tblPr>
                                <w:tblGrid>
                                  <w:gridCol w:w="704"/>
                                  <w:gridCol w:w="1291"/>
                                  <w:gridCol w:w="1291"/>
                                  <w:gridCol w:w="1253"/>
                                  <w:gridCol w:w="1253"/>
                                </w:tblGrid>
                                <w:tr w:rsidR="007B5626" w14:paraId="319260F2" w14:textId="77777777" w:rsidTr="00DD1144">
                                  <w:trPr>
                                    <w:jc w:val="center"/>
                                    <w:ins w:id="1066" w:author="作成者"/>
                                  </w:trPr>
                                  <w:tc>
                                    <w:tcPr>
                                      <w:tcW w:w="704" w:type="dxa"/>
                                      <w:shd w:val="clear" w:color="auto" w:fill="002060"/>
                                    </w:tcPr>
                                    <w:p w14:paraId="28BF1CEE" w14:textId="68CA729F" w:rsidR="007B5626" w:rsidRPr="00C80F48" w:rsidRDefault="007B5626" w:rsidP="00DD1144">
                                      <w:pPr>
                                        <w:pStyle w:val="a9"/>
                                        <w:ind w:leftChars="0" w:left="0"/>
                                        <w:jc w:val="left"/>
                                        <w:rPr>
                                          <w:ins w:id="1067" w:author="作成者"/>
                                          <w:b/>
                                          <w:color w:val="FFFFFF" w:themeColor="background1"/>
                                        </w:rPr>
                                      </w:pPr>
                                      <w:r>
                                        <w:rPr>
                                          <w:rFonts w:hint="eastAsia"/>
                                          <w:b/>
                                          <w:color w:val="FFFFFF" w:themeColor="background1"/>
                                        </w:rPr>
                                        <w:t>Item No.</w:t>
                                      </w:r>
                                    </w:p>
                                  </w:tc>
                                  <w:tc>
                                    <w:tcPr>
                                      <w:tcW w:w="1291" w:type="dxa"/>
                                      <w:shd w:val="clear" w:color="auto" w:fill="002060"/>
                                    </w:tcPr>
                                    <w:p w14:paraId="46C5AB81" w14:textId="6D9071E8" w:rsidR="007B5626" w:rsidRPr="00C80F48" w:rsidRDefault="007B5626" w:rsidP="00DD1144">
                                      <w:pPr>
                                        <w:pStyle w:val="a9"/>
                                        <w:ind w:leftChars="0" w:left="0"/>
                                        <w:jc w:val="left"/>
                                        <w:rPr>
                                          <w:ins w:id="1068" w:author="作成者"/>
                                          <w:b/>
                                          <w:color w:val="FFFFFF" w:themeColor="background1"/>
                                        </w:rPr>
                                      </w:pPr>
                                      <w:r>
                                        <w:rPr>
                                          <w:rFonts w:hint="eastAsia"/>
                                          <w:b/>
                                          <w:color w:val="FFFFFF" w:themeColor="background1"/>
                                        </w:rPr>
                                        <w:t>Variable name</w:t>
                                      </w:r>
                                    </w:p>
                                  </w:tc>
                                  <w:tc>
                                    <w:tcPr>
                                      <w:tcW w:w="1291" w:type="dxa"/>
                                      <w:shd w:val="clear" w:color="auto" w:fill="002060"/>
                                    </w:tcPr>
                                    <w:p w14:paraId="285153EC" w14:textId="616C3835" w:rsidR="007B5626" w:rsidRPr="00C80F48" w:rsidRDefault="007B5626" w:rsidP="00DD1144">
                                      <w:pPr>
                                        <w:pStyle w:val="a9"/>
                                        <w:ind w:leftChars="0" w:left="0"/>
                                        <w:jc w:val="left"/>
                                        <w:rPr>
                                          <w:ins w:id="1069" w:author="作成者"/>
                                          <w:b/>
                                          <w:color w:val="FFFFFF" w:themeColor="background1"/>
                                        </w:rPr>
                                      </w:pPr>
                                      <w:r>
                                        <w:rPr>
                                          <w:rFonts w:hint="eastAsia"/>
                                          <w:b/>
                                          <w:color w:val="FFFFFF" w:themeColor="background1"/>
                                        </w:rPr>
                                        <w:t>Member variable</w:t>
                                      </w:r>
                                    </w:p>
                                  </w:tc>
                                  <w:tc>
                                    <w:tcPr>
                                      <w:tcW w:w="1253" w:type="dxa"/>
                                      <w:shd w:val="clear" w:color="auto" w:fill="002060"/>
                                    </w:tcPr>
                                    <w:p w14:paraId="530D5954" w14:textId="597AF3B7" w:rsidR="007B5626" w:rsidRDefault="007B5626" w:rsidP="00DD1144">
                                      <w:pPr>
                                        <w:pStyle w:val="a9"/>
                                        <w:ind w:leftChars="0" w:left="0"/>
                                        <w:jc w:val="left"/>
                                        <w:rPr>
                                          <w:ins w:id="1070" w:author="作成者"/>
                                          <w:b/>
                                          <w:color w:val="FFFFFF" w:themeColor="background1"/>
                                        </w:rPr>
                                      </w:pPr>
                                      <w:r>
                                        <w:rPr>
                                          <w:rFonts w:hint="eastAsia"/>
                                          <w:b/>
                                          <w:color w:val="FFFFFF" w:themeColor="background1"/>
                                        </w:rPr>
                                        <w:t>Substitute order</w:t>
                                      </w:r>
                                    </w:p>
                                  </w:tc>
                                  <w:tc>
                                    <w:tcPr>
                                      <w:tcW w:w="1253" w:type="dxa"/>
                                      <w:shd w:val="clear" w:color="auto" w:fill="002060"/>
                                    </w:tcPr>
                                    <w:p w14:paraId="4228C821" w14:textId="5ECF8314" w:rsidR="007B5626" w:rsidRDefault="007B5626" w:rsidP="00DD1144">
                                      <w:pPr>
                                        <w:pStyle w:val="a9"/>
                                        <w:ind w:leftChars="0" w:left="0"/>
                                        <w:jc w:val="left"/>
                                        <w:rPr>
                                          <w:ins w:id="1071" w:author="作成者"/>
                                          <w:b/>
                                          <w:color w:val="FFFFFF" w:themeColor="background1"/>
                                        </w:rPr>
                                      </w:pPr>
                                      <w:r>
                                        <w:rPr>
                                          <w:rFonts w:hint="eastAsia"/>
                                          <w:b/>
                                          <w:color w:val="FFFFFF" w:themeColor="background1"/>
                                        </w:rPr>
                                        <w:t>Specific value</w:t>
                                      </w:r>
                                    </w:p>
                                  </w:tc>
                                </w:tr>
                                <w:tr w:rsidR="007B5626" w14:paraId="75F37106" w14:textId="77777777" w:rsidTr="00DD1144">
                                  <w:trPr>
                                    <w:jc w:val="center"/>
                                    <w:ins w:id="1072" w:author="作成者"/>
                                  </w:trPr>
                                  <w:tc>
                                    <w:tcPr>
                                      <w:tcW w:w="704" w:type="dxa"/>
                                    </w:tcPr>
                                    <w:p w14:paraId="579DFE47" w14:textId="77777777" w:rsidR="007B5626" w:rsidRDefault="007B5626" w:rsidP="00A612FF">
                                      <w:pPr>
                                        <w:pStyle w:val="a9"/>
                                        <w:ind w:leftChars="0" w:left="0"/>
                                        <w:jc w:val="left"/>
                                        <w:rPr>
                                          <w:ins w:id="1073" w:author="作成者"/>
                                        </w:rPr>
                                      </w:pPr>
                                      <w:ins w:id="1074" w:author="作成者">
                                        <w:r>
                                          <w:rPr>
                                            <w:rFonts w:hint="eastAsia"/>
                                          </w:rPr>
                                          <w:t>1</w:t>
                                        </w:r>
                                      </w:ins>
                                    </w:p>
                                  </w:tc>
                                  <w:tc>
                                    <w:tcPr>
                                      <w:tcW w:w="1291" w:type="dxa"/>
                                    </w:tcPr>
                                    <w:p w14:paraId="6330C5E1" w14:textId="77777777" w:rsidR="007B5626" w:rsidRDefault="007B5626" w:rsidP="00A612FF">
                                      <w:pPr>
                                        <w:pStyle w:val="a9"/>
                                        <w:ind w:leftChars="0" w:left="0"/>
                                        <w:jc w:val="left"/>
                                        <w:rPr>
                                          <w:ins w:id="1075" w:author="作成者"/>
                                        </w:rPr>
                                      </w:pPr>
                                      <w:proofErr w:type="spellStart"/>
                                      <w:ins w:id="1076" w:author="作成者">
                                        <w:r>
                                          <w:rPr>
                                            <w:rFonts w:hint="eastAsia"/>
                                          </w:rPr>
                                          <w:t>V</w:t>
                                        </w:r>
                                        <w:r>
                                          <w:t>AR_hoge</w:t>
                                        </w:r>
                                        <w:proofErr w:type="spellEnd"/>
                                      </w:ins>
                                    </w:p>
                                  </w:tc>
                                  <w:tc>
                                    <w:tcPr>
                                      <w:tcW w:w="1291" w:type="dxa"/>
                                    </w:tcPr>
                                    <w:p w14:paraId="61242BA4" w14:textId="283D0602" w:rsidR="007B5626" w:rsidRDefault="007B5626" w:rsidP="00A612FF">
                                      <w:pPr>
                                        <w:pStyle w:val="a9"/>
                                        <w:ind w:leftChars="0" w:left="0"/>
                                        <w:jc w:val="left"/>
                                        <w:rPr>
                                          <w:ins w:id="1077" w:author="作成者"/>
                                        </w:rPr>
                                      </w:pPr>
                                      <w:r w:rsidRPr="00FE6D06">
                                        <w:rPr>
                                          <w:rFonts w:hint="eastAsia"/>
                                        </w:rPr>
                                        <w:t>No input required</w:t>
                                      </w:r>
                                    </w:p>
                                  </w:tc>
                                  <w:tc>
                                    <w:tcPr>
                                      <w:tcW w:w="1253" w:type="dxa"/>
                                    </w:tcPr>
                                    <w:p w14:paraId="43AB29CA" w14:textId="7F7B0C26" w:rsidR="007B5626" w:rsidRDefault="007B5626" w:rsidP="00A612FF">
                                      <w:pPr>
                                        <w:pStyle w:val="a9"/>
                                        <w:ind w:leftChars="0" w:left="0"/>
                                        <w:jc w:val="left"/>
                                        <w:rPr>
                                          <w:ins w:id="1078" w:author="作成者"/>
                                        </w:rPr>
                                      </w:pPr>
                                      <w:r w:rsidRPr="00FE6D06">
                                        <w:rPr>
                                          <w:rFonts w:hint="eastAsia"/>
                                        </w:rPr>
                                        <w:t>No input required</w:t>
                                      </w:r>
                                    </w:p>
                                  </w:tc>
                                  <w:tc>
                                    <w:tcPr>
                                      <w:tcW w:w="1253" w:type="dxa"/>
                                    </w:tcPr>
                                    <w:p w14:paraId="186F03DA" w14:textId="77777777" w:rsidR="007B5626" w:rsidRPr="00E708CA" w:rsidRDefault="007B5626" w:rsidP="00A612FF">
                                      <w:pPr>
                                        <w:pStyle w:val="a9"/>
                                        <w:ind w:leftChars="0" w:left="0"/>
                                        <w:jc w:val="left"/>
                                        <w:rPr>
                                          <w:ins w:id="1079" w:author="作成者"/>
                                        </w:rPr>
                                      </w:pPr>
                                      <w:ins w:id="1080" w:author="作成者">
                                        <w:r>
                                          <w:t>2023</w:t>
                                        </w:r>
                                      </w:ins>
                                    </w:p>
                                  </w:tc>
                                </w:tr>
                              </w:tbl>
                              <w:p w14:paraId="1743E12D" w14:textId="77777777" w:rsidR="007B5626" w:rsidRDefault="007B5626" w:rsidP="00366ECC">
                                <w:pPr>
                                  <w:jc w:val="left"/>
                                  <w:rPr>
                                    <w:ins w:id="1081" w:author="作成者"/>
                                    <w:sz w:val="20"/>
                                    <w:szCs w:val="20"/>
                                  </w:rPr>
                                </w:pPr>
                              </w:p>
                              <w:p w14:paraId="222247B4" w14:textId="77777777" w:rsidR="007B5626" w:rsidRDefault="007B5626" w:rsidP="00366ECC">
                                <w:pPr>
                                  <w:jc w:val="left"/>
                                  <w:rPr>
                                    <w:ins w:id="1082" w:author="作成者"/>
                                    <w:sz w:val="20"/>
                                    <w:szCs w:val="20"/>
                                  </w:rPr>
                                </w:pPr>
                              </w:p>
                              <w:p w14:paraId="18257B64" w14:textId="77777777" w:rsidR="007B5626" w:rsidRDefault="007B5626" w:rsidP="00366ECC">
                                <w:pPr>
                                  <w:jc w:val="left"/>
                                  <w:rPr>
                                    <w:ins w:id="1083" w:author="作成者"/>
                                    <w:sz w:val="20"/>
                                    <w:szCs w:val="20"/>
                                  </w:rPr>
                                </w:pPr>
                              </w:p>
                              <w:p w14:paraId="70FB6B3D" w14:textId="181F7188" w:rsidR="007B5626" w:rsidRPr="00A612FF" w:rsidRDefault="007B5626" w:rsidP="00366ECC">
                                <w:pPr>
                                  <w:jc w:val="left"/>
                                  <w:rPr>
                                    <w:ins w:id="1084" w:author="作成者"/>
                                    <w:b/>
                                    <w:sz w:val="20"/>
                                    <w:szCs w:val="20"/>
                                  </w:rPr>
                                </w:pPr>
                                <w:ins w:id="1085" w:author="作成者">
                                  <w:r>
                                    <w:rPr>
                                      <w:rFonts w:hint="eastAsia"/>
                                      <w:sz w:val="20"/>
                                      <w:szCs w:val="20"/>
                                    </w:rPr>
                                    <w:t xml:space="preserve">　</w:t>
                                  </w:r>
                                  <w:r>
                                    <w:rPr>
                                      <w:sz w:val="20"/>
                                      <w:szCs w:val="20"/>
                                    </w:rPr>
                                    <w:t xml:space="preserve">　　　　　</w:t>
                                  </w:r>
                                </w:ins>
                                <w:r w:rsidRPr="00A612FF">
                                  <w:rPr>
                                    <w:rFonts w:hint="eastAsia"/>
                                    <w:b/>
                                    <w:sz w:val="20"/>
                                    <w:szCs w:val="20"/>
                                  </w:rPr>
                                  <w:t xml:space="preserve">Value registered to </w:t>
                                </w:r>
                                <w:proofErr w:type="spellStart"/>
                                <w:r w:rsidRPr="00A612FF">
                                  <w:rPr>
                                    <w:rFonts w:hint="eastAsia"/>
                                    <w:b/>
                                    <w:sz w:val="20"/>
                                    <w:szCs w:val="20"/>
                                  </w:rPr>
                                  <w:t>Terraform</w:t>
                                </w:r>
                                <w:r w:rsidRPr="00A612FF">
                                  <w:rPr>
                                    <w:b/>
                                    <w:sz w:val="20"/>
                                    <w:szCs w:val="20"/>
                                  </w:rPr>
                                  <w:t>’s</w:t>
                                </w:r>
                                <w:proofErr w:type="spellEnd"/>
                                <w:r w:rsidRPr="00A612FF">
                                  <w:rPr>
                                    <w:b/>
                                    <w:sz w:val="20"/>
                                    <w:szCs w:val="20"/>
                                  </w:rPr>
                                  <w:t xml:space="preserve"> Variables</w:t>
                                </w:r>
                              </w:p>
                              <w:tbl>
                                <w:tblPr>
                                  <w:tblStyle w:val="ab"/>
                                  <w:tblW w:w="0" w:type="auto"/>
                                  <w:tblInd w:w="1451" w:type="dxa"/>
                                  <w:tblLook w:val="04A0" w:firstRow="1" w:lastRow="0" w:firstColumn="1" w:lastColumn="0" w:noHBand="0" w:noVBand="1"/>
                                </w:tblPr>
                                <w:tblGrid>
                                  <w:gridCol w:w="2995"/>
                                  <w:gridCol w:w="2994"/>
                                </w:tblGrid>
                                <w:tr w:rsidR="007B5626" w14:paraId="5C6D075B" w14:textId="77777777" w:rsidTr="00DD1144">
                                  <w:trPr>
                                    <w:trHeight w:val="372"/>
                                    <w:ins w:id="1086" w:author="作成者"/>
                                  </w:trPr>
                                  <w:tc>
                                    <w:tcPr>
                                      <w:tcW w:w="2995" w:type="dxa"/>
                                      <w:shd w:val="clear" w:color="auto" w:fill="002060"/>
                                    </w:tcPr>
                                    <w:p w14:paraId="784E0109" w14:textId="77777777" w:rsidR="007B5626" w:rsidRDefault="007B5626" w:rsidP="00DD1144">
                                      <w:pPr>
                                        <w:jc w:val="left"/>
                                        <w:rPr>
                                          <w:ins w:id="1087" w:author="作成者"/>
                                          <w:b/>
                                          <w:sz w:val="20"/>
                                          <w:szCs w:val="20"/>
                                        </w:rPr>
                                      </w:pPr>
                                      <w:ins w:id="1088" w:author="作成者">
                                        <w:r>
                                          <w:rPr>
                                            <w:rFonts w:hint="eastAsia"/>
                                            <w:b/>
                                            <w:sz w:val="20"/>
                                            <w:szCs w:val="20"/>
                                          </w:rPr>
                                          <w:t>Key</w:t>
                                        </w:r>
                                      </w:ins>
                                    </w:p>
                                  </w:tc>
                                  <w:tc>
                                    <w:tcPr>
                                      <w:tcW w:w="2994" w:type="dxa"/>
                                      <w:shd w:val="clear" w:color="auto" w:fill="002060"/>
                                    </w:tcPr>
                                    <w:p w14:paraId="638ABC77" w14:textId="77777777" w:rsidR="007B5626" w:rsidRDefault="007B5626" w:rsidP="00DD1144">
                                      <w:pPr>
                                        <w:jc w:val="left"/>
                                        <w:rPr>
                                          <w:ins w:id="1089" w:author="作成者"/>
                                          <w:b/>
                                          <w:sz w:val="20"/>
                                          <w:szCs w:val="20"/>
                                        </w:rPr>
                                      </w:pPr>
                                      <w:ins w:id="1090" w:author="作成者">
                                        <w:r>
                                          <w:rPr>
                                            <w:rFonts w:hint="eastAsia"/>
                                            <w:b/>
                                            <w:sz w:val="20"/>
                                            <w:szCs w:val="20"/>
                                          </w:rPr>
                                          <w:t>Value</w:t>
                                        </w:r>
                                      </w:ins>
                                    </w:p>
                                  </w:tc>
                                </w:tr>
                                <w:tr w:rsidR="007B5626" w14:paraId="2D2D9435" w14:textId="77777777" w:rsidTr="00DD1144">
                                  <w:trPr>
                                    <w:trHeight w:val="352"/>
                                    <w:ins w:id="1091" w:author="作成者"/>
                                  </w:trPr>
                                  <w:tc>
                                    <w:tcPr>
                                      <w:tcW w:w="2995" w:type="dxa"/>
                                    </w:tcPr>
                                    <w:p w14:paraId="5DC01E00" w14:textId="77777777" w:rsidR="007B5626" w:rsidRPr="00515ED5" w:rsidRDefault="007B5626" w:rsidP="00DD1144">
                                      <w:pPr>
                                        <w:jc w:val="left"/>
                                        <w:rPr>
                                          <w:ins w:id="1092" w:author="作成者"/>
                                          <w:sz w:val="20"/>
                                          <w:szCs w:val="20"/>
                                        </w:rPr>
                                      </w:pPr>
                                      <w:proofErr w:type="spellStart"/>
                                      <w:ins w:id="1093" w:author="作成者">
                                        <w:r w:rsidRPr="00515ED5">
                                          <w:rPr>
                                            <w:rFonts w:hint="eastAsia"/>
                                            <w:sz w:val="20"/>
                                            <w:szCs w:val="20"/>
                                          </w:rPr>
                                          <w:t>VAR_hoge</w:t>
                                        </w:r>
                                        <w:proofErr w:type="spellEnd"/>
                                      </w:ins>
                                    </w:p>
                                  </w:tc>
                                  <w:tc>
                                    <w:tcPr>
                                      <w:tcW w:w="2994" w:type="dxa"/>
                                    </w:tcPr>
                                    <w:p w14:paraId="2E4BCE14" w14:textId="77777777" w:rsidR="007B5626" w:rsidRPr="00515ED5" w:rsidRDefault="007B5626" w:rsidP="00DD1144">
                                      <w:pPr>
                                        <w:jc w:val="left"/>
                                        <w:rPr>
                                          <w:ins w:id="1094" w:author="作成者"/>
                                          <w:sz w:val="20"/>
                                          <w:szCs w:val="20"/>
                                        </w:rPr>
                                      </w:pPr>
                                      <w:ins w:id="1095" w:author="作成者">
                                        <w:r w:rsidRPr="00515ED5">
                                          <w:rPr>
                                            <w:sz w:val="20"/>
                                            <w:szCs w:val="20"/>
                                          </w:rPr>
                                          <w:t>2023</w:t>
                                        </w:r>
                                      </w:ins>
                                    </w:p>
                                  </w:tc>
                                </w:tr>
                              </w:tbl>
                              <w:p w14:paraId="489B7EE9" w14:textId="77777777" w:rsidR="007B5626" w:rsidRPr="003177F7" w:rsidRDefault="007B5626" w:rsidP="00366ECC">
                                <w:pPr>
                                  <w:jc w:val="left"/>
                                  <w:rPr>
                                    <w:ins w:id="1096" w:author="作成者"/>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下矢印 100"/>
                          <wps:cNvSpPr/>
                          <wps:spPr>
                            <a:xfrm>
                              <a:off x="114300" y="200025"/>
                              <a:ext cx="400050" cy="3695700"/>
                            </a:xfrm>
                            <a:prstGeom prst="downArrow">
                              <a:avLst/>
                            </a:prstGeom>
                            <a:solidFill>
                              <a:schemeClr val="accent6">
                                <a:lumMod val="75000"/>
                                <a:lumOff val="25000"/>
                              </a:schemeClr>
                            </a:solidFill>
                            <a:ln>
                              <a:solidFill>
                                <a:schemeClr val="accent6">
                                  <a:lumMod val="90000"/>
                                  <a:lumOff val="1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1" name="グループ化 101"/>
                          <wpg:cNvGrpSpPr/>
                          <wpg:grpSpPr>
                            <a:xfrm>
                              <a:off x="466725" y="1409700"/>
                              <a:ext cx="2815591" cy="285751"/>
                              <a:chOff x="0" y="0"/>
                              <a:chExt cx="2816108" cy="286040"/>
                            </a:xfrm>
                          </wpg:grpSpPr>
                          <wps:wsp>
                            <wps:cNvPr id="102" name="角丸四角形 102"/>
                            <wps:cNvSpPr/>
                            <wps:spPr>
                              <a:xfrm>
                                <a:off x="720593" y="24303"/>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01B4655" w14:textId="68BAEB07" w:rsidR="007B5626" w:rsidRDefault="007B5626" w:rsidP="00366ECC">
                                  <w:pPr>
                                    <w:pStyle w:val="Web"/>
                                    <w:spacing w:before="0" w:beforeAutospacing="0" w:after="0" w:afterAutospacing="0"/>
                                    <w:rPr>
                                      <w:ins w:id="1097" w:author="作成者"/>
                                    </w:rPr>
                                  </w:pPr>
                                  <w:ins w:id="1098" w:author="作成者">
                                    <w:r>
                                      <w:rPr>
                                        <w:rFonts w:cs="Times New Roman" w:hint="eastAsia"/>
                                        <w:b/>
                                        <w:bCs/>
                                        <w:color w:val="325121"/>
                                        <w:kern w:val="2"/>
                                        <w:sz w:val="20"/>
                                        <w:szCs w:val="20"/>
                                      </w:rPr>
                                      <w:t xml:space="preserve">⑬ </w:t>
                                    </w:r>
                                  </w:ins>
                                  <w:r>
                                    <w:rPr>
                                      <w:rFonts w:cs="Times New Roman" w:hint="eastAsia"/>
                                      <w:b/>
                                      <w:bCs/>
                                      <w:color w:val="325121"/>
                                      <w:kern w:val="2"/>
                                      <w:sz w:val="20"/>
                                      <w:szCs w:val="20"/>
                                    </w:rPr>
                                    <w:t>Configure Variable values</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103" name="下矢印 103"/>
                            <wps:cNvSpPr/>
                            <wps:spPr>
                              <a:xfrm rot="5400000">
                                <a:off x="190377" y="-190377"/>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105" name="角丸四角形 105"/>
                          <wps:cNvSpPr/>
                          <wps:spPr>
                            <a:xfrm>
                              <a:off x="114300" y="9525"/>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5311197" w14:textId="1E1C5866" w:rsidR="007B5626" w:rsidRPr="00982EAC" w:rsidRDefault="007B5626" w:rsidP="00366ECC">
                                <w:pPr>
                                  <w:jc w:val="left"/>
                                  <w:rPr>
                                    <w:ins w:id="1099" w:author="作成者"/>
                                    <w:b/>
                                    <w:color w:val="003C8A" w:themeColor="accent6" w:themeTint="E6"/>
                                    <w:sz w:val="20"/>
                                    <w:szCs w:val="20"/>
                                  </w:rPr>
                                </w:pPr>
                                <w:ins w:id="1100" w:author="作成者">
                                  <w:r>
                                    <w:rPr>
                                      <w:rFonts w:hint="eastAsia"/>
                                      <w:b/>
                                      <w:color w:val="003C8A" w:themeColor="accent6" w:themeTint="E6"/>
                                      <w:sz w:val="20"/>
                                      <w:szCs w:val="20"/>
                                    </w:rPr>
                                    <w:t>⑥</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Register Module file</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06" name="角丸四角形 106"/>
                          <wps:cNvSpPr/>
                          <wps:spPr>
                            <a:xfrm>
                              <a:off x="114300" y="2752726"/>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53D603A" w14:textId="7CA29965" w:rsidR="007B5626" w:rsidRPr="00982EAC" w:rsidRDefault="007B5626" w:rsidP="00366ECC">
                                <w:pPr>
                                  <w:jc w:val="left"/>
                                  <w:rPr>
                                    <w:ins w:id="1101" w:author="作成者"/>
                                    <w:b/>
                                    <w:color w:val="003C8A" w:themeColor="accent6" w:themeTint="E6"/>
                                    <w:sz w:val="20"/>
                                    <w:szCs w:val="20"/>
                                  </w:rPr>
                                </w:pPr>
                                <w:ins w:id="1102" w:author="作成者">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Execute Operation</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8843C09" id="グループ化 98" o:spid="_x0000_s1097" style="position:absolute;left:0;text-align:left;margin-left:37.85pt;margin-top:23.5pt;width:460.5pt;height:324pt;z-index:251803648;mso-position-horizontal-relative:text;mso-position-vertical-relative:text;mso-width-relative:margin;mso-height-relative:margin" coordorigin=",-762" coordsize="58483,41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">
                  <v:shape id="フローチャート: 処理 99" o:spid="_x0000_s1098" type="#_x0000_t109" style="position:absolute;top:-762;width:58483;height:4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" fillcolor="#f2f2f2 [3052]" strokecolor="#d8d8d8 [2732]" strokeweight="2pt">
                    <v:textbox>
                      <w:txbxContent>
                        <w:p w14:paraId="006E7359" w14:textId="77777777" w:rsidR="007B5626" w:rsidRDefault="007B5626" w:rsidP="00366ECC">
                          <w:pPr>
                            <w:jc w:val="left"/>
                            <w:rPr>
                              <w:ins w:id="1103" w:author="作成者"/>
                              <w:sz w:val="20"/>
                              <w:szCs w:val="20"/>
                            </w:rPr>
                          </w:pPr>
                        </w:p>
                        <w:p w14:paraId="284BD83A" w14:textId="77777777" w:rsidR="007B5626" w:rsidRPr="003177F7" w:rsidRDefault="007B5626" w:rsidP="00366ECC">
                          <w:pPr>
                            <w:jc w:val="left"/>
                            <w:rPr>
                              <w:ins w:id="1104" w:author="作成者"/>
                              <w:sz w:val="20"/>
                              <w:szCs w:val="20"/>
                            </w:rPr>
                          </w:pPr>
                        </w:p>
                        <w:tbl>
                          <w:tblPr>
                            <w:tblStyle w:val="ab"/>
                            <w:tblW w:w="7166" w:type="dxa"/>
                            <w:jc w:val="center"/>
                            <w:tblLook w:val="04A0" w:firstRow="1" w:lastRow="0" w:firstColumn="1" w:lastColumn="0" w:noHBand="0" w:noVBand="1"/>
                          </w:tblPr>
                          <w:tblGrid>
                            <w:gridCol w:w="7166"/>
                          </w:tblGrid>
                          <w:tr w:rsidR="007B5626" w:rsidRPr="003177F7" w14:paraId="101D7BBB" w14:textId="77777777" w:rsidTr="00DD1144">
                            <w:trPr>
                              <w:trHeight w:val="1425"/>
                              <w:jc w:val="center"/>
                              <w:ins w:id="1105" w:author="作成者"/>
                            </w:trPr>
                            <w:tc>
                              <w:tcPr>
                                <w:tcW w:w="7166" w:type="dxa"/>
                              </w:tcPr>
                              <w:p w14:paraId="00B2FA13" w14:textId="77777777" w:rsidR="007B5626" w:rsidRPr="00280A77" w:rsidRDefault="007B5626" w:rsidP="00DD1144">
                                <w:pPr>
                                  <w:rPr>
                                    <w:ins w:id="1106" w:author="作成者"/>
                                    <w:sz w:val="20"/>
                                    <w:szCs w:val="20"/>
                                  </w:rPr>
                                </w:pPr>
                                <w:ins w:id="1107" w:author="作成者">
                                  <w:r w:rsidRPr="00280A77">
                                    <w:rPr>
                                      <w:sz w:val="20"/>
                                      <w:szCs w:val="20"/>
                                    </w:rPr>
                                    <w:t>variable "</w:t>
                                  </w:r>
                                  <w:proofErr w:type="spellStart"/>
                                  <w:r w:rsidRPr="00280A77">
                                    <w:rPr>
                                      <w:sz w:val="20"/>
                                      <w:szCs w:val="20"/>
                                    </w:rPr>
                                    <w:t>VAR_hoge</w:t>
                                  </w:r>
                                  <w:proofErr w:type="spellEnd"/>
                                  <w:r w:rsidRPr="00280A77">
                                    <w:rPr>
                                      <w:sz w:val="20"/>
                                      <w:szCs w:val="20"/>
                                    </w:rPr>
                                    <w:t>" {</w:t>
                                  </w:r>
                                </w:ins>
                              </w:p>
                              <w:p w14:paraId="6D305113" w14:textId="77777777" w:rsidR="007B5626" w:rsidRPr="00280A77" w:rsidRDefault="007B5626" w:rsidP="00DD1144">
                                <w:pPr>
                                  <w:ind w:firstLineChars="200" w:firstLine="400"/>
                                  <w:rPr>
                                    <w:ins w:id="1108" w:author="作成者"/>
                                    <w:sz w:val="20"/>
                                    <w:szCs w:val="20"/>
                                  </w:rPr>
                                </w:pPr>
                                <w:ins w:id="1109" w:author="作成者">
                                  <w:r>
                                    <w:rPr>
                                      <w:sz w:val="20"/>
                                      <w:szCs w:val="20"/>
                                    </w:rPr>
                                    <w:t>type = number</w:t>
                                  </w:r>
                                </w:ins>
                              </w:p>
                              <w:p w14:paraId="71A347DD" w14:textId="77777777" w:rsidR="007B5626" w:rsidRPr="00280A77" w:rsidRDefault="007B5626" w:rsidP="00DD1144">
                                <w:pPr>
                                  <w:ind w:firstLineChars="200" w:firstLine="400"/>
                                  <w:rPr>
                                    <w:ins w:id="1110" w:author="作成者"/>
                                    <w:sz w:val="20"/>
                                    <w:szCs w:val="20"/>
                                  </w:rPr>
                                </w:pPr>
                                <w:ins w:id="1111" w:author="作成者">
                                  <w:r w:rsidRPr="00280A77">
                                    <w:rPr>
                                      <w:sz w:val="20"/>
                                      <w:szCs w:val="20"/>
                                    </w:rPr>
                                    <w:t xml:space="preserve">default = </w:t>
                                  </w:r>
                                  <w:r>
                                    <w:rPr>
                                      <w:sz w:val="20"/>
                                      <w:szCs w:val="20"/>
                                    </w:rPr>
                                    <w:t>2022</w:t>
                                  </w:r>
                                </w:ins>
                              </w:p>
                              <w:p w14:paraId="2008E3F2" w14:textId="77777777" w:rsidR="007B5626" w:rsidRPr="003177F7" w:rsidRDefault="007B5626" w:rsidP="00DD1144">
                                <w:pPr>
                                  <w:pStyle w:val="a9"/>
                                  <w:ind w:leftChars="0" w:left="0"/>
                                  <w:rPr>
                                    <w:ins w:id="1112" w:author="作成者"/>
                                    <w:sz w:val="20"/>
                                    <w:szCs w:val="20"/>
                                  </w:rPr>
                                </w:pPr>
                                <w:ins w:id="1113" w:author="作成者">
                                  <w:r w:rsidRPr="00280A77">
                                    <w:rPr>
                                      <w:sz w:val="20"/>
                                      <w:szCs w:val="20"/>
                                    </w:rPr>
                                    <w:t>}</w:t>
                                  </w:r>
                                </w:ins>
                              </w:p>
                            </w:tc>
                          </w:tr>
                        </w:tbl>
                        <w:p w14:paraId="56206CFB" w14:textId="77777777" w:rsidR="007B5626" w:rsidRPr="003177F7" w:rsidRDefault="007B5626" w:rsidP="00366ECC">
                          <w:pPr>
                            <w:jc w:val="left"/>
                            <w:rPr>
                              <w:ins w:id="1114" w:author="作成者"/>
                              <w:sz w:val="20"/>
                              <w:szCs w:val="20"/>
                            </w:rPr>
                          </w:pPr>
                        </w:p>
                        <w:p w14:paraId="3501ADEE" w14:textId="77777777" w:rsidR="007B5626" w:rsidRDefault="007B5626" w:rsidP="00366ECC">
                          <w:pPr>
                            <w:jc w:val="left"/>
                            <w:rPr>
                              <w:ins w:id="1115" w:author="作成者"/>
                              <w:sz w:val="20"/>
                              <w:szCs w:val="20"/>
                            </w:rPr>
                          </w:pPr>
                        </w:p>
                        <w:p w14:paraId="1C7A47A6" w14:textId="77777777" w:rsidR="007B5626" w:rsidRDefault="007B5626" w:rsidP="00366ECC">
                          <w:pPr>
                            <w:jc w:val="left"/>
                            <w:rPr>
                              <w:ins w:id="1116" w:author="作成者"/>
                              <w:sz w:val="20"/>
                              <w:szCs w:val="20"/>
                            </w:rPr>
                          </w:pPr>
                        </w:p>
                        <w:p w14:paraId="1A1B6A06" w14:textId="673E1ED0" w:rsidR="007B5626" w:rsidRPr="00D464F6" w:rsidRDefault="007B5626" w:rsidP="00366ECC">
                          <w:pPr>
                            <w:jc w:val="left"/>
                            <w:rPr>
                              <w:ins w:id="1117" w:author="作成者"/>
                              <w:b/>
                              <w:sz w:val="20"/>
                              <w:szCs w:val="20"/>
                            </w:rPr>
                          </w:pPr>
                          <w:ins w:id="1118" w:author="作成者">
                            <w:r>
                              <w:rPr>
                                <w:rFonts w:hint="eastAsia"/>
                                <w:sz w:val="20"/>
                                <w:szCs w:val="20"/>
                              </w:rPr>
                              <w:t xml:space="preserve">        </w:t>
                            </w:r>
                          </w:ins>
                          <w:r>
                            <w:rPr>
                              <w:rFonts w:hint="eastAsia"/>
                              <w:b/>
                              <w:sz w:val="20"/>
                              <w:szCs w:val="20"/>
                            </w:rPr>
                            <w:t>Substitute value auto registration settings/Substitute value list</w:t>
                          </w:r>
                        </w:p>
                        <w:tbl>
                          <w:tblPr>
                            <w:tblStyle w:val="ab"/>
                            <w:tblW w:w="0" w:type="auto"/>
                            <w:jc w:val="center"/>
                            <w:tblLook w:val="04A0" w:firstRow="1" w:lastRow="0" w:firstColumn="1" w:lastColumn="0" w:noHBand="0" w:noVBand="1"/>
                          </w:tblPr>
                          <w:tblGrid>
                            <w:gridCol w:w="704"/>
                            <w:gridCol w:w="1291"/>
                            <w:gridCol w:w="1291"/>
                            <w:gridCol w:w="1253"/>
                            <w:gridCol w:w="1253"/>
                          </w:tblGrid>
                          <w:tr w:rsidR="007B5626" w14:paraId="319260F2" w14:textId="77777777" w:rsidTr="00DD1144">
                            <w:trPr>
                              <w:jc w:val="center"/>
                              <w:ins w:id="1119" w:author="作成者"/>
                            </w:trPr>
                            <w:tc>
                              <w:tcPr>
                                <w:tcW w:w="704" w:type="dxa"/>
                                <w:shd w:val="clear" w:color="auto" w:fill="002060"/>
                              </w:tcPr>
                              <w:p w14:paraId="28BF1CEE" w14:textId="68CA729F" w:rsidR="007B5626" w:rsidRPr="00C80F48" w:rsidRDefault="007B5626" w:rsidP="00DD1144">
                                <w:pPr>
                                  <w:pStyle w:val="a9"/>
                                  <w:ind w:leftChars="0" w:left="0"/>
                                  <w:jc w:val="left"/>
                                  <w:rPr>
                                    <w:ins w:id="1120" w:author="作成者"/>
                                    <w:b/>
                                    <w:color w:val="FFFFFF" w:themeColor="background1"/>
                                  </w:rPr>
                                </w:pPr>
                                <w:r>
                                  <w:rPr>
                                    <w:rFonts w:hint="eastAsia"/>
                                    <w:b/>
                                    <w:color w:val="FFFFFF" w:themeColor="background1"/>
                                  </w:rPr>
                                  <w:t>Item No.</w:t>
                                </w:r>
                              </w:p>
                            </w:tc>
                            <w:tc>
                              <w:tcPr>
                                <w:tcW w:w="1291" w:type="dxa"/>
                                <w:shd w:val="clear" w:color="auto" w:fill="002060"/>
                              </w:tcPr>
                              <w:p w14:paraId="46C5AB81" w14:textId="6D9071E8" w:rsidR="007B5626" w:rsidRPr="00C80F48" w:rsidRDefault="007B5626" w:rsidP="00DD1144">
                                <w:pPr>
                                  <w:pStyle w:val="a9"/>
                                  <w:ind w:leftChars="0" w:left="0"/>
                                  <w:jc w:val="left"/>
                                  <w:rPr>
                                    <w:ins w:id="1121" w:author="作成者"/>
                                    <w:b/>
                                    <w:color w:val="FFFFFF" w:themeColor="background1"/>
                                  </w:rPr>
                                </w:pPr>
                                <w:r>
                                  <w:rPr>
                                    <w:rFonts w:hint="eastAsia"/>
                                    <w:b/>
                                    <w:color w:val="FFFFFF" w:themeColor="background1"/>
                                  </w:rPr>
                                  <w:t>Variable name</w:t>
                                </w:r>
                              </w:p>
                            </w:tc>
                            <w:tc>
                              <w:tcPr>
                                <w:tcW w:w="1291" w:type="dxa"/>
                                <w:shd w:val="clear" w:color="auto" w:fill="002060"/>
                              </w:tcPr>
                              <w:p w14:paraId="285153EC" w14:textId="616C3835" w:rsidR="007B5626" w:rsidRPr="00C80F48" w:rsidRDefault="007B5626" w:rsidP="00DD1144">
                                <w:pPr>
                                  <w:pStyle w:val="a9"/>
                                  <w:ind w:leftChars="0" w:left="0"/>
                                  <w:jc w:val="left"/>
                                  <w:rPr>
                                    <w:ins w:id="1122" w:author="作成者"/>
                                    <w:b/>
                                    <w:color w:val="FFFFFF" w:themeColor="background1"/>
                                  </w:rPr>
                                </w:pPr>
                                <w:r>
                                  <w:rPr>
                                    <w:rFonts w:hint="eastAsia"/>
                                    <w:b/>
                                    <w:color w:val="FFFFFF" w:themeColor="background1"/>
                                  </w:rPr>
                                  <w:t>Member variable</w:t>
                                </w:r>
                              </w:p>
                            </w:tc>
                            <w:tc>
                              <w:tcPr>
                                <w:tcW w:w="1253" w:type="dxa"/>
                                <w:shd w:val="clear" w:color="auto" w:fill="002060"/>
                              </w:tcPr>
                              <w:p w14:paraId="530D5954" w14:textId="597AF3B7" w:rsidR="007B5626" w:rsidRDefault="007B5626" w:rsidP="00DD1144">
                                <w:pPr>
                                  <w:pStyle w:val="a9"/>
                                  <w:ind w:leftChars="0" w:left="0"/>
                                  <w:jc w:val="left"/>
                                  <w:rPr>
                                    <w:ins w:id="1123" w:author="作成者"/>
                                    <w:b/>
                                    <w:color w:val="FFFFFF" w:themeColor="background1"/>
                                  </w:rPr>
                                </w:pPr>
                                <w:r>
                                  <w:rPr>
                                    <w:rFonts w:hint="eastAsia"/>
                                    <w:b/>
                                    <w:color w:val="FFFFFF" w:themeColor="background1"/>
                                  </w:rPr>
                                  <w:t>Substitute order</w:t>
                                </w:r>
                              </w:p>
                            </w:tc>
                            <w:tc>
                              <w:tcPr>
                                <w:tcW w:w="1253" w:type="dxa"/>
                                <w:shd w:val="clear" w:color="auto" w:fill="002060"/>
                              </w:tcPr>
                              <w:p w14:paraId="4228C821" w14:textId="5ECF8314" w:rsidR="007B5626" w:rsidRDefault="007B5626" w:rsidP="00DD1144">
                                <w:pPr>
                                  <w:pStyle w:val="a9"/>
                                  <w:ind w:leftChars="0" w:left="0"/>
                                  <w:jc w:val="left"/>
                                  <w:rPr>
                                    <w:ins w:id="1124" w:author="作成者"/>
                                    <w:b/>
                                    <w:color w:val="FFFFFF" w:themeColor="background1"/>
                                  </w:rPr>
                                </w:pPr>
                                <w:r>
                                  <w:rPr>
                                    <w:rFonts w:hint="eastAsia"/>
                                    <w:b/>
                                    <w:color w:val="FFFFFF" w:themeColor="background1"/>
                                  </w:rPr>
                                  <w:t>Specific value</w:t>
                                </w:r>
                              </w:p>
                            </w:tc>
                          </w:tr>
                          <w:tr w:rsidR="007B5626" w14:paraId="75F37106" w14:textId="77777777" w:rsidTr="00DD1144">
                            <w:trPr>
                              <w:jc w:val="center"/>
                              <w:ins w:id="1125" w:author="作成者"/>
                            </w:trPr>
                            <w:tc>
                              <w:tcPr>
                                <w:tcW w:w="704" w:type="dxa"/>
                              </w:tcPr>
                              <w:p w14:paraId="579DFE47" w14:textId="77777777" w:rsidR="007B5626" w:rsidRDefault="007B5626" w:rsidP="00A612FF">
                                <w:pPr>
                                  <w:pStyle w:val="a9"/>
                                  <w:ind w:leftChars="0" w:left="0"/>
                                  <w:jc w:val="left"/>
                                  <w:rPr>
                                    <w:ins w:id="1126" w:author="作成者"/>
                                  </w:rPr>
                                </w:pPr>
                                <w:ins w:id="1127" w:author="作成者">
                                  <w:r>
                                    <w:rPr>
                                      <w:rFonts w:hint="eastAsia"/>
                                    </w:rPr>
                                    <w:t>1</w:t>
                                  </w:r>
                                </w:ins>
                              </w:p>
                            </w:tc>
                            <w:tc>
                              <w:tcPr>
                                <w:tcW w:w="1291" w:type="dxa"/>
                              </w:tcPr>
                              <w:p w14:paraId="6330C5E1" w14:textId="77777777" w:rsidR="007B5626" w:rsidRDefault="007B5626" w:rsidP="00A612FF">
                                <w:pPr>
                                  <w:pStyle w:val="a9"/>
                                  <w:ind w:leftChars="0" w:left="0"/>
                                  <w:jc w:val="left"/>
                                  <w:rPr>
                                    <w:ins w:id="1128" w:author="作成者"/>
                                  </w:rPr>
                                </w:pPr>
                                <w:proofErr w:type="spellStart"/>
                                <w:ins w:id="1129" w:author="作成者">
                                  <w:r>
                                    <w:rPr>
                                      <w:rFonts w:hint="eastAsia"/>
                                    </w:rPr>
                                    <w:t>V</w:t>
                                  </w:r>
                                  <w:r>
                                    <w:t>AR_hoge</w:t>
                                  </w:r>
                                  <w:proofErr w:type="spellEnd"/>
                                </w:ins>
                              </w:p>
                            </w:tc>
                            <w:tc>
                              <w:tcPr>
                                <w:tcW w:w="1291" w:type="dxa"/>
                              </w:tcPr>
                              <w:p w14:paraId="61242BA4" w14:textId="283D0602" w:rsidR="007B5626" w:rsidRDefault="007B5626" w:rsidP="00A612FF">
                                <w:pPr>
                                  <w:pStyle w:val="a9"/>
                                  <w:ind w:leftChars="0" w:left="0"/>
                                  <w:jc w:val="left"/>
                                  <w:rPr>
                                    <w:ins w:id="1130" w:author="作成者"/>
                                  </w:rPr>
                                </w:pPr>
                                <w:r w:rsidRPr="00FE6D06">
                                  <w:rPr>
                                    <w:rFonts w:hint="eastAsia"/>
                                  </w:rPr>
                                  <w:t>No input required</w:t>
                                </w:r>
                              </w:p>
                            </w:tc>
                            <w:tc>
                              <w:tcPr>
                                <w:tcW w:w="1253" w:type="dxa"/>
                              </w:tcPr>
                              <w:p w14:paraId="43AB29CA" w14:textId="7F7B0C26" w:rsidR="007B5626" w:rsidRDefault="007B5626" w:rsidP="00A612FF">
                                <w:pPr>
                                  <w:pStyle w:val="a9"/>
                                  <w:ind w:leftChars="0" w:left="0"/>
                                  <w:jc w:val="left"/>
                                  <w:rPr>
                                    <w:ins w:id="1131" w:author="作成者"/>
                                  </w:rPr>
                                </w:pPr>
                                <w:r w:rsidRPr="00FE6D06">
                                  <w:rPr>
                                    <w:rFonts w:hint="eastAsia"/>
                                  </w:rPr>
                                  <w:t>No input required</w:t>
                                </w:r>
                              </w:p>
                            </w:tc>
                            <w:tc>
                              <w:tcPr>
                                <w:tcW w:w="1253" w:type="dxa"/>
                              </w:tcPr>
                              <w:p w14:paraId="186F03DA" w14:textId="77777777" w:rsidR="007B5626" w:rsidRPr="00E708CA" w:rsidRDefault="007B5626" w:rsidP="00A612FF">
                                <w:pPr>
                                  <w:pStyle w:val="a9"/>
                                  <w:ind w:leftChars="0" w:left="0"/>
                                  <w:jc w:val="left"/>
                                  <w:rPr>
                                    <w:ins w:id="1132" w:author="作成者"/>
                                  </w:rPr>
                                </w:pPr>
                                <w:ins w:id="1133" w:author="作成者">
                                  <w:r>
                                    <w:t>2023</w:t>
                                  </w:r>
                                </w:ins>
                              </w:p>
                            </w:tc>
                          </w:tr>
                        </w:tbl>
                        <w:p w14:paraId="1743E12D" w14:textId="77777777" w:rsidR="007B5626" w:rsidRDefault="007B5626" w:rsidP="00366ECC">
                          <w:pPr>
                            <w:jc w:val="left"/>
                            <w:rPr>
                              <w:ins w:id="1134" w:author="作成者"/>
                              <w:sz w:val="20"/>
                              <w:szCs w:val="20"/>
                            </w:rPr>
                          </w:pPr>
                        </w:p>
                        <w:p w14:paraId="222247B4" w14:textId="77777777" w:rsidR="007B5626" w:rsidRDefault="007B5626" w:rsidP="00366ECC">
                          <w:pPr>
                            <w:jc w:val="left"/>
                            <w:rPr>
                              <w:ins w:id="1135" w:author="作成者"/>
                              <w:sz w:val="20"/>
                              <w:szCs w:val="20"/>
                            </w:rPr>
                          </w:pPr>
                        </w:p>
                        <w:p w14:paraId="18257B64" w14:textId="77777777" w:rsidR="007B5626" w:rsidRDefault="007B5626" w:rsidP="00366ECC">
                          <w:pPr>
                            <w:jc w:val="left"/>
                            <w:rPr>
                              <w:ins w:id="1136" w:author="作成者"/>
                              <w:sz w:val="20"/>
                              <w:szCs w:val="20"/>
                            </w:rPr>
                          </w:pPr>
                        </w:p>
                        <w:p w14:paraId="70FB6B3D" w14:textId="181F7188" w:rsidR="007B5626" w:rsidRPr="00A612FF" w:rsidRDefault="007B5626" w:rsidP="00366ECC">
                          <w:pPr>
                            <w:jc w:val="left"/>
                            <w:rPr>
                              <w:ins w:id="1137" w:author="作成者"/>
                              <w:b/>
                              <w:sz w:val="20"/>
                              <w:szCs w:val="20"/>
                            </w:rPr>
                          </w:pPr>
                          <w:ins w:id="1138" w:author="作成者">
                            <w:r>
                              <w:rPr>
                                <w:rFonts w:hint="eastAsia"/>
                                <w:sz w:val="20"/>
                                <w:szCs w:val="20"/>
                              </w:rPr>
                              <w:t xml:space="preserve">　</w:t>
                            </w:r>
                            <w:r>
                              <w:rPr>
                                <w:sz w:val="20"/>
                                <w:szCs w:val="20"/>
                              </w:rPr>
                              <w:t xml:space="preserve">　　　　　</w:t>
                            </w:r>
                          </w:ins>
                          <w:r w:rsidRPr="00A612FF">
                            <w:rPr>
                              <w:rFonts w:hint="eastAsia"/>
                              <w:b/>
                              <w:sz w:val="20"/>
                              <w:szCs w:val="20"/>
                            </w:rPr>
                            <w:t xml:space="preserve">Value registered to </w:t>
                          </w:r>
                          <w:proofErr w:type="spellStart"/>
                          <w:r w:rsidRPr="00A612FF">
                            <w:rPr>
                              <w:rFonts w:hint="eastAsia"/>
                              <w:b/>
                              <w:sz w:val="20"/>
                              <w:szCs w:val="20"/>
                            </w:rPr>
                            <w:t>Terraform</w:t>
                          </w:r>
                          <w:r w:rsidRPr="00A612FF">
                            <w:rPr>
                              <w:b/>
                              <w:sz w:val="20"/>
                              <w:szCs w:val="20"/>
                            </w:rPr>
                            <w:t>’s</w:t>
                          </w:r>
                          <w:proofErr w:type="spellEnd"/>
                          <w:r w:rsidRPr="00A612FF">
                            <w:rPr>
                              <w:b/>
                              <w:sz w:val="20"/>
                              <w:szCs w:val="20"/>
                            </w:rPr>
                            <w:t xml:space="preserve"> Variables</w:t>
                          </w:r>
                        </w:p>
                        <w:tbl>
                          <w:tblPr>
                            <w:tblStyle w:val="ab"/>
                            <w:tblW w:w="0" w:type="auto"/>
                            <w:tblInd w:w="1451" w:type="dxa"/>
                            <w:tblLook w:val="04A0" w:firstRow="1" w:lastRow="0" w:firstColumn="1" w:lastColumn="0" w:noHBand="0" w:noVBand="1"/>
                          </w:tblPr>
                          <w:tblGrid>
                            <w:gridCol w:w="2995"/>
                            <w:gridCol w:w="2994"/>
                          </w:tblGrid>
                          <w:tr w:rsidR="007B5626" w14:paraId="5C6D075B" w14:textId="77777777" w:rsidTr="00DD1144">
                            <w:trPr>
                              <w:trHeight w:val="372"/>
                              <w:ins w:id="1139" w:author="作成者"/>
                            </w:trPr>
                            <w:tc>
                              <w:tcPr>
                                <w:tcW w:w="2995" w:type="dxa"/>
                                <w:shd w:val="clear" w:color="auto" w:fill="002060"/>
                              </w:tcPr>
                              <w:p w14:paraId="784E0109" w14:textId="77777777" w:rsidR="007B5626" w:rsidRDefault="007B5626" w:rsidP="00DD1144">
                                <w:pPr>
                                  <w:jc w:val="left"/>
                                  <w:rPr>
                                    <w:ins w:id="1140" w:author="作成者"/>
                                    <w:b/>
                                    <w:sz w:val="20"/>
                                    <w:szCs w:val="20"/>
                                  </w:rPr>
                                </w:pPr>
                                <w:ins w:id="1141" w:author="作成者">
                                  <w:r>
                                    <w:rPr>
                                      <w:rFonts w:hint="eastAsia"/>
                                      <w:b/>
                                      <w:sz w:val="20"/>
                                      <w:szCs w:val="20"/>
                                    </w:rPr>
                                    <w:t>Key</w:t>
                                  </w:r>
                                </w:ins>
                              </w:p>
                            </w:tc>
                            <w:tc>
                              <w:tcPr>
                                <w:tcW w:w="2994" w:type="dxa"/>
                                <w:shd w:val="clear" w:color="auto" w:fill="002060"/>
                              </w:tcPr>
                              <w:p w14:paraId="638ABC77" w14:textId="77777777" w:rsidR="007B5626" w:rsidRDefault="007B5626" w:rsidP="00DD1144">
                                <w:pPr>
                                  <w:jc w:val="left"/>
                                  <w:rPr>
                                    <w:ins w:id="1142" w:author="作成者"/>
                                    <w:b/>
                                    <w:sz w:val="20"/>
                                    <w:szCs w:val="20"/>
                                  </w:rPr>
                                </w:pPr>
                                <w:ins w:id="1143" w:author="作成者">
                                  <w:r>
                                    <w:rPr>
                                      <w:rFonts w:hint="eastAsia"/>
                                      <w:b/>
                                      <w:sz w:val="20"/>
                                      <w:szCs w:val="20"/>
                                    </w:rPr>
                                    <w:t>Value</w:t>
                                  </w:r>
                                </w:ins>
                              </w:p>
                            </w:tc>
                          </w:tr>
                          <w:tr w:rsidR="007B5626" w14:paraId="2D2D9435" w14:textId="77777777" w:rsidTr="00DD1144">
                            <w:trPr>
                              <w:trHeight w:val="352"/>
                              <w:ins w:id="1144" w:author="作成者"/>
                            </w:trPr>
                            <w:tc>
                              <w:tcPr>
                                <w:tcW w:w="2995" w:type="dxa"/>
                              </w:tcPr>
                              <w:p w14:paraId="5DC01E00" w14:textId="77777777" w:rsidR="007B5626" w:rsidRPr="00515ED5" w:rsidRDefault="007B5626" w:rsidP="00DD1144">
                                <w:pPr>
                                  <w:jc w:val="left"/>
                                  <w:rPr>
                                    <w:ins w:id="1145" w:author="作成者"/>
                                    <w:sz w:val="20"/>
                                    <w:szCs w:val="20"/>
                                  </w:rPr>
                                </w:pPr>
                                <w:proofErr w:type="spellStart"/>
                                <w:ins w:id="1146" w:author="作成者">
                                  <w:r w:rsidRPr="00515ED5">
                                    <w:rPr>
                                      <w:rFonts w:hint="eastAsia"/>
                                      <w:sz w:val="20"/>
                                      <w:szCs w:val="20"/>
                                    </w:rPr>
                                    <w:t>VAR_hoge</w:t>
                                  </w:r>
                                  <w:proofErr w:type="spellEnd"/>
                                </w:ins>
                              </w:p>
                            </w:tc>
                            <w:tc>
                              <w:tcPr>
                                <w:tcW w:w="2994" w:type="dxa"/>
                              </w:tcPr>
                              <w:p w14:paraId="2E4BCE14" w14:textId="77777777" w:rsidR="007B5626" w:rsidRPr="00515ED5" w:rsidRDefault="007B5626" w:rsidP="00DD1144">
                                <w:pPr>
                                  <w:jc w:val="left"/>
                                  <w:rPr>
                                    <w:ins w:id="1147" w:author="作成者"/>
                                    <w:sz w:val="20"/>
                                    <w:szCs w:val="20"/>
                                  </w:rPr>
                                </w:pPr>
                                <w:ins w:id="1148" w:author="作成者">
                                  <w:r w:rsidRPr="00515ED5">
                                    <w:rPr>
                                      <w:sz w:val="20"/>
                                      <w:szCs w:val="20"/>
                                    </w:rPr>
                                    <w:t>2023</w:t>
                                  </w:r>
                                </w:ins>
                              </w:p>
                            </w:tc>
                          </w:tr>
                        </w:tbl>
                        <w:p w14:paraId="489B7EE9" w14:textId="77777777" w:rsidR="007B5626" w:rsidRPr="003177F7" w:rsidRDefault="007B5626" w:rsidP="00366ECC">
                          <w:pPr>
                            <w:jc w:val="left"/>
                            <w:rPr>
                              <w:ins w:id="1149" w:author="作成者"/>
                              <w:sz w:val="20"/>
                              <w:szCs w:val="20"/>
                            </w:rPr>
                          </w:pPr>
                        </w:p>
                      </w:txbxContent>
                    </v:textbox>
                  </v:shape>
                  <v:shape id="下矢印 100" o:spid="_x0000_s1099" type="#_x0000_t67" style="position:absolute;left:1143;top:2000;width:4000;height:369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" adj="20431" fillcolor="#0057c9 [2425]" strokecolor="#003c8c [2905]" strokeweight="2pt"/>
                  <v:group id="グループ化 101" o:spid="_x0000_s1100" style="position:absolute;left:4667;top:14097;width:28156;height:2857" coordsize="28161,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roundrect id="角丸四角形 102" o:spid="_x0000_s1101" style="position:absolute;left:7205;top:243;width:209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" fillcolor="white [3212]" strokecolor="#508035 [2422]" strokeweight="2pt">
                      <v:shadow on="t" color="black" opacity="26214f" origin="-.5,-.5" offset=".74836mm,.74836mm"/>
                      <v:textbox inset="1mm,0,0,0">
                        <w:txbxContent>
                          <w:p w14:paraId="601B4655" w14:textId="68BAEB07" w:rsidR="007B5626" w:rsidRDefault="007B5626" w:rsidP="00366ECC">
                            <w:pPr>
                              <w:pStyle w:val="Web"/>
                              <w:spacing w:before="0" w:beforeAutospacing="0" w:after="0" w:afterAutospacing="0"/>
                              <w:rPr>
                                <w:ins w:id="1150" w:author="作成者"/>
                              </w:rPr>
                            </w:pPr>
                            <w:ins w:id="1151" w:author="作成者">
                              <w:r>
                                <w:rPr>
                                  <w:rFonts w:cs="Times New Roman" w:hint="eastAsia"/>
                                  <w:b/>
                                  <w:bCs/>
                                  <w:color w:val="325121"/>
                                  <w:kern w:val="2"/>
                                  <w:sz w:val="20"/>
                                  <w:szCs w:val="20"/>
                                </w:rPr>
                                <w:t xml:space="preserve">⑬ </w:t>
                              </w:r>
                            </w:ins>
                            <w:r>
                              <w:rPr>
                                <w:rFonts w:cs="Times New Roman" w:hint="eastAsia"/>
                                <w:b/>
                                <w:bCs/>
                                <w:color w:val="325121"/>
                                <w:kern w:val="2"/>
                                <w:sz w:val="20"/>
                                <w:szCs w:val="20"/>
                              </w:rPr>
                              <w:t>Configure Variable values</w:t>
                            </w:r>
                          </w:p>
                        </w:txbxContent>
                      </v:textbox>
                    </v:roundrect>
                    <v:shape id="下矢印 103" o:spid="_x0000_s1102" type="#_x0000_t67" style="position:absolute;left:1904;top:-1904;width:2860;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" adj="18321" fillcolor="#518135" strokecolor="#508035 [2422]" strokeweight="2pt">
                      <v:fill opacity="52428f"/>
                    </v:shape>
                  </v:group>
                  <v:roundrect id="角丸四角形 105" o:spid="_x0000_s1103" style="position:absolute;left:1143;top:95;width:26352;height:2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" fillcolor="white [3201]" strokecolor="#003c8c [2905]" strokeweight="2pt">
                    <v:shadow on="t" color="black" opacity="26214f" origin="-.5,-.5" offset=".74836mm,.74836mm"/>
                    <v:textbox inset="1mm,0,0,0">
                      <w:txbxContent>
                        <w:p w14:paraId="15311197" w14:textId="1E1C5866" w:rsidR="007B5626" w:rsidRPr="00982EAC" w:rsidRDefault="007B5626" w:rsidP="00366ECC">
                          <w:pPr>
                            <w:jc w:val="left"/>
                            <w:rPr>
                              <w:ins w:id="1152" w:author="作成者"/>
                              <w:b/>
                              <w:color w:val="003C8A" w:themeColor="accent6" w:themeTint="E6"/>
                              <w:sz w:val="20"/>
                              <w:szCs w:val="20"/>
                            </w:rPr>
                          </w:pPr>
                          <w:ins w:id="1153" w:author="作成者">
                            <w:r>
                              <w:rPr>
                                <w:rFonts w:hint="eastAsia"/>
                                <w:b/>
                                <w:color w:val="003C8A" w:themeColor="accent6" w:themeTint="E6"/>
                                <w:sz w:val="20"/>
                                <w:szCs w:val="20"/>
                              </w:rPr>
                              <w:t>⑥</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Register Module file</w:t>
                          </w:r>
                        </w:p>
                      </w:txbxContent>
                    </v:textbox>
                  </v:roundrect>
                  <v:roundrect id="角丸四角形 106" o:spid="_x0000_s1104" style="position:absolute;left:1143;top:27527;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" fillcolor="white [3201]" strokecolor="#003c8c [2905]" strokeweight="2pt">
                    <v:shadow on="t" color="black" opacity="26214f" origin="-.5,-.5" offset=".74836mm,.74836mm"/>
                    <v:textbox inset="1mm,0,0,0">
                      <w:txbxContent>
                        <w:p w14:paraId="453D603A" w14:textId="7CA29965" w:rsidR="007B5626" w:rsidRPr="00982EAC" w:rsidRDefault="007B5626" w:rsidP="00366ECC">
                          <w:pPr>
                            <w:jc w:val="left"/>
                            <w:rPr>
                              <w:ins w:id="1154" w:author="作成者"/>
                              <w:b/>
                              <w:color w:val="003C8A" w:themeColor="accent6" w:themeTint="E6"/>
                              <w:sz w:val="20"/>
                              <w:szCs w:val="20"/>
                            </w:rPr>
                          </w:pPr>
                          <w:ins w:id="1155" w:author="作成者">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Execute Operation</w:t>
                          </w:r>
                        </w:p>
                      </w:txbxContent>
                    </v:textbox>
                  </v:roundrect>
                  <w10:wrap type="topAndBottom"/>
                </v:group>
              </w:pict>
            </mc:Fallback>
          </mc:AlternateContent>
        </w:r>
        <w:r>
          <w:t>number</w:t>
        </w:r>
      </w:ins>
      <w:r w:rsidR="00DD1144">
        <w:rPr>
          <w:rFonts w:hint="eastAsia"/>
        </w:rPr>
        <w:t xml:space="preserve"> type</w:t>
      </w:r>
    </w:p>
    <w:p w14:paraId="5D171CE7" w14:textId="77777777" w:rsidR="00366ECC" w:rsidRDefault="00366ECC" w:rsidP="00366ECC">
      <w:pPr>
        <w:widowControl/>
        <w:jc w:val="left"/>
        <w:rPr>
          <w:ins w:id="1156" w:author="作成者"/>
        </w:rPr>
      </w:pPr>
      <w:ins w:id="1157" w:author="作成者">
        <w:r>
          <w:br w:type="page"/>
        </w:r>
      </w:ins>
    </w:p>
    <w:p w14:paraId="5ABCC134" w14:textId="38076CD6" w:rsidR="00366ECC" w:rsidRDefault="00366ECC" w:rsidP="00366ECC">
      <w:pPr>
        <w:pStyle w:val="aff0"/>
        <w:numPr>
          <w:ilvl w:val="1"/>
          <w:numId w:val="14"/>
        </w:numPr>
        <w:ind w:left="780" w:hanging="360"/>
        <w:rPr>
          <w:ins w:id="1158" w:author="作成者"/>
        </w:rPr>
      </w:pPr>
      <w:ins w:id="1159" w:author="作成者">
        <w:r>
          <w:rPr>
            <w:noProof/>
          </w:rPr>
          <w:lastRenderedPageBreak/>
          <mc:AlternateContent>
            <mc:Choice Requires="wpg">
              <w:drawing>
                <wp:anchor distT="0" distB="0" distL="114300" distR="114300" simplePos="0" relativeHeight="251804672" behindDoc="0" locked="0" layoutInCell="1" allowOverlap="1" wp14:anchorId="4F3B2339" wp14:editId="2AC31ACC">
                  <wp:simplePos x="0" y="0"/>
                  <wp:positionH relativeFrom="column">
                    <wp:posOffset>385445</wp:posOffset>
                  </wp:positionH>
                  <wp:positionV relativeFrom="paragraph">
                    <wp:posOffset>326390</wp:posOffset>
                  </wp:positionV>
                  <wp:extent cx="5848350" cy="4076700"/>
                  <wp:effectExtent l="0" t="0" r="19050" b="19050"/>
                  <wp:wrapTopAndBottom/>
                  <wp:docPr id="107" name="グループ化 107"/>
                  <wp:cNvGraphicFramePr/>
                  <a:graphic xmlns:a="http://schemas.openxmlformats.org/drawingml/2006/main">
                    <a:graphicData uri="http://schemas.microsoft.com/office/word/2010/wordprocessingGroup">
                      <wpg:wgp>
                        <wpg:cNvGrpSpPr/>
                        <wpg:grpSpPr>
                          <a:xfrm>
                            <a:off x="0" y="0"/>
                            <a:ext cx="5848350" cy="4076700"/>
                            <a:chOff x="0" y="-76200"/>
                            <a:chExt cx="5848350" cy="4076700"/>
                          </a:xfrm>
                        </wpg:grpSpPr>
                        <wps:wsp>
                          <wps:cNvPr id="108" name="フローチャート: 処理 108"/>
                          <wps:cNvSpPr/>
                          <wps:spPr>
                            <a:xfrm>
                              <a:off x="0" y="-76200"/>
                              <a:ext cx="5848350" cy="4076700"/>
                            </a:xfrm>
                            <a:prstGeom prst="flowChartProcess">
                              <a:avLst/>
                            </a:prstGeom>
                            <a:solidFill>
                              <a:schemeClr val="bg1">
                                <a:lumMod val="95000"/>
                              </a:schemeClr>
                            </a:solidFill>
                            <a:ln>
                              <a:solidFill>
                                <a:schemeClr val="bg1">
                                  <a:lumMod val="85000"/>
                                </a:schemeClr>
                              </a:solidFill>
                            </a:ln>
                          </wps:spPr>
                          <wps:style>
                            <a:lnRef idx="2">
                              <a:schemeClr val="dk1"/>
                            </a:lnRef>
                            <a:fillRef idx="1">
                              <a:schemeClr val="lt1"/>
                            </a:fillRef>
                            <a:effectRef idx="0">
                              <a:schemeClr val="dk1"/>
                            </a:effectRef>
                            <a:fontRef idx="minor">
                              <a:schemeClr val="dk1"/>
                            </a:fontRef>
                          </wps:style>
                          <wps:txbx>
                            <w:txbxContent>
                              <w:p w14:paraId="71921E2F" w14:textId="77777777" w:rsidR="007B5626" w:rsidRDefault="007B5626" w:rsidP="00366ECC">
                                <w:pPr>
                                  <w:jc w:val="left"/>
                                  <w:rPr>
                                    <w:ins w:id="1160" w:author="作成者"/>
                                    <w:sz w:val="20"/>
                                    <w:szCs w:val="20"/>
                                  </w:rPr>
                                </w:pPr>
                              </w:p>
                              <w:p w14:paraId="0D9CECB6" w14:textId="77777777" w:rsidR="007B5626" w:rsidRPr="003177F7" w:rsidRDefault="007B5626" w:rsidP="00366ECC">
                                <w:pPr>
                                  <w:jc w:val="left"/>
                                  <w:rPr>
                                    <w:ins w:id="1161" w:author="作成者"/>
                                    <w:sz w:val="20"/>
                                    <w:szCs w:val="20"/>
                                  </w:rPr>
                                </w:pPr>
                              </w:p>
                              <w:tbl>
                                <w:tblPr>
                                  <w:tblStyle w:val="ab"/>
                                  <w:tblW w:w="7166" w:type="dxa"/>
                                  <w:jc w:val="center"/>
                                  <w:tblLook w:val="04A0" w:firstRow="1" w:lastRow="0" w:firstColumn="1" w:lastColumn="0" w:noHBand="0" w:noVBand="1"/>
                                </w:tblPr>
                                <w:tblGrid>
                                  <w:gridCol w:w="7166"/>
                                </w:tblGrid>
                                <w:tr w:rsidR="007B5626" w:rsidRPr="003177F7" w14:paraId="0AFD352F" w14:textId="77777777" w:rsidTr="00DD1144">
                                  <w:trPr>
                                    <w:trHeight w:val="1425"/>
                                    <w:jc w:val="center"/>
                                    <w:ins w:id="1162" w:author="作成者"/>
                                  </w:trPr>
                                  <w:tc>
                                    <w:tcPr>
                                      <w:tcW w:w="7166" w:type="dxa"/>
                                    </w:tcPr>
                                    <w:p w14:paraId="5831AA81" w14:textId="77777777" w:rsidR="007B5626" w:rsidRPr="00280A77" w:rsidRDefault="007B5626" w:rsidP="00DD1144">
                                      <w:pPr>
                                        <w:rPr>
                                          <w:ins w:id="1163" w:author="作成者"/>
                                          <w:sz w:val="20"/>
                                          <w:szCs w:val="20"/>
                                        </w:rPr>
                                      </w:pPr>
                                      <w:ins w:id="1164" w:author="作成者">
                                        <w:r w:rsidRPr="00280A77">
                                          <w:rPr>
                                            <w:sz w:val="20"/>
                                            <w:szCs w:val="20"/>
                                          </w:rPr>
                                          <w:t>variable "</w:t>
                                        </w:r>
                                        <w:proofErr w:type="spellStart"/>
                                        <w:r w:rsidRPr="00280A77">
                                          <w:rPr>
                                            <w:sz w:val="20"/>
                                            <w:szCs w:val="20"/>
                                          </w:rPr>
                                          <w:t>VAR_hoge</w:t>
                                        </w:r>
                                        <w:proofErr w:type="spellEnd"/>
                                        <w:r w:rsidRPr="00280A77">
                                          <w:rPr>
                                            <w:sz w:val="20"/>
                                            <w:szCs w:val="20"/>
                                          </w:rPr>
                                          <w:t>" {</w:t>
                                        </w:r>
                                      </w:ins>
                                    </w:p>
                                    <w:p w14:paraId="0466ED09" w14:textId="77777777" w:rsidR="007B5626" w:rsidRPr="00280A77" w:rsidRDefault="007B5626" w:rsidP="00DD1144">
                                      <w:pPr>
                                        <w:ind w:firstLineChars="200" w:firstLine="400"/>
                                        <w:rPr>
                                          <w:ins w:id="1165" w:author="作成者"/>
                                          <w:sz w:val="20"/>
                                          <w:szCs w:val="20"/>
                                        </w:rPr>
                                      </w:pPr>
                                      <w:ins w:id="1166" w:author="作成者">
                                        <w:r>
                                          <w:rPr>
                                            <w:sz w:val="20"/>
                                            <w:szCs w:val="20"/>
                                          </w:rPr>
                                          <w:t>type = bool</w:t>
                                        </w:r>
                                      </w:ins>
                                    </w:p>
                                    <w:p w14:paraId="7BA02165" w14:textId="77777777" w:rsidR="007B5626" w:rsidRPr="00280A77" w:rsidRDefault="007B5626" w:rsidP="00DD1144">
                                      <w:pPr>
                                        <w:ind w:firstLineChars="200" w:firstLine="400"/>
                                        <w:rPr>
                                          <w:ins w:id="1167" w:author="作成者"/>
                                          <w:sz w:val="20"/>
                                          <w:szCs w:val="20"/>
                                        </w:rPr>
                                      </w:pPr>
                                      <w:ins w:id="1168" w:author="作成者">
                                        <w:r w:rsidRPr="00280A77">
                                          <w:rPr>
                                            <w:sz w:val="20"/>
                                            <w:szCs w:val="20"/>
                                          </w:rPr>
                                          <w:t xml:space="preserve">default = </w:t>
                                        </w:r>
                                        <w:r>
                                          <w:rPr>
                                            <w:sz w:val="20"/>
                                            <w:szCs w:val="20"/>
                                          </w:rPr>
                                          <w:t>true</w:t>
                                        </w:r>
                                      </w:ins>
                                    </w:p>
                                    <w:p w14:paraId="492E298F" w14:textId="77777777" w:rsidR="007B5626" w:rsidRPr="003177F7" w:rsidRDefault="007B5626" w:rsidP="00DD1144">
                                      <w:pPr>
                                        <w:pStyle w:val="a9"/>
                                        <w:ind w:leftChars="0" w:left="0"/>
                                        <w:rPr>
                                          <w:ins w:id="1169" w:author="作成者"/>
                                          <w:sz w:val="20"/>
                                          <w:szCs w:val="20"/>
                                        </w:rPr>
                                      </w:pPr>
                                      <w:ins w:id="1170" w:author="作成者">
                                        <w:r w:rsidRPr="00280A77">
                                          <w:rPr>
                                            <w:sz w:val="20"/>
                                            <w:szCs w:val="20"/>
                                          </w:rPr>
                                          <w:t>}</w:t>
                                        </w:r>
                                      </w:ins>
                                    </w:p>
                                  </w:tc>
                                </w:tr>
                              </w:tbl>
                              <w:p w14:paraId="2EEE0492" w14:textId="77777777" w:rsidR="007B5626" w:rsidRPr="003177F7" w:rsidRDefault="007B5626" w:rsidP="00366ECC">
                                <w:pPr>
                                  <w:jc w:val="left"/>
                                  <w:rPr>
                                    <w:ins w:id="1171" w:author="作成者"/>
                                    <w:sz w:val="20"/>
                                    <w:szCs w:val="20"/>
                                  </w:rPr>
                                </w:pPr>
                              </w:p>
                              <w:p w14:paraId="7C322D3A" w14:textId="77777777" w:rsidR="007B5626" w:rsidRDefault="007B5626" w:rsidP="00366ECC">
                                <w:pPr>
                                  <w:jc w:val="left"/>
                                  <w:rPr>
                                    <w:ins w:id="1172" w:author="作成者"/>
                                    <w:sz w:val="20"/>
                                    <w:szCs w:val="20"/>
                                  </w:rPr>
                                </w:pPr>
                              </w:p>
                              <w:p w14:paraId="2BFE0242" w14:textId="77777777" w:rsidR="007B5626" w:rsidRDefault="007B5626" w:rsidP="00366ECC">
                                <w:pPr>
                                  <w:jc w:val="left"/>
                                  <w:rPr>
                                    <w:ins w:id="1173" w:author="作成者"/>
                                    <w:sz w:val="20"/>
                                    <w:szCs w:val="20"/>
                                  </w:rPr>
                                </w:pPr>
                              </w:p>
                              <w:p w14:paraId="4AA95EF0" w14:textId="528CAB87" w:rsidR="007B5626" w:rsidRPr="00D464F6" w:rsidRDefault="007B5626" w:rsidP="00366ECC">
                                <w:pPr>
                                  <w:jc w:val="left"/>
                                  <w:rPr>
                                    <w:ins w:id="1174" w:author="作成者"/>
                                    <w:b/>
                                    <w:sz w:val="20"/>
                                    <w:szCs w:val="20"/>
                                  </w:rPr>
                                </w:pPr>
                                <w:ins w:id="1175" w:author="作成者">
                                  <w:r>
                                    <w:rPr>
                                      <w:rFonts w:hint="eastAsia"/>
                                      <w:sz w:val="20"/>
                                      <w:szCs w:val="20"/>
                                    </w:rPr>
                                    <w:t xml:space="preserve">        </w:t>
                                  </w:r>
                                </w:ins>
                                <w:r>
                                  <w:rPr>
                                    <w:rFonts w:hint="eastAsia"/>
                                    <w:b/>
                                    <w:sz w:val="20"/>
                                    <w:szCs w:val="20"/>
                                  </w:rPr>
                                  <w:t>Substitute value auto registration settings/Substitute value list</w:t>
                                </w:r>
                              </w:p>
                              <w:tbl>
                                <w:tblPr>
                                  <w:tblStyle w:val="ab"/>
                                  <w:tblW w:w="0" w:type="auto"/>
                                  <w:jc w:val="center"/>
                                  <w:tblLook w:val="04A0" w:firstRow="1" w:lastRow="0" w:firstColumn="1" w:lastColumn="0" w:noHBand="0" w:noVBand="1"/>
                                </w:tblPr>
                                <w:tblGrid>
                                  <w:gridCol w:w="704"/>
                                  <w:gridCol w:w="1291"/>
                                  <w:gridCol w:w="1291"/>
                                  <w:gridCol w:w="1253"/>
                                  <w:gridCol w:w="1253"/>
                                </w:tblGrid>
                                <w:tr w:rsidR="007B5626" w14:paraId="5468383F" w14:textId="77777777" w:rsidTr="00DD1144">
                                  <w:trPr>
                                    <w:jc w:val="center"/>
                                    <w:ins w:id="1176" w:author="作成者"/>
                                  </w:trPr>
                                  <w:tc>
                                    <w:tcPr>
                                      <w:tcW w:w="704" w:type="dxa"/>
                                      <w:shd w:val="clear" w:color="auto" w:fill="002060"/>
                                    </w:tcPr>
                                    <w:p w14:paraId="5EAC0988" w14:textId="3A2D1C77" w:rsidR="007B5626" w:rsidRPr="00C80F48" w:rsidRDefault="007B5626" w:rsidP="00DD1144">
                                      <w:pPr>
                                        <w:pStyle w:val="a9"/>
                                        <w:ind w:leftChars="0" w:left="0"/>
                                        <w:jc w:val="left"/>
                                        <w:rPr>
                                          <w:ins w:id="1177" w:author="作成者"/>
                                          <w:b/>
                                          <w:color w:val="FFFFFF" w:themeColor="background1"/>
                                        </w:rPr>
                                      </w:pPr>
                                      <w:r>
                                        <w:rPr>
                                          <w:rFonts w:hint="eastAsia"/>
                                          <w:b/>
                                          <w:color w:val="FFFFFF" w:themeColor="background1"/>
                                        </w:rPr>
                                        <w:t>Item No.</w:t>
                                      </w:r>
                                    </w:p>
                                  </w:tc>
                                  <w:tc>
                                    <w:tcPr>
                                      <w:tcW w:w="1291" w:type="dxa"/>
                                      <w:shd w:val="clear" w:color="auto" w:fill="002060"/>
                                    </w:tcPr>
                                    <w:p w14:paraId="08F69946" w14:textId="0A5EDFB2" w:rsidR="007B5626" w:rsidRPr="00C80F48" w:rsidRDefault="007B5626" w:rsidP="00DD1144">
                                      <w:pPr>
                                        <w:pStyle w:val="a9"/>
                                        <w:ind w:leftChars="0" w:left="0"/>
                                        <w:jc w:val="left"/>
                                        <w:rPr>
                                          <w:ins w:id="1178" w:author="作成者"/>
                                          <w:b/>
                                          <w:color w:val="FFFFFF" w:themeColor="background1"/>
                                        </w:rPr>
                                      </w:pPr>
                                      <w:r>
                                        <w:rPr>
                                          <w:rFonts w:hint="eastAsia"/>
                                          <w:b/>
                                          <w:color w:val="FFFFFF" w:themeColor="background1"/>
                                        </w:rPr>
                                        <w:t>Variable name</w:t>
                                      </w:r>
                                    </w:p>
                                  </w:tc>
                                  <w:tc>
                                    <w:tcPr>
                                      <w:tcW w:w="1291" w:type="dxa"/>
                                      <w:shd w:val="clear" w:color="auto" w:fill="002060"/>
                                    </w:tcPr>
                                    <w:p w14:paraId="7762D75C" w14:textId="353DC84D" w:rsidR="007B5626" w:rsidRPr="00C80F48" w:rsidRDefault="007B5626" w:rsidP="00DD1144">
                                      <w:pPr>
                                        <w:pStyle w:val="a9"/>
                                        <w:ind w:leftChars="0" w:left="0"/>
                                        <w:jc w:val="left"/>
                                        <w:rPr>
                                          <w:ins w:id="1179" w:author="作成者"/>
                                          <w:b/>
                                          <w:color w:val="FFFFFF" w:themeColor="background1"/>
                                        </w:rPr>
                                      </w:pPr>
                                      <w:r>
                                        <w:rPr>
                                          <w:rFonts w:hint="eastAsia"/>
                                          <w:b/>
                                          <w:color w:val="FFFFFF" w:themeColor="background1"/>
                                        </w:rPr>
                                        <w:t>Member variable</w:t>
                                      </w:r>
                                    </w:p>
                                  </w:tc>
                                  <w:tc>
                                    <w:tcPr>
                                      <w:tcW w:w="1253" w:type="dxa"/>
                                      <w:shd w:val="clear" w:color="auto" w:fill="002060"/>
                                    </w:tcPr>
                                    <w:p w14:paraId="25ECE8D2" w14:textId="09A72EAB" w:rsidR="007B5626" w:rsidRDefault="007B5626" w:rsidP="00DD1144">
                                      <w:pPr>
                                        <w:pStyle w:val="a9"/>
                                        <w:ind w:leftChars="0" w:left="0"/>
                                        <w:jc w:val="left"/>
                                        <w:rPr>
                                          <w:ins w:id="1180" w:author="作成者"/>
                                          <w:b/>
                                          <w:color w:val="FFFFFF" w:themeColor="background1"/>
                                        </w:rPr>
                                      </w:pPr>
                                      <w:r>
                                        <w:rPr>
                                          <w:rFonts w:hint="eastAsia"/>
                                          <w:b/>
                                          <w:color w:val="FFFFFF" w:themeColor="background1"/>
                                        </w:rPr>
                                        <w:t>Substitute order</w:t>
                                      </w:r>
                                    </w:p>
                                  </w:tc>
                                  <w:tc>
                                    <w:tcPr>
                                      <w:tcW w:w="1253" w:type="dxa"/>
                                      <w:shd w:val="clear" w:color="auto" w:fill="002060"/>
                                    </w:tcPr>
                                    <w:p w14:paraId="0CAC98A2" w14:textId="2BBECCB5" w:rsidR="007B5626" w:rsidRDefault="007B5626" w:rsidP="00DD1144">
                                      <w:pPr>
                                        <w:pStyle w:val="a9"/>
                                        <w:ind w:leftChars="0" w:left="0"/>
                                        <w:jc w:val="left"/>
                                        <w:rPr>
                                          <w:ins w:id="1181" w:author="作成者"/>
                                          <w:b/>
                                          <w:color w:val="FFFFFF" w:themeColor="background1"/>
                                        </w:rPr>
                                      </w:pPr>
                                      <w:r>
                                        <w:rPr>
                                          <w:rFonts w:hint="eastAsia"/>
                                          <w:b/>
                                          <w:color w:val="FFFFFF" w:themeColor="background1"/>
                                        </w:rPr>
                                        <w:t>Specific value</w:t>
                                      </w:r>
                                    </w:p>
                                  </w:tc>
                                </w:tr>
                                <w:tr w:rsidR="007B5626" w14:paraId="23EF7EA7" w14:textId="77777777" w:rsidTr="00DD1144">
                                  <w:trPr>
                                    <w:jc w:val="center"/>
                                    <w:ins w:id="1182" w:author="作成者"/>
                                  </w:trPr>
                                  <w:tc>
                                    <w:tcPr>
                                      <w:tcW w:w="704" w:type="dxa"/>
                                    </w:tcPr>
                                    <w:p w14:paraId="3D42A7F9" w14:textId="77777777" w:rsidR="007B5626" w:rsidRDefault="007B5626" w:rsidP="00A612FF">
                                      <w:pPr>
                                        <w:pStyle w:val="a9"/>
                                        <w:ind w:leftChars="0" w:left="0"/>
                                        <w:jc w:val="left"/>
                                        <w:rPr>
                                          <w:ins w:id="1183" w:author="作成者"/>
                                        </w:rPr>
                                      </w:pPr>
                                      <w:ins w:id="1184" w:author="作成者">
                                        <w:r>
                                          <w:rPr>
                                            <w:rFonts w:hint="eastAsia"/>
                                          </w:rPr>
                                          <w:t>1</w:t>
                                        </w:r>
                                      </w:ins>
                                    </w:p>
                                  </w:tc>
                                  <w:tc>
                                    <w:tcPr>
                                      <w:tcW w:w="1291" w:type="dxa"/>
                                    </w:tcPr>
                                    <w:p w14:paraId="4132C231" w14:textId="77777777" w:rsidR="007B5626" w:rsidRDefault="007B5626" w:rsidP="00A612FF">
                                      <w:pPr>
                                        <w:pStyle w:val="a9"/>
                                        <w:ind w:leftChars="0" w:left="0"/>
                                        <w:jc w:val="left"/>
                                        <w:rPr>
                                          <w:ins w:id="1185" w:author="作成者"/>
                                        </w:rPr>
                                      </w:pPr>
                                      <w:proofErr w:type="spellStart"/>
                                      <w:ins w:id="1186" w:author="作成者">
                                        <w:r>
                                          <w:rPr>
                                            <w:rFonts w:hint="eastAsia"/>
                                          </w:rPr>
                                          <w:t>V</w:t>
                                        </w:r>
                                        <w:r>
                                          <w:t>AR_hoge</w:t>
                                        </w:r>
                                        <w:proofErr w:type="spellEnd"/>
                                      </w:ins>
                                    </w:p>
                                  </w:tc>
                                  <w:tc>
                                    <w:tcPr>
                                      <w:tcW w:w="1291" w:type="dxa"/>
                                    </w:tcPr>
                                    <w:p w14:paraId="53509742" w14:textId="2F674A24" w:rsidR="007B5626" w:rsidRDefault="007B5626" w:rsidP="00A612FF">
                                      <w:pPr>
                                        <w:pStyle w:val="a9"/>
                                        <w:ind w:leftChars="0" w:left="0"/>
                                        <w:jc w:val="left"/>
                                        <w:rPr>
                                          <w:ins w:id="1187" w:author="作成者"/>
                                        </w:rPr>
                                      </w:pPr>
                                      <w:r w:rsidRPr="00150DE9">
                                        <w:rPr>
                                          <w:rFonts w:hint="eastAsia"/>
                                        </w:rPr>
                                        <w:t>No input required</w:t>
                                      </w:r>
                                    </w:p>
                                  </w:tc>
                                  <w:tc>
                                    <w:tcPr>
                                      <w:tcW w:w="1253" w:type="dxa"/>
                                    </w:tcPr>
                                    <w:p w14:paraId="55C7A76D" w14:textId="51FCB45E" w:rsidR="007B5626" w:rsidRDefault="007B5626" w:rsidP="00A612FF">
                                      <w:pPr>
                                        <w:pStyle w:val="a9"/>
                                        <w:ind w:leftChars="0" w:left="0"/>
                                        <w:jc w:val="left"/>
                                        <w:rPr>
                                          <w:ins w:id="1188" w:author="作成者"/>
                                        </w:rPr>
                                      </w:pPr>
                                      <w:r w:rsidRPr="00150DE9">
                                        <w:rPr>
                                          <w:rFonts w:hint="eastAsia"/>
                                        </w:rPr>
                                        <w:t>No input required</w:t>
                                      </w:r>
                                    </w:p>
                                  </w:tc>
                                  <w:tc>
                                    <w:tcPr>
                                      <w:tcW w:w="1253" w:type="dxa"/>
                                    </w:tcPr>
                                    <w:p w14:paraId="676EE261" w14:textId="77777777" w:rsidR="007B5626" w:rsidRPr="00E708CA" w:rsidRDefault="007B5626" w:rsidP="00A612FF">
                                      <w:pPr>
                                        <w:pStyle w:val="a9"/>
                                        <w:ind w:leftChars="0" w:left="0"/>
                                        <w:jc w:val="left"/>
                                        <w:rPr>
                                          <w:ins w:id="1189" w:author="作成者"/>
                                        </w:rPr>
                                      </w:pPr>
                                      <w:ins w:id="1190" w:author="作成者">
                                        <w:r>
                                          <w:t>false</w:t>
                                        </w:r>
                                      </w:ins>
                                    </w:p>
                                  </w:tc>
                                </w:tr>
                              </w:tbl>
                              <w:p w14:paraId="35DA9739" w14:textId="77777777" w:rsidR="007B5626" w:rsidRDefault="007B5626" w:rsidP="00366ECC">
                                <w:pPr>
                                  <w:jc w:val="left"/>
                                  <w:rPr>
                                    <w:ins w:id="1191" w:author="作成者"/>
                                    <w:sz w:val="20"/>
                                    <w:szCs w:val="20"/>
                                  </w:rPr>
                                </w:pPr>
                              </w:p>
                              <w:p w14:paraId="1DE83549" w14:textId="77777777" w:rsidR="007B5626" w:rsidRDefault="007B5626" w:rsidP="00366ECC">
                                <w:pPr>
                                  <w:jc w:val="left"/>
                                  <w:rPr>
                                    <w:ins w:id="1192" w:author="作成者"/>
                                    <w:sz w:val="20"/>
                                    <w:szCs w:val="20"/>
                                  </w:rPr>
                                </w:pPr>
                              </w:p>
                              <w:p w14:paraId="7050E13F" w14:textId="77777777" w:rsidR="007B5626" w:rsidRDefault="007B5626" w:rsidP="00366ECC">
                                <w:pPr>
                                  <w:jc w:val="left"/>
                                  <w:rPr>
                                    <w:ins w:id="1193" w:author="作成者"/>
                                    <w:sz w:val="20"/>
                                    <w:szCs w:val="20"/>
                                  </w:rPr>
                                </w:pPr>
                              </w:p>
                              <w:p w14:paraId="69DE22C6" w14:textId="091116A8" w:rsidR="007B5626" w:rsidRPr="00D464F6" w:rsidRDefault="007B5626" w:rsidP="00366ECC">
                                <w:pPr>
                                  <w:jc w:val="left"/>
                                  <w:rPr>
                                    <w:ins w:id="1194" w:author="作成者"/>
                                    <w:b/>
                                    <w:sz w:val="20"/>
                                    <w:szCs w:val="20"/>
                                  </w:rPr>
                                </w:pPr>
                                <w:ins w:id="1195" w:author="作成者">
                                  <w:r>
                                    <w:rPr>
                                      <w:rFonts w:hint="eastAsia"/>
                                      <w:sz w:val="20"/>
                                      <w:szCs w:val="20"/>
                                    </w:rPr>
                                    <w:t xml:space="preserve">　</w:t>
                                  </w:r>
                                  <w:r>
                                    <w:rPr>
                                      <w:sz w:val="20"/>
                                      <w:szCs w:val="20"/>
                                    </w:rPr>
                                    <w:t xml:space="preserve">　　　　　</w:t>
                                  </w:r>
                                </w:ins>
                                <w:r>
                                  <w:rPr>
                                    <w:rFonts w:hint="eastAsia"/>
                                    <w:b/>
                                    <w:sz w:val="20"/>
                                    <w:szCs w:val="20"/>
                                  </w:rPr>
                                  <w:t>Value registered to Terraform</w:t>
                                </w:r>
                                <w:r>
                                  <w:rPr>
                                    <w:rFonts w:hint="eastAsia"/>
                                    <w:b/>
                                    <w:sz w:val="20"/>
                                    <w:szCs w:val="20"/>
                                  </w:rPr>
                                  <w:t>’</w:t>
                                </w:r>
                                <w:r>
                                  <w:rPr>
                                    <w:rFonts w:hint="eastAsia"/>
                                    <w:b/>
                                    <w:sz w:val="20"/>
                                    <w:szCs w:val="20"/>
                                  </w:rPr>
                                  <w:t>s Variables</w:t>
                                </w:r>
                              </w:p>
                              <w:tbl>
                                <w:tblPr>
                                  <w:tblStyle w:val="ab"/>
                                  <w:tblW w:w="0" w:type="auto"/>
                                  <w:tblInd w:w="1451" w:type="dxa"/>
                                  <w:tblLook w:val="04A0" w:firstRow="1" w:lastRow="0" w:firstColumn="1" w:lastColumn="0" w:noHBand="0" w:noVBand="1"/>
                                </w:tblPr>
                                <w:tblGrid>
                                  <w:gridCol w:w="2995"/>
                                  <w:gridCol w:w="2994"/>
                                </w:tblGrid>
                                <w:tr w:rsidR="007B5626" w14:paraId="1A77CB6F" w14:textId="77777777" w:rsidTr="00DD1144">
                                  <w:trPr>
                                    <w:trHeight w:val="372"/>
                                    <w:ins w:id="1196" w:author="作成者"/>
                                  </w:trPr>
                                  <w:tc>
                                    <w:tcPr>
                                      <w:tcW w:w="2995" w:type="dxa"/>
                                      <w:shd w:val="clear" w:color="auto" w:fill="002060"/>
                                    </w:tcPr>
                                    <w:p w14:paraId="09E8ED8F" w14:textId="77777777" w:rsidR="007B5626" w:rsidRDefault="007B5626" w:rsidP="00DD1144">
                                      <w:pPr>
                                        <w:jc w:val="left"/>
                                        <w:rPr>
                                          <w:ins w:id="1197" w:author="作成者"/>
                                          <w:b/>
                                          <w:sz w:val="20"/>
                                          <w:szCs w:val="20"/>
                                        </w:rPr>
                                      </w:pPr>
                                      <w:ins w:id="1198" w:author="作成者">
                                        <w:r>
                                          <w:rPr>
                                            <w:rFonts w:hint="eastAsia"/>
                                            <w:b/>
                                            <w:sz w:val="20"/>
                                            <w:szCs w:val="20"/>
                                          </w:rPr>
                                          <w:t>Key</w:t>
                                        </w:r>
                                      </w:ins>
                                    </w:p>
                                  </w:tc>
                                  <w:tc>
                                    <w:tcPr>
                                      <w:tcW w:w="2994" w:type="dxa"/>
                                      <w:shd w:val="clear" w:color="auto" w:fill="002060"/>
                                    </w:tcPr>
                                    <w:p w14:paraId="47EE4271" w14:textId="77777777" w:rsidR="007B5626" w:rsidRDefault="007B5626" w:rsidP="00DD1144">
                                      <w:pPr>
                                        <w:jc w:val="left"/>
                                        <w:rPr>
                                          <w:ins w:id="1199" w:author="作成者"/>
                                          <w:b/>
                                          <w:sz w:val="20"/>
                                          <w:szCs w:val="20"/>
                                        </w:rPr>
                                      </w:pPr>
                                      <w:ins w:id="1200" w:author="作成者">
                                        <w:r>
                                          <w:rPr>
                                            <w:rFonts w:hint="eastAsia"/>
                                            <w:b/>
                                            <w:sz w:val="20"/>
                                            <w:szCs w:val="20"/>
                                          </w:rPr>
                                          <w:t>Value</w:t>
                                        </w:r>
                                      </w:ins>
                                    </w:p>
                                  </w:tc>
                                </w:tr>
                                <w:tr w:rsidR="007B5626" w14:paraId="34ADE12C" w14:textId="77777777" w:rsidTr="00DD1144">
                                  <w:trPr>
                                    <w:trHeight w:val="352"/>
                                    <w:ins w:id="1201" w:author="作成者"/>
                                  </w:trPr>
                                  <w:tc>
                                    <w:tcPr>
                                      <w:tcW w:w="2995" w:type="dxa"/>
                                    </w:tcPr>
                                    <w:p w14:paraId="00C427C3" w14:textId="77777777" w:rsidR="007B5626" w:rsidRPr="00515ED5" w:rsidRDefault="007B5626" w:rsidP="00DD1144">
                                      <w:pPr>
                                        <w:jc w:val="left"/>
                                        <w:rPr>
                                          <w:ins w:id="1202" w:author="作成者"/>
                                          <w:sz w:val="20"/>
                                          <w:szCs w:val="20"/>
                                        </w:rPr>
                                      </w:pPr>
                                      <w:proofErr w:type="spellStart"/>
                                      <w:ins w:id="1203" w:author="作成者">
                                        <w:r w:rsidRPr="00515ED5">
                                          <w:rPr>
                                            <w:rFonts w:hint="eastAsia"/>
                                            <w:sz w:val="20"/>
                                            <w:szCs w:val="20"/>
                                          </w:rPr>
                                          <w:t>VAR_hoge</w:t>
                                        </w:r>
                                        <w:proofErr w:type="spellEnd"/>
                                      </w:ins>
                                    </w:p>
                                  </w:tc>
                                  <w:tc>
                                    <w:tcPr>
                                      <w:tcW w:w="2994" w:type="dxa"/>
                                    </w:tcPr>
                                    <w:p w14:paraId="00360D6E" w14:textId="77777777" w:rsidR="007B5626" w:rsidRPr="00515ED5" w:rsidRDefault="007B5626" w:rsidP="00DD1144">
                                      <w:pPr>
                                        <w:jc w:val="left"/>
                                        <w:rPr>
                                          <w:ins w:id="1204" w:author="作成者"/>
                                          <w:sz w:val="20"/>
                                          <w:szCs w:val="20"/>
                                        </w:rPr>
                                      </w:pPr>
                                      <w:ins w:id="1205" w:author="作成者">
                                        <w:r w:rsidRPr="00515ED5">
                                          <w:rPr>
                                            <w:sz w:val="20"/>
                                            <w:szCs w:val="20"/>
                                          </w:rPr>
                                          <w:t>false</w:t>
                                        </w:r>
                                      </w:ins>
                                    </w:p>
                                  </w:tc>
                                </w:tr>
                              </w:tbl>
                              <w:p w14:paraId="0DA41A68" w14:textId="77777777" w:rsidR="007B5626" w:rsidRPr="003177F7" w:rsidRDefault="007B5626" w:rsidP="00366ECC">
                                <w:pPr>
                                  <w:jc w:val="left"/>
                                  <w:rPr>
                                    <w:ins w:id="1206" w:author="作成者"/>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下矢印 112"/>
                          <wps:cNvSpPr/>
                          <wps:spPr>
                            <a:xfrm>
                              <a:off x="114300" y="200025"/>
                              <a:ext cx="400050" cy="3695700"/>
                            </a:xfrm>
                            <a:prstGeom prst="downArrow">
                              <a:avLst/>
                            </a:prstGeom>
                            <a:solidFill>
                              <a:schemeClr val="accent6">
                                <a:lumMod val="75000"/>
                                <a:lumOff val="25000"/>
                              </a:schemeClr>
                            </a:solidFill>
                            <a:ln>
                              <a:solidFill>
                                <a:schemeClr val="accent6">
                                  <a:lumMod val="90000"/>
                                  <a:lumOff val="1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3" name="グループ化 113"/>
                          <wpg:cNvGrpSpPr/>
                          <wpg:grpSpPr>
                            <a:xfrm>
                              <a:off x="466725" y="1409700"/>
                              <a:ext cx="2815591" cy="285751"/>
                              <a:chOff x="0" y="0"/>
                              <a:chExt cx="2816108" cy="286040"/>
                            </a:xfrm>
                          </wpg:grpSpPr>
                          <wps:wsp>
                            <wps:cNvPr id="114" name="角丸四角形 114"/>
                            <wps:cNvSpPr/>
                            <wps:spPr>
                              <a:xfrm>
                                <a:off x="720593" y="24303"/>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BC4930F" w14:textId="11B99DB4" w:rsidR="007B5626" w:rsidRDefault="007B5626" w:rsidP="00366ECC">
                                  <w:pPr>
                                    <w:pStyle w:val="Web"/>
                                    <w:spacing w:before="0" w:beforeAutospacing="0" w:after="0" w:afterAutospacing="0"/>
                                    <w:rPr>
                                      <w:ins w:id="1207" w:author="作成者"/>
                                    </w:rPr>
                                  </w:pPr>
                                  <w:ins w:id="1208" w:author="作成者">
                                    <w:r>
                                      <w:rPr>
                                        <w:rFonts w:cs="Times New Roman" w:hint="eastAsia"/>
                                        <w:b/>
                                        <w:bCs/>
                                        <w:color w:val="325121"/>
                                        <w:kern w:val="2"/>
                                        <w:sz w:val="20"/>
                                        <w:szCs w:val="20"/>
                                      </w:rPr>
                                      <w:t xml:space="preserve">⑬ </w:t>
                                    </w:r>
                                  </w:ins>
                                  <w:r>
                                    <w:rPr>
                                      <w:rFonts w:cs="Times New Roman" w:hint="eastAsia"/>
                                      <w:b/>
                                      <w:bCs/>
                                      <w:color w:val="325121"/>
                                      <w:kern w:val="2"/>
                                      <w:sz w:val="20"/>
                                      <w:szCs w:val="20"/>
                                    </w:rPr>
                                    <w:t>Configure Variable values</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115" name="下矢印 115"/>
                            <wps:cNvSpPr/>
                            <wps:spPr>
                              <a:xfrm rot="5400000">
                                <a:off x="190377" y="-190377"/>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116" name="角丸四角形 116"/>
                          <wps:cNvSpPr/>
                          <wps:spPr>
                            <a:xfrm>
                              <a:off x="114300" y="19050"/>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A5BCF49" w14:textId="593125EF" w:rsidR="007B5626" w:rsidRPr="00982EAC" w:rsidRDefault="007B5626" w:rsidP="00366ECC">
                                <w:pPr>
                                  <w:jc w:val="left"/>
                                  <w:rPr>
                                    <w:ins w:id="1209" w:author="作成者"/>
                                    <w:b/>
                                    <w:color w:val="003C8A" w:themeColor="accent6" w:themeTint="E6"/>
                                    <w:sz w:val="20"/>
                                    <w:szCs w:val="20"/>
                                  </w:rPr>
                                </w:pPr>
                                <w:ins w:id="1210" w:author="作成者">
                                  <w:r>
                                    <w:rPr>
                                      <w:rFonts w:hint="eastAsia"/>
                                      <w:b/>
                                      <w:color w:val="003C8A" w:themeColor="accent6" w:themeTint="E6"/>
                                      <w:sz w:val="20"/>
                                      <w:szCs w:val="20"/>
                                    </w:rPr>
                                    <w:t>⑥</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Register Module file</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17" name="角丸四角形 117"/>
                          <wps:cNvSpPr/>
                          <wps:spPr>
                            <a:xfrm>
                              <a:off x="114300" y="2752726"/>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0903E8C" w14:textId="2DFBCA8F" w:rsidR="007B5626" w:rsidRPr="00982EAC" w:rsidRDefault="007B5626" w:rsidP="00366ECC">
                                <w:pPr>
                                  <w:jc w:val="left"/>
                                  <w:rPr>
                                    <w:ins w:id="1211" w:author="作成者"/>
                                    <w:b/>
                                    <w:color w:val="003C8A" w:themeColor="accent6" w:themeTint="E6"/>
                                    <w:sz w:val="20"/>
                                    <w:szCs w:val="20"/>
                                  </w:rPr>
                                </w:pPr>
                                <w:ins w:id="1212" w:author="作成者">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Execute Operation</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F3B2339" id="グループ化 107" o:spid="_x0000_s1105" style="position:absolute;left:0;text-align:left;margin-left:30.35pt;margin-top:25.7pt;width:460.5pt;height:321pt;z-index:251804672;mso-position-horizontal-relative:text;mso-position-vertical-relative:text;mso-height-relative:margin" coordorigin=",-762" coordsize="58483,40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">
                  <v:shape id="フローチャート: 処理 108" o:spid="_x0000_s1106" type="#_x0000_t109" style="position:absolute;top:-762;width:58483;height:40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" fillcolor="#f2f2f2 [3052]" strokecolor="#d8d8d8 [2732]" strokeweight="2pt">
                    <v:textbox>
                      <w:txbxContent>
                        <w:p w14:paraId="71921E2F" w14:textId="77777777" w:rsidR="007B5626" w:rsidRDefault="007B5626" w:rsidP="00366ECC">
                          <w:pPr>
                            <w:jc w:val="left"/>
                            <w:rPr>
                              <w:ins w:id="1213" w:author="作成者"/>
                              <w:sz w:val="20"/>
                              <w:szCs w:val="20"/>
                            </w:rPr>
                          </w:pPr>
                        </w:p>
                        <w:p w14:paraId="0D9CECB6" w14:textId="77777777" w:rsidR="007B5626" w:rsidRPr="003177F7" w:rsidRDefault="007B5626" w:rsidP="00366ECC">
                          <w:pPr>
                            <w:jc w:val="left"/>
                            <w:rPr>
                              <w:ins w:id="1214" w:author="作成者"/>
                              <w:sz w:val="20"/>
                              <w:szCs w:val="20"/>
                            </w:rPr>
                          </w:pPr>
                        </w:p>
                        <w:tbl>
                          <w:tblPr>
                            <w:tblStyle w:val="ab"/>
                            <w:tblW w:w="7166" w:type="dxa"/>
                            <w:jc w:val="center"/>
                            <w:tblLook w:val="04A0" w:firstRow="1" w:lastRow="0" w:firstColumn="1" w:lastColumn="0" w:noHBand="0" w:noVBand="1"/>
                          </w:tblPr>
                          <w:tblGrid>
                            <w:gridCol w:w="7166"/>
                          </w:tblGrid>
                          <w:tr w:rsidR="007B5626" w:rsidRPr="003177F7" w14:paraId="0AFD352F" w14:textId="77777777" w:rsidTr="00DD1144">
                            <w:trPr>
                              <w:trHeight w:val="1425"/>
                              <w:jc w:val="center"/>
                              <w:ins w:id="1215" w:author="作成者"/>
                            </w:trPr>
                            <w:tc>
                              <w:tcPr>
                                <w:tcW w:w="7166" w:type="dxa"/>
                              </w:tcPr>
                              <w:p w14:paraId="5831AA81" w14:textId="77777777" w:rsidR="007B5626" w:rsidRPr="00280A77" w:rsidRDefault="007B5626" w:rsidP="00DD1144">
                                <w:pPr>
                                  <w:rPr>
                                    <w:ins w:id="1216" w:author="作成者"/>
                                    <w:sz w:val="20"/>
                                    <w:szCs w:val="20"/>
                                  </w:rPr>
                                </w:pPr>
                                <w:ins w:id="1217" w:author="作成者">
                                  <w:r w:rsidRPr="00280A77">
                                    <w:rPr>
                                      <w:sz w:val="20"/>
                                      <w:szCs w:val="20"/>
                                    </w:rPr>
                                    <w:t>variable "</w:t>
                                  </w:r>
                                  <w:proofErr w:type="spellStart"/>
                                  <w:r w:rsidRPr="00280A77">
                                    <w:rPr>
                                      <w:sz w:val="20"/>
                                      <w:szCs w:val="20"/>
                                    </w:rPr>
                                    <w:t>VAR_hoge</w:t>
                                  </w:r>
                                  <w:proofErr w:type="spellEnd"/>
                                  <w:r w:rsidRPr="00280A77">
                                    <w:rPr>
                                      <w:sz w:val="20"/>
                                      <w:szCs w:val="20"/>
                                    </w:rPr>
                                    <w:t>" {</w:t>
                                  </w:r>
                                </w:ins>
                              </w:p>
                              <w:p w14:paraId="0466ED09" w14:textId="77777777" w:rsidR="007B5626" w:rsidRPr="00280A77" w:rsidRDefault="007B5626" w:rsidP="00DD1144">
                                <w:pPr>
                                  <w:ind w:firstLineChars="200" w:firstLine="400"/>
                                  <w:rPr>
                                    <w:ins w:id="1218" w:author="作成者"/>
                                    <w:sz w:val="20"/>
                                    <w:szCs w:val="20"/>
                                  </w:rPr>
                                </w:pPr>
                                <w:ins w:id="1219" w:author="作成者">
                                  <w:r>
                                    <w:rPr>
                                      <w:sz w:val="20"/>
                                      <w:szCs w:val="20"/>
                                    </w:rPr>
                                    <w:t>type = bool</w:t>
                                  </w:r>
                                </w:ins>
                              </w:p>
                              <w:p w14:paraId="7BA02165" w14:textId="77777777" w:rsidR="007B5626" w:rsidRPr="00280A77" w:rsidRDefault="007B5626" w:rsidP="00DD1144">
                                <w:pPr>
                                  <w:ind w:firstLineChars="200" w:firstLine="400"/>
                                  <w:rPr>
                                    <w:ins w:id="1220" w:author="作成者"/>
                                    <w:sz w:val="20"/>
                                    <w:szCs w:val="20"/>
                                  </w:rPr>
                                </w:pPr>
                                <w:ins w:id="1221" w:author="作成者">
                                  <w:r w:rsidRPr="00280A77">
                                    <w:rPr>
                                      <w:sz w:val="20"/>
                                      <w:szCs w:val="20"/>
                                    </w:rPr>
                                    <w:t xml:space="preserve">default = </w:t>
                                  </w:r>
                                  <w:r>
                                    <w:rPr>
                                      <w:sz w:val="20"/>
                                      <w:szCs w:val="20"/>
                                    </w:rPr>
                                    <w:t>true</w:t>
                                  </w:r>
                                </w:ins>
                              </w:p>
                              <w:p w14:paraId="492E298F" w14:textId="77777777" w:rsidR="007B5626" w:rsidRPr="003177F7" w:rsidRDefault="007B5626" w:rsidP="00DD1144">
                                <w:pPr>
                                  <w:pStyle w:val="a9"/>
                                  <w:ind w:leftChars="0" w:left="0"/>
                                  <w:rPr>
                                    <w:ins w:id="1222" w:author="作成者"/>
                                    <w:sz w:val="20"/>
                                    <w:szCs w:val="20"/>
                                  </w:rPr>
                                </w:pPr>
                                <w:ins w:id="1223" w:author="作成者">
                                  <w:r w:rsidRPr="00280A77">
                                    <w:rPr>
                                      <w:sz w:val="20"/>
                                      <w:szCs w:val="20"/>
                                    </w:rPr>
                                    <w:t>}</w:t>
                                  </w:r>
                                </w:ins>
                              </w:p>
                            </w:tc>
                          </w:tr>
                        </w:tbl>
                        <w:p w14:paraId="2EEE0492" w14:textId="77777777" w:rsidR="007B5626" w:rsidRPr="003177F7" w:rsidRDefault="007B5626" w:rsidP="00366ECC">
                          <w:pPr>
                            <w:jc w:val="left"/>
                            <w:rPr>
                              <w:ins w:id="1224" w:author="作成者"/>
                              <w:sz w:val="20"/>
                              <w:szCs w:val="20"/>
                            </w:rPr>
                          </w:pPr>
                        </w:p>
                        <w:p w14:paraId="7C322D3A" w14:textId="77777777" w:rsidR="007B5626" w:rsidRDefault="007B5626" w:rsidP="00366ECC">
                          <w:pPr>
                            <w:jc w:val="left"/>
                            <w:rPr>
                              <w:ins w:id="1225" w:author="作成者"/>
                              <w:sz w:val="20"/>
                              <w:szCs w:val="20"/>
                            </w:rPr>
                          </w:pPr>
                        </w:p>
                        <w:p w14:paraId="2BFE0242" w14:textId="77777777" w:rsidR="007B5626" w:rsidRDefault="007B5626" w:rsidP="00366ECC">
                          <w:pPr>
                            <w:jc w:val="left"/>
                            <w:rPr>
                              <w:ins w:id="1226" w:author="作成者"/>
                              <w:sz w:val="20"/>
                              <w:szCs w:val="20"/>
                            </w:rPr>
                          </w:pPr>
                        </w:p>
                        <w:p w14:paraId="4AA95EF0" w14:textId="528CAB87" w:rsidR="007B5626" w:rsidRPr="00D464F6" w:rsidRDefault="007B5626" w:rsidP="00366ECC">
                          <w:pPr>
                            <w:jc w:val="left"/>
                            <w:rPr>
                              <w:ins w:id="1227" w:author="作成者"/>
                              <w:b/>
                              <w:sz w:val="20"/>
                              <w:szCs w:val="20"/>
                            </w:rPr>
                          </w:pPr>
                          <w:ins w:id="1228" w:author="作成者">
                            <w:r>
                              <w:rPr>
                                <w:rFonts w:hint="eastAsia"/>
                                <w:sz w:val="20"/>
                                <w:szCs w:val="20"/>
                              </w:rPr>
                              <w:t xml:space="preserve">        </w:t>
                            </w:r>
                          </w:ins>
                          <w:r>
                            <w:rPr>
                              <w:rFonts w:hint="eastAsia"/>
                              <w:b/>
                              <w:sz w:val="20"/>
                              <w:szCs w:val="20"/>
                            </w:rPr>
                            <w:t>Substitute value auto registration settings/Substitute value list</w:t>
                          </w:r>
                        </w:p>
                        <w:tbl>
                          <w:tblPr>
                            <w:tblStyle w:val="ab"/>
                            <w:tblW w:w="0" w:type="auto"/>
                            <w:jc w:val="center"/>
                            <w:tblLook w:val="04A0" w:firstRow="1" w:lastRow="0" w:firstColumn="1" w:lastColumn="0" w:noHBand="0" w:noVBand="1"/>
                          </w:tblPr>
                          <w:tblGrid>
                            <w:gridCol w:w="704"/>
                            <w:gridCol w:w="1291"/>
                            <w:gridCol w:w="1291"/>
                            <w:gridCol w:w="1253"/>
                            <w:gridCol w:w="1253"/>
                          </w:tblGrid>
                          <w:tr w:rsidR="007B5626" w14:paraId="5468383F" w14:textId="77777777" w:rsidTr="00DD1144">
                            <w:trPr>
                              <w:jc w:val="center"/>
                              <w:ins w:id="1229" w:author="作成者"/>
                            </w:trPr>
                            <w:tc>
                              <w:tcPr>
                                <w:tcW w:w="704" w:type="dxa"/>
                                <w:shd w:val="clear" w:color="auto" w:fill="002060"/>
                              </w:tcPr>
                              <w:p w14:paraId="5EAC0988" w14:textId="3A2D1C77" w:rsidR="007B5626" w:rsidRPr="00C80F48" w:rsidRDefault="007B5626" w:rsidP="00DD1144">
                                <w:pPr>
                                  <w:pStyle w:val="a9"/>
                                  <w:ind w:leftChars="0" w:left="0"/>
                                  <w:jc w:val="left"/>
                                  <w:rPr>
                                    <w:ins w:id="1230" w:author="作成者"/>
                                    <w:b/>
                                    <w:color w:val="FFFFFF" w:themeColor="background1"/>
                                  </w:rPr>
                                </w:pPr>
                                <w:r>
                                  <w:rPr>
                                    <w:rFonts w:hint="eastAsia"/>
                                    <w:b/>
                                    <w:color w:val="FFFFFF" w:themeColor="background1"/>
                                  </w:rPr>
                                  <w:t>Item No.</w:t>
                                </w:r>
                              </w:p>
                            </w:tc>
                            <w:tc>
                              <w:tcPr>
                                <w:tcW w:w="1291" w:type="dxa"/>
                                <w:shd w:val="clear" w:color="auto" w:fill="002060"/>
                              </w:tcPr>
                              <w:p w14:paraId="08F69946" w14:textId="0A5EDFB2" w:rsidR="007B5626" w:rsidRPr="00C80F48" w:rsidRDefault="007B5626" w:rsidP="00DD1144">
                                <w:pPr>
                                  <w:pStyle w:val="a9"/>
                                  <w:ind w:leftChars="0" w:left="0"/>
                                  <w:jc w:val="left"/>
                                  <w:rPr>
                                    <w:ins w:id="1231" w:author="作成者"/>
                                    <w:b/>
                                    <w:color w:val="FFFFFF" w:themeColor="background1"/>
                                  </w:rPr>
                                </w:pPr>
                                <w:r>
                                  <w:rPr>
                                    <w:rFonts w:hint="eastAsia"/>
                                    <w:b/>
                                    <w:color w:val="FFFFFF" w:themeColor="background1"/>
                                  </w:rPr>
                                  <w:t>Variable name</w:t>
                                </w:r>
                              </w:p>
                            </w:tc>
                            <w:tc>
                              <w:tcPr>
                                <w:tcW w:w="1291" w:type="dxa"/>
                                <w:shd w:val="clear" w:color="auto" w:fill="002060"/>
                              </w:tcPr>
                              <w:p w14:paraId="7762D75C" w14:textId="353DC84D" w:rsidR="007B5626" w:rsidRPr="00C80F48" w:rsidRDefault="007B5626" w:rsidP="00DD1144">
                                <w:pPr>
                                  <w:pStyle w:val="a9"/>
                                  <w:ind w:leftChars="0" w:left="0"/>
                                  <w:jc w:val="left"/>
                                  <w:rPr>
                                    <w:ins w:id="1232" w:author="作成者"/>
                                    <w:b/>
                                    <w:color w:val="FFFFFF" w:themeColor="background1"/>
                                  </w:rPr>
                                </w:pPr>
                                <w:r>
                                  <w:rPr>
                                    <w:rFonts w:hint="eastAsia"/>
                                    <w:b/>
                                    <w:color w:val="FFFFFF" w:themeColor="background1"/>
                                  </w:rPr>
                                  <w:t>Member variable</w:t>
                                </w:r>
                              </w:p>
                            </w:tc>
                            <w:tc>
                              <w:tcPr>
                                <w:tcW w:w="1253" w:type="dxa"/>
                                <w:shd w:val="clear" w:color="auto" w:fill="002060"/>
                              </w:tcPr>
                              <w:p w14:paraId="25ECE8D2" w14:textId="09A72EAB" w:rsidR="007B5626" w:rsidRDefault="007B5626" w:rsidP="00DD1144">
                                <w:pPr>
                                  <w:pStyle w:val="a9"/>
                                  <w:ind w:leftChars="0" w:left="0"/>
                                  <w:jc w:val="left"/>
                                  <w:rPr>
                                    <w:ins w:id="1233" w:author="作成者"/>
                                    <w:b/>
                                    <w:color w:val="FFFFFF" w:themeColor="background1"/>
                                  </w:rPr>
                                </w:pPr>
                                <w:r>
                                  <w:rPr>
                                    <w:rFonts w:hint="eastAsia"/>
                                    <w:b/>
                                    <w:color w:val="FFFFFF" w:themeColor="background1"/>
                                  </w:rPr>
                                  <w:t>Substitute order</w:t>
                                </w:r>
                              </w:p>
                            </w:tc>
                            <w:tc>
                              <w:tcPr>
                                <w:tcW w:w="1253" w:type="dxa"/>
                                <w:shd w:val="clear" w:color="auto" w:fill="002060"/>
                              </w:tcPr>
                              <w:p w14:paraId="0CAC98A2" w14:textId="2BBECCB5" w:rsidR="007B5626" w:rsidRDefault="007B5626" w:rsidP="00DD1144">
                                <w:pPr>
                                  <w:pStyle w:val="a9"/>
                                  <w:ind w:leftChars="0" w:left="0"/>
                                  <w:jc w:val="left"/>
                                  <w:rPr>
                                    <w:ins w:id="1234" w:author="作成者"/>
                                    <w:b/>
                                    <w:color w:val="FFFFFF" w:themeColor="background1"/>
                                  </w:rPr>
                                </w:pPr>
                                <w:r>
                                  <w:rPr>
                                    <w:rFonts w:hint="eastAsia"/>
                                    <w:b/>
                                    <w:color w:val="FFFFFF" w:themeColor="background1"/>
                                  </w:rPr>
                                  <w:t>Specific value</w:t>
                                </w:r>
                              </w:p>
                            </w:tc>
                          </w:tr>
                          <w:tr w:rsidR="007B5626" w14:paraId="23EF7EA7" w14:textId="77777777" w:rsidTr="00DD1144">
                            <w:trPr>
                              <w:jc w:val="center"/>
                              <w:ins w:id="1235" w:author="作成者"/>
                            </w:trPr>
                            <w:tc>
                              <w:tcPr>
                                <w:tcW w:w="704" w:type="dxa"/>
                              </w:tcPr>
                              <w:p w14:paraId="3D42A7F9" w14:textId="77777777" w:rsidR="007B5626" w:rsidRDefault="007B5626" w:rsidP="00A612FF">
                                <w:pPr>
                                  <w:pStyle w:val="a9"/>
                                  <w:ind w:leftChars="0" w:left="0"/>
                                  <w:jc w:val="left"/>
                                  <w:rPr>
                                    <w:ins w:id="1236" w:author="作成者"/>
                                  </w:rPr>
                                </w:pPr>
                                <w:ins w:id="1237" w:author="作成者">
                                  <w:r>
                                    <w:rPr>
                                      <w:rFonts w:hint="eastAsia"/>
                                    </w:rPr>
                                    <w:t>1</w:t>
                                  </w:r>
                                </w:ins>
                              </w:p>
                            </w:tc>
                            <w:tc>
                              <w:tcPr>
                                <w:tcW w:w="1291" w:type="dxa"/>
                              </w:tcPr>
                              <w:p w14:paraId="4132C231" w14:textId="77777777" w:rsidR="007B5626" w:rsidRDefault="007B5626" w:rsidP="00A612FF">
                                <w:pPr>
                                  <w:pStyle w:val="a9"/>
                                  <w:ind w:leftChars="0" w:left="0"/>
                                  <w:jc w:val="left"/>
                                  <w:rPr>
                                    <w:ins w:id="1238" w:author="作成者"/>
                                  </w:rPr>
                                </w:pPr>
                                <w:proofErr w:type="spellStart"/>
                                <w:ins w:id="1239" w:author="作成者">
                                  <w:r>
                                    <w:rPr>
                                      <w:rFonts w:hint="eastAsia"/>
                                    </w:rPr>
                                    <w:t>V</w:t>
                                  </w:r>
                                  <w:r>
                                    <w:t>AR_hoge</w:t>
                                  </w:r>
                                  <w:proofErr w:type="spellEnd"/>
                                </w:ins>
                              </w:p>
                            </w:tc>
                            <w:tc>
                              <w:tcPr>
                                <w:tcW w:w="1291" w:type="dxa"/>
                              </w:tcPr>
                              <w:p w14:paraId="53509742" w14:textId="2F674A24" w:rsidR="007B5626" w:rsidRDefault="007B5626" w:rsidP="00A612FF">
                                <w:pPr>
                                  <w:pStyle w:val="a9"/>
                                  <w:ind w:leftChars="0" w:left="0"/>
                                  <w:jc w:val="left"/>
                                  <w:rPr>
                                    <w:ins w:id="1240" w:author="作成者"/>
                                  </w:rPr>
                                </w:pPr>
                                <w:r w:rsidRPr="00150DE9">
                                  <w:rPr>
                                    <w:rFonts w:hint="eastAsia"/>
                                  </w:rPr>
                                  <w:t>No input required</w:t>
                                </w:r>
                              </w:p>
                            </w:tc>
                            <w:tc>
                              <w:tcPr>
                                <w:tcW w:w="1253" w:type="dxa"/>
                              </w:tcPr>
                              <w:p w14:paraId="55C7A76D" w14:textId="51FCB45E" w:rsidR="007B5626" w:rsidRDefault="007B5626" w:rsidP="00A612FF">
                                <w:pPr>
                                  <w:pStyle w:val="a9"/>
                                  <w:ind w:leftChars="0" w:left="0"/>
                                  <w:jc w:val="left"/>
                                  <w:rPr>
                                    <w:ins w:id="1241" w:author="作成者"/>
                                  </w:rPr>
                                </w:pPr>
                                <w:r w:rsidRPr="00150DE9">
                                  <w:rPr>
                                    <w:rFonts w:hint="eastAsia"/>
                                  </w:rPr>
                                  <w:t>No input required</w:t>
                                </w:r>
                              </w:p>
                            </w:tc>
                            <w:tc>
                              <w:tcPr>
                                <w:tcW w:w="1253" w:type="dxa"/>
                              </w:tcPr>
                              <w:p w14:paraId="676EE261" w14:textId="77777777" w:rsidR="007B5626" w:rsidRPr="00E708CA" w:rsidRDefault="007B5626" w:rsidP="00A612FF">
                                <w:pPr>
                                  <w:pStyle w:val="a9"/>
                                  <w:ind w:leftChars="0" w:left="0"/>
                                  <w:jc w:val="left"/>
                                  <w:rPr>
                                    <w:ins w:id="1242" w:author="作成者"/>
                                  </w:rPr>
                                </w:pPr>
                                <w:ins w:id="1243" w:author="作成者">
                                  <w:r>
                                    <w:t>false</w:t>
                                  </w:r>
                                </w:ins>
                              </w:p>
                            </w:tc>
                          </w:tr>
                        </w:tbl>
                        <w:p w14:paraId="35DA9739" w14:textId="77777777" w:rsidR="007B5626" w:rsidRDefault="007B5626" w:rsidP="00366ECC">
                          <w:pPr>
                            <w:jc w:val="left"/>
                            <w:rPr>
                              <w:ins w:id="1244" w:author="作成者"/>
                              <w:sz w:val="20"/>
                              <w:szCs w:val="20"/>
                            </w:rPr>
                          </w:pPr>
                        </w:p>
                        <w:p w14:paraId="1DE83549" w14:textId="77777777" w:rsidR="007B5626" w:rsidRDefault="007B5626" w:rsidP="00366ECC">
                          <w:pPr>
                            <w:jc w:val="left"/>
                            <w:rPr>
                              <w:ins w:id="1245" w:author="作成者"/>
                              <w:sz w:val="20"/>
                              <w:szCs w:val="20"/>
                            </w:rPr>
                          </w:pPr>
                        </w:p>
                        <w:p w14:paraId="7050E13F" w14:textId="77777777" w:rsidR="007B5626" w:rsidRDefault="007B5626" w:rsidP="00366ECC">
                          <w:pPr>
                            <w:jc w:val="left"/>
                            <w:rPr>
                              <w:ins w:id="1246" w:author="作成者"/>
                              <w:sz w:val="20"/>
                              <w:szCs w:val="20"/>
                            </w:rPr>
                          </w:pPr>
                        </w:p>
                        <w:p w14:paraId="69DE22C6" w14:textId="091116A8" w:rsidR="007B5626" w:rsidRPr="00D464F6" w:rsidRDefault="007B5626" w:rsidP="00366ECC">
                          <w:pPr>
                            <w:jc w:val="left"/>
                            <w:rPr>
                              <w:ins w:id="1247" w:author="作成者"/>
                              <w:b/>
                              <w:sz w:val="20"/>
                              <w:szCs w:val="20"/>
                            </w:rPr>
                          </w:pPr>
                          <w:ins w:id="1248" w:author="作成者">
                            <w:r>
                              <w:rPr>
                                <w:rFonts w:hint="eastAsia"/>
                                <w:sz w:val="20"/>
                                <w:szCs w:val="20"/>
                              </w:rPr>
                              <w:t xml:space="preserve">　</w:t>
                            </w:r>
                            <w:r>
                              <w:rPr>
                                <w:sz w:val="20"/>
                                <w:szCs w:val="20"/>
                              </w:rPr>
                              <w:t xml:space="preserve">　　　　　</w:t>
                            </w:r>
                          </w:ins>
                          <w:r>
                            <w:rPr>
                              <w:rFonts w:hint="eastAsia"/>
                              <w:b/>
                              <w:sz w:val="20"/>
                              <w:szCs w:val="20"/>
                            </w:rPr>
                            <w:t>Value registered to Terraform</w:t>
                          </w:r>
                          <w:r>
                            <w:rPr>
                              <w:rFonts w:hint="eastAsia"/>
                              <w:b/>
                              <w:sz w:val="20"/>
                              <w:szCs w:val="20"/>
                            </w:rPr>
                            <w:t>’</w:t>
                          </w:r>
                          <w:r>
                            <w:rPr>
                              <w:rFonts w:hint="eastAsia"/>
                              <w:b/>
                              <w:sz w:val="20"/>
                              <w:szCs w:val="20"/>
                            </w:rPr>
                            <w:t>s Variables</w:t>
                          </w:r>
                        </w:p>
                        <w:tbl>
                          <w:tblPr>
                            <w:tblStyle w:val="ab"/>
                            <w:tblW w:w="0" w:type="auto"/>
                            <w:tblInd w:w="1451" w:type="dxa"/>
                            <w:tblLook w:val="04A0" w:firstRow="1" w:lastRow="0" w:firstColumn="1" w:lastColumn="0" w:noHBand="0" w:noVBand="1"/>
                          </w:tblPr>
                          <w:tblGrid>
                            <w:gridCol w:w="2995"/>
                            <w:gridCol w:w="2994"/>
                          </w:tblGrid>
                          <w:tr w:rsidR="007B5626" w14:paraId="1A77CB6F" w14:textId="77777777" w:rsidTr="00DD1144">
                            <w:trPr>
                              <w:trHeight w:val="372"/>
                              <w:ins w:id="1249" w:author="作成者"/>
                            </w:trPr>
                            <w:tc>
                              <w:tcPr>
                                <w:tcW w:w="2995" w:type="dxa"/>
                                <w:shd w:val="clear" w:color="auto" w:fill="002060"/>
                              </w:tcPr>
                              <w:p w14:paraId="09E8ED8F" w14:textId="77777777" w:rsidR="007B5626" w:rsidRDefault="007B5626" w:rsidP="00DD1144">
                                <w:pPr>
                                  <w:jc w:val="left"/>
                                  <w:rPr>
                                    <w:ins w:id="1250" w:author="作成者"/>
                                    <w:b/>
                                    <w:sz w:val="20"/>
                                    <w:szCs w:val="20"/>
                                  </w:rPr>
                                </w:pPr>
                                <w:ins w:id="1251" w:author="作成者">
                                  <w:r>
                                    <w:rPr>
                                      <w:rFonts w:hint="eastAsia"/>
                                      <w:b/>
                                      <w:sz w:val="20"/>
                                      <w:szCs w:val="20"/>
                                    </w:rPr>
                                    <w:t>Key</w:t>
                                  </w:r>
                                </w:ins>
                              </w:p>
                            </w:tc>
                            <w:tc>
                              <w:tcPr>
                                <w:tcW w:w="2994" w:type="dxa"/>
                                <w:shd w:val="clear" w:color="auto" w:fill="002060"/>
                              </w:tcPr>
                              <w:p w14:paraId="47EE4271" w14:textId="77777777" w:rsidR="007B5626" w:rsidRDefault="007B5626" w:rsidP="00DD1144">
                                <w:pPr>
                                  <w:jc w:val="left"/>
                                  <w:rPr>
                                    <w:ins w:id="1252" w:author="作成者"/>
                                    <w:b/>
                                    <w:sz w:val="20"/>
                                    <w:szCs w:val="20"/>
                                  </w:rPr>
                                </w:pPr>
                                <w:ins w:id="1253" w:author="作成者">
                                  <w:r>
                                    <w:rPr>
                                      <w:rFonts w:hint="eastAsia"/>
                                      <w:b/>
                                      <w:sz w:val="20"/>
                                      <w:szCs w:val="20"/>
                                    </w:rPr>
                                    <w:t>Value</w:t>
                                  </w:r>
                                </w:ins>
                              </w:p>
                            </w:tc>
                          </w:tr>
                          <w:tr w:rsidR="007B5626" w14:paraId="34ADE12C" w14:textId="77777777" w:rsidTr="00DD1144">
                            <w:trPr>
                              <w:trHeight w:val="352"/>
                              <w:ins w:id="1254" w:author="作成者"/>
                            </w:trPr>
                            <w:tc>
                              <w:tcPr>
                                <w:tcW w:w="2995" w:type="dxa"/>
                              </w:tcPr>
                              <w:p w14:paraId="00C427C3" w14:textId="77777777" w:rsidR="007B5626" w:rsidRPr="00515ED5" w:rsidRDefault="007B5626" w:rsidP="00DD1144">
                                <w:pPr>
                                  <w:jc w:val="left"/>
                                  <w:rPr>
                                    <w:ins w:id="1255" w:author="作成者"/>
                                    <w:sz w:val="20"/>
                                    <w:szCs w:val="20"/>
                                  </w:rPr>
                                </w:pPr>
                                <w:proofErr w:type="spellStart"/>
                                <w:ins w:id="1256" w:author="作成者">
                                  <w:r w:rsidRPr="00515ED5">
                                    <w:rPr>
                                      <w:rFonts w:hint="eastAsia"/>
                                      <w:sz w:val="20"/>
                                      <w:szCs w:val="20"/>
                                    </w:rPr>
                                    <w:t>VAR_hoge</w:t>
                                  </w:r>
                                  <w:proofErr w:type="spellEnd"/>
                                </w:ins>
                              </w:p>
                            </w:tc>
                            <w:tc>
                              <w:tcPr>
                                <w:tcW w:w="2994" w:type="dxa"/>
                              </w:tcPr>
                              <w:p w14:paraId="00360D6E" w14:textId="77777777" w:rsidR="007B5626" w:rsidRPr="00515ED5" w:rsidRDefault="007B5626" w:rsidP="00DD1144">
                                <w:pPr>
                                  <w:jc w:val="left"/>
                                  <w:rPr>
                                    <w:ins w:id="1257" w:author="作成者"/>
                                    <w:sz w:val="20"/>
                                    <w:szCs w:val="20"/>
                                  </w:rPr>
                                </w:pPr>
                                <w:ins w:id="1258" w:author="作成者">
                                  <w:r w:rsidRPr="00515ED5">
                                    <w:rPr>
                                      <w:sz w:val="20"/>
                                      <w:szCs w:val="20"/>
                                    </w:rPr>
                                    <w:t>false</w:t>
                                  </w:r>
                                </w:ins>
                              </w:p>
                            </w:tc>
                          </w:tr>
                        </w:tbl>
                        <w:p w14:paraId="0DA41A68" w14:textId="77777777" w:rsidR="007B5626" w:rsidRPr="003177F7" w:rsidRDefault="007B5626" w:rsidP="00366ECC">
                          <w:pPr>
                            <w:jc w:val="left"/>
                            <w:rPr>
                              <w:ins w:id="1259" w:author="作成者"/>
                              <w:sz w:val="20"/>
                              <w:szCs w:val="20"/>
                            </w:rPr>
                          </w:pPr>
                        </w:p>
                      </w:txbxContent>
                    </v:textbox>
                  </v:shape>
                  <v:shape id="下矢印 112" o:spid="_x0000_s1107" type="#_x0000_t67" style="position:absolute;left:1143;top:2000;width:4000;height:369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" adj="20431" fillcolor="#0057c9 [2425]" strokecolor="#003c8c [2905]" strokeweight="2pt"/>
                  <v:group id="グループ化 113" o:spid="_x0000_s1108" style="position:absolute;left:4667;top:14097;width:28156;height:2857" coordsize="28161,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">
                    <v:roundrect id="角丸四角形 114" o:spid="_x0000_s1109" style="position:absolute;left:7205;top:243;width:209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" fillcolor="white [3212]" strokecolor="#508035 [2422]" strokeweight="2pt">
                      <v:shadow on="t" color="black" opacity="26214f" origin="-.5,-.5" offset=".74836mm,.74836mm"/>
                      <v:textbox inset="1mm,0,0,0">
                        <w:txbxContent>
                          <w:p w14:paraId="6BC4930F" w14:textId="11B99DB4" w:rsidR="007B5626" w:rsidRDefault="007B5626" w:rsidP="00366ECC">
                            <w:pPr>
                              <w:pStyle w:val="Web"/>
                              <w:spacing w:before="0" w:beforeAutospacing="0" w:after="0" w:afterAutospacing="0"/>
                              <w:rPr>
                                <w:ins w:id="1260" w:author="作成者"/>
                              </w:rPr>
                            </w:pPr>
                            <w:ins w:id="1261" w:author="作成者">
                              <w:r>
                                <w:rPr>
                                  <w:rFonts w:cs="Times New Roman" w:hint="eastAsia"/>
                                  <w:b/>
                                  <w:bCs/>
                                  <w:color w:val="325121"/>
                                  <w:kern w:val="2"/>
                                  <w:sz w:val="20"/>
                                  <w:szCs w:val="20"/>
                                </w:rPr>
                                <w:t xml:space="preserve">⑬ </w:t>
                              </w:r>
                            </w:ins>
                            <w:r>
                              <w:rPr>
                                <w:rFonts w:cs="Times New Roman" w:hint="eastAsia"/>
                                <w:b/>
                                <w:bCs/>
                                <w:color w:val="325121"/>
                                <w:kern w:val="2"/>
                                <w:sz w:val="20"/>
                                <w:szCs w:val="20"/>
                              </w:rPr>
                              <w:t>Configure Variable values</w:t>
                            </w:r>
                          </w:p>
                        </w:txbxContent>
                      </v:textbox>
                    </v:roundrect>
                    <v:shape id="下矢印 115" o:spid="_x0000_s1110" type="#_x0000_t67" style="position:absolute;left:1904;top:-1904;width:2860;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" adj="18321" fillcolor="#518135" strokecolor="#508035 [2422]" strokeweight="2pt">
                      <v:fill opacity="52428f"/>
                    </v:shape>
                  </v:group>
                  <v:roundrect id="角丸四角形 116" o:spid="_x0000_s1111" style="position:absolute;left:1143;top:190;width:26352;height:25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" fillcolor="white [3201]" strokecolor="#003c8c [2905]" strokeweight="2pt">
                    <v:shadow on="t" color="black" opacity="26214f" origin="-.5,-.5" offset=".74836mm,.74836mm"/>
                    <v:textbox inset="1mm,0,0,0">
                      <w:txbxContent>
                        <w:p w14:paraId="1A5BCF49" w14:textId="593125EF" w:rsidR="007B5626" w:rsidRPr="00982EAC" w:rsidRDefault="007B5626" w:rsidP="00366ECC">
                          <w:pPr>
                            <w:jc w:val="left"/>
                            <w:rPr>
                              <w:ins w:id="1262" w:author="作成者"/>
                              <w:b/>
                              <w:color w:val="003C8A" w:themeColor="accent6" w:themeTint="E6"/>
                              <w:sz w:val="20"/>
                              <w:szCs w:val="20"/>
                            </w:rPr>
                          </w:pPr>
                          <w:ins w:id="1263" w:author="作成者">
                            <w:r>
                              <w:rPr>
                                <w:rFonts w:hint="eastAsia"/>
                                <w:b/>
                                <w:color w:val="003C8A" w:themeColor="accent6" w:themeTint="E6"/>
                                <w:sz w:val="20"/>
                                <w:szCs w:val="20"/>
                              </w:rPr>
                              <w:t>⑥</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Register Module file</w:t>
                          </w:r>
                        </w:p>
                      </w:txbxContent>
                    </v:textbox>
                  </v:roundrect>
                  <v:roundrect id="角丸四角形 117" o:spid="_x0000_s1112" style="position:absolute;left:1143;top:27527;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" fillcolor="white [3201]" strokecolor="#003c8c [2905]" strokeweight="2pt">
                    <v:shadow on="t" color="black" opacity="26214f" origin="-.5,-.5" offset=".74836mm,.74836mm"/>
                    <v:textbox inset="1mm,0,0,0">
                      <w:txbxContent>
                        <w:p w14:paraId="60903E8C" w14:textId="2DFBCA8F" w:rsidR="007B5626" w:rsidRPr="00982EAC" w:rsidRDefault="007B5626" w:rsidP="00366ECC">
                          <w:pPr>
                            <w:jc w:val="left"/>
                            <w:rPr>
                              <w:ins w:id="1264" w:author="作成者"/>
                              <w:b/>
                              <w:color w:val="003C8A" w:themeColor="accent6" w:themeTint="E6"/>
                              <w:sz w:val="20"/>
                              <w:szCs w:val="20"/>
                            </w:rPr>
                          </w:pPr>
                          <w:ins w:id="1265" w:author="作成者">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Execute Operation</w:t>
                          </w:r>
                        </w:p>
                      </w:txbxContent>
                    </v:textbox>
                  </v:roundrect>
                  <w10:wrap type="topAndBottom"/>
                </v:group>
              </w:pict>
            </mc:Fallback>
          </mc:AlternateContent>
        </w:r>
        <w:r>
          <w:t>bool</w:t>
        </w:r>
      </w:ins>
      <w:r w:rsidR="00DD1144">
        <w:rPr>
          <w:rFonts w:hint="eastAsia"/>
        </w:rPr>
        <w:t xml:space="preserve"> type</w:t>
      </w:r>
    </w:p>
    <w:p w14:paraId="164CC854" w14:textId="77777777" w:rsidR="00366ECC" w:rsidRDefault="00366ECC" w:rsidP="00366ECC">
      <w:pPr>
        <w:pStyle w:val="aff0"/>
        <w:rPr>
          <w:ins w:id="1266" w:author="作成者"/>
        </w:rPr>
      </w:pPr>
    </w:p>
    <w:p w14:paraId="1AADE93A" w14:textId="2EA4B64E" w:rsidR="00366ECC" w:rsidRDefault="00366ECC" w:rsidP="00366ECC">
      <w:pPr>
        <w:pStyle w:val="aff0"/>
        <w:numPr>
          <w:ilvl w:val="1"/>
          <w:numId w:val="14"/>
        </w:numPr>
        <w:ind w:left="780" w:hanging="360"/>
        <w:rPr>
          <w:ins w:id="1267" w:author="作成者"/>
        </w:rPr>
      </w:pPr>
      <w:ins w:id="1268" w:author="作成者">
        <w:r>
          <w:rPr>
            <w:noProof/>
          </w:rPr>
          <mc:AlternateContent>
            <mc:Choice Requires="wpg">
              <w:drawing>
                <wp:anchor distT="0" distB="0" distL="114300" distR="114300" simplePos="0" relativeHeight="251805696" behindDoc="0" locked="0" layoutInCell="1" allowOverlap="1" wp14:anchorId="19E7DCD4" wp14:editId="629016F2">
                  <wp:simplePos x="0" y="0"/>
                  <wp:positionH relativeFrom="column">
                    <wp:posOffset>382905</wp:posOffset>
                  </wp:positionH>
                  <wp:positionV relativeFrom="paragraph">
                    <wp:posOffset>-4272280</wp:posOffset>
                  </wp:positionV>
                  <wp:extent cx="5848350" cy="4882515"/>
                  <wp:effectExtent l="0" t="0" r="19050" b="13335"/>
                  <wp:wrapTopAndBottom/>
                  <wp:docPr id="118" name="グループ化 118"/>
                  <wp:cNvGraphicFramePr/>
                  <a:graphic xmlns:a="http://schemas.openxmlformats.org/drawingml/2006/main">
                    <a:graphicData uri="http://schemas.microsoft.com/office/word/2010/wordprocessingGroup">
                      <wpg:wgp>
                        <wpg:cNvGrpSpPr/>
                        <wpg:grpSpPr>
                          <a:xfrm>
                            <a:off x="0" y="0"/>
                            <a:ext cx="5848350" cy="4882515"/>
                            <a:chOff x="0" y="-76201"/>
                            <a:chExt cx="5848350" cy="4314825"/>
                          </a:xfrm>
                        </wpg:grpSpPr>
                        <wps:wsp>
                          <wps:cNvPr id="119" name="フローチャート: 処理 119"/>
                          <wps:cNvSpPr/>
                          <wps:spPr>
                            <a:xfrm>
                              <a:off x="0" y="-76201"/>
                              <a:ext cx="5848350" cy="4314825"/>
                            </a:xfrm>
                            <a:prstGeom prst="flowChartProcess">
                              <a:avLst/>
                            </a:prstGeom>
                            <a:solidFill>
                              <a:schemeClr val="bg1">
                                <a:lumMod val="95000"/>
                              </a:schemeClr>
                            </a:solidFill>
                            <a:ln>
                              <a:solidFill>
                                <a:schemeClr val="bg1">
                                  <a:lumMod val="85000"/>
                                </a:schemeClr>
                              </a:solidFill>
                            </a:ln>
                          </wps:spPr>
                          <wps:style>
                            <a:lnRef idx="2">
                              <a:schemeClr val="dk1"/>
                            </a:lnRef>
                            <a:fillRef idx="1">
                              <a:schemeClr val="lt1"/>
                            </a:fillRef>
                            <a:effectRef idx="0">
                              <a:schemeClr val="dk1"/>
                            </a:effectRef>
                            <a:fontRef idx="minor">
                              <a:schemeClr val="dk1"/>
                            </a:fontRef>
                          </wps:style>
                          <wps:txbx>
                            <w:txbxContent>
                              <w:p w14:paraId="100F72C0" w14:textId="77777777" w:rsidR="007B5626" w:rsidRDefault="007B5626" w:rsidP="00366ECC">
                                <w:pPr>
                                  <w:jc w:val="left"/>
                                  <w:rPr>
                                    <w:ins w:id="1269" w:author="作成者"/>
                                    <w:sz w:val="20"/>
                                    <w:szCs w:val="20"/>
                                  </w:rPr>
                                </w:pPr>
                              </w:p>
                              <w:p w14:paraId="3BB1E806" w14:textId="77777777" w:rsidR="007B5626" w:rsidRPr="003177F7" w:rsidRDefault="007B5626" w:rsidP="00366ECC">
                                <w:pPr>
                                  <w:jc w:val="left"/>
                                  <w:rPr>
                                    <w:ins w:id="1270" w:author="作成者"/>
                                    <w:sz w:val="20"/>
                                    <w:szCs w:val="20"/>
                                  </w:rPr>
                                </w:pPr>
                              </w:p>
                              <w:tbl>
                                <w:tblPr>
                                  <w:tblStyle w:val="ab"/>
                                  <w:tblW w:w="7166" w:type="dxa"/>
                                  <w:jc w:val="center"/>
                                  <w:tblLook w:val="04A0" w:firstRow="1" w:lastRow="0" w:firstColumn="1" w:lastColumn="0" w:noHBand="0" w:noVBand="1"/>
                                </w:tblPr>
                                <w:tblGrid>
                                  <w:gridCol w:w="7166"/>
                                </w:tblGrid>
                                <w:tr w:rsidR="007B5626" w:rsidRPr="003177F7" w14:paraId="08E6A3B7" w14:textId="77777777" w:rsidTr="00DD1144">
                                  <w:trPr>
                                    <w:trHeight w:val="1425"/>
                                    <w:jc w:val="center"/>
                                    <w:ins w:id="1271" w:author="作成者"/>
                                  </w:trPr>
                                  <w:tc>
                                    <w:tcPr>
                                      <w:tcW w:w="7166" w:type="dxa"/>
                                    </w:tcPr>
                                    <w:p w14:paraId="331EF177" w14:textId="77777777" w:rsidR="007B5626" w:rsidRPr="00280A77" w:rsidRDefault="007B5626" w:rsidP="00DD1144">
                                      <w:pPr>
                                        <w:rPr>
                                          <w:ins w:id="1272" w:author="作成者"/>
                                          <w:sz w:val="20"/>
                                          <w:szCs w:val="20"/>
                                        </w:rPr>
                                      </w:pPr>
                                      <w:ins w:id="1273" w:author="作成者">
                                        <w:r w:rsidRPr="00280A77">
                                          <w:rPr>
                                            <w:sz w:val="20"/>
                                            <w:szCs w:val="20"/>
                                          </w:rPr>
                                          <w:t>variable "</w:t>
                                        </w:r>
                                        <w:proofErr w:type="spellStart"/>
                                        <w:r w:rsidRPr="00280A77">
                                          <w:rPr>
                                            <w:sz w:val="20"/>
                                            <w:szCs w:val="20"/>
                                          </w:rPr>
                                          <w:t>VAR_hoge</w:t>
                                        </w:r>
                                        <w:proofErr w:type="spellEnd"/>
                                        <w:r w:rsidRPr="00280A77">
                                          <w:rPr>
                                            <w:sz w:val="20"/>
                                            <w:szCs w:val="20"/>
                                          </w:rPr>
                                          <w:t>" {</w:t>
                                        </w:r>
                                      </w:ins>
                                    </w:p>
                                    <w:p w14:paraId="4522406A" w14:textId="77777777" w:rsidR="007B5626" w:rsidRPr="00280A77" w:rsidRDefault="007B5626" w:rsidP="00DD1144">
                                      <w:pPr>
                                        <w:ind w:firstLineChars="200" w:firstLine="400"/>
                                        <w:rPr>
                                          <w:ins w:id="1274" w:author="作成者"/>
                                          <w:sz w:val="20"/>
                                          <w:szCs w:val="20"/>
                                        </w:rPr>
                                      </w:pPr>
                                      <w:ins w:id="1275" w:author="作成者">
                                        <w:r>
                                          <w:rPr>
                                            <w:sz w:val="20"/>
                                            <w:szCs w:val="20"/>
                                          </w:rPr>
                                          <w:t>type = list(string)</w:t>
                                        </w:r>
                                      </w:ins>
                                    </w:p>
                                    <w:p w14:paraId="4E0E08B6" w14:textId="77777777" w:rsidR="007B5626" w:rsidRPr="00280A77" w:rsidRDefault="007B5626" w:rsidP="00DD1144">
                                      <w:pPr>
                                        <w:ind w:firstLineChars="200" w:firstLine="400"/>
                                        <w:rPr>
                                          <w:ins w:id="1276" w:author="作成者"/>
                                          <w:sz w:val="20"/>
                                          <w:szCs w:val="20"/>
                                        </w:rPr>
                                      </w:pPr>
                                      <w:ins w:id="1277" w:author="作成者">
                                        <w:r w:rsidRPr="00280A77">
                                          <w:rPr>
                                            <w:sz w:val="20"/>
                                            <w:szCs w:val="20"/>
                                          </w:rPr>
                                          <w:t xml:space="preserve">default = </w:t>
                                        </w:r>
                                        <w:r>
                                          <w:t>[“</w:t>
                                        </w:r>
                                        <w:proofErr w:type="spellStart"/>
                                        <w:r>
                                          <w:t>aaa</w:t>
                                        </w:r>
                                        <w:proofErr w:type="spellEnd"/>
                                        <w:r>
                                          <w:t>”, “</w:t>
                                        </w:r>
                                        <w:proofErr w:type="spellStart"/>
                                        <w:r>
                                          <w:t>bbb</w:t>
                                        </w:r>
                                        <w:proofErr w:type="spellEnd"/>
                                        <w:r>
                                          <w:t>”, “ccc”]</w:t>
                                        </w:r>
                                      </w:ins>
                                    </w:p>
                                    <w:p w14:paraId="0B70FEAB" w14:textId="77777777" w:rsidR="007B5626" w:rsidRPr="003177F7" w:rsidRDefault="007B5626" w:rsidP="00DD1144">
                                      <w:pPr>
                                        <w:pStyle w:val="a9"/>
                                        <w:ind w:leftChars="0" w:left="0"/>
                                        <w:rPr>
                                          <w:ins w:id="1278" w:author="作成者"/>
                                          <w:sz w:val="20"/>
                                          <w:szCs w:val="20"/>
                                        </w:rPr>
                                      </w:pPr>
                                      <w:ins w:id="1279" w:author="作成者">
                                        <w:r w:rsidRPr="00280A77">
                                          <w:rPr>
                                            <w:sz w:val="20"/>
                                            <w:szCs w:val="20"/>
                                          </w:rPr>
                                          <w:t>}</w:t>
                                        </w:r>
                                      </w:ins>
                                    </w:p>
                                  </w:tc>
                                </w:tr>
                              </w:tbl>
                              <w:p w14:paraId="132362CC" w14:textId="77777777" w:rsidR="007B5626" w:rsidRPr="003177F7" w:rsidRDefault="007B5626" w:rsidP="00366ECC">
                                <w:pPr>
                                  <w:jc w:val="left"/>
                                  <w:rPr>
                                    <w:ins w:id="1280" w:author="作成者"/>
                                    <w:sz w:val="20"/>
                                    <w:szCs w:val="20"/>
                                  </w:rPr>
                                </w:pPr>
                              </w:p>
                              <w:p w14:paraId="4F91F23E" w14:textId="77777777" w:rsidR="007B5626" w:rsidRDefault="007B5626" w:rsidP="00366ECC">
                                <w:pPr>
                                  <w:jc w:val="left"/>
                                  <w:rPr>
                                    <w:ins w:id="1281" w:author="作成者"/>
                                    <w:sz w:val="20"/>
                                    <w:szCs w:val="20"/>
                                  </w:rPr>
                                </w:pPr>
                              </w:p>
                              <w:p w14:paraId="2D070EF7" w14:textId="77777777" w:rsidR="007B5626" w:rsidRDefault="007B5626" w:rsidP="00366ECC">
                                <w:pPr>
                                  <w:jc w:val="left"/>
                                  <w:rPr>
                                    <w:ins w:id="1282" w:author="作成者"/>
                                    <w:sz w:val="20"/>
                                    <w:szCs w:val="20"/>
                                  </w:rPr>
                                </w:pPr>
                              </w:p>
                              <w:p w14:paraId="02D5D66D" w14:textId="1E551CDB" w:rsidR="007B5626" w:rsidRPr="00D464F6" w:rsidRDefault="007B5626" w:rsidP="00366ECC">
                                <w:pPr>
                                  <w:jc w:val="left"/>
                                  <w:rPr>
                                    <w:ins w:id="1283" w:author="作成者"/>
                                    <w:b/>
                                    <w:sz w:val="20"/>
                                    <w:szCs w:val="20"/>
                                  </w:rPr>
                                </w:pPr>
                                <w:ins w:id="1284" w:author="作成者">
                                  <w:r>
                                    <w:rPr>
                                      <w:rFonts w:hint="eastAsia"/>
                                      <w:sz w:val="20"/>
                                      <w:szCs w:val="20"/>
                                    </w:rPr>
                                    <w:t xml:space="preserve">        </w:t>
                                  </w:r>
                                </w:ins>
                                <w:r>
                                  <w:rPr>
                                    <w:rFonts w:hint="eastAsia"/>
                                    <w:b/>
                                    <w:sz w:val="20"/>
                                    <w:szCs w:val="20"/>
                                  </w:rPr>
                                  <w:t>Substitute value auto registration settings/Substitute value list</w:t>
                                </w:r>
                              </w:p>
                              <w:tbl>
                                <w:tblPr>
                                  <w:tblStyle w:val="ab"/>
                                  <w:tblW w:w="0" w:type="auto"/>
                                  <w:jc w:val="center"/>
                                  <w:tblLook w:val="04A0" w:firstRow="1" w:lastRow="0" w:firstColumn="1" w:lastColumn="0" w:noHBand="0" w:noVBand="1"/>
                                </w:tblPr>
                                <w:tblGrid>
                                  <w:gridCol w:w="704"/>
                                  <w:gridCol w:w="1291"/>
                                  <w:gridCol w:w="1291"/>
                                  <w:gridCol w:w="1291"/>
                                  <w:gridCol w:w="1253"/>
                                  <w:gridCol w:w="1253"/>
                                </w:tblGrid>
                                <w:tr w:rsidR="007B5626" w14:paraId="2AB7B9A7" w14:textId="77777777" w:rsidTr="00DD1144">
                                  <w:trPr>
                                    <w:jc w:val="center"/>
                                    <w:ins w:id="1285" w:author="作成者"/>
                                  </w:trPr>
                                  <w:tc>
                                    <w:tcPr>
                                      <w:tcW w:w="704" w:type="dxa"/>
                                      <w:tcBorders>
                                        <w:bottom w:val="single" w:sz="4" w:space="0" w:color="auto"/>
                                      </w:tcBorders>
                                      <w:shd w:val="clear" w:color="auto" w:fill="002060"/>
                                    </w:tcPr>
                                    <w:p w14:paraId="608FCC04" w14:textId="5EB11C77" w:rsidR="007B5626" w:rsidRPr="00C80F48" w:rsidRDefault="007B5626" w:rsidP="00DD1144">
                                      <w:pPr>
                                        <w:pStyle w:val="a9"/>
                                        <w:ind w:leftChars="0" w:left="0"/>
                                        <w:jc w:val="left"/>
                                        <w:rPr>
                                          <w:ins w:id="1286" w:author="作成者"/>
                                          <w:b/>
                                          <w:color w:val="FFFFFF" w:themeColor="background1"/>
                                        </w:rPr>
                                      </w:pPr>
                                      <w:r>
                                        <w:rPr>
                                          <w:rFonts w:hint="eastAsia"/>
                                          <w:b/>
                                          <w:color w:val="FFFFFF" w:themeColor="background1"/>
                                        </w:rPr>
                                        <w:t>Item No.</w:t>
                                      </w:r>
                                    </w:p>
                                  </w:tc>
                                  <w:tc>
                                    <w:tcPr>
                                      <w:tcW w:w="1291" w:type="dxa"/>
                                      <w:tcBorders>
                                        <w:bottom w:val="single" w:sz="4" w:space="0" w:color="auto"/>
                                      </w:tcBorders>
                                      <w:shd w:val="clear" w:color="auto" w:fill="002060"/>
                                    </w:tcPr>
                                    <w:p w14:paraId="0792AD0B" w14:textId="610DCA42" w:rsidR="007B5626" w:rsidRPr="00C80F48" w:rsidRDefault="007B5626" w:rsidP="00DD1144">
                                      <w:pPr>
                                        <w:pStyle w:val="a9"/>
                                        <w:ind w:leftChars="0" w:left="0"/>
                                        <w:jc w:val="left"/>
                                        <w:rPr>
                                          <w:ins w:id="1287" w:author="作成者"/>
                                          <w:b/>
                                          <w:color w:val="FFFFFF" w:themeColor="background1"/>
                                        </w:rPr>
                                      </w:pPr>
                                      <w:r>
                                        <w:rPr>
                                          <w:rFonts w:hint="eastAsia"/>
                                          <w:b/>
                                          <w:color w:val="FFFFFF" w:themeColor="background1"/>
                                        </w:rPr>
                                        <w:t>Variable name</w:t>
                                      </w:r>
                                    </w:p>
                                  </w:tc>
                                  <w:tc>
                                    <w:tcPr>
                                      <w:tcW w:w="1291" w:type="dxa"/>
                                      <w:shd w:val="clear" w:color="auto" w:fill="002060"/>
                                    </w:tcPr>
                                    <w:p w14:paraId="21054595" w14:textId="55B8E06F" w:rsidR="007B5626" w:rsidRDefault="007B5626" w:rsidP="00DD1144">
                                      <w:pPr>
                                        <w:pStyle w:val="a9"/>
                                        <w:ind w:leftChars="0" w:left="0"/>
                                        <w:jc w:val="left"/>
                                        <w:rPr>
                                          <w:ins w:id="1288" w:author="作成者"/>
                                          <w:b/>
                                          <w:color w:val="FFFFFF" w:themeColor="background1"/>
                                        </w:rPr>
                                      </w:pPr>
                                      <w:r>
                                        <w:rPr>
                                          <w:rFonts w:hint="eastAsia"/>
                                          <w:b/>
                                          <w:color w:val="FFFFFF" w:themeColor="background1"/>
                                        </w:rPr>
                                        <w:t>HCL SETTINGS</w:t>
                                      </w:r>
                                    </w:p>
                                  </w:tc>
                                  <w:tc>
                                    <w:tcPr>
                                      <w:tcW w:w="1291" w:type="dxa"/>
                                      <w:shd w:val="clear" w:color="auto" w:fill="002060"/>
                                    </w:tcPr>
                                    <w:p w14:paraId="624B1CA6" w14:textId="34BE7268" w:rsidR="007B5626" w:rsidRPr="00C80F48" w:rsidRDefault="007B5626" w:rsidP="00DD1144">
                                      <w:pPr>
                                        <w:pStyle w:val="a9"/>
                                        <w:ind w:leftChars="0" w:left="0"/>
                                        <w:jc w:val="left"/>
                                        <w:rPr>
                                          <w:ins w:id="1289" w:author="作成者"/>
                                          <w:b/>
                                          <w:color w:val="FFFFFF" w:themeColor="background1"/>
                                        </w:rPr>
                                      </w:pPr>
                                      <w:r>
                                        <w:rPr>
                                          <w:rFonts w:hint="eastAsia"/>
                                          <w:b/>
                                          <w:color w:val="FFFFFF" w:themeColor="background1"/>
                                        </w:rPr>
                                        <w:t>Member variable</w:t>
                                      </w:r>
                                    </w:p>
                                  </w:tc>
                                  <w:tc>
                                    <w:tcPr>
                                      <w:tcW w:w="1253" w:type="dxa"/>
                                      <w:shd w:val="clear" w:color="auto" w:fill="002060"/>
                                    </w:tcPr>
                                    <w:p w14:paraId="7696FCFE" w14:textId="485EA554" w:rsidR="007B5626" w:rsidRDefault="007B5626" w:rsidP="00DD1144">
                                      <w:pPr>
                                        <w:pStyle w:val="a9"/>
                                        <w:ind w:leftChars="0" w:left="0"/>
                                        <w:jc w:val="left"/>
                                        <w:rPr>
                                          <w:ins w:id="1290" w:author="作成者"/>
                                          <w:b/>
                                          <w:color w:val="FFFFFF" w:themeColor="background1"/>
                                        </w:rPr>
                                      </w:pPr>
                                      <w:r>
                                        <w:rPr>
                                          <w:rFonts w:hint="eastAsia"/>
                                          <w:b/>
                                          <w:color w:val="FFFFFF" w:themeColor="background1"/>
                                        </w:rPr>
                                        <w:t>Substitute order</w:t>
                                      </w:r>
                                    </w:p>
                                  </w:tc>
                                  <w:tc>
                                    <w:tcPr>
                                      <w:tcW w:w="1253" w:type="dxa"/>
                                      <w:shd w:val="clear" w:color="auto" w:fill="002060"/>
                                    </w:tcPr>
                                    <w:p w14:paraId="1974A3AC" w14:textId="4D436558" w:rsidR="007B5626" w:rsidRDefault="007B5626" w:rsidP="00DD1144">
                                      <w:pPr>
                                        <w:pStyle w:val="a9"/>
                                        <w:ind w:leftChars="0" w:left="0"/>
                                        <w:jc w:val="left"/>
                                        <w:rPr>
                                          <w:ins w:id="1291" w:author="作成者"/>
                                          <w:b/>
                                          <w:color w:val="FFFFFF" w:themeColor="background1"/>
                                        </w:rPr>
                                      </w:pPr>
                                      <w:r>
                                        <w:rPr>
                                          <w:rFonts w:hint="eastAsia"/>
                                          <w:b/>
                                          <w:color w:val="FFFFFF" w:themeColor="background1"/>
                                        </w:rPr>
                                        <w:t>Specific value</w:t>
                                      </w:r>
                                    </w:p>
                                  </w:tc>
                                </w:tr>
                                <w:tr w:rsidR="007B5626" w14:paraId="6EB7F6AA" w14:textId="77777777" w:rsidTr="00DD1144">
                                  <w:trPr>
                                    <w:jc w:val="center"/>
                                    <w:ins w:id="1292" w:author="作成者"/>
                                  </w:trPr>
                                  <w:tc>
                                    <w:tcPr>
                                      <w:tcW w:w="704" w:type="dxa"/>
                                      <w:tcBorders>
                                        <w:bottom w:val="single" w:sz="4" w:space="0" w:color="auto"/>
                                      </w:tcBorders>
                                    </w:tcPr>
                                    <w:p w14:paraId="655A1009" w14:textId="77777777" w:rsidR="007B5626" w:rsidRDefault="007B5626" w:rsidP="00E45D7B">
                                      <w:pPr>
                                        <w:pStyle w:val="a9"/>
                                        <w:ind w:leftChars="0" w:left="0"/>
                                        <w:jc w:val="left"/>
                                        <w:rPr>
                                          <w:ins w:id="1293" w:author="作成者"/>
                                        </w:rPr>
                                      </w:pPr>
                                      <w:ins w:id="1294" w:author="作成者">
                                        <w:r>
                                          <w:rPr>
                                            <w:rFonts w:hint="eastAsia"/>
                                          </w:rPr>
                                          <w:t>1</w:t>
                                        </w:r>
                                      </w:ins>
                                    </w:p>
                                  </w:tc>
                                  <w:tc>
                                    <w:tcPr>
                                      <w:tcW w:w="1291" w:type="dxa"/>
                                      <w:tcBorders>
                                        <w:bottom w:val="single" w:sz="4" w:space="0" w:color="auto"/>
                                      </w:tcBorders>
                                    </w:tcPr>
                                    <w:p w14:paraId="4B261757" w14:textId="77777777" w:rsidR="007B5626" w:rsidRDefault="007B5626" w:rsidP="00E45D7B">
                                      <w:pPr>
                                        <w:pStyle w:val="a9"/>
                                        <w:ind w:leftChars="0" w:left="0"/>
                                        <w:jc w:val="left"/>
                                        <w:rPr>
                                          <w:ins w:id="1295" w:author="作成者"/>
                                        </w:rPr>
                                      </w:pPr>
                                      <w:proofErr w:type="spellStart"/>
                                      <w:ins w:id="1296" w:author="作成者">
                                        <w:r>
                                          <w:rPr>
                                            <w:rFonts w:hint="eastAsia"/>
                                          </w:rPr>
                                          <w:t>V</w:t>
                                        </w:r>
                                        <w:r>
                                          <w:t>AR_hoge</w:t>
                                        </w:r>
                                        <w:proofErr w:type="spellEnd"/>
                                      </w:ins>
                                    </w:p>
                                  </w:tc>
                                  <w:tc>
                                    <w:tcPr>
                                      <w:tcW w:w="1291" w:type="dxa"/>
                                      <w:tcBorders>
                                        <w:bottom w:val="single" w:sz="4" w:space="0" w:color="auto"/>
                                      </w:tcBorders>
                                    </w:tcPr>
                                    <w:p w14:paraId="0F5A37EE" w14:textId="77777777" w:rsidR="007B5626" w:rsidRPr="00E708CA" w:rsidRDefault="007B5626" w:rsidP="00E45D7B">
                                      <w:pPr>
                                        <w:pStyle w:val="a9"/>
                                        <w:ind w:leftChars="0" w:left="0"/>
                                        <w:jc w:val="left"/>
                                        <w:rPr>
                                          <w:ins w:id="1297" w:author="作成者"/>
                                        </w:rPr>
                                      </w:pPr>
                                      <w:ins w:id="1298" w:author="作成者">
                                        <w:r>
                                          <w:rPr>
                                            <w:rFonts w:hint="eastAsia"/>
                                          </w:rPr>
                                          <w:t>OFF</w:t>
                                        </w:r>
                                      </w:ins>
                                    </w:p>
                                  </w:tc>
                                  <w:tc>
                                    <w:tcPr>
                                      <w:tcW w:w="1291" w:type="dxa"/>
                                    </w:tcPr>
                                    <w:p w14:paraId="13205857" w14:textId="0651BB0C" w:rsidR="007B5626" w:rsidRDefault="007B5626" w:rsidP="00E45D7B">
                                      <w:pPr>
                                        <w:pStyle w:val="a9"/>
                                        <w:ind w:leftChars="0" w:left="0"/>
                                        <w:jc w:val="left"/>
                                        <w:rPr>
                                          <w:ins w:id="1299" w:author="作成者"/>
                                        </w:rPr>
                                      </w:pPr>
                                      <w:r w:rsidRPr="006A5682">
                                        <w:rPr>
                                          <w:rFonts w:hint="eastAsia"/>
                                        </w:rPr>
                                        <w:t>No input required</w:t>
                                      </w:r>
                                    </w:p>
                                  </w:tc>
                                  <w:tc>
                                    <w:tcPr>
                                      <w:tcW w:w="1253" w:type="dxa"/>
                                    </w:tcPr>
                                    <w:p w14:paraId="5AE9C1E5" w14:textId="77777777" w:rsidR="007B5626" w:rsidRDefault="007B5626" w:rsidP="00E45D7B">
                                      <w:pPr>
                                        <w:pStyle w:val="a9"/>
                                        <w:ind w:leftChars="0" w:left="0"/>
                                        <w:jc w:val="left"/>
                                        <w:rPr>
                                          <w:ins w:id="1300" w:author="作成者"/>
                                        </w:rPr>
                                      </w:pPr>
                                      <w:ins w:id="1301" w:author="作成者">
                                        <w:r>
                                          <w:rPr>
                                            <w:rFonts w:hint="eastAsia"/>
                                          </w:rPr>
                                          <w:t>1</w:t>
                                        </w:r>
                                      </w:ins>
                                    </w:p>
                                  </w:tc>
                                  <w:tc>
                                    <w:tcPr>
                                      <w:tcW w:w="1253" w:type="dxa"/>
                                    </w:tcPr>
                                    <w:p w14:paraId="54C0422F" w14:textId="569D6DFB" w:rsidR="007B5626" w:rsidRPr="00E708CA" w:rsidRDefault="007B5626" w:rsidP="00E45D7B">
                                      <w:pPr>
                                        <w:pStyle w:val="a9"/>
                                        <w:ind w:leftChars="0" w:left="0"/>
                                        <w:jc w:val="left"/>
                                        <w:rPr>
                                          <w:ins w:id="1302" w:author="作成者"/>
                                        </w:rPr>
                                      </w:pPr>
                                      <w:r>
                                        <w:rPr>
                                          <w:rFonts w:hint="eastAsia"/>
                                        </w:rPr>
                                        <w:t>AAA</w:t>
                                      </w:r>
                                    </w:p>
                                  </w:tc>
                                </w:tr>
                                <w:tr w:rsidR="007B5626" w14:paraId="4B7E1A94" w14:textId="77777777" w:rsidTr="00DD1144">
                                  <w:trPr>
                                    <w:jc w:val="center"/>
                                    <w:ins w:id="1303" w:author="作成者"/>
                                  </w:trPr>
                                  <w:tc>
                                    <w:tcPr>
                                      <w:tcW w:w="704" w:type="dxa"/>
                                      <w:tcBorders>
                                        <w:top w:val="single" w:sz="4" w:space="0" w:color="auto"/>
                                        <w:left w:val="single" w:sz="4" w:space="0" w:color="auto"/>
                                        <w:bottom w:val="single" w:sz="4" w:space="0" w:color="auto"/>
                                        <w:right w:val="single" w:sz="4" w:space="0" w:color="auto"/>
                                      </w:tcBorders>
                                    </w:tcPr>
                                    <w:p w14:paraId="227EBFAF" w14:textId="77777777" w:rsidR="007B5626" w:rsidRDefault="007B5626" w:rsidP="00E45D7B">
                                      <w:pPr>
                                        <w:pStyle w:val="a9"/>
                                        <w:ind w:leftChars="0" w:left="0"/>
                                        <w:jc w:val="left"/>
                                        <w:rPr>
                                          <w:ins w:id="1304" w:author="作成者"/>
                                        </w:rPr>
                                      </w:pPr>
                                      <w:ins w:id="1305" w:author="作成者">
                                        <w:r>
                                          <w:rPr>
                                            <w:rFonts w:hint="eastAsia"/>
                                          </w:rPr>
                                          <w:t>2</w:t>
                                        </w:r>
                                      </w:ins>
                                    </w:p>
                                  </w:tc>
                                  <w:tc>
                                    <w:tcPr>
                                      <w:tcW w:w="1291" w:type="dxa"/>
                                      <w:tcBorders>
                                        <w:top w:val="single" w:sz="4" w:space="0" w:color="auto"/>
                                        <w:left w:val="single" w:sz="4" w:space="0" w:color="auto"/>
                                        <w:bottom w:val="single" w:sz="4" w:space="0" w:color="auto"/>
                                        <w:right w:val="single" w:sz="4" w:space="0" w:color="auto"/>
                                      </w:tcBorders>
                                    </w:tcPr>
                                    <w:p w14:paraId="738C7403" w14:textId="77777777" w:rsidR="007B5626" w:rsidRDefault="007B5626" w:rsidP="00E45D7B">
                                      <w:pPr>
                                        <w:pStyle w:val="a9"/>
                                        <w:ind w:leftChars="0" w:left="0"/>
                                        <w:jc w:val="left"/>
                                        <w:rPr>
                                          <w:ins w:id="1306" w:author="作成者"/>
                                        </w:rPr>
                                      </w:pPr>
                                      <w:proofErr w:type="spellStart"/>
                                      <w:ins w:id="1307" w:author="作成者">
                                        <w:r>
                                          <w:rPr>
                                            <w:rFonts w:hint="eastAsia"/>
                                          </w:rPr>
                                          <w:t>VAR_hoge</w:t>
                                        </w:r>
                                        <w:proofErr w:type="spellEnd"/>
                                      </w:ins>
                                    </w:p>
                                  </w:tc>
                                  <w:tc>
                                    <w:tcPr>
                                      <w:tcW w:w="1291" w:type="dxa"/>
                                      <w:tcBorders>
                                        <w:left w:val="single" w:sz="4" w:space="0" w:color="auto"/>
                                      </w:tcBorders>
                                    </w:tcPr>
                                    <w:p w14:paraId="6E4B9651" w14:textId="77777777" w:rsidR="007B5626" w:rsidRPr="00E708CA" w:rsidRDefault="007B5626" w:rsidP="00E45D7B">
                                      <w:pPr>
                                        <w:pStyle w:val="a9"/>
                                        <w:ind w:leftChars="0" w:left="0"/>
                                        <w:jc w:val="left"/>
                                        <w:rPr>
                                          <w:ins w:id="1308" w:author="作成者"/>
                                        </w:rPr>
                                      </w:pPr>
                                      <w:ins w:id="1309" w:author="作成者">
                                        <w:r>
                                          <w:rPr>
                                            <w:rFonts w:hint="eastAsia"/>
                                          </w:rPr>
                                          <w:t>OFF</w:t>
                                        </w:r>
                                      </w:ins>
                                    </w:p>
                                  </w:tc>
                                  <w:tc>
                                    <w:tcPr>
                                      <w:tcW w:w="1291" w:type="dxa"/>
                                    </w:tcPr>
                                    <w:p w14:paraId="64D28BBF" w14:textId="65DF77EF" w:rsidR="007B5626" w:rsidRPr="00E708CA" w:rsidRDefault="007B5626" w:rsidP="00E45D7B">
                                      <w:pPr>
                                        <w:pStyle w:val="a9"/>
                                        <w:ind w:leftChars="0" w:left="0"/>
                                        <w:jc w:val="left"/>
                                        <w:rPr>
                                          <w:ins w:id="1310" w:author="作成者"/>
                                        </w:rPr>
                                      </w:pPr>
                                      <w:r w:rsidRPr="006A5682">
                                        <w:rPr>
                                          <w:rFonts w:hint="eastAsia"/>
                                        </w:rPr>
                                        <w:t>No input required</w:t>
                                      </w:r>
                                    </w:p>
                                  </w:tc>
                                  <w:tc>
                                    <w:tcPr>
                                      <w:tcW w:w="1253" w:type="dxa"/>
                                    </w:tcPr>
                                    <w:p w14:paraId="7C4814FF" w14:textId="77777777" w:rsidR="007B5626" w:rsidRDefault="007B5626" w:rsidP="00E45D7B">
                                      <w:pPr>
                                        <w:pStyle w:val="a9"/>
                                        <w:ind w:leftChars="0" w:left="0"/>
                                        <w:jc w:val="left"/>
                                        <w:rPr>
                                          <w:ins w:id="1311" w:author="作成者"/>
                                        </w:rPr>
                                      </w:pPr>
                                      <w:ins w:id="1312" w:author="作成者">
                                        <w:r>
                                          <w:rPr>
                                            <w:rFonts w:hint="eastAsia"/>
                                          </w:rPr>
                                          <w:t>2</w:t>
                                        </w:r>
                                      </w:ins>
                                    </w:p>
                                  </w:tc>
                                  <w:tc>
                                    <w:tcPr>
                                      <w:tcW w:w="1253" w:type="dxa"/>
                                    </w:tcPr>
                                    <w:p w14:paraId="745A6914" w14:textId="79297D48" w:rsidR="007B5626" w:rsidRPr="00E708CA" w:rsidRDefault="007B5626" w:rsidP="00E45D7B">
                                      <w:pPr>
                                        <w:pStyle w:val="a9"/>
                                        <w:ind w:leftChars="0" w:left="0"/>
                                        <w:jc w:val="left"/>
                                        <w:rPr>
                                          <w:ins w:id="1313" w:author="作成者"/>
                                        </w:rPr>
                                      </w:pPr>
                                      <w:r>
                                        <w:rPr>
                                          <w:rFonts w:hint="eastAsia"/>
                                        </w:rPr>
                                        <w:t>BBB</w:t>
                                      </w:r>
                                    </w:p>
                                  </w:tc>
                                </w:tr>
                              </w:tbl>
                              <w:p w14:paraId="3FCE7269" w14:textId="77777777" w:rsidR="007B5626" w:rsidRDefault="007B5626" w:rsidP="00366ECC">
                                <w:pPr>
                                  <w:jc w:val="left"/>
                                  <w:rPr>
                                    <w:ins w:id="1314" w:author="作成者"/>
                                    <w:sz w:val="20"/>
                                    <w:szCs w:val="20"/>
                                  </w:rPr>
                                </w:pPr>
                              </w:p>
                              <w:p w14:paraId="6E080D65" w14:textId="77777777" w:rsidR="007B5626" w:rsidRDefault="007B5626" w:rsidP="00366ECC">
                                <w:pPr>
                                  <w:jc w:val="left"/>
                                  <w:rPr>
                                    <w:ins w:id="1315" w:author="作成者"/>
                                    <w:sz w:val="20"/>
                                    <w:szCs w:val="20"/>
                                  </w:rPr>
                                </w:pPr>
                              </w:p>
                              <w:p w14:paraId="45F6C112" w14:textId="77777777" w:rsidR="007B5626" w:rsidRDefault="007B5626" w:rsidP="00366ECC">
                                <w:pPr>
                                  <w:jc w:val="left"/>
                                  <w:rPr>
                                    <w:ins w:id="1316" w:author="作成者"/>
                                    <w:sz w:val="20"/>
                                    <w:szCs w:val="20"/>
                                  </w:rPr>
                                </w:pPr>
                              </w:p>
                              <w:p w14:paraId="2659A03D" w14:textId="191FC557" w:rsidR="007B5626" w:rsidRPr="00D464F6" w:rsidRDefault="007B5626" w:rsidP="00366ECC">
                                <w:pPr>
                                  <w:jc w:val="left"/>
                                  <w:rPr>
                                    <w:ins w:id="1317" w:author="作成者"/>
                                    <w:b/>
                                    <w:sz w:val="20"/>
                                    <w:szCs w:val="20"/>
                                  </w:rPr>
                                </w:pPr>
                                <w:ins w:id="1318" w:author="作成者">
                                  <w:r>
                                    <w:rPr>
                                      <w:rFonts w:hint="eastAsia"/>
                                      <w:sz w:val="20"/>
                                      <w:szCs w:val="20"/>
                                    </w:rPr>
                                    <w:t xml:space="preserve">　</w:t>
                                  </w:r>
                                  <w:r>
                                    <w:rPr>
                                      <w:sz w:val="20"/>
                                      <w:szCs w:val="20"/>
                                    </w:rPr>
                                    <w:t xml:space="preserve">　　　　　</w:t>
                                  </w:r>
                                  <w:r w:rsidRPr="00D464F6">
                                    <w:rPr>
                                      <w:rFonts w:hint="eastAsia"/>
                                      <w:b/>
                                      <w:sz w:val="20"/>
                                      <w:szCs w:val="20"/>
                                    </w:rPr>
                                    <w:t>Terraform</w:t>
                                  </w:r>
                                  <w:r>
                                    <w:rPr>
                                      <w:rFonts w:hint="eastAsia"/>
                                      <w:b/>
                                      <w:sz w:val="20"/>
                                      <w:szCs w:val="20"/>
                                    </w:rPr>
                                    <w:t>の</w:t>
                                  </w:r>
                                  <w:r>
                                    <w:rPr>
                                      <w:rFonts w:hint="eastAsia"/>
                                      <w:b/>
                                      <w:sz w:val="20"/>
                                      <w:szCs w:val="20"/>
                                    </w:rPr>
                                    <w:t>Variable</w:t>
                                  </w:r>
                                  <w:r>
                                    <w:rPr>
                                      <w:b/>
                                      <w:sz w:val="20"/>
                                      <w:szCs w:val="20"/>
                                    </w:rPr>
                                    <w:t>s</w:t>
                                  </w:r>
                                </w:ins>
                                <w:r w:rsidRPr="00A612FF">
                                  <w:rPr>
                                    <w:rFonts w:hint="eastAsia"/>
                                    <w:b/>
                                    <w:sz w:val="20"/>
                                    <w:szCs w:val="20"/>
                                  </w:rPr>
                                  <w:t xml:space="preserve"> </w:t>
                                </w:r>
                                <w:r>
                                  <w:rPr>
                                    <w:rFonts w:hint="eastAsia"/>
                                    <w:b/>
                                    <w:sz w:val="20"/>
                                    <w:szCs w:val="20"/>
                                  </w:rPr>
                                  <w:t>Value registered to Terraform</w:t>
                                </w:r>
                                <w:r>
                                  <w:rPr>
                                    <w:rFonts w:hint="eastAsia"/>
                                    <w:b/>
                                    <w:sz w:val="20"/>
                                    <w:szCs w:val="20"/>
                                  </w:rPr>
                                  <w:t>’</w:t>
                                </w:r>
                                <w:r>
                                  <w:rPr>
                                    <w:rFonts w:hint="eastAsia"/>
                                    <w:b/>
                                    <w:sz w:val="20"/>
                                    <w:szCs w:val="20"/>
                                  </w:rPr>
                                  <w:t>s Variables</w:t>
                                </w:r>
                              </w:p>
                              <w:tbl>
                                <w:tblPr>
                                  <w:tblStyle w:val="ab"/>
                                  <w:tblW w:w="0" w:type="auto"/>
                                  <w:tblInd w:w="896" w:type="dxa"/>
                                  <w:tblLook w:val="04A0" w:firstRow="1" w:lastRow="0" w:firstColumn="1" w:lastColumn="0" w:noHBand="0" w:noVBand="1"/>
                                </w:tblPr>
                                <w:tblGrid>
                                  <w:gridCol w:w="2995"/>
                                  <w:gridCol w:w="2994"/>
                                </w:tblGrid>
                                <w:tr w:rsidR="007B5626" w14:paraId="36D619C2" w14:textId="77777777" w:rsidTr="00DD1144">
                                  <w:trPr>
                                    <w:trHeight w:val="372"/>
                                    <w:ins w:id="1319" w:author="作成者"/>
                                  </w:trPr>
                                  <w:tc>
                                    <w:tcPr>
                                      <w:tcW w:w="2995" w:type="dxa"/>
                                      <w:shd w:val="clear" w:color="auto" w:fill="002060"/>
                                    </w:tcPr>
                                    <w:p w14:paraId="57650FB0" w14:textId="77777777" w:rsidR="007B5626" w:rsidRDefault="007B5626" w:rsidP="00DD1144">
                                      <w:pPr>
                                        <w:jc w:val="left"/>
                                        <w:rPr>
                                          <w:ins w:id="1320" w:author="作成者"/>
                                          <w:b/>
                                          <w:sz w:val="20"/>
                                          <w:szCs w:val="20"/>
                                        </w:rPr>
                                      </w:pPr>
                                      <w:ins w:id="1321" w:author="作成者">
                                        <w:r>
                                          <w:rPr>
                                            <w:rFonts w:hint="eastAsia"/>
                                            <w:b/>
                                            <w:sz w:val="20"/>
                                            <w:szCs w:val="20"/>
                                          </w:rPr>
                                          <w:t>Key</w:t>
                                        </w:r>
                                      </w:ins>
                                    </w:p>
                                  </w:tc>
                                  <w:tc>
                                    <w:tcPr>
                                      <w:tcW w:w="2994" w:type="dxa"/>
                                      <w:shd w:val="clear" w:color="auto" w:fill="002060"/>
                                    </w:tcPr>
                                    <w:p w14:paraId="5B17B05F" w14:textId="77777777" w:rsidR="007B5626" w:rsidRDefault="007B5626" w:rsidP="00DD1144">
                                      <w:pPr>
                                        <w:jc w:val="left"/>
                                        <w:rPr>
                                          <w:ins w:id="1322" w:author="作成者"/>
                                          <w:b/>
                                          <w:sz w:val="20"/>
                                          <w:szCs w:val="20"/>
                                        </w:rPr>
                                      </w:pPr>
                                      <w:ins w:id="1323" w:author="作成者">
                                        <w:r>
                                          <w:rPr>
                                            <w:rFonts w:hint="eastAsia"/>
                                            <w:b/>
                                            <w:sz w:val="20"/>
                                            <w:szCs w:val="20"/>
                                          </w:rPr>
                                          <w:t>Value</w:t>
                                        </w:r>
                                      </w:ins>
                                    </w:p>
                                  </w:tc>
                                </w:tr>
                                <w:tr w:rsidR="007B5626" w14:paraId="67B4CFDF" w14:textId="77777777" w:rsidTr="00DD1144">
                                  <w:trPr>
                                    <w:trHeight w:val="352"/>
                                    <w:ins w:id="1324" w:author="作成者"/>
                                  </w:trPr>
                                  <w:tc>
                                    <w:tcPr>
                                      <w:tcW w:w="2995" w:type="dxa"/>
                                    </w:tcPr>
                                    <w:p w14:paraId="4EA6FADF" w14:textId="77777777" w:rsidR="007B5626" w:rsidRPr="00EA2D11" w:rsidRDefault="007B5626" w:rsidP="00DD1144">
                                      <w:pPr>
                                        <w:jc w:val="left"/>
                                        <w:rPr>
                                          <w:ins w:id="1325" w:author="作成者"/>
                                          <w:sz w:val="20"/>
                                          <w:szCs w:val="20"/>
                                        </w:rPr>
                                      </w:pPr>
                                      <w:proofErr w:type="spellStart"/>
                                      <w:ins w:id="1326" w:author="作成者">
                                        <w:r w:rsidRPr="00EA2D11">
                                          <w:rPr>
                                            <w:rFonts w:hint="eastAsia"/>
                                            <w:sz w:val="20"/>
                                            <w:szCs w:val="20"/>
                                          </w:rPr>
                                          <w:t>VAR_hoge</w:t>
                                        </w:r>
                                        <w:proofErr w:type="spellEnd"/>
                                      </w:ins>
                                    </w:p>
                                  </w:tc>
                                  <w:tc>
                                    <w:tcPr>
                                      <w:tcW w:w="2994" w:type="dxa"/>
                                    </w:tcPr>
                                    <w:p w14:paraId="76F31D37" w14:textId="61FA795C" w:rsidR="007B5626" w:rsidRPr="00EA2D11" w:rsidRDefault="007B5626" w:rsidP="00E45D7B">
                                      <w:pPr>
                                        <w:jc w:val="left"/>
                                        <w:rPr>
                                          <w:ins w:id="1327" w:author="作成者"/>
                                          <w:sz w:val="20"/>
                                          <w:szCs w:val="20"/>
                                        </w:rPr>
                                      </w:pPr>
                                      <w:ins w:id="1328" w:author="作成者">
                                        <w:r w:rsidRPr="00EA2D11">
                                          <w:rPr>
                                            <w:sz w:val="20"/>
                                            <w:szCs w:val="20"/>
                                          </w:rPr>
                                          <w:t>[“</w:t>
                                        </w:r>
                                      </w:ins>
                                      <w:r>
                                        <w:rPr>
                                          <w:rFonts w:hint="eastAsia"/>
                                          <w:sz w:val="20"/>
                                          <w:szCs w:val="20"/>
                                        </w:rPr>
                                        <w:t>A</w:t>
                                      </w:r>
                                      <w:r>
                                        <w:rPr>
                                          <w:sz w:val="20"/>
                                          <w:szCs w:val="20"/>
                                        </w:rPr>
                                        <w:t>AA</w:t>
                                      </w:r>
                                      <w:ins w:id="1329" w:author="作成者">
                                        <w:r w:rsidRPr="00EA2D11">
                                          <w:rPr>
                                            <w:sz w:val="20"/>
                                            <w:szCs w:val="20"/>
                                          </w:rPr>
                                          <w:t>”, “</w:t>
                                        </w:r>
                                      </w:ins>
                                      <w:r>
                                        <w:rPr>
                                          <w:sz w:val="20"/>
                                          <w:szCs w:val="20"/>
                                        </w:rPr>
                                        <w:t>BBB</w:t>
                                      </w:r>
                                      <w:ins w:id="1330" w:author="作成者">
                                        <w:r w:rsidRPr="00EA2D11">
                                          <w:rPr>
                                            <w:sz w:val="20"/>
                                            <w:szCs w:val="20"/>
                                          </w:rPr>
                                          <w:t>”]</w:t>
                                        </w:r>
                                      </w:ins>
                                    </w:p>
                                  </w:tc>
                                </w:tr>
                              </w:tbl>
                              <w:p w14:paraId="1E9798D2" w14:textId="77777777" w:rsidR="007B5626" w:rsidRPr="003177F7" w:rsidRDefault="007B5626" w:rsidP="00366ECC">
                                <w:pPr>
                                  <w:jc w:val="left"/>
                                  <w:rPr>
                                    <w:ins w:id="1331" w:author="作成者"/>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0" name="下矢印 120"/>
                          <wps:cNvSpPr/>
                          <wps:spPr>
                            <a:xfrm>
                              <a:off x="114300" y="200025"/>
                              <a:ext cx="400050" cy="3695700"/>
                            </a:xfrm>
                            <a:prstGeom prst="downArrow">
                              <a:avLst/>
                            </a:prstGeom>
                            <a:solidFill>
                              <a:schemeClr val="accent6">
                                <a:lumMod val="75000"/>
                                <a:lumOff val="25000"/>
                              </a:schemeClr>
                            </a:solidFill>
                            <a:ln>
                              <a:solidFill>
                                <a:schemeClr val="accent6">
                                  <a:lumMod val="90000"/>
                                  <a:lumOff val="1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21" name="グループ化 121"/>
                          <wpg:cNvGrpSpPr/>
                          <wpg:grpSpPr>
                            <a:xfrm>
                              <a:off x="466725" y="1313296"/>
                              <a:ext cx="2815591" cy="285751"/>
                              <a:chOff x="0" y="-96501"/>
                              <a:chExt cx="2816108" cy="286040"/>
                            </a:xfrm>
                          </wpg:grpSpPr>
                          <wps:wsp>
                            <wps:cNvPr id="122" name="角丸四角形 122"/>
                            <wps:cNvSpPr/>
                            <wps:spPr>
                              <a:xfrm>
                                <a:off x="720593" y="-67594"/>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4E998EE" w14:textId="75EF72D9" w:rsidR="007B5626" w:rsidRDefault="007B5626" w:rsidP="00366ECC">
                                  <w:pPr>
                                    <w:pStyle w:val="Web"/>
                                    <w:spacing w:before="0" w:beforeAutospacing="0" w:after="0" w:afterAutospacing="0"/>
                                    <w:rPr>
                                      <w:ins w:id="1332" w:author="作成者"/>
                                    </w:rPr>
                                  </w:pPr>
                                  <w:ins w:id="1333" w:author="作成者">
                                    <w:r>
                                      <w:rPr>
                                        <w:rFonts w:cs="Times New Roman" w:hint="eastAsia"/>
                                        <w:b/>
                                        <w:bCs/>
                                        <w:color w:val="325121"/>
                                        <w:kern w:val="2"/>
                                        <w:sz w:val="20"/>
                                        <w:szCs w:val="20"/>
                                      </w:rPr>
                                      <w:t xml:space="preserve">⑬ </w:t>
                                    </w:r>
                                  </w:ins>
                                  <w:r>
                                    <w:rPr>
                                      <w:rFonts w:cs="Times New Roman" w:hint="eastAsia"/>
                                      <w:b/>
                                      <w:bCs/>
                                      <w:color w:val="325121"/>
                                      <w:kern w:val="2"/>
                                      <w:sz w:val="20"/>
                                      <w:szCs w:val="20"/>
                                    </w:rPr>
                                    <w:t>Configure Variable values</w:t>
                                  </w:r>
                                </w:p>
                              </w:txbxContent>
                            </wps:txbx>
                            <wps:bodyPr rot="0" spcFirstLastPara="0" vert="horz" wrap="square" lIns="36000" tIns="0" rIns="0" bIns="0" numCol="1" spcCol="0" rtlCol="0" fromWordArt="0" anchor="t" anchorCtr="0" forceAA="0" compatLnSpc="1">
                              <a:prstTxWarp prst="textNoShape">
                                <a:avLst/>
                              </a:prstTxWarp>
                              <a:noAutofit/>
                            </wps:bodyPr>
                          </wps:wsp>
                          <wps:wsp>
                            <wps:cNvPr id="123" name="下矢印 123"/>
                            <wps:cNvSpPr/>
                            <wps:spPr>
                              <a:xfrm rot="5400000">
                                <a:off x="190377" y="-286878"/>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g:grpSp>
                        <wps:wsp>
                          <wps:cNvPr id="124" name="角丸四角形 124"/>
                          <wps:cNvSpPr/>
                          <wps:spPr>
                            <a:xfrm>
                              <a:off x="114300" y="7237"/>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7E80808" w14:textId="20EE4F4F" w:rsidR="007B5626" w:rsidRPr="00982EAC" w:rsidRDefault="007B5626" w:rsidP="00366ECC">
                                <w:pPr>
                                  <w:jc w:val="left"/>
                                  <w:rPr>
                                    <w:ins w:id="1334" w:author="作成者"/>
                                    <w:b/>
                                    <w:color w:val="003C8A" w:themeColor="accent6" w:themeTint="E6"/>
                                    <w:sz w:val="20"/>
                                    <w:szCs w:val="20"/>
                                  </w:rPr>
                                </w:pPr>
                                <w:ins w:id="1335" w:author="作成者">
                                  <w:r>
                                    <w:rPr>
                                      <w:rFonts w:hint="eastAsia"/>
                                      <w:b/>
                                      <w:color w:val="003C8A" w:themeColor="accent6" w:themeTint="E6"/>
                                      <w:sz w:val="20"/>
                                      <w:szCs w:val="20"/>
                                    </w:rPr>
                                    <w:t>⑥</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Register Module file</w:t>
                                </w:r>
                              </w:p>
                            </w:txbxContent>
                          </wps:txbx>
                          <wps:bodyPr rot="0" spcFirstLastPara="0" vertOverflow="overflow" horzOverflow="overflow" vert="horz" wrap="square" lIns="36000" tIns="0" rIns="0" bIns="0" numCol="1" spcCol="0" rtlCol="0" fromWordArt="0" anchor="t" anchorCtr="0" forceAA="0" compatLnSpc="1">
                            <a:prstTxWarp prst="textNoShape">
                              <a:avLst/>
                            </a:prstTxWarp>
                            <a:noAutofit/>
                          </wps:bodyPr>
                        </wps:wsp>
                        <wps:wsp>
                          <wps:cNvPr id="125" name="角丸四角形 125"/>
                          <wps:cNvSpPr/>
                          <wps:spPr>
                            <a:xfrm>
                              <a:off x="114300" y="2752726"/>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1EE005E" w14:textId="40AC2B30" w:rsidR="007B5626" w:rsidRPr="00982EAC" w:rsidRDefault="007B5626" w:rsidP="00366ECC">
                                <w:pPr>
                                  <w:jc w:val="left"/>
                                  <w:rPr>
                                    <w:ins w:id="1336" w:author="作成者"/>
                                    <w:b/>
                                    <w:color w:val="003C8A" w:themeColor="accent6" w:themeTint="E6"/>
                                    <w:sz w:val="20"/>
                                    <w:szCs w:val="20"/>
                                  </w:rPr>
                                </w:pPr>
                                <w:ins w:id="1337" w:author="作成者">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Execute Operation</w:t>
                                </w:r>
                              </w:p>
                            </w:txbxContent>
                          </wps:txbx>
                          <wps:bodyPr rot="0" spcFirstLastPara="0" vertOverflow="overflow" horzOverflow="overflow" vert="horz" wrap="square" lIns="3600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9E7DCD4" id="グループ化 118" o:spid="_x0000_s1113" style="position:absolute;left:0;text-align:left;margin-left:30.15pt;margin-top:-336.4pt;width:460.5pt;height:384.45pt;z-index:251805696;mso-position-horizontal-relative:text;mso-position-vertical-relative:text;mso-height-relative:margin" coordorigin=",-762" coordsize="58483,43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">
                  <v:shape id="フローチャート: 処理 119" o:spid="_x0000_s1114" type="#_x0000_t109" style="position:absolute;top:-762;width:58483;height:43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" fillcolor="#f2f2f2 [3052]" strokecolor="#d8d8d8 [2732]" strokeweight="2pt">
                    <v:textbox>
                      <w:txbxContent>
                        <w:p w14:paraId="100F72C0" w14:textId="77777777" w:rsidR="007B5626" w:rsidRDefault="007B5626" w:rsidP="00366ECC">
                          <w:pPr>
                            <w:jc w:val="left"/>
                            <w:rPr>
                              <w:ins w:id="1338" w:author="作成者"/>
                              <w:sz w:val="20"/>
                              <w:szCs w:val="20"/>
                            </w:rPr>
                          </w:pPr>
                        </w:p>
                        <w:p w14:paraId="3BB1E806" w14:textId="77777777" w:rsidR="007B5626" w:rsidRPr="003177F7" w:rsidRDefault="007B5626" w:rsidP="00366ECC">
                          <w:pPr>
                            <w:jc w:val="left"/>
                            <w:rPr>
                              <w:ins w:id="1339" w:author="作成者"/>
                              <w:sz w:val="20"/>
                              <w:szCs w:val="20"/>
                            </w:rPr>
                          </w:pPr>
                        </w:p>
                        <w:tbl>
                          <w:tblPr>
                            <w:tblStyle w:val="ab"/>
                            <w:tblW w:w="7166" w:type="dxa"/>
                            <w:jc w:val="center"/>
                            <w:tblLook w:val="04A0" w:firstRow="1" w:lastRow="0" w:firstColumn="1" w:lastColumn="0" w:noHBand="0" w:noVBand="1"/>
                          </w:tblPr>
                          <w:tblGrid>
                            <w:gridCol w:w="7166"/>
                          </w:tblGrid>
                          <w:tr w:rsidR="007B5626" w:rsidRPr="003177F7" w14:paraId="08E6A3B7" w14:textId="77777777" w:rsidTr="00DD1144">
                            <w:trPr>
                              <w:trHeight w:val="1425"/>
                              <w:jc w:val="center"/>
                              <w:ins w:id="1340" w:author="作成者"/>
                            </w:trPr>
                            <w:tc>
                              <w:tcPr>
                                <w:tcW w:w="7166" w:type="dxa"/>
                              </w:tcPr>
                              <w:p w14:paraId="331EF177" w14:textId="77777777" w:rsidR="007B5626" w:rsidRPr="00280A77" w:rsidRDefault="007B5626" w:rsidP="00DD1144">
                                <w:pPr>
                                  <w:rPr>
                                    <w:ins w:id="1341" w:author="作成者"/>
                                    <w:sz w:val="20"/>
                                    <w:szCs w:val="20"/>
                                  </w:rPr>
                                </w:pPr>
                                <w:ins w:id="1342" w:author="作成者">
                                  <w:r w:rsidRPr="00280A77">
                                    <w:rPr>
                                      <w:sz w:val="20"/>
                                      <w:szCs w:val="20"/>
                                    </w:rPr>
                                    <w:t>variable "</w:t>
                                  </w:r>
                                  <w:proofErr w:type="spellStart"/>
                                  <w:r w:rsidRPr="00280A77">
                                    <w:rPr>
                                      <w:sz w:val="20"/>
                                      <w:szCs w:val="20"/>
                                    </w:rPr>
                                    <w:t>VAR_hoge</w:t>
                                  </w:r>
                                  <w:proofErr w:type="spellEnd"/>
                                  <w:r w:rsidRPr="00280A77">
                                    <w:rPr>
                                      <w:sz w:val="20"/>
                                      <w:szCs w:val="20"/>
                                    </w:rPr>
                                    <w:t>" {</w:t>
                                  </w:r>
                                </w:ins>
                              </w:p>
                              <w:p w14:paraId="4522406A" w14:textId="77777777" w:rsidR="007B5626" w:rsidRPr="00280A77" w:rsidRDefault="007B5626" w:rsidP="00DD1144">
                                <w:pPr>
                                  <w:ind w:firstLineChars="200" w:firstLine="400"/>
                                  <w:rPr>
                                    <w:ins w:id="1343" w:author="作成者"/>
                                    <w:sz w:val="20"/>
                                    <w:szCs w:val="20"/>
                                  </w:rPr>
                                </w:pPr>
                                <w:ins w:id="1344" w:author="作成者">
                                  <w:r>
                                    <w:rPr>
                                      <w:sz w:val="20"/>
                                      <w:szCs w:val="20"/>
                                    </w:rPr>
                                    <w:t>type = list(string)</w:t>
                                  </w:r>
                                </w:ins>
                              </w:p>
                              <w:p w14:paraId="4E0E08B6" w14:textId="77777777" w:rsidR="007B5626" w:rsidRPr="00280A77" w:rsidRDefault="007B5626" w:rsidP="00DD1144">
                                <w:pPr>
                                  <w:ind w:firstLineChars="200" w:firstLine="400"/>
                                  <w:rPr>
                                    <w:ins w:id="1345" w:author="作成者"/>
                                    <w:sz w:val="20"/>
                                    <w:szCs w:val="20"/>
                                  </w:rPr>
                                </w:pPr>
                                <w:ins w:id="1346" w:author="作成者">
                                  <w:r w:rsidRPr="00280A77">
                                    <w:rPr>
                                      <w:sz w:val="20"/>
                                      <w:szCs w:val="20"/>
                                    </w:rPr>
                                    <w:t xml:space="preserve">default = </w:t>
                                  </w:r>
                                  <w:r>
                                    <w:t>[“</w:t>
                                  </w:r>
                                  <w:proofErr w:type="spellStart"/>
                                  <w:r>
                                    <w:t>aaa</w:t>
                                  </w:r>
                                  <w:proofErr w:type="spellEnd"/>
                                  <w:r>
                                    <w:t>”, “</w:t>
                                  </w:r>
                                  <w:proofErr w:type="spellStart"/>
                                  <w:r>
                                    <w:t>bbb</w:t>
                                  </w:r>
                                  <w:proofErr w:type="spellEnd"/>
                                  <w:r>
                                    <w:t>”, “ccc”]</w:t>
                                  </w:r>
                                </w:ins>
                              </w:p>
                              <w:p w14:paraId="0B70FEAB" w14:textId="77777777" w:rsidR="007B5626" w:rsidRPr="003177F7" w:rsidRDefault="007B5626" w:rsidP="00DD1144">
                                <w:pPr>
                                  <w:pStyle w:val="a9"/>
                                  <w:ind w:leftChars="0" w:left="0"/>
                                  <w:rPr>
                                    <w:ins w:id="1347" w:author="作成者"/>
                                    <w:sz w:val="20"/>
                                    <w:szCs w:val="20"/>
                                  </w:rPr>
                                </w:pPr>
                                <w:ins w:id="1348" w:author="作成者">
                                  <w:r w:rsidRPr="00280A77">
                                    <w:rPr>
                                      <w:sz w:val="20"/>
                                      <w:szCs w:val="20"/>
                                    </w:rPr>
                                    <w:t>}</w:t>
                                  </w:r>
                                </w:ins>
                              </w:p>
                            </w:tc>
                          </w:tr>
                        </w:tbl>
                        <w:p w14:paraId="132362CC" w14:textId="77777777" w:rsidR="007B5626" w:rsidRPr="003177F7" w:rsidRDefault="007B5626" w:rsidP="00366ECC">
                          <w:pPr>
                            <w:jc w:val="left"/>
                            <w:rPr>
                              <w:ins w:id="1349" w:author="作成者"/>
                              <w:sz w:val="20"/>
                              <w:szCs w:val="20"/>
                            </w:rPr>
                          </w:pPr>
                        </w:p>
                        <w:p w14:paraId="4F91F23E" w14:textId="77777777" w:rsidR="007B5626" w:rsidRDefault="007B5626" w:rsidP="00366ECC">
                          <w:pPr>
                            <w:jc w:val="left"/>
                            <w:rPr>
                              <w:ins w:id="1350" w:author="作成者"/>
                              <w:sz w:val="20"/>
                              <w:szCs w:val="20"/>
                            </w:rPr>
                          </w:pPr>
                        </w:p>
                        <w:p w14:paraId="2D070EF7" w14:textId="77777777" w:rsidR="007B5626" w:rsidRDefault="007B5626" w:rsidP="00366ECC">
                          <w:pPr>
                            <w:jc w:val="left"/>
                            <w:rPr>
                              <w:ins w:id="1351" w:author="作成者"/>
                              <w:sz w:val="20"/>
                              <w:szCs w:val="20"/>
                            </w:rPr>
                          </w:pPr>
                        </w:p>
                        <w:p w14:paraId="02D5D66D" w14:textId="1E551CDB" w:rsidR="007B5626" w:rsidRPr="00D464F6" w:rsidRDefault="007B5626" w:rsidP="00366ECC">
                          <w:pPr>
                            <w:jc w:val="left"/>
                            <w:rPr>
                              <w:ins w:id="1352" w:author="作成者"/>
                              <w:b/>
                              <w:sz w:val="20"/>
                              <w:szCs w:val="20"/>
                            </w:rPr>
                          </w:pPr>
                          <w:ins w:id="1353" w:author="作成者">
                            <w:r>
                              <w:rPr>
                                <w:rFonts w:hint="eastAsia"/>
                                <w:sz w:val="20"/>
                                <w:szCs w:val="20"/>
                              </w:rPr>
                              <w:t xml:space="preserve">        </w:t>
                            </w:r>
                          </w:ins>
                          <w:r>
                            <w:rPr>
                              <w:rFonts w:hint="eastAsia"/>
                              <w:b/>
                              <w:sz w:val="20"/>
                              <w:szCs w:val="20"/>
                            </w:rPr>
                            <w:t>Substitute value auto registration settings/Substitute value list</w:t>
                          </w:r>
                        </w:p>
                        <w:tbl>
                          <w:tblPr>
                            <w:tblStyle w:val="ab"/>
                            <w:tblW w:w="0" w:type="auto"/>
                            <w:jc w:val="center"/>
                            <w:tblLook w:val="04A0" w:firstRow="1" w:lastRow="0" w:firstColumn="1" w:lastColumn="0" w:noHBand="0" w:noVBand="1"/>
                          </w:tblPr>
                          <w:tblGrid>
                            <w:gridCol w:w="704"/>
                            <w:gridCol w:w="1291"/>
                            <w:gridCol w:w="1291"/>
                            <w:gridCol w:w="1291"/>
                            <w:gridCol w:w="1253"/>
                            <w:gridCol w:w="1253"/>
                          </w:tblGrid>
                          <w:tr w:rsidR="007B5626" w14:paraId="2AB7B9A7" w14:textId="77777777" w:rsidTr="00DD1144">
                            <w:trPr>
                              <w:jc w:val="center"/>
                              <w:ins w:id="1354" w:author="作成者"/>
                            </w:trPr>
                            <w:tc>
                              <w:tcPr>
                                <w:tcW w:w="704" w:type="dxa"/>
                                <w:tcBorders>
                                  <w:bottom w:val="single" w:sz="4" w:space="0" w:color="auto"/>
                                </w:tcBorders>
                                <w:shd w:val="clear" w:color="auto" w:fill="002060"/>
                              </w:tcPr>
                              <w:p w14:paraId="608FCC04" w14:textId="5EB11C77" w:rsidR="007B5626" w:rsidRPr="00C80F48" w:rsidRDefault="007B5626" w:rsidP="00DD1144">
                                <w:pPr>
                                  <w:pStyle w:val="a9"/>
                                  <w:ind w:leftChars="0" w:left="0"/>
                                  <w:jc w:val="left"/>
                                  <w:rPr>
                                    <w:ins w:id="1355" w:author="作成者"/>
                                    <w:b/>
                                    <w:color w:val="FFFFFF" w:themeColor="background1"/>
                                  </w:rPr>
                                </w:pPr>
                                <w:r>
                                  <w:rPr>
                                    <w:rFonts w:hint="eastAsia"/>
                                    <w:b/>
                                    <w:color w:val="FFFFFF" w:themeColor="background1"/>
                                  </w:rPr>
                                  <w:t>Item No.</w:t>
                                </w:r>
                              </w:p>
                            </w:tc>
                            <w:tc>
                              <w:tcPr>
                                <w:tcW w:w="1291" w:type="dxa"/>
                                <w:tcBorders>
                                  <w:bottom w:val="single" w:sz="4" w:space="0" w:color="auto"/>
                                </w:tcBorders>
                                <w:shd w:val="clear" w:color="auto" w:fill="002060"/>
                              </w:tcPr>
                              <w:p w14:paraId="0792AD0B" w14:textId="610DCA42" w:rsidR="007B5626" w:rsidRPr="00C80F48" w:rsidRDefault="007B5626" w:rsidP="00DD1144">
                                <w:pPr>
                                  <w:pStyle w:val="a9"/>
                                  <w:ind w:leftChars="0" w:left="0"/>
                                  <w:jc w:val="left"/>
                                  <w:rPr>
                                    <w:ins w:id="1356" w:author="作成者"/>
                                    <w:b/>
                                    <w:color w:val="FFFFFF" w:themeColor="background1"/>
                                  </w:rPr>
                                </w:pPr>
                                <w:r>
                                  <w:rPr>
                                    <w:rFonts w:hint="eastAsia"/>
                                    <w:b/>
                                    <w:color w:val="FFFFFF" w:themeColor="background1"/>
                                  </w:rPr>
                                  <w:t>Variable name</w:t>
                                </w:r>
                              </w:p>
                            </w:tc>
                            <w:tc>
                              <w:tcPr>
                                <w:tcW w:w="1291" w:type="dxa"/>
                                <w:shd w:val="clear" w:color="auto" w:fill="002060"/>
                              </w:tcPr>
                              <w:p w14:paraId="21054595" w14:textId="55B8E06F" w:rsidR="007B5626" w:rsidRDefault="007B5626" w:rsidP="00DD1144">
                                <w:pPr>
                                  <w:pStyle w:val="a9"/>
                                  <w:ind w:leftChars="0" w:left="0"/>
                                  <w:jc w:val="left"/>
                                  <w:rPr>
                                    <w:ins w:id="1357" w:author="作成者"/>
                                    <w:b/>
                                    <w:color w:val="FFFFFF" w:themeColor="background1"/>
                                  </w:rPr>
                                </w:pPr>
                                <w:r>
                                  <w:rPr>
                                    <w:rFonts w:hint="eastAsia"/>
                                    <w:b/>
                                    <w:color w:val="FFFFFF" w:themeColor="background1"/>
                                  </w:rPr>
                                  <w:t>HCL SETTINGS</w:t>
                                </w:r>
                              </w:p>
                            </w:tc>
                            <w:tc>
                              <w:tcPr>
                                <w:tcW w:w="1291" w:type="dxa"/>
                                <w:shd w:val="clear" w:color="auto" w:fill="002060"/>
                              </w:tcPr>
                              <w:p w14:paraId="624B1CA6" w14:textId="34BE7268" w:rsidR="007B5626" w:rsidRPr="00C80F48" w:rsidRDefault="007B5626" w:rsidP="00DD1144">
                                <w:pPr>
                                  <w:pStyle w:val="a9"/>
                                  <w:ind w:leftChars="0" w:left="0"/>
                                  <w:jc w:val="left"/>
                                  <w:rPr>
                                    <w:ins w:id="1358" w:author="作成者"/>
                                    <w:b/>
                                    <w:color w:val="FFFFFF" w:themeColor="background1"/>
                                  </w:rPr>
                                </w:pPr>
                                <w:r>
                                  <w:rPr>
                                    <w:rFonts w:hint="eastAsia"/>
                                    <w:b/>
                                    <w:color w:val="FFFFFF" w:themeColor="background1"/>
                                  </w:rPr>
                                  <w:t>Member variable</w:t>
                                </w:r>
                              </w:p>
                            </w:tc>
                            <w:tc>
                              <w:tcPr>
                                <w:tcW w:w="1253" w:type="dxa"/>
                                <w:shd w:val="clear" w:color="auto" w:fill="002060"/>
                              </w:tcPr>
                              <w:p w14:paraId="7696FCFE" w14:textId="485EA554" w:rsidR="007B5626" w:rsidRDefault="007B5626" w:rsidP="00DD1144">
                                <w:pPr>
                                  <w:pStyle w:val="a9"/>
                                  <w:ind w:leftChars="0" w:left="0"/>
                                  <w:jc w:val="left"/>
                                  <w:rPr>
                                    <w:ins w:id="1359" w:author="作成者"/>
                                    <w:b/>
                                    <w:color w:val="FFFFFF" w:themeColor="background1"/>
                                  </w:rPr>
                                </w:pPr>
                                <w:r>
                                  <w:rPr>
                                    <w:rFonts w:hint="eastAsia"/>
                                    <w:b/>
                                    <w:color w:val="FFFFFF" w:themeColor="background1"/>
                                  </w:rPr>
                                  <w:t>Substitute order</w:t>
                                </w:r>
                              </w:p>
                            </w:tc>
                            <w:tc>
                              <w:tcPr>
                                <w:tcW w:w="1253" w:type="dxa"/>
                                <w:shd w:val="clear" w:color="auto" w:fill="002060"/>
                              </w:tcPr>
                              <w:p w14:paraId="1974A3AC" w14:textId="4D436558" w:rsidR="007B5626" w:rsidRDefault="007B5626" w:rsidP="00DD1144">
                                <w:pPr>
                                  <w:pStyle w:val="a9"/>
                                  <w:ind w:leftChars="0" w:left="0"/>
                                  <w:jc w:val="left"/>
                                  <w:rPr>
                                    <w:ins w:id="1360" w:author="作成者"/>
                                    <w:b/>
                                    <w:color w:val="FFFFFF" w:themeColor="background1"/>
                                  </w:rPr>
                                </w:pPr>
                                <w:r>
                                  <w:rPr>
                                    <w:rFonts w:hint="eastAsia"/>
                                    <w:b/>
                                    <w:color w:val="FFFFFF" w:themeColor="background1"/>
                                  </w:rPr>
                                  <w:t>Specific value</w:t>
                                </w:r>
                              </w:p>
                            </w:tc>
                          </w:tr>
                          <w:tr w:rsidR="007B5626" w14:paraId="6EB7F6AA" w14:textId="77777777" w:rsidTr="00DD1144">
                            <w:trPr>
                              <w:jc w:val="center"/>
                              <w:ins w:id="1361" w:author="作成者"/>
                            </w:trPr>
                            <w:tc>
                              <w:tcPr>
                                <w:tcW w:w="704" w:type="dxa"/>
                                <w:tcBorders>
                                  <w:bottom w:val="single" w:sz="4" w:space="0" w:color="auto"/>
                                </w:tcBorders>
                              </w:tcPr>
                              <w:p w14:paraId="655A1009" w14:textId="77777777" w:rsidR="007B5626" w:rsidRDefault="007B5626" w:rsidP="00E45D7B">
                                <w:pPr>
                                  <w:pStyle w:val="a9"/>
                                  <w:ind w:leftChars="0" w:left="0"/>
                                  <w:jc w:val="left"/>
                                  <w:rPr>
                                    <w:ins w:id="1362" w:author="作成者"/>
                                  </w:rPr>
                                </w:pPr>
                                <w:ins w:id="1363" w:author="作成者">
                                  <w:r>
                                    <w:rPr>
                                      <w:rFonts w:hint="eastAsia"/>
                                    </w:rPr>
                                    <w:t>1</w:t>
                                  </w:r>
                                </w:ins>
                              </w:p>
                            </w:tc>
                            <w:tc>
                              <w:tcPr>
                                <w:tcW w:w="1291" w:type="dxa"/>
                                <w:tcBorders>
                                  <w:bottom w:val="single" w:sz="4" w:space="0" w:color="auto"/>
                                </w:tcBorders>
                              </w:tcPr>
                              <w:p w14:paraId="4B261757" w14:textId="77777777" w:rsidR="007B5626" w:rsidRDefault="007B5626" w:rsidP="00E45D7B">
                                <w:pPr>
                                  <w:pStyle w:val="a9"/>
                                  <w:ind w:leftChars="0" w:left="0"/>
                                  <w:jc w:val="left"/>
                                  <w:rPr>
                                    <w:ins w:id="1364" w:author="作成者"/>
                                  </w:rPr>
                                </w:pPr>
                                <w:proofErr w:type="spellStart"/>
                                <w:ins w:id="1365" w:author="作成者">
                                  <w:r>
                                    <w:rPr>
                                      <w:rFonts w:hint="eastAsia"/>
                                    </w:rPr>
                                    <w:t>V</w:t>
                                  </w:r>
                                  <w:r>
                                    <w:t>AR_hoge</w:t>
                                  </w:r>
                                  <w:proofErr w:type="spellEnd"/>
                                </w:ins>
                              </w:p>
                            </w:tc>
                            <w:tc>
                              <w:tcPr>
                                <w:tcW w:w="1291" w:type="dxa"/>
                                <w:tcBorders>
                                  <w:bottom w:val="single" w:sz="4" w:space="0" w:color="auto"/>
                                </w:tcBorders>
                              </w:tcPr>
                              <w:p w14:paraId="0F5A37EE" w14:textId="77777777" w:rsidR="007B5626" w:rsidRPr="00E708CA" w:rsidRDefault="007B5626" w:rsidP="00E45D7B">
                                <w:pPr>
                                  <w:pStyle w:val="a9"/>
                                  <w:ind w:leftChars="0" w:left="0"/>
                                  <w:jc w:val="left"/>
                                  <w:rPr>
                                    <w:ins w:id="1366" w:author="作成者"/>
                                  </w:rPr>
                                </w:pPr>
                                <w:ins w:id="1367" w:author="作成者">
                                  <w:r>
                                    <w:rPr>
                                      <w:rFonts w:hint="eastAsia"/>
                                    </w:rPr>
                                    <w:t>OFF</w:t>
                                  </w:r>
                                </w:ins>
                              </w:p>
                            </w:tc>
                            <w:tc>
                              <w:tcPr>
                                <w:tcW w:w="1291" w:type="dxa"/>
                              </w:tcPr>
                              <w:p w14:paraId="13205857" w14:textId="0651BB0C" w:rsidR="007B5626" w:rsidRDefault="007B5626" w:rsidP="00E45D7B">
                                <w:pPr>
                                  <w:pStyle w:val="a9"/>
                                  <w:ind w:leftChars="0" w:left="0"/>
                                  <w:jc w:val="left"/>
                                  <w:rPr>
                                    <w:ins w:id="1368" w:author="作成者"/>
                                  </w:rPr>
                                </w:pPr>
                                <w:r w:rsidRPr="006A5682">
                                  <w:rPr>
                                    <w:rFonts w:hint="eastAsia"/>
                                  </w:rPr>
                                  <w:t>No input required</w:t>
                                </w:r>
                              </w:p>
                            </w:tc>
                            <w:tc>
                              <w:tcPr>
                                <w:tcW w:w="1253" w:type="dxa"/>
                              </w:tcPr>
                              <w:p w14:paraId="5AE9C1E5" w14:textId="77777777" w:rsidR="007B5626" w:rsidRDefault="007B5626" w:rsidP="00E45D7B">
                                <w:pPr>
                                  <w:pStyle w:val="a9"/>
                                  <w:ind w:leftChars="0" w:left="0"/>
                                  <w:jc w:val="left"/>
                                  <w:rPr>
                                    <w:ins w:id="1369" w:author="作成者"/>
                                  </w:rPr>
                                </w:pPr>
                                <w:ins w:id="1370" w:author="作成者">
                                  <w:r>
                                    <w:rPr>
                                      <w:rFonts w:hint="eastAsia"/>
                                    </w:rPr>
                                    <w:t>1</w:t>
                                  </w:r>
                                </w:ins>
                              </w:p>
                            </w:tc>
                            <w:tc>
                              <w:tcPr>
                                <w:tcW w:w="1253" w:type="dxa"/>
                              </w:tcPr>
                              <w:p w14:paraId="54C0422F" w14:textId="569D6DFB" w:rsidR="007B5626" w:rsidRPr="00E708CA" w:rsidRDefault="007B5626" w:rsidP="00E45D7B">
                                <w:pPr>
                                  <w:pStyle w:val="a9"/>
                                  <w:ind w:leftChars="0" w:left="0"/>
                                  <w:jc w:val="left"/>
                                  <w:rPr>
                                    <w:ins w:id="1371" w:author="作成者"/>
                                  </w:rPr>
                                </w:pPr>
                                <w:r>
                                  <w:rPr>
                                    <w:rFonts w:hint="eastAsia"/>
                                  </w:rPr>
                                  <w:t>AAA</w:t>
                                </w:r>
                              </w:p>
                            </w:tc>
                          </w:tr>
                          <w:tr w:rsidR="007B5626" w14:paraId="4B7E1A94" w14:textId="77777777" w:rsidTr="00DD1144">
                            <w:trPr>
                              <w:jc w:val="center"/>
                              <w:ins w:id="1372" w:author="作成者"/>
                            </w:trPr>
                            <w:tc>
                              <w:tcPr>
                                <w:tcW w:w="704" w:type="dxa"/>
                                <w:tcBorders>
                                  <w:top w:val="single" w:sz="4" w:space="0" w:color="auto"/>
                                  <w:left w:val="single" w:sz="4" w:space="0" w:color="auto"/>
                                  <w:bottom w:val="single" w:sz="4" w:space="0" w:color="auto"/>
                                  <w:right w:val="single" w:sz="4" w:space="0" w:color="auto"/>
                                </w:tcBorders>
                              </w:tcPr>
                              <w:p w14:paraId="227EBFAF" w14:textId="77777777" w:rsidR="007B5626" w:rsidRDefault="007B5626" w:rsidP="00E45D7B">
                                <w:pPr>
                                  <w:pStyle w:val="a9"/>
                                  <w:ind w:leftChars="0" w:left="0"/>
                                  <w:jc w:val="left"/>
                                  <w:rPr>
                                    <w:ins w:id="1373" w:author="作成者"/>
                                  </w:rPr>
                                </w:pPr>
                                <w:ins w:id="1374" w:author="作成者">
                                  <w:r>
                                    <w:rPr>
                                      <w:rFonts w:hint="eastAsia"/>
                                    </w:rPr>
                                    <w:t>2</w:t>
                                  </w:r>
                                </w:ins>
                              </w:p>
                            </w:tc>
                            <w:tc>
                              <w:tcPr>
                                <w:tcW w:w="1291" w:type="dxa"/>
                                <w:tcBorders>
                                  <w:top w:val="single" w:sz="4" w:space="0" w:color="auto"/>
                                  <w:left w:val="single" w:sz="4" w:space="0" w:color="auto"/>
                                  <w:bottom w:val="single" w:sz="4" w:space="0" w:color="auto"/>
                                  <w:right w:val="single" w:sz="4" w:space="0" w:color="auto"/>
                                </w:tcBorders>
                              </w:tcPr>
                              <w:p w14:paraId="738C7403" w14:textId="77777777" w:rsidR="007B5626" w:rsidRDefault="007B5626" w:rsidP="00E45D7B">
                                <w:pPr>
                                  <w:pStyle w:val="a9"/>
                                  <w:ind w:leftChars="0" w:left="0"/>
                                  <w:jc w:val="left"/>
                                  <w:rPr>
                                    <w:ins w:id="1375" w:author="作成者"/>
                                  </w:rPr>
                                </w:pPr>
                                <w:proofErr w:type="spellStart"/>
                                <w:ins w:id="1376" w:author="作成者">
                                  <w:r>
                                    <w:rPr>
                                      <w:rFonts w:hint="eastAsia"/>
                                    </w:rPr>
                                    <w:t>VAR_hoge</w:t>
                                  </w:r>
                                  <w:proofErr w:type="spellEnd"/>
                                </w:ins>
                              </w:p>
                            </w:tc>
                            <w:tc>
                              <w:tcPr>
                                <w:tcW w:w="1291" w:type="dxa"/>
                                <w:tcBorders>
                                  <w:left w:val="single" w:sz="4" w:space="0" w:color="auto"/>
                                </w:tcBorders>
                              </w:tcPr>
                              <w:p w14:paraId="6E4B9651" w14:textId="77777777" w:rsidR="007B5626" w:rsidRPr="00E708CA" w:rsidRDefault="007B5626" w:rsidP="00E45D7B">
                                <w:pPr>
                                  <w:pStyle w:val="a9"/>
                                  <w:ind w:leftChars="0" w:left="0"/>
                                  <w:jc w:val="left"/>
                                  <w:rPr>
                                    <w:ins w:id="1377" w:author="作成者"/>
                                  </w:rPr>
                                </w:pPr>
                                <w:ins w:id="1378" w:author="作成者">
                                  <w:r>
                                    <w:rPr>
                                      <w:rFonts w:hint="eastAsia"/>
                                    </w:rPr>
                                    <w:t>OFF</w:t>
                                  </w:r>
                                </w:ins>
                              </w:p>
                            </w:tc>
                            <w:tc>
                              <w:tcPr>
                                <w:tcW w:w="1291" w:type="dxa"/>
                              </w:tcPr>
                              <w:p w14:paraId="64D28BBF" w14:textId="65DF77EF" w:rsidR="007B5626" w:rsidRPr="00E708CA" w:rsidRDefault="007B5626" w:rsidP="00E45D7B">
                                <w:pPr>
                                  <w:pStyle w:val="a9"/>
                                  <w:ind w:leftChars="0" w:left="0"/>
                                  <w:jc w:val="left"/>
                                  <w:rPr>
                                    <w:ins w:id="1379" w:author="作成者"/>
                                  </w:rPr>
                                </w:pPr>
                                <w:r w:rsidRPr="006A5682">
                                  <w:rPr>
                                    <w:rFonts w:hint="eastAsia"/>
                                  </w:rPr>
                                  <w:t>No input required</w:t>
                                </w:r>
                              </w:p>
                            </w:tc>
                            <w:tc>
                              <w:tcPr>
                                <w:tcW w:w="1253" w:type="dxa"/>
                              </w:tcPr>
                              <w:p w14:paraId="7C4814FF" w14:textId="77777777" w:rsidR="007B5626" w:rsidRDefault="007B5626" w:rsidP="00E45D7B">
                                <w:pPr>
                                  <w:pStyle w:val="a9"/>
                                  <w:ind w:leftChars="0" w:left="0"/>
                                  <w:jc w:val="left"/>
                                  <w:rPr>
                                    <w:ins w:id="1380" w:author="作成者"/>
                                  </w:rPr>
                                </w:pPr>
                                <w:ins w:id="1381" w:author="作成者">
                                  <w:r>
                                    <w:rPr>
                                      <w:rFonts w:hint="eastAsia"/>
                                    </w:rPr>
                                    <w:t>2</w:t>
                                  </w:r>
                                </w:ins>
                              </w:p>
                            </w:tc>
                            <w:tc>
                              <w:tcPr>
                                <w:tcW w:w="1253" w:type="dxa"/>
                              </w:tcPr>
                              <w:p w14:paraId="745A6914" w14:textId="79297D48" w:rsidR="007B5626" w:rsidRPr="00E708CA" w:rsidRDefault="007B5626" w:rsidP="00E45D7B">
                                <w:pPr>
                                  <w:pStyle w:val="a9"/>
                                  <w:ind w:leftChars="0" w:left="0"/>
                                  <w:jc w:val="left"/>
                                  <w:rPr>
                                    <w:ins w:id="1382" w:author="作成者"/>
                                  </w:rPr>
                                </w:pPr>
                                <w:r>
                                  <w:rPr>
                                    <w:rFonts w:hint="eastAsia"/>
                                  </w:rPr>
                                  <w:t>BBB</w:t>
                                </w:r>
                              </w:p>
                            </w:tc>
                          </w:tr>
                        </w:tbl>
                        <w:p w14:paraId="3FCE7269" w14:textId="77777777" w:rsidR="007B5626" w:rsidRDefault="007B5626" w:rsidP="00366ECC">
                          <w:pPr>
                            <w:jc w:val="left"/>
                            <w:rPr>
                              <w:ins w:id="1383" w:author="作成者"/>
                              <w:sz w:val="20"/>
                              <w:szCs w:val="20"/>
                            </w:rPr>
                          </w:pPr>
                        </w:p>
                        <w:p w14:paraId="6E080D65" w14:textId="77777777" w:rsidR="007B5626" w:rsidRDefault="007B5626" w:rsidP="00366ECC">
                          <w:pPr>
                            <w:jc w:val="left"/>
                            <w:rPr>
                              <w:ins w:id="1384" w:author="作成者"/>
                              <w:sz w:val="20"/>
                              <w:szCs w:val="20"/>
                            </w:rPr>
                          </w:pPr>
                        </w:p>
                        <w:p w14:paraId="45F6C112" w14:textId="77777777" w:rsidR="007B5626" w:rsidRDefault="007B5626" w:rsidP="00366ECC">
                          <w:pPr>
                            <w:jc w:val="left"/>
                            <w:rPr>
                              <w:ins w:id="1385" w:author="作成者"/>
                              <w:sz w:val="20"/>
                              <w:szCs w:val="20"/>
                            </w:rPr>
                          </w:pPr>
                        </w:p>
                        <w:p w14:paraId="2659A03D" w14:textId="191FC557" w:rsidR="007B5626" w:rsidRPr="00D464F6" w:rsidRDefault="007B5626" w:rsidP="00366ECC">
                          <w:pPr>
                            <w:jc w:val="left"/>
                            <w:rPr>
                              <w:ins w:id="1386" w:author="作成者"/>
                              <w:b/>
                              <w:sz w:val="20"/>
                              <w:szCs w:val="20"/>
                            </w:rPr>
                          </w:pPr>
                          <w:ins w:id="1387" w:author="作成者">
                            <w:r>
                              <w:rPr>
                                <w:rFonts w:hint="eastAsia"/>
                                <w:sz w:val="20"/>
                                <w:szCs w:val="20"/>
                              </w:rPr>
                              <w:t xml:space="preserve">　</w:t>
                            </w:r>
                            <w:r>
                              <w:rPr>
                                <w:sz w:val="20"/>
                                <w:szCs w:val="20"/>
                              </w:rPr>
                              <w:t xml:space="preserve">　　　　　</w:t>
                            </w:r>
                            <w:r w:rsidRPr="00D464F6">
                              <w:rPr>
                                <w:rFonts w:hint="eastAsia"/>
                                <w:b/>
                                <w:sz w:val="20"/>
                                <w:szCs w:val="20"/>
                              </w:rPr>
                              <w:t>Terraform</w:t>
                            </w:r>
                            <w:r>
                              <w:rPr>
                                <w:rFonts w:hint="eastAsia"/>
                                <w:b/>
                                <w:sz w:val="20"/>
                                <w:szCs w:val="20"/>
                              </w:rPr>
                              <w:t>の</w:t>
                            </w:r>
                            <w:r>
                              <w:rPr>
                                <w:rFonts w:hint="eastAsia"/>
                                <w:b/>
                                <w:sz w:val="20"/>
                                <w:szCs w:val="20"/>
                              </w:rPr>
                              <w:t>Variable</w:t>
                            </w:r>
                            <w:r>
                              <w:rPr>
                                <w:b/>
                                <w:sz w:val="20"/>
                                <w:szCs w:val="20"/>
                              </w:rPr>
                              <w:t>s</w:t>
                            </w:r>
                          </w:ins>
                          <w:r w:rsidRPr="00A612FF">
                            <w:rPr>
                              <w:rFonts w:hint="eastAsia"/>
                              <w:b/>
                              <w:sz w:val="20"/>
                              <w:szCs w:val="20"/>
                            </w:rPr>
                            <w:t xml:space="preserve"> </w:t>
                          </w:r>
                          <w:r>
                            <w:rPr>
                              <w:rFonts w:hint="eastAsia"/>
                              <w:b/>
                              <w:sz w:val="20"/>
                              <w:szCs w:val="20"/>
                            </w:rPr>
                            <w:t>Value registered to Terraform</w:t>
                          </w:r>
                          <w:r>
                            <w:rPr>
                              <w:rFonts w:hint="eastAsia"/>
                              <w:b/>
                              <w:sz w:val="20"/>
                              <w:szCs w:val="20"/>
                            </w:rPr>
                            <w:t>’</w:t>
                          </w:r>
                          <w:r>
                            <w:rPr>
                              <w:rFonts w:hint="eastAsia"/>
                              <w:b/>
                              <w:sz w:val="20"/>
                              <w:szCs w:val="20"/>
                            </w:rPr>
                            <w:t>s Variables</w:t>
                          </w:r>
                        </w:p>
                        <w:tbl>
                          <w:tblPr>
                            <w:tblStyle w:val="ab"/>
                            <w:tblW w:w="0" w:type="auto"/>
                            <w:tblInd w:w="896" w:type="dxa"/>
                            <w:tblLook w:val="04A0" w:firstRow="1" w:lastRow="0" w:firstColumn="1" w:lastColumn="0" w:noHBand="0" w:noVBand="1"/>
                          </w:tblPr>
                          <w:tblGrid>
                            <w:gridCol w:w="2995"/>
                            <w:gridCol w:w="2994"/>
                          </w:tblGrid>
                          <w:tr w:rsidR="007B5626" w14:paraId="36D619C2" w14:textId="77777777" w:rsidTr="00DD1144">
                            <w:trPr>
                              <w:trHeight w:val="372"/>
                              <w:ins w:id="1388" w:author="作成者"/>
                            </w:trPr>
                            <w:tc>
                              <w:tcPr>
                                <w:tcW w:w="2995" w:type="dxa"/>
                                <w:shd w:val="clear" w:color="auto" w:fill="002060"/>
                              </w:tcPr>
                              <w:p w14:paraId="57650FB0" w14:textId="77777777" w:rsidR="007B5626" w:rsidRDefault="007B5626" w:rsidP="00DD1144">
                                <w:pPr>
                                  <w:jc w:val="left"/>
                                  <w:rPr>
                                    <w:ins w:id="1389" w:author="作成者"/>
                                    <w:b/>
                                    <w:sz w:val="20"/>
                                    <w:szCs w:val="20"/>
                                  </w:rPr>
                                </w:pPr>
                                <w:ins w:id="1390" w:author="作成者">
                                  <w:r>
                                    <w:rPr>
                                      <w:rFonts w:hint="eastAsia"/>
                                      <w:b/>
                                      <w:sz w:val="20"/>
                                      <w:szCs w:val="20"/>
                                    </w:rPr>
                                    <w:t>Key</w:t>
                                  </w:r>
                                </w:ins>
                              </w:p>
                            </w:tc>
                            <w:tc>
                              <w:tcPr>
                                <w:tcW w:w="2994" w:type="dxa"/>
                                <w:shd w:val="clear" w:color="auto" w:fill="002060"/>
                              </w:tcPr>
                              <w:p w14:paraId="5B17B05F" w14:textId="77777777" w:rsidR="007B5626" w:rsidRDefault="007B5626" w:rsidP="00DD1144">
                                <w:pPr>
                                  <w:jc w:val="left"/>
                                  <w:rPr>
                                    <w:ins w:id="1391" w:author="作成者"/>
                                    <w:b/>
                                    <w:sz w:val="20"/>
                                    <w:szCs w:val="20"/>
                                  </w:rPr>
                                </w:pPr>
                                <w:ins w:id="1392" w:author="作成者">
                                  <w:r>
                                    <w:rPr>
                                      <w:rFonts w:hint="eastAsia"/>
                                      <w:b/>
                                      <w:sz w:val="20"/>
                                      <w:szCs w:val="20"/>
                                    </w:rPr>
                                    <w:t>Value</w:t>
                                  </w:r>
                                </w:ins>
                              </w:p>
                            </w:tc>
                          </w:tr>
                          <w:tr w:rsidR="007B5626" w14:paraId="67B4CFDF" w14:textId="77777777" w:rsidTr="00DD1144">
                            <w:trPr>
                              <w:trHeight w:val="352"/>
                              <w:ins w:id="1393" w:author="作成者"/>
                            </w:trPr>
                            <w:tc>
                              <w:tcPr>
                                <w:tcW w:w="2995" w:type="dxa"/>
                              </w:tcPr>
                              <w:p w14:paraId="4EA6FADF" w14:textId="77777777" w:rsidR="007B5626" w:rsidRPr="00EA2D11" w:rsidRDefault="007B5626" w:rsidP="00DD1144">
                                <w:pPr>
                                  <w:jc w:val="left"/>
                                  <w:rPr>
                                    <w:ins w:id="1394" w:author="作成者"/>
                                    <w:sz w:val="20"/>
                                    <w:szCs w:val="20"/>
                                  </w:rPr>
                                </w:pPr>
                                <w:proofErr w:type="spellStart"/>
                                <w:ins w:id="1395" w:author="作成者">
                                  <w:r w:rsidRPr="00EA2D11">
                                    <w:rPr>
                                      <w:rFonts w:hint="eastAsia"/>
                                      <w:sz w:val="20"/>
                                      <w:szCs w:val="20"/>
                                    </w:rPr>
                                    <w:t>VAR_hoge</w:t>
                                  </w:r>
                                  <w:proofErr w:type="spellEnd"/>
                                </w:ins>
                              </w:p>
                            </w:tc>
                            <w:tc>
                              <w:tcPr>
                                <w:tcW w:w="2994" w:type="dxa"/>
                              </w:tcPr>
                              <w:p w14:paraId="76F31D37" w14:textId="61FA795C" w:rsidR="007B5626" w:rsidRPr="00EA2D11" w:rsidRDefault="007B5626" w:rsidP="00E45D7B">
                                <w:pPr>
                                  <w:jc w:val="left"/>
                                  <w:rPr>
                                    <w:ins w:id="1396" w:author="作成者"/>
                                    <w:sz w:val="20"/>
                                    <w:szCs w:val="20"/>
                                  </w:rPr>
                                </w:pPr>
                                <w:ins w:id="1397" w:author="作成者">
                                  <w:r w:rsidRPr="00EA2D11">
                                    <w:rPr>
                                      <w:sz w:val="20"/>
                                      <w:szCs w:val="20"/>
                                    </w:rPr>
                                    <w:t>[“</w:t>
                                  </w:r>
                                </w:ins>
                                <w:r>
                                  <w:rPr>
                                    <w:rFonts w:hint="eastAsia"/>
                                    <w:sz w:val="20"/>
                                    <w:szCs w:val="20"/>
                                  </w:rPr>
                                  <w:t>A</w:t>
                                </w:r>
                                <w:r>
                                  <w:rPr>
                                    <w:sz w:val="20"/>
                                    <w:szCs w:val="20"/>
                                  </w:rPr>
                                  <w:t>AA</w:t>
                                </w:r>
                                <w:ins w:id="1398" w:author="作成者">
                                  <w:r w:rsidRPr="00EA2D11">
                                    <w:rPr>
                                      <w:sz w:val="20"/>
                                      <w:szCs w:val="20"/>
                                    </w:rPr>
                                    <w:t>”, “</w:t>
                                  </w:r>
                                </w:ins>
                                <w:r>
                                  <w:rPr>
                                    <w:sz w:val="20"/>
                                    <w:szCs w:val="20"/>
                                  </w:rPr>
                                  <w:t>BBB</w:t>
                                </w:r>
                                <w:ins w:id="1399" w:author="作成者">
                                  <w:r w:rsidRPr="00EA2D11">
                                    <w:rPr>
                                      <w:sz w:val="20"/>
                                      <w:szCs w:val="20"/>
                                    </w:rPr>
                                    <w:t>”]</w:t>
                                  </w:r>
                                </w:ins>
                              </w:p>
                            </w:tc>
                          </w:tr>
                        </w:tbl>
                        <w:p w14:paraId="1E9798D2" w14:textId="77777777" w:rsidR="007B5626" w:rsidRPr="003177F7" w:rsidRDefault="007B5626" w:rsidP="00366ECC">
                          <w:pPr>
                            <w:jc w:val="left"/>
                            <w:rPr>
                              <w:ins w:id="1400" w:author="作成者"/>
                              <w:sz w:val="20"/>
                              <w:szCs w:val="20"/>
                            </w:rPr>
                          </w:pPr>
                        </w:p>
                      </w:txbxContent>
                    </v:textbox>
                  </v:shape>
                  <v:shape id="下矢印 120" o:spid="_x0000_s1115" type="#_x0000_t67" style="position:absolute;left:1143;top:2000;width:4000;height:369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" adj="20431" fillcolor="#0057c9 [2425]" strokecolor="#003c8c [2905]" strokeweight="2pt"/>
                  <v:group id="グループ化 121" o:spid="_x0000_s1116" style="position:absolute;left:4667;top:13132;width:28156;height:2858" coordorigin=",-965" coordsize="28161,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">
                    <v:roundrect id="角丸四角形 122" o:spid="_x0000_s1117" style="position:absolute;left:7205;top:-675;width:20956;height:251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" fillcolor="white [3212]" strokecolor="#508035 [2422]" strokeweight="2pt">
                      <v:shadow on="t" color="black" opacity="26214f" origin="-.5,-.5" offset=".74836mm,.74836mm"/>
                      <v:textbox inset="1mm,0,0,0">
                        <w:txbxContent>
                          <w:p w14:paraId="64E998EE" w14:textId="75EF72D9" w:rsidR="007B5626" w:rsidRDefault="007B5626" w:rsidP="00366ECC">
                            <w:pPr>
                              <w:pStyle w:val="Web"/>
                              <w:spacing w:before="0" w:beforeAutospacing="0" w:after="0" w:afterAutospacing="0"/>
                              <w:rPr>
                                <w:ins w:id="1401" w:author="作成者"/>
                              </w:rPr>
                            </w:pPr>
                            <w:ins w:id="1402" w:author="作成者">
                              <w:r>
                                <w:rPr>
                                  <w:rFonts w:cs="Times New Roman" w:hint="eastAsia"/>
                                  <w:b/>
                                  <w:bCs/>
                                  <w:color w:val="325121"/>
                                  <w:kern w:val="2"/>
                                  <w:sz w:val="20"/>
                                  <w:szCs w:val="20"/>
                                </w:rPr>
                                <w:t xml:space="preserve">⑬ </w:t>
                              </w:r>
                            </w:ins>
                            <w:r>
                              <w:rPr>
                                <w:rFonts w:cs="Times New Roman" w:hint="eastAsia"/>
                                <w:b/>
                                <w:bCs/>
                                <w:color w:val="325121"/>
                                <w:kern w:val="2"/>
                                <w:sz w:val="20"/>
                                <w:szCs w:val="20"/>
                              </w:rPr>
                              <w:t>Configure Variable values</w:t>
                            </w:r>
                          </w:p>
                        </w:txbxContent>
                      </v:textbox>
                    </v:roundrect>
                    <v:shape id="下矢印 123" o:spid="_x0000_s1118" type="#_x0000_t67" style="position:absolute;left:1904;top:-2869;width:2860;height:666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" adj="18321" fillcolor="#518135" strokecolor="#508035 [2422]" strokeweight="2pt">
                      <v:fill opacity="52428f"/>
                    </v:shape>
                  </v:group>
                  <v:roundrect id="角丸四角形 124" o:spid="_x0000_s1119" style="position:absolute;left:1143;top:72;width:26352;height:251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" fillcolor="white [3201]" strokecolor="#003c8c [2905]" strokeweight="2pt">
                    <v:shadow on="t" color="black" opacity="26214f" origin="-.5,-.5" offset=".74836mm,.74836mm"/>
                    <v:textbox inset="1mm,0,0,0">
                      <w:txbxContent>
                        <w:p w14:paraId="47E80808" w14:textId="20EE4F4F" w:rsidR="007B5626" w:rsidRPr="00982EAC" w:rsidRDefault="007B5626" w:rsidP="00366ECC">
                          <w:pPr>
                            <w:jc w:val="left"/>
                            <w:rPr>
                              <w:ins w:id="1403" w:author="作成者"/>
                              <w:b/>
                              <w:color w:val="003C8A" w:themeColor="accent6" w:themeTint="E6"/>
                              <w:sz w:val="20"/>
                              <w:szCs w:val="20"/>
                            </w:rPr>
                          </w:pPr>
                          <w:ins w:id="1404" w:author="作成者">
                            <w:r>
                              <w:rPr>
                                <w:rFonts w:hint="eastAsia"/>
                                <w:b/>
                                <w:color w:val="003C8A" w:themeColor="accent6" w:themeTint="E6"/>
                                <w:sz w:val="20"/>
                                <w:szCs w:val="20"/>
                              </w:rPr>
                              <w:t>⑥</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Register Module file</w:t>
                          </w:r>
                        </w:p>
                      </w:txbxContent>
                    </v:textbox>
                  </v:roundrect>
                  <v:roundrect id="角丸四角形 125" o:spid="_x0000_s1120" style="position:absolute;left:1143;top:27527;width:26354;height:252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" fillcolor="white [3201]" strokecolor="#003c8c [2905]" strokeweight="2pt">
                    <v:shadow on="t" color="black" opacity="26214f" origin="-.5,-.5" offset=".74836mm,.74836mm"/>
                    <v:textbox inset="1mm,0,0,0">
                      <w:txbxContent>
                        <w:p w14:paraId="41EE005E" w14:textId="40AC2B30" w:rsidR="007B5626" w:rsidRPr="00982EAC" w:rsidRDefault="007B5626" w:rsidP="00366ECC">
                          <w:pPr>
                            <w:jc w:val="left"/>
                            <w:rPr>
                              <w:ins w:id="1405" w:author="作成者"/>
                              <w:b/>
                              <w:color w:val="003C8A" w:themeColor="accent6" w:themeTint="E6"/>
                              <w:sz w:val="20"/>
                              <w:szCs w:val="20"/>
                            </w:rPr>
                          </w:pPr>
                          <w:ins w:id="1406" w:author="作成者">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Execute Operation</w:t>
                          </w:r>
                        </w:p>
                      </w:txbxContent>
                    </v:textbox>
                  </v:roundrect>
                  <w10:wrap type="topAndBottom"/>
                </v:group>
              </w:pict>
            </mc:Fallback>
          </mc:AlternateContent>
        </w:r>
        <w:r>
          <w:rPr>
            <w:rFonts w:hint="eastAsia"/>
          </w:rPr>
          <w:t>l</w:t>
        </w:r>
        <w:r>
          <w:t>ist</w:t>
        </w:r>
      </w:ins>
      <w:r w:rsidR="00DD1144">
        <w:rPr>
          <w:rFonts w:hint="eastAsia"/>
        </w:rPr>
        <w:t xml:space="preserve"> type</w:t>
      </w:r>
    </w:p>
    <w:p w14:paraId="1CD91E14" w14:textId="77777777" w:rsidR="00366ECC" w:rsidRDefault="00366ECC" w:rsidP="00366ECC">
      <w:pPr>
        <w:pStyle w:val="a9"/>
        <w:ind w:leftChars="0" w:left="360"/>
        <w:rPr>
          <w:ins w:id="1407" w:author="作成者"/>
        </w:rPr>
      </w:pPr>
    </w:p>
    <w:p w14:paraId="5063AE18" w14:textId="77777777" w:rsidR="00366ECC" w:rsidRDefault="00366ECC" w:rsidP="00366ECC">
      <w:pPr>
        <w:widowControl/>
        <w:jc w:val="left"/>
        <w:rPr>
          <w:ins w:id="1408" w:author="作成者"/>
        </w:rPr>
      </w:pPr>
      <w:ins w:id="1409" w:author="作成者">
        <w:r>
          <w:br w:type="page"/>
        </w:r>
      </w:ins>
    </w:p>
    <w:p w14:paraId="1B1ABDD7" w14:textId="77777777" w:rsidR="00366ECC" w:rsidRDefault="00366ECC" w:rsidP="00366ECC">
      <w:pPr>
        <w:pStyle w:val="a9"/>
        <w:ind w:leftChars="0" w:left="360"/>
        <w:rPr>
          <w:ins w:id="1410" w:author="作成者"/>
        </w:rPr>
      </w:pPr>
    </w:p>
    <w:p w14:paraId="6BF1A2E4" w14:textId="1BF98EB6" w:rsidR="00366ECC" w:rsidRDefault="00366ECC" w:rsidP="00366ECC">
      <w:pPr>
        <w:pStyle w:val="aff0"/>
        <w:numPr>
          <w:ilvl w:val="1"/>
          <w:numId w:val="14"/>
        </w:numPr>
        <w:ind w:left="780" w:hanging="360"/>
        <w:rPr>
          <w:ins w:id="1411" w:author="作成者"/>
        </w:rPr>
      </w:pPr>
      <w:ins w:id="1412" w:author="作成者">
        <w:r>
          <w:rPr>
            <w:noProof/>
          </w:rPr>
          <mc:AlternateContent>
            <mc:Choice Requires="wpg">
              <w:drawing>
                <wp:anchor distT="0" distB="0" distL="114300" distR="114300" simplePos="0" relativeHeight="251806720" behindDoc="0" locked="0" layoutInCell="1" allowOverlap="1" wp14:anchorId="3CEB034F" wp14:editId="1B5E976C">
                  <wp:simplePos x="0" y="0"/>
                  <wp:positionH relativeFrom="column">
                    <wp:posOffset>382905</wp:posOffset>
                  </wp:positionH>
                  <wp:positionV relativeFrom="paragraph">
                    <wp:posOffset>307975</wp:posOffset>
                  </wp:positionV>
                  <wp:extent cx="5848350" cy="4536440"/>
                  <wp:effectExtent l="0" t="0" r="19050" b="16510"/>
                  <wp:wrapTopAndBottom/>
                  <wp:docPr id="126" name="グループ化 126"/>
                  <wp:cNvGraphicFramePr/>
                  <a:graphic xmlns:a="http://schemas.openxmlformats.org/drawingml/2006/main">
                    <a:graphicData uri="http://schemas.microsoft.com/office/word/2010/wordprocessingGroup">
                      <wpg:wgp>
                        <wpg:cNvGrpSpPr/>
                        <wpg:grpSpPr>
                          <a:xfrm>
                            <a:off x="0" y="0"/>
                            <a:ext cx="5848350" cy="4536440"/>
                            <a:chOff x="0" y="-76200"/>
                            <a:chExt cx="5848350" cy="4017469"/>
                          </a:xfrm>
                        </wpg:grpSpPr>
                        <wps:wsp>
                          <wps:cNvPr id="127" name="フローチャート: 処理 127"/>
                          <wps:cNvSpPr/>
                          <wps:spPr>
                            <a:xfrm>
                              <a:off x="0" y="-76200"/>
                              <a:ext cx="5848350" cy="4017469"/>
                            </a:xfrm>
                            <a:prstGeom prst="flowChartProcess">
                              <a:avLst/>
                            </a:prstGeom>
                            <a:solidFill>
                              <a:schemeClr val="bg1">
                                <a:lumMod val="95000"/>
                              </a:schemeClr>
                            </a:solidFill>
                            <a:ln>
                              <a:solidFill>
                                <a:schemeClr val="bg1">
                                  <a:lumMod val="85000"/>
                                </a:schemeClr>
                              </a:solidFill>
                            </a:ln>
                          </wps:spPr>
                          <wps:style>
                            <a:lnRef idx="2">
                              <a:schemeClr val="dk1"/>
                            </a:lnRef>
                            <a:fillRef idx="1">
                              <a:schemeClr val="lt1"/>
                            </a:fillRef>
                            <a:effectRef idx="0">
                              <a:schemeClr val="dk1"/>
                            </a:effectRef>
                            <a:fontRef idx="minor">
                              <a:schemeClr val="dk1"/>
                            </a:fontRef>
                          </wps:style>
                          <wps:txbx>
                            <w:txbxContent>
                              <w:p w14:paraId="6C2E5BC5" w14:textId="77777777" w:rsidR="007B5626" w:rsidRDefault="007B5626" w:rsidP="00366ECC">
                                <w:pPr>
                                  <w:jc w:val="left"/>
                                  <w:rPr>
                                    <w:ins w:id="1413" w:author="作成者"/>
                                    <w:sz w:val="20"/>
                                    <w:szCs w:val="20"/>
                                  </w:rPr>
                                </w:pPr>
                              </w:p>
                              <w:p w14:paraId="498392AC" w14:textId="77777777" w:rsidR="007B5626" w:rsidRPr="003177F7" w:rsidRDefault="007B5626" w:rsidP="00366ECC">
                                <w:pPr>
                                  <w:jc w:val="left"/>
                                  <w:rPr>
                                    <w:ins w:id="1414" w:author="作成者"/>
                                    <w:sz w:val="20"/>
                                    <w:szCs w:val="20"/>
                                  </w:rPr>
                                </w:pPr>
                              </w:p>
                              <w:tbl>
                                <w:tblPr>
                                  <w:tblStyle w:val="ab"/>
                                  <w:tblW w:w="7166" w:type="dxa"/>
                                  <w:jc w:val="center"/>
                                  <w:tblLook w:val="04A0" w:firstRow="1" w:lastRow="0" w:firstColumn="1" w:lastColumn="0" w:noHBand="0" w:noVBand="1"/>
                                </w:tblPr>
                                <w:tblGrid>
                                  <w:gridCol w:w="7166"/>
                                </w:tblGrid>
                                <w:tr w:rsidR="007B5626" w:rsidRPr="003177F7" w14:paraId="4BC7C151" w14:textId="77777777" w:rsidTr="00DD1144">
                                  <w:trPr>
                                    <w:trHeight w:val="1425"/>
                                    <w:jc w:val="center"/>
                                    <w:ins w:id="1415" w:author="作成者"/>
                                  </w:trPr>
                                  <w:tc>
                                    <w:tcPr>
                                      <w:tcW w:w="7166" w:type="dxa"/>
                                    </w:tcPr>
                                    <w:p w14:paraId="579E9EEF" w14:textId="77777777" w:rsidR="007B5626" w:rsidRPr="00280A77" w:rsidRDefault="007B5626" w:rsidP="00DD1144">
                                      <w:pPr>
                                        <w:rPr>
                                          <w:ins w:id="1416" w:author="作成者"/>
                                          <w:sz w:val="20"/>
                                          <w:szCs w:val="20"/>
                                        </w:rPr>
                                      </w:pPr>
                                      <w:ins w:id="1417" w:author="作成者">
                                        <w:r w:rsidRPr="00280A77">
                                          <w:rPr>
                                            <w:sz w:val="20"/>
                                            <w:szCs w:val="20"/>
                                          </w:rPr>
                                          <w:t>variable "</w:t>
                                        </w:r>
                                        <w:proofErr w:type="spellStart"/>
                                        <w:r w:rsidRPr="00280A77">
                                          <w:rPr>
                                            <w:sz w:val="20"/>
                                            <w:szCs w:val="20"/>
                                          </w:rPr>
                                          <w:t>VAR_hoge</w:t>
                                        </w:r>
                                        <w:proofErr w:type="spellEnd"/>
                                        <w:r w:rsidRPr="00280A77">
                                          <w:rPr>
                                            <w:sz w:val="20"/>
                                            <w:szCs w:val="20"/>
                                          </w:rPr>
                                          <w:t>" {</w:t>
                                        </w:r>
                                      </w:ins>
                                    </w:p>
                                    <w:p w14:paraId="7B44177A" w14:textId="77777777" w:rsidR="007B5626" w:rsidRPr="00280A77" w:rsidRDefault="007B5626" w:rsidP="00DD1144">
                                      <w:pPr>
                                        <w:ind w:firstLineChars="200" w:firstLine="400"/>
                                        <w:rPr>
                                          <w:ins w:id="1418" w:author="作成者"/>
                                          <w:sz w:val="20"/>
                                          <w:szCs w:val="20"/>
                                        </w:rPr>
                                      </w:pPr>
                                      <w:ins w:id="1419" w:author="作成者">
                                        <w:r>
                                          <w:rPr>
                                            <w:sz w:val="20"/>
                                            <w:szCs w:val="20"/>
                                          </w:rPr>
                                          <w:t>type = set(string)</w:t>
                                        </w:r>
                                      </w:ins>
                                    </w:p>
                                    <w:p w14:paraId="7E45AFA8" w14:textId="77777777" w:rsidR="007B5626" w:rsidRPr="00280A77" w:rsidRDefault="007B5626" w:rsidP="00DD1144">
                                      <w:pPr>
                                        <w:ind w:firstLineChars="200" w:firstLine="400"/>
                                        <w:rPr>
                                          <w:ins w:id="1420" w:author="作成者"/>
                                          <w:sz w:val="20"/>
                                          <w:szCs w:val="20"/>
                                        </w:rPr>
                                      </w:pPr>
                                      <w:ins w:id="1421" w:author="作成者">
                                        <w:r w:rsidRPr="00280A77">
                                          <w:rPr>
                                            <w:sz w:val="20"/>
                                            <w:szCs w:val="20"/>
                                          </w:rPr>
                                          <w:t xml:space="preserve">default = </w:t>
                                        </w:r>
                                        <w:r>
                                          <w:t>[“</w:t>
                                        </w:r>
                                        <w:proofErr w:type="spellStart"/>
                                        <w:r>
                                          <w:t>aaa</w:t>
                                        </w:r>
                                        <w:proofErr w:type="spellEnd"/>
                                        <w:r>
                                          <w:t>”, “</w:t>
                                        </w:r>
                                        <w:proofErr w:type="spellStart"/>
                                        <w:r>
                                          <w:t>bbb</w:t>
                                        </w:r>
                                        <w:proofErr w:type="spellEnd"/>
                                        <w:r>
                                          <w:t>”, “ccc”]</w:t>
                                        </w:r>
                                      </w:ins>
                                    </w:p>
                                    <w:p w14:paraId="5270C87A" w14:textId="77777777" w:rsidR="007B5626" w:rsidRPr="003177F7" w:rsidRDefault="007B5626" w:rsidP="00DD1144">
                                      <w:pPr>
                                        <w:pStyle w:val="a9"/>
                                        <w:ind w:leftChars="0" w:left="0"/>
                                        <w:rPr>
                                          <w:ins w:id="1422" w:author="作成者"/>
                                          <w:sz w:val="20"/>
                                          <w:szCs w:val="20"/>
                                        </w:rPr>
                                      </w:pPr>
                                      <w:ins w:id="1423" w:author="作成者">
                                        <w:r w:rsidRPr="00280A77">
                                          <w:rPr>
                                            <w:sz w:val="20"/>
                                            <w:szCs w:val="20"/>
                                          </w:rPr>
                                          <w:t>}</w:t>
                                        </w:r>
                                      </w:ins>
                                    </w:p>
                                  </w:tc>
                                </w:tr>
                              </w:tbl>
                              <w:p w14:paraId="495027D4" w14:textId="77777777" w:rsidR="007B5626" w:rsidRPr="003177F7" w:rsidRDefault="007B5626" w:rsidP="00366ECC">
                                <w:pPr>
                                  <w:jc w:val="left"/>
                                  <w:rPr>
                                    <w:ins w:id="1424" w:author="作成者"/>
                                    <w:sz w:val="20"/>
                                    <w:szCs w:val="20"/>
                                  </w:rPr>
                                </w:pPr>
                              </w:p>
                              <w:p w14:paraId="2314BCF8" w14:textId="77777777" w:rsidR="007B5626" w:rsidRDefault="007B5626" w:rsidP="00366ECC">
                                <w:pPr>
                                  <w:jc w:val="left"/>
                                  <w:rPr>
                                    <w:ins w:id="1425" w:author="作成者"/>
                                    <w:sz w:val="20"/>
                                    <w:szCs w:val="20"/>
                                  </w:rPr>
                                </w:pPr>
                              </w:p>
                              <w:p w14:paraId="6DA23E79" w14:textId="77777777" w:rsidR="007B5626" w:rsidRDefault="007B5626" w:rsidP="00366ECC">
                                <w:pPr>
                                  <w:jc w:val="left"/>
                                  <w:rPr>
                                    <w:ins w:id="1426" w:author="作成者"/>
                                    <w:sz w:val="20"/>
                                    <w:szCs w:val="20"/>
                                  </w:rPr>
                                </w:pPr>
                              </w:p>
                              <w:p w14:paraId="044393A2" w14:textId="470DF55B" w:rsidR="007B5626" w:rsidRPr="00D464F6" w:rsidRDefault="007B5626" w:rsidP="00366ECC">
                                <w:pPr>
                                  <w:jc w:val="left"/>
                                  <w:rPr>
                                    <w:ins w:id="1427" w:author="作成者"/>
                                    <w:b/>
                                    <w:sz w:val="20"/>
                                    <w:szCs w:val="20"/>
                                  </w:rPr>
                                </w:pPr>
                                <w:ins w:id="1428" w:author="作成者">
                                  <w:r>
                                    <w:rPr>
                                      <w:rFonts w:hint="eastAsia"/>
                                      <w:sz w:val="20"/>
                                      <w:szCs w:val="20"/>
                                    </w:rPr>
                                    <w:t xml:space="preserve">        </w:t>
                                  </w:r>
                                </w:ins>
                                <w:r>
                                  <w:rPr>
                                    <w:rFonts w:hint="eastAsia"/>
                                    <w:b/>
                                    <w:sz w:val="20"/>
                                    <w:szCs w:val="20"/>
                                  </w:rPr>
                                  <w:t>Substitute value auto registration settings/Substitute value list</w:t>
                                </w:r>
                              </w:p>
                              <w:tbl>
                                <w:tblPr>
                                  <w:tblStyle w:val="ab"/>
                                  <w:tblW w:w="0" w:type="auto"/>
                                  <w:jc w:val="center"/>
                                  <w:tblLook w:val="04A0" w:firstRow="1" w:lastRow="0" w:firstColumn="1" w:lastColumn="0" w:noHBand="0" w:noVBand="1"/>
                                </w:tblPr>
                                <w:tblGrid>
                                  <w:gridCol w:w="704"/>
                                  <w:gridCol w:w="1291"/>
                                  <w:gridCol w:w="1291"/>
                                  <w:gridCol w:w="1291"/>
                                  <w:gridCol w:w="1253"/>
                                  <w:gridCol w:w="1253"/>
                                </w:tblGrid>
                                <w:tr w:rsidR="007B5626" w14:paraId="5E2F4AFE" w14:textId="77777777" w:rsidTr="00DD1144">
                                  <w:trPr>
                                    <w:jc w:val="center"/>
                                    <w:ins w:id="1429" w:author="作成者"/>
                                  </w:trPr>
                                  <w:tc>
                                    <w:tcPr>
                                      <w:tcW w:w="704" w:type="dxa"/>
                                      <w:tcBorders>
                                        <w:bottom w:val="single" w:sz="4" w:space="0" w:color="auto"/>
                                      </w:tcBorders>
                                      <w:shd w:val="clear" w:color="auto" w:fill="002060"/>
                                    </w:tcPr>
                                    <w:p w14:paraId="2F836214" w14:textId="03658225" w:rsidR="007B5626" w:rsidRPr="00C80F48" w:rsidRDefault="007B5626" w:rsidP="00DD1144">
                                      <w:pPr>
                                        <w:pStyle w:val="a9"/>
                                        <w:ind w:leftChars="0" w:left="0"/>
                                        <w:jc w:val="left"/>
                                        <w:rPr>
                                          <w:ins w:id="1430" w:author="作成者"/>
                                          <w:b/>
                                          <w:color w:val="FFFFFF" w:themeColor="background1"/>
                                        </w:rPr>
                                      </w:pPr>
                                      <w:r>
                                        <w:rPr>
                                          <w:rFonts w:hint="eastAsia"/>
                                          <w:b/>
                                          <w:color w:val="FFFFFF" w:themeColor="background1"/>
                                        </w:rPr>
                                        <w:t>Item No.</w:t>
                                      </w:r>
                                    </w:p>
                                  </w:tc>
                                  <w:tc>
                                    <w:tcPr>
                                      <w:tcW w:w="1291" w:type="dxa"/>
                                      <w:tcBorders>
                                        <w:bottom w:val="single" w:sz="4" w:space="0" w:color="auto"/>
                                      </w:tcBorders>
                                      <w:shd w:val="clear" w:color="auto" w:fill="002060"/>
                                    </w:tcPr>
                                    <w:p w14:paraId="5E5663E5" w14:textId="6AF6A0A5" w:rsidR="007B5626" w:rsidRPr="00C80F48" w:rsidRDefault="007B5626" w:rsidP="00DD1144">
                                      <w:pPr>
                                        <w:pStyle w:val="a9"/>
                                        <w:ind w:leftChars="0" w:left="0"/>
                                        <w:jc w:val="left"/>
                                        <w:rPr>
                                          <w:ins w:id="1431" w:author="作成者"/>
                                          <w:b/>
                                          <w:color w:val="FFFFFF" w:themeColor="background1"/>
                                        </w:rPr>
                                      </w:pPr>
                                      <w:r>
                                        <w:rPr>
                                          <w:rFonts w:hint="eastAsia"/>
                                          <w:b/>
                                          <w:color w:val="FFFFFF" w:themeColor="background1"/>
                                        </w:rPr>
                                        <w:t>Variable name</w:t>
                                      </w:r>
                                    </w:p>
                                  </w:tc>
                                  <w:tc>
                                    <w:tcPr>
                                      <w:tcW w:w="1291" w:type="dxa"/>
                                      <w:tcBorders>
                                        <w:bottom w:val="single" w:sz="4" w:space="0" w:color="auto"/>
                                      </w:tcBorders>
                                      <w:shd w:val="clear" w:color="auto" w:fill="002060"/>
                                    </w:tcPr>
                                    <w:p w14:paraId="33431EBC" w14:textId="44597F28" w:rsidR="007B5626" w:rsidRDefault="007B5626" w:rsidP="00DD1144">
                                      <w:pPr>
                                        <w:pStyle w:val="a9"/>
                                        <w:ind w:leftChars="0" w:left="0"/>
                                        <w:jc w:val="left"/>
                                        <w:rPr>
                                          <w:ins w:id="1432" w:author="作成者"/>
                                          <w:b/>
                                          <w:color w:val="FFFFFF" w:themeColor="background1"/>
                                        </w:rPr>
                                      </w:pPr>
                                      <w:r>
                                        <w:rPr>
                                          <w:rFonts w:hint="eastAsia"/>
                                          <w:b/>
                                          <w:color w:val="FFFFFF" w:themeColor="background1"/>
                                        </w:rPr>
                                        <w:t>HCL SETTINGS</w:t>
                                      </w:r>
                                    </w:p>
                                  </w:tc>
                                  <w:tc>
                                    <w:tcPr>
                                      <w:tcW w:w="1291" w:type="dxa"/>
                                      <w:tcBorders>
                                        <w:bottom w:val="single" w:sz="4" w:space="0" w:color="auto"/>
                                      </w:tcBorders>
                                      <w:shd w:val="clear" w:color="auto" w:fill="002060"/>
                                    </w:tcPr>
                                    <w:p w14:paraId="30FEE445" w14:textId="3DA1C613" w:rsidR="007B5626" w:rsidRPr="00C80F48" w:rsidRDefault="007B5626" w:rsidP="00DD1144">
                                      <w:pPr>
                                        <w:pStyle w:val="a9"/>
                                        <w:ind w:leftChars="0" w:left="0"/>
                                        <w:jc w:val="left"/>
                                        <w:rPr>
                                          <w:ins w:id="1433" w:author="作成者"/>
                                          <w:b/>
                                          <w:color w:val="FFFFFF" w:themeColor="background1"/>
                                        </w:rPr>
                                      </w:pPr>
                                      <w:r>
                                        <w:rPr>
                                          <w:rFonts w:hint="eastAsia"/>
                                          <w:b/>
                                          <w:color w:val="FFFFFF" w:themeColor="background1"/>
                                        </w:rPr>
                                        <w:t>Member variable</w:t>
                                      </w:r>
                                    </w:p>
                                  </w:tc>
                                  <w:tc>
                                    <w:tcPr>
                                      <w:tcW w:w="1253" w:type="dxa"/>
                                      <w:tcBorders>
                                        <w:bottom w:val="single" w:sz="4" w:space="0" w:color="auto"/>
                                      </w:tcBorders>
                                      <w:shd w:val="clear" w:color="auto" w:fill="002060"/>
                                    </w:tcPr>
                                    <w:p w14:paraId="3D87F9F7" w14:textId="0982B5EE" w:rsidR="007B5626" w:rsidRDefault="007B5626" w:rsidP="00DD1144">
                                      <w:pPr>
                                        <w:pStyle w:val="a9"/>
                                        <w:ind w:leftChars="0" w:left="0"/>
                                        <w:jc w:val="left"/>
                                        <w:rPr>
                                          <w:ins w:id="1434" w:author="作成者"/>
                                          <w:b/>
                                          <w:color w:val="FFFFFF" w:themeColor="background1"/>
                                        </w:rPr>
                                      </w:pPr>
                                      <w:r>
                                        <w:rPr>
                                          <w:rFonts w:hint="eastAsia"/>
                                          <w:b/>
                                          <w:color w:val="FFFFFF" w:themeColor="background1"/>
                                        </w:rPr>
                                        <w:t>Substitute order</w:t>
                                      </w:r>
                                    </w:p>
                                  </w:tc>
                                  <w:tc>
                                    <w:tcPr>
                                      <w:tcW w:w="1253" w:type="dxa"/>
                                      <w:shd w:val="clear" w:color="auto" w:fill="002060"/>
                                    </w:tcPr>
                                    <w:p w14:paraId="248D5CD6" w14:textId="17EB2371" w:rsidR="007B5626" w:rsidRDefault="007B5626" w:rsidP="00DD1144">
                                      <w:pPr>
                                        <w:pStyle w:val="a9"/>
                                        <w:ind w:leftChars="0" w:left="0"/>
                                        <w:jc w:val="left"/>
                                        <w:rPr>
                                          <w:ins w:id="1435" w:author="作成者"/>
                                          <w:b/>
                                          <w:color w:val="FFFFFF" w:themeColor="background1"/>
                                        </w:rPr>
                                      </w:pPr>
                                      <w:r>
                                        <w:rPr>
                                          <w:rFonts w:hint="eastAsia"/>
                                          <w:b/>
                                          <w:color w:val="FFFFFF" w:themeColor="background1"/>
                                        </w:rPr>
                                        <w:t>Specific value</w:t>
                                      </w:r>
                                    </w:p>
                                  </w:tc>
                                </w:tr>
                                <w:tr w:rsidR="007B5626" w14:paraId="15159C4B" w14:textId="77777777" w:rsidTr="00DD1144">
                                  <w:trPr>
                                    <w:jc w:val="center"/>
                                    <w:ins w:id="1436" w:author="作成者"/>
                                  </w:trPr>
                                  <w:tc>
                                    <w:tcPr>
                                      <w:tcW w:w="704" w:type="dxa"/>
                                      <w:tcBorders>
                                        <w:bottom w:val="single" w:sz="4" w:space="0" w:color="auto"/>
                                      </w:tcBorders>
                                    </w:tcPr>
                                    <w:p w14:paraId="575CD687" w14:textId="77777777" w:rsidR="007B5626" w:rsidRDefault="007B5626" w:rsidP="00DD1144">
                                      <w:pPr>
                                        <w:pStyle w:val="a9"/>
                                        <w:ind w:leftChars="0" w:left="0"/>
                                        <w:jc w:val="left"/>
                                        <w:rPr>
                                          <w:ins w:id="1437" w:author="作成者"/>
                                        </w:rPr>
                                      </w:pPr>
                                      <w:ins w:id="1438" w:author="作成者">
                                        <w:r>
                                          <w:rPr>
                                            <w:rFonts w:hint="eastAsia"/>
                                          </w:rPr>
                                          <w:t>1</w:t>
                                        </w:r>
                                      </w:ins>
                                    </w:p>
                                  </w:tc>
                                  <w:tc>
                                    <w:tcPr>
                                      <w:tcW w:w="1291" w:type="dxa"/>
                                      <w:tcBorders>
                                        <w:bottom w:val="single" w:sz="4" w:space="0" w:color="auto"/>
                                      </w:tcBorders>
                                    </w:tcPr>
                                    <w:p w14:paraId="1F9ED43C" w14:textId="77777777" w:rsidR="007B5626" w:rsidRDefault="007B5626" w:rsidP="00DD1144">
                                      <w:pPr>
                                        <w:pStyle w:val="a9"/>
                                        <w:ind w:leftChars="0" w:left="0"/>
                                        <w:jc w:val="left"/>
                                        <w:rPr>
                                          <w:ins w:id="1439" w:author="作成者"/>
                                        </w:rPr>
                                      </w:pPr>
                                      <w:proofErr w:type="spellStart"/>
                                      <w:ins w:id="1440" w:author="作成者">
                                        <w:r>
                                          <w:rPr>
                                            <w:rFonts w:hint="eastAsia"/>
                                          </w:rPr>
                                          <w:t>V</w:t>
                                        </w:r>
                                        <w:r>
                                          <w:t>AR_hoge</w:t>
                                        </w:r>
                                        <w:proofErr w:type="spellEnd"/>
                                      </w:ins>
                                    </w:p>
                                  </w:tc>
                                  <w:tc>
                                    <w:tcPr>
                                      <w:tcW w:w="1291" w:type="dxa"/>
                                      <w:tcBorders>
                                        <w:bottom w:val="single" w:sz="4" w:space="0" w:color="auto"/>
                                      </w:tcBorders>
                                    </w:tcPr>
                                    <w:p w14:paraId="2B40B772" w14:textId="77777777" w:rsidR="007B5626" w:rsidRPr="00E708CA" w:rsidRDefault="007B5626" w:rsidP="00DD1144">
                                      <w:pPr>
                                        <w:pStyle w:val="a9"/>
                                        <w:ind w:leftChars="0" w:left="0"/>
                                        <w:jc w:val="left"/>
                                        <w:rPr>
                                          <w:ins w:id="1441" w:author="作成者"/>
                                        </w:rPr>
                                      </w:pPr>
                                      <w:ins w:id="1442" w:author="作成者">
                                        <w:r>
                                          <w:rPr>
                                            <w:rFonts w:hint="eastAsia"/>
                                          </w:rPr>
                                          <w:t>OFF</w:t>
                                        </w:r>
                                      </w:ins>
                                    </w:p>
                                  </w:tc>
                                  <w:tc>
                                    <w:tcPr>
                                      <w:tcW w:w="1291" w:type="dxa"/>
                                      <w:tcBorders>
                                        <w:bottom w:val="single" w:sz="4" w:space="0" w:color="auto"/>
                                      </w:tcBorders>
                                    </w:tcPr>
                                    <w:p w14:paraId="6CCA6C59" w14:textId="3E2FD271" w:rsidR="007B5626" w:rsidRDefault="007B5626" w:rsidP="00DD1144">
                                      <w:pPr>
                                        <w:pStyle w:val="a9"/>
                                        <w:ind w:leftChars="0" w:left="0"/>
                                        <w:jc w:val="left"/>
                                        <w:rPr>
                                          <w:ins w:id="1443" w:author="作成者"/>
                                        </w:rPr>
                                      </w:pPr>
                                      <w:r>
                                        <w:rPr>
                                          <w:rFonts w:hint="eastAsia"/>
                                        </w:rPr>
                                        <w:t>No input required</w:t>
                                      </w:r>
                                    </w:p>
                                  </w:tc>
                                  <w:tc>
                                    <w:tcPr>
                                      <w:tcW w:w="1253" w:type="dxa"/>
                                      <w:tcBorders>
                                        <w:bottom w:val="single" w:sz="4" w:space="0" w:color="auto"/>
                                      </w:tcBorders>
                                    </w:tcPr>
                                    <w:p w14:paraId="2CAB8DAA" w14:textId="77777777" w:rsidR="007B5626" w:rsidRDefault="007B5626" w:rsidP="00DD1144">
                                      <w:pPr>
                                        <w:pStyle w:val="a9"/>
                                        <w:ind w:leftChars="0" w:left="0"/>
                                        <w:jc w:val="left"/>
                                        <w:rPr>
                                          <w:ins w:id="1444" w:author="作成者"/>
                                        </w:rPr>
                                      </w:pPr>
                                      <w:ins w:id="1445" w:author="作成者">
                                        <w:r>
                                          <w:rPr>
                                            <w:rFonts w:hint="eastAsia"/>
                                          </w:rPr>
                                          <w:t>1</w:t>
                                        </w:r>
                                      </w:ins>
                                    </w:p>
                                  </w:tc>
                                  <w:tc>
                                    <w:tcPr>
                                      <w:tcW w:w="1253" w:type="dxa"/>
                                      <w:tcBorders>
                                        <w:bottom w:val="single" w:sz="4" w:space="0" w:color="auto"/>
                                      </w:tcBorders>
                                    </w:tcPr>
                                    <w:p w14:paraId="4C668BFF" w14:textId="40908062" w:rsidR="007B5626" w:rsidRPr="00E708CA" w:rsidRDefault="007B5626" w:rsidP="00DD1144">
                                      <w:pPr>
                                        <w:pStyle w:val="a9"/>
                                        <w:ind w:leftChars="0" w:left="0"/>
                                        <w:jc w:val="left"/>
                                        <w:rPr>
                                          <w:ins w:id="1446" w:author="作成者"/>
                                        </w:rPr>
                                      </w:pPr>
                                      <w:r>
                                        <w:rPr>
                                          <w:rFonts w:hint="eastAsia"/>
                                        </w:rPr>
                                        <w:t>AAA</w:t>
                                      </w:r>
                                    </w:p>
                                  </w:tc>
                                </w:tr>
                                <w:tr w:rsidR="007B5626" w14:paraId="26741A44" w14:textId="77777777" w:rsidTr="00DD1144">
                                  <w:trPr>
                                    <w:jc w:val="center"/>
                                    <w:ins w:id="1447" w:author="作成者"/>
                                  </w:trPr>
                                  <w:tc>
                                    <w:tcPr>
                                      <w:tcW w:w="704" w:type="dxa"/>
                                      <w:tcBorders>
                                        <w:top w:val="single" w:sz="4" w:space="0" w:color="auto"/>
                                        <w:left w:val="single" w:sz="4" w:space="0" w:color="auto"/>
                                        <w:bottom w:val="single" w:sz="4" w:space="0" w:color="auto"/>
                                        <w:right w:val="single" w:sz="4" w:space="0" w:color="auto"/>
                                      </w:tcBorders>
                                    </w:tcPr>
                                    <w:p w14:paraId="791996E0" w14:textId="77777777" w:rsidR="007B5626" w:rsidRDefault="007B5626" w:rsidP="00DD1144">
                                      <w:pPr>
                                        <w:pStyle w:val="a9"/>
                                        <w:ind w:leftChars="0" w:left="0"/>
                                        <w:jc w:val="left"/>
                                        <w:rPr>
                                          <w:ins w:id="1448" w:author="作成者"/>
                                        </w:rPr>
                                      </w:pPr>
                                      <w:ins w:id="1449" w:author="作成者">
                                        <w:r>
                                          <w:rPr>
                                            <w:rFonts w:hint="eastAsia"/>
                                          </w:rPr>
                                          <w:t>2</w:t>
                                        </w:r>
                                      </w:ins>
                                    </w:p>
                                  </w:tc>
                                  <w:tc>
                                    <w:tcPr>
                                      <w:tcW w:w="1291" w:type="dxa"/>
                                      <w:tcBorders>
                                        <w:top w:val="single" w:sz="4" w:space="0" w:color="auto"/>
                                        <w:left w:val="single" w:sz="4" w:space="0" w:color="auto"/>
                                        <w:bottom w:val="single" w:sz="4" w:space="0" w:color="auto"/>
                                        <w:right w:val="single" w:sz="4" w:space="0" w:color="auto"/>
                                      </w:tcBorders>
                                    </w:tcPr>
                                    <w:p w14:paraId="65BE00F7" w14:textId="77777777" w:rsidR="007B5626" w:rsidRDefault="007B5626" w:rsidP="00DD1144">
                                      <w:pPr>
                                        <w:pStyle w:val="a9"/>
                                        <w:ind w:leftChars="0" w:left="0"/>
                                        <w:jc w:val="left"/>
                                        <w:rPr>
                                          <w:ins w:id="1450" w:author="作成者"/>
                                        </w:rPr>
                                      </w:pPr>
                                      <w:proofErr w:type="spellStart"/>
                                      <w:ins w:id="1451" w:author="作成者">
                                        <w:r>
                                          <w:rPr>
                                            <w:rFonts w:hint="eastAsia"/>
                                          </w:rPr>
                                          <w:t>VAR_hoge</w:t>
                                        </w:r>
                                        <w:proofErr w:type="spellEnd"/>
                                      </w:ins>
                                    </w:p>
                                  </w:tc>
                                  <w:tc>
                                    <w:tcPr>
                                      <w:tcW w:w="1291" w:type="dxa"/>
                                      <w:tcBorders>
                                        <w:top w:val="single" w:sz="4" w:space="0" w:color="auto"/>
                                        <w:left w:val="single" w:sz="4" w:space="0" w:color="auto"/>
                                        <w:bottom w:val="single" w:sz="4" w:space="0" w:color="auto"/>
                                        <w:right w:val="single" w:sz="4" w:space="0" w:color="auto"/>
                                      </w:tcBorders>
                                    </w:tcPr>
                                    <w:p w14:paraId="4537EBA8" w14:textId="77777777" w:rsidR="007B5626" w:rsidRDefault="007B5626" w:rsidP="00DD1144">
                                      <w:pPr>
                                        <w:pStyle w:val="a9"/>
                                        <w:ind w:leftChars="0" w:left="0"/>
                                        <w:jc w:val="left"/>
                                        <w:rPr>
                                          <w:ins w:id="1452" w:author="作成者"/>
                                        </w:rPr>
                                      </w:pPr>
                                      <w:ins w:id="1453" w:author="作成者">
                                        <w:r>
                                          <w:rPr>
                                            <w:rFonts w:hint="eastAsia"/>
                                          </w:rPr>
                                          <w:t>OFF</w:t>
                                        </w:r>
                                      </w:ins>
                                    </w:p>
                                  </w:tc>
                                  <w:tc>
                                    <w:tcPr>
                                      <w:tcW w:w="1291" w:type="dxa"/>
                                      <w:tcBorders>
                                        <w:top w:val="single" w:sz="4" w:space="0" w:color="auto"/>
                                        <w:left w:val="single" w:sz="4" w:space="0" w:color="auto"/>
                                        <w:bottom w:val="single" w:sz="4" w:space="0" w:color="auto"/>
                                        <w:right w:val="single" w:sz="4" w:space="0" w:color="auto"/>
                                      </w:tcBorders>
                                    </w:tcPr>
                                    <w:p w14:paraId="0D586367" w14:textId="3C4D7A2B" w:rsidR="007B5626" w:rsidRPr="00E708CA" w:rsidRDefault="007B5626" w:rsidP="00DD1144">
                                      <w:pPr>
                                        <w:pStyle w:val="a9"/>
                                        <w:ind w:leftChars="0" w:left="0"/>
                                        <w:jc w:val="left"/>
                                        <w:rPr>
                                          <w:ins w:id="1454" w:author="作成者"/>
                                        </w:rPr>
                                      </w:pPr>
                                      <w:r>
                                        <w:rPr>
                                          <w:rFonts w:hint="eastAsia"/>
                                        </w:rPr>
                                        <w:t>No input required</w:t>
                                      </w:r>
                                    </w:p>
                                  </w:tc>
                                  <w:tc>
                                    <w:tcPr>
                                      <w:tcW w:w="1253" w:type="dxa"/>
                                      <w:tcBorders>
                                        <w:top w:val="single" w:sz="4" w:space="0" w:color="auto"/>
                                        <w:left w:val="single" w:sz="4" w:space="0" w:color="auto"/>
                                        <w:bottom w:val="single" w:sz="4" w:space="0" w:color="auto"/>
                                      </w:tcBorders>
                                    </w:tcPr>
                                    <w:p w14:paraId="12EA11F4" w14:textId="77777777" w:rsidR="007B5626" w:rsidRDefault="007B5626" w:rsidP="00DD1144">
                                      <w:pPr>
                                        <w:pStyle w:val="a9"/>
                                        <w:ind w:leftChars="0" w:left="0"/>
                                        <w:jc w:val="left"/>
                                        <w:rPr>
                                          <w:ins w:id="1455" w:author="作成者"/>
                                        </w:rPr>
                                      </w:pPr>
                                      <w:ins w:id="1456" w:author="作成者">
                                        <w:r>
                                          <w:rPr>
                                            <w:rFonts w:hint="eastAsia"/>
                                          </w:rPr>
                                          <w:t>2</w:t>
                                        </w:r>
                                      </w:ins>
                                    </w:p>
                                  </w:tc>
                                  <w:tc>
                                    <w:tcPr>
                                      <w:tcW w:w="1253" w:type="dxa"/>
                                      <w:tcBorders>
                                        <w:bottom w:val="single" w:sz="4" w:space="0" w:color="auto"/>
                                      </w:tcBorders>
                                    </w:tcPr>
                                    <w:p w14:paraId="38BF8593" w14:textId="13A87894" w:rsidR="007B5626" w:rsidRPr="00E708CA" w:rsidRDefault="007B5626" w:rsidP="00DD1144">
                                      <w:pPr>
                                        <w:pStyle w:val="a9"/>
                                        <w:ind w:leftChars="0" w:left="0"/>
                                        <w:jc w:val="left"/>
                                        <w:rPr>
                                          <w:ins w:id="1457" w:author="作成者"/>
                                        </w:rPr>
                                      </w:pPr>
                                      <w:r>
                                        <w:rPr>
                                          <w:rFonts w:hint="eastAsia"/>
                                        </w:rPr>
                                        <w:t>BBB</w:t>
                                      </w:r>
                                    </w:p>
                                  </w:tc>
                                </w:tr>
                              </w:tbl>
                              <w:p w14:paraId="4F206F94" w14:textId="77777777" w:rsidR="007B5626" w:rsidRDefault="007B5626" w:rsidP="00366ECC">
                                <w:pPr>
                                  <w:jc w:val="left"/>
                                  <w:rPr>
                                    <w:ins w:id="1458" w:author="作成者"/>
                                    <w:sz w:val="20"/>
                                    <w:szCs w:val="20"/>
                                  </w:rPr>
                                </w:pPr>
                              </w:p>
                              <w:p w14:paraId="2A65688B" w14:textId="77777777" w:rsidR="007B5626" w:rsidRDefault="007B5626" w:rsidP="00366ECC">
                                <w:pPr>
                                  <w:jc w:val="left"/>
                                  <w:rPr>
                                    <w:ins w:id="1459" w:author="作成者"/>
                                    <w:sz w:val="20"/>
                                    <w:szCs w:val="20"/>
                                  </w:rPr>
                                </w:pPr>
                              </w:p>
                              <w:p w14:paraId="0F6865EE" w14:textId="77777777" w:rsidR="007B5626" w:rsidRDefault="007B5626" w:rsidP="00366ECC">
                                <w:pPr>
                                  <w:jc w:val="left"/>
                                  <w:rPr>
                                    <w:ins w:id="1460" w:author="作成者"/>
                                    <w:sz w:val="20"/>
                                    <w:szCs w:val="20"/>
                                  </w:rPr>
                                </w:pPr>
                              </w:p>
                              <w:p w14:paraId="331B0F3D" w14:textId="0F589E17" w:rsidR="007B5626" w:rsidRPr="00D464F6" w:rsidRDefault="007B5626" w:rsidP="00366ECC">
                                <w:pPr>
                                  <w:jc w:val="left"/>
                                  <w:rPr>
                                    <w:ins w:id="1461" w:author="作成者"/>
                                    <w:b/>
                                    <w:sz w:val="20"/>
                                    <w:szCs w:val="20"/>
                                  </w:rPr>
                                </w:pPr>
                                <w:ins w:id="1462" w:author="作成者">
                                  <w:r>
                                    <w:rPr>
                                      <w:rFonts w:hint="eastAsia"/>
                                      <w:sz w:val="20"/>
                                      <w:szCs w:val="20"/>
                                    </w:rPr>
                                    <w:t xml:space="preserve">　</w:t>
                                  </w:r>
                                  <w:r>
                                    <w:rPr>
                                      <w:sz w:val="20"/>
                                      <w:szCs w:val="20"/>
                                    </w:rPr>
                                    <w:t xml:space="preserve">　　　　　</w:t>
                                  </w:r>
                                  <w:r w:rsidRPr="00D464F6">
                                    <w:rPr>
                                      <w:rFonts w:hint="eastAsia"/>
                                      <w:b/>
                                      <w:sz w:val="20"/>
                                      <w:szCs w:val="20"/>
                                    </w:rPr>
                                    <w:t>Terraform</w:t>
                                  </w:r>
                                  <w:r>
                                    <w:rPr>
                                      <w:rFonts w:hint="eastAsia"/>
                                      <w:b/>
                                      <w:sz w:val="20"/>
                                      <w:szCs w:val="20"/>
                                    </w:rPr>
                                    <w:t>の</w:t>
                                  </w:r>
                                  <w:r>
                                    <w:rPr>
                                      <w:rFonts w:hint="eastAsia"/>
                                      <w:b/>
                                      <w:sz w:val="20"/>
                                      <w:szCs w:val="20"/>
                                    </w:rPr>
                                    <w:t>Variable</w:t>
                                  </w:r>
                                  <w:r>
                                    <w:rPr>
                                      <w:b/>
                                      <w:sz w:val="20"/>
                                      <w:szCs w:val="20"/>
                                    </w:rPr>
                                    <w:t>s</w:t>
                                  </w:r>
                                </w:ins>
                                <w:r w:rsidRPr="00A612FF">
                                  <w:rPr>
                                    <w:rFonts w:hint="eastAsia"/>
                                    <w:b/>
                                    <w:sz w:val="20"/>
                                    <w:szCs w:val="20"/>
                                  </w:rPr>
                                  <w:t xml:space="preserve"> </w:t>
                                </w:r>
                                <w:r>
                                  <w:rPr>
                                    <w:rFonts w:hint="eastAsia"/>
                                    <w:b/>
                                    <w:sz w:val="20"/>
                                    <w:szCs w:val="20"/>
                                  </w:rPr>
                                  <w:t>Value registered to Terraform</w:t>
                                </w:r>
                                <w:r>
                                  <w:rPr>
                                    <w:rFonts w:hint="eastAsia"/>
                                    <w:b/>
                                    <w:sz w:val="20"/>
                                    <w:szCs w:val="20"/>
                                  </w:rPr>
                                  <w:t>’</w:t>
                                </w:r>
                                <w:r>
                                  <w:rPr>
                                    <w:rFonts w:hint="eastAsia"/>
                                    <w:b/>
                                    <w:sz w:val="20"/>
                                    <w:szCs w:val="20"/>
                                  </w:rPr>
                                  <w:t>s Variables</w:t>
                                </w:r>
                              </w:p>
                              <w:tbl>
                                <w:tblPr>
                                  <w:tblStyle w:val="ab"/>
                                  <w:tblW w:w="0" w:type="auto"/>
                                  <w:tblInd w:w="941" w:type="dxa"/>
                                  <w:tblLook w:val="04A0" w:firstRow="1" w:lastRow="0" w:firstColumn="1" w:lastColumn="0" w:noHBand="0" w:noVBand="1"/>
                                </w:tblPr>
                                <w:tblGrid>
                                  <w:gridCol w:w="2995"/>
                                  <w:gridCol w:w="2994"/>
                                </w:tblGrid>
                                <w:tr w:rsidR="007B5626" w14:paraId="1661471A" w14:textId="77777777" w:rsidTr="00DD1144">
                                  <w:trPr>
                                    <w:trHeight w:val="372"/>
                                    <w:ins w:id="1463" w:author="作成者"/>
                                  </w:trPr>
                                  <w:tc>
                                    <w:tcPr>
                                      <w:tcW w:w="2995" w:type="dxa"/>
                                      <w:shd w:val="clear" w:color="auto" w:fill="002060"/>
                                    </w:tcPr>
                                    <w:p w14:paraId="30245E58" w14:textId="77777777" w:rsidR="007B5626" w:rsidRDefault="007B5626" w:rsidP="00DD1144">
                                      <w:pPr>
                                        <w:jc w:val="left"/>
                                        <w:rPr>
                                          <w:ins w:id="1464" w:author="作成者"/>
                                          <w:b/>
                                          <w:sz w:val="20"/>
                                          <w:szCs w:val="20"/>
                                        </w:rPr>
                                      </w:pPr>
                                      <w:ins w:id="1465" w:author="作成者">
                                        <w:r>
                                          <w:rPr>
                                            <w:rFonts w:hint="eastAsia"/>
                                            <w:b/>
                                            <w:sz w:val="20"/>
                                            <w:szCs w:val="20"/>
                                          </w:rPr>
                                          <w:t>Key</w:t>
                                        </w:r>
                                      </w:ins>
                                    </w:p>
                                  </w:tc>
                                  <w:tc>
                                    <w:tcPr>
                                      <w:tcW w:w="2994" w:type="dxa"/>
                                      <w:shd w:val="clear" w:color="auto" w:fill="002060"/>
                                    </w:tcPr>
                                    <w:p w14:paraId="7E441EDF" w14:textId="77777777" w:rsidR="007B5626" w:rsidRDefault="007B5626" w:rsidP="00DD1144">
                                      <w:pPr>
                                        <w:jc w:val="left"/>
                                        <w:rPr>
                                          <w:ins w:id="1466" w:author="作成者"/>
                                          <w:b/>
                                          <w:sz w:val="20"/>
                                          <w:szCs w:val="20"/>
                                        </w:rPr>
                                      </w:pPr>
                                      <w:ins w:id="1467" w:author="作成者">
                                        <w:r>
                                          <w:rPr>
                                            <w:rFonts w:hint="eastAsia"/>
                                            <w:b/>
                                            <w:sz w:val="20"/>
                                            <w:szCs w:val="20"/>
                                          </w:rPr>
                                          <w:t>Value</w:t>
                                        </w:r>
                                      </w:ins>
                                    </w:p>
                                  </w:tc>
                                </w:tr>
                                <w:tr w:rsidR="007B5626" w14:paraId="149D7E4E" w14:textId="77777777" w:rsidTr="00DD1144">
                                  <w:trPr>
                                    <w:trHeight w:val="352"/>
                                    <w:ins w:id="1468" w:author="作成者"/>
                                  </w:trPr>
                                  <w:tc>
                                    <w:tcPr>
                                      <w:tcW w:w="2995" w:type="dxa"/>
                                    </w:tcPr>
                                    <w:p w14:paraId="2CF16E1D" w14:textId="77777777" w:rsidR="007B5626" w:rsidRPr="00515ED5" w:rsidRDefault="007B5626" w:rsidP="00DD1144">
                                      <w:pPr>
                                        <w:jc w:val="left"/>
                                        <w:rPr>
                                          <w:ins w:id="1469" w:author="作成者"/>
                                          <w:sz w:val="20"/>
                                          <w:szCs w:val="20"/>
                                        </w:rPr>
                                      </w:pPr>
                                      <w:proofErr w:type="spellStart"/>
                                      <w:ins w:id="1470" w:author="作成者">
                                        <w:r w:rsidRPr="00515ED5">
                                          <w:rPr>
                                            <w:rFonts w:hint="eastAsia"/>
                                            <w:sz w:val="20"/>
                                            <w:szCs w:val="20"/>
                                          </w:rPr>
                                          <w:t>VAR_hoge</w:t>
                                        </w:r>
                                        <w:proofErr w:type="spellEnd"/>
                                      </w:ins>
                                    </w:p>
                                  </w:tc>
                                  <w:tc>
                                    <w:tcPr>
                                      <w:tcW w:w="2994" w:type="dxa"/>
                                    </w:tcPr>
                                    <w:p w14:paraId="451A14D1" w14:textId="2D8CFDB5" w:rsidR="007B5626" w:rsidRPr="00515ED5" w:rsidRDefault="007B5626" w:rsidP="00DD1144">
                                      <w:pPr>
                                        <w:jc w:val="left"/>
                                        <w:rPr>
                                          <w:ins w:id="1471" w:author="作成者"/>
                                          <w:sz w:val="20"/>
                                          <w:szCs w:val="20"/>
                                        </w:rPr>
                                      </w:pPr>
                                      <w:ins w:id="1472" w:author="作成者">
                                        <w:r w:rsidRPr="00EA2D11">
                                          <w:rPr>
                                            <w:sz w:val="20"/>
                                            <w:szCs w:val="20"/>
                                          </w:rPr>
                                          <w:t>[“</w:t>
                                        </w:r>
                                      </w:ins>
                                      <w:r>
                                        <w:rPr>
                                          <w:rFonts w:hint="eastAsia"/>
                                          <w:sz w:val="20"/>
                                          <w:szCs w:val="20"/>
                                        </w:rPr>
                                        <w:t>AAA</w:t>
                                      </w:r>
                                      <w:ins w:id="1473" w:author="作成者">
                                        <w:r w:rsidRPr="00EA2D11">
                                          <w:rPr>
                                            <w:sz w:val="20"/>
                                            <w:szCs w:val="20"/>
                                          </w:rPr>
                                          <w:t>”, “</w:t>
                                        </w:r>
                                      </w:ins>
                                      <w:r>
                                        <w:rPr>
                                          <w:rFonts w:hint="eastAsia"/>
                                          <w:sz w:val="20"/>
                                          <w:szCs w:val="20"/>
                                        </w:rPr>
                                        <w:t>BBB</w:t>
                                      </w:r>
                                      <w:ins w:id="1474" w:author="作成者">
                                        <w:r w:rsidRPr="00EA2D11">
                                          <w:rPr>
                                            <w:sz w:val="20"/>
                                            <w:szCs w:val="20"/>
                                          </w:rPr>
                                          <w:t>”]</w:t>
                                        </w:r>
                                      </w:ins>
                                    </w:p>
                                  </w:tc>
                                </w:tr>
                              </w:tbl>
                              <w:p w14:paraId="79032AC8" w14:textId="77777777" w:rsidR="007B5626" w:rsidRPr="003177F7" w:rsidRDefault="007B5626" w:rsidP="00366ECC">
                                <w:pPr>
                                  <w:jc w:val="left"/>
                                  <w:rPr>
                                    <w:ins w:id="1475" w:author="作成者"/>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0" name="下矢印 320"/>
                          <wps:cNvSpPr/>
                          <wps:spPr>
                            <a:xfrm>
                              <a:off x="114300" y="200025"/>
                              <a:ext cx="400050" cy="3695700"/>
                            </a:xfrm>
                            <a:prstGeom prst="downArrow">
                              <a:avLst/>
                            </a:prstGeom>
                            <a:solidFill>
                              <a:schemeClr val="accent6">
                                <a:lumMod val="75000"/>
                                <a:lumOff val="25000"/>
                              </a:schemeClr>
                            </a:solidFill>
                            <a:ln>
                              <a:solidFill>
                                <a:schemeClr val="accent6">
                                  <a:lumMod val="90000"/>
                                  <a:lumOff val="1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22" name="グループ化 322"/>
                          <wpg:cNvGrpSpPr/>
                          <wpg:grpSpPr>
                            <a:xfrm>
                              <a:off x="466725" y="1308715"/>
                              <a:ext cx="2815591" cy="285751"/>
                              <a:chOff x="0" y="-101087"/>
                              <a:chExt cx="2816108" cy="286040"/>
                            </a:xfrm>
                          </wpg:grpSpPr>
                          <wps:wsp>
                            <wps:cNvPr id="323" name="角丸四角形 323"/>
                            <wps:cNvSpPr/>
                            <wps:spPr>
                              <a:xfrm>
                                <a:off x="720593" y="-67048"/>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AF251D8" w14:textId="28BF9231" w:rsidR="007B5626" w:rsidRDefault="007B5626" w:rsidP="00366ECC">
                                  <w:pPr>
                                    <w:pStyle w:val="Web"/>
                                    <w:spacing w:before="0" w:beforeAutospacing="0" w:after="0" w:afterAutospacing="0"/>
                                    <w:rPr>
                                      <w:ins w:id="1476" w:author="作成者"/>
                                    </w:rPr>
                                  </w:pPr>
                                  <w:ins w:id="1477" w:author="作成者">
                                    <w:r>
                                      <w:rPr>
                                        <w:rFonts w:cs="Times New Roman" w:hint="eastAsia"/>
                                        <w:b/>
                                        <w:bCs/>
                                        <w:color w:val="325121"/>
                                        <w:kern w:val="2"/>
                                        <w:sz w:val="20"/>
                                        <w:szCs w:val="20"/>
                                      </w:rPr>
                                      <w:t xml:space="preserve">⑬ </w:t>
                                    </w:r>
                                  </w:ins>
                                  <w:r>
                                    <w:rPr>
                                      <w:rFonts w:cs="Times New Roman" w:hint="eastAsia"/>
                                      <w:b/>
                                      <w:bCs/>
                                      <w:color w:val="325121"/>
                                      <w:kern w:val="2"/>
                                      <w:sz w:val="20"/>
                                      <w:szCs w:val="20"/>
                                    </w:rPr>
                                    <w:t>Configure Variable values</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324" name="下矢印 324"/>
                            <wps:cNvSpPr/>
                            <wps:spPr>
                              <a:xfrm rot="5400000">
                                <a:off x="190377" y="-291464"/>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325" name="角丸四角形 325"/>
                          <wps:cNvSpPr/>
                          <wps:spPr>
                            <a:xfrm>
                              <a:off x="114300" y="19074"/>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82D7B33" w14:textId="5D0DA58E" w:rsidR="007B5626" w:rsidRPr="00982EAC" w:rsidRDefault="007B5626" w:rsidP="00366ECC">
                                <w:pPr>
                                  <w:jc w:val="left"/>
                                  <w:rPr>
                                    <w:ins w:id="1478" w:author="作成者"/>
                                    <w:b/>
                                    <w:color w:val="003C8A" w:themeColor="accent6" w:themeTint="E6"/>
                                    <w:sz w:val="20"/>
                                    <w:szCs w:val="20"/>
                                  </w:rPr>
                                </w:pPr>
                                <w:ins w:id="1479" w:author="作成者">
                                  <w:r>
                                    <w:rPr>
                                      <w:rFonts w:hint="eastAsia"/>
                                      <w:b/>
                                      <w:color w:val="003C8A" w:themeColor="accent6" w:themeTint="E6"/>
                                      <w:sz w:val="20"/>
                                      <w:szCs w:val="20"/>
                                    </w:rPr>
                                    <w:t>⑥</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Register Module file</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326" name="角丸四角形 326"/>
                          <wps:cNvSpPr/>
                          <wps:spPr>
                            <a:xfrm>
                              <a:off x="114300" y="2752726"/>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ED9B6EF" w14:textId="6061B4D2" w:rsidR="007B5626" w:rsidRPr="00982EAC" w:rsidRDefault="007B5626" w:rsidP="00366ECC">
                                <w:pPr>
                                  <w:jc w:val="left"/>
                                  <w:rPr>
                                    <w:ins w:id="1480" w:author="作成者"/>
                                    <w:b/>
                                    <w:color w:val="003C8A" w:themeColor="accent6" w:themeTint="E6"/>
                                    <w:sz w:val="20"/>
                                    <w:szCs w:val="20"/>
                                  </w:rPr>
                                </w:pPr>
                                <w:ins w:id="1481" w:author="作成者">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Execute Operation</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CEB034F" id="グループ化 126" o:spid="_x0000_s1121" style="position:absolute;left:0;text-align:left;margin-left:30.15pt;margin-top:24.25pt;width:460.5pt;height:357.2pt;z-index:251806720;mso-position-horizontal-relative:text;mso-position-vertical-relative:text;mso-height-relative:margin" coordorigin=",-762" coordsize="58483,40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">
                  <v:shape id="フローチャート: 処理 127" o:spid="_x0000_s1122" type="#_x0000_t109" style="position:absolute;top:-762;width:58483;height:40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" fillcolor="#f2f2f2 [3052]" strokecolor="#d8d8d8 [2732]" strokeweight="2pt">
                    <v:textbox>
                      <w:txbxContent>
                        <w:p w14:paraId="6C2E5BC5" w14:textId="77777777" w:rsidR="007B5626" w:rsidRDefault="007B5626" w:rsidP="00366ECC">
                          <w:pPr>
                            <w:jc w:val="left"/>
                            <w:rPr>
                              <w:ins w:id="1482" w:author="作成者"/>
                              <w:sz w:val="20"/>
                              <w:szCs w:val="20"/>
                            </w:rPr>
                          </w:pPr>
                        </w:p>
                        <w:p w14:paraId="498392AC" w14:textId="77777777" w:rsidR="007B5626" w:rsidRPr="003177F7" w:rsidRDefault="007B5626" w:rsidP="00366ECC">
                          <w:pPr>
                            <w:jc w:val="left"/>
                            <w:rPr>
                              <w:ins w:id="1483" w:author="作成者"/>
                              <w:sz w:val="20"/>
                              <w:szCs w:val="20"/>
                            </w:rPr>
                          </w:pPr>
                        </w:p>
                        <w:tbl>
                          <w:tblPr>
                            <w:tblStyle w:val="ab"/>
                            <w:tblW w:w="7166" w:type="dxa"/>
                            <w:jc w:val="center"/>
                            <w:tblLook w:val="04A0" w:firstRow="1" w:lastRow="0" w:firstColumn="1" w:lastColumn="0" w:noHBand="0" w:noVBand="1"/>
                          </w:tblPr>
                          <w:tblGrid>
                            <w:gridCol w:w="7166"/>
                          </w:tblGrid>
                          <w:tr w:rsidR="007B5626" w:rsidRPr="003177F7" w14:paraId="4BC7C151" w14:textId="77777777" w:rsidTr="00DD1144">
                            <w:trPr>
                              <w:trHeight w:val="1425"/>
                              <w:jc w:val="center"/>
                              <w:ins w:id="1484" w:author="作成者"/>
                            </w:trPr>
                            <w:tc>
                              <w:tcPr>
                                <w:tcW w:w="7166" w:type="dxa"/>
                              </w:tcPr>
                              <w:p w14:paraId="579E9EEF" w14:textId="77777777" w:rsidR="007B5626" w:rsidRPr="00280A77" w:rsidRDefault="007B5626" w:rsidP="00DD1144">
                                <w:pPr>
                                  <w:rPr>
                                    <w:ins w:id="1485" w:author="作成者"/>
                                    <w:sz w:val="20"/>
                                    <w:szCs w:val="20"/>
                                  </w:rPr>
                                </w:pPr>
                                <w:ins w:id="1486" w:author="作成者">
                                  <w:r w:rsidRPr="00280A77">
                                    <w:rPr>
                                      <w:sz w:val="20"/>
                                      <w:szCs w:val="20"/>
                                    </w:rPr>
                                    <w:t>variable "</w:t>
                                  </w:r>
                                  <w:proofErr w:type="spellStart"/>
                                  <w:r w:rsidRPr="00280A77">
                                    <w:rPr>
                                      <w:sz w:val="20"/>
                                      <w:szCs w:val="20"/>
                                    </w:rPr>
                                    <w:t>VAR_hoge</w:t>
                                  </w:r>
                                  <w:proofErr w:type="spellEnd"/>
                                  <w:r w:rsidRPr="00280A77">
                                    <w:rPr>
                                      <w:sz w:val="20"/>
                                      <w:szCs w:val="20"/>
                                    </w:rPr>
                                    <w:t>" {</w:t>
                                  </w:r>
                                </w:ins>
                              </w:p>
                              <w:p w14:paraId="7B44177A" w14:textId="77777777" w:rsidR="007B5626" w:rsidRPr="00280A77" w:rsidRDefault="007B5626" w:rsidP="00DD1144">
                                <w:pPr>
                                  <w:ind w:firstLineChars="200" w:firstLine="400"/>
                                  <w:rPr>
                                    <w:ins w:id="1487" w:author="作成者"/>
                                    <w:sz w:val="20"/>
                                    <w:szCs w:val="20"/>
                                  </w:rPr>
                                </w:pPr>
                                <w:ins w:id="1488" w:author="作成者">
                                  <w:r>
                                    <w:rPr>
                                      <w:sz w:val="20"/>
                                      <w:szCs w:val="20"/>
                                    </w:rPr>
                                    <w:t>type = set(string)</w:t>
                                  </w:r>
                                </w:ins>
                              </w:p>
                              <w:p w14:paraId="7E45AFA8" w14:textId="77777777" w:rsidR="007B5626" w:rsidRPr="00280A77" w:rsidRDefault="007B5626" w:rsidP="00DD1144">
                                <w:pPr>
                                  <w:ind w:firstLineChars="200" w:firstLine="400"/>
                                  <w:rPr>
                                    <w:ins w:id="1489" w:author="作成者"/>
                                    <w:sz w:val="20"/>
                                    <w:szCs w:val="20"/>
                                  </w:rPr>
                                </w:pPr>
                                <w:ins w:id="1490" w:author="作成者">
                                  <w:r w:rsidRPr="00280A77">
                                    <w:rPr>
                                      <w:sz w:val="20"/>
                                      <w:szCs w:val="20"/>
                                    </w:rPr>
                                    <w:t xml:space="preserve">default = </w:t>
                                  </w:r>
                                  <w:r>
                                    <w:t>[“</w:t>
                                  </w:r>
                                  <w:proofErr w:type="spellStart"/>
                                  <w:r>
                                    <w:t>aaa</w:t>
                                  </w:r>
                                  <w:proofErr w:type="spellEnd"/>
                                  <w:r>
                                    <w:t>”, “</w:t>
                                  </w:r>
                                  <w:proofErr w:type="spellStart"/>
                                  <w:r>
                                    <w:t>bbb</w:t>
                                  </w:r>
                                  <w:proofErr w:type="spellEnd"/>
                                  <w:r>
                                    <w:t>”, “ccc”]</w:t>
                                  </w:r>
                                </w:ins>
                              </w:p>
                              <w:p w14:paraId="5270C87A" w14:textId="77777777" w:rsidR="007B5626" w:rsidRPr="003177F7" w:rsidRDefault="007B5626" w:rsidP="00DD1144">
                                <w:pPr>
                                  <w:pStyle w:val="a9"/>
                                  <w:ind w:leftChars="0" w:left="0"/>
                                  <w:rPr>
                                    <w:ins w:id="1491" w:author="作成者"/>
                                    <w:sz w:val="20"/>
                                    <w:szCs w:val="20"/>
                                  </w:rPr>
                                </w:pPr>
                                <w:ins w:id="1492" w:author="作成者">
                                  <w:r w:rsidRPr="00280A77">
                                    <w:rPr>
                                      <w:sz w:val="20"/>
                                      <w:szCs w:val="20"/>
                                    </w:rPr>
                                    <w:t>}</w:t>
                                  </w:r>
                                </w:ins>
                              </w:p>
                            </w:tc>
                          </w:tr>
                        </w:tbl>
                        <w:p w14:paraId="495027D4" w14:textId="77777777" w:rsidR="007B5626" w:rsidRPr="003177F7" w:rsidRDefault="007B5626" w:rsidP="00366ECC">
                          <w:pPr>
                            <w:jc w:val="left"/>
                            <w:rPr>
                              <w:ins w:id="1493" w:author="作成者"/>
                              <w:sz w:val="20"/>
                              <w:szCs w:val="20"/>
                            </w:rPr>
                          </w:pPr>
                        </w:p>
                        <w:p w14:paraId="2314BCF8" w14:textId="77777777" w:rsidR="007B5626" w:rsidRDefault="007B5626" w:rsidP="00366ECC">
                          <w:pPr>
                            <w:jc w:val="left"/>
                            <w:rPr>
                              <w:ins w:id="1494" w:author="作成者"/>
                              <w:sz w:val="20"/>
                              <w:szCs w:val="20"/>
                            </w:rPr>
                          </w:pPr>
                        </w:p>
                        <w:p w14:paraId="6DA23E79" w14:textId="77777777" w:rsidR="007B5626" w:rsidRDefault="007B5626" w:rsidP="00366ECC">
                          <w:pPr>
                            <w:jc w:val="left"/>
                            <w:rPr>
                              <w:ins w:id="1495" w:author="作成者"/>
                              <w:sz w:val="20"/>
                              <w:szCs w:val="20"/>
                            </w:rPr>
                          </w:pPr>
                        </w:p>
                        <w:p w14:paraId="044393A2" w14:textId="470DF55B" w:rsidR="007B5626" w:rsidRPr="00D464F6" w:rsidRDefault="007B5626" w:rsidP="00366ECC">
                          <w:pPr>
                            <w:jc w:val="left"/>
                            <w:rPr>
                              <w:ins w:id="1496" w:author="作成者"/>
                              <w:b/>
                              <w:sz w:val="20"/>
                              <w:szCs w:val="20"/>
                            </w:rPr>
                          </w:pPr>
                          <w:ins w:id="1497" w:author="作成者">
                            <w:r>
                              <w:rPr>
                                <w:rFonts w:hint="eastAsia"/>
                                <w:sz w:val="20"/>
                                <w:szCs w:val="20"/>
                              </w:rPr>
                              <w:t xml:space="preserve">        </w:t>
                            </w:r>
                          </w:ins>
                          <w:r>
                            <w:rPr>
                              <w:rFonts w:hint="eastAsia"/>
                              <w:b/>
                              <w:sz w:val="20"/>
                              <w:szCs w:val="20"/>
                            </w:rPr>
                            <w:t>Substitute value auto registration settings/Substitute value list</w:t>
                          </w:r>
                        </w:p>
                        <w:tbl>
                          <w:tblPr>
                            <w:tblStyle w:val="ab"/>
                            <w:tblW w:w="0" w:type="auto"/>
                            <w:jc w:val="center"/>
                            <w:tblLook w:val="04A0" w:firstRow="1" w:lastRow="0" w:firstColumn="1" w:lastColumn="0" w:noHBand="0" w:noVBand="1"/>
                          </w:tblPr>
                          <w:tblGrid>
                            <w:gridCol w:w="704"/>
                            <w:gridCol w:w="1291"/>
                            <w:gridCol w:w="1291"/>
                            <w:gridCol w:w="1291"/>
                            <w:gridCol w:w="1253"/>
                            <w:gridCol w:w="1253"/>
                          </w:tblGrid>
                          <w:tr w:rsidR="007B5626" w14:paraId="5E2F4AFE" w14:textId="77777777" w:rsidTr="00DD1144">
                            <w:trPr>
                              <w:jc w:val="center"/>
                              <w:ins w:id="1498" w:author="作成者"/>
                            </w:trPr>
                            <w:tc>
                              <w:tcPr>
                                <w:tcW w:w="704" w:type="dxa"/>
                                <w:tcBorders>
                                  <w:bottom w:val="single" w:sz="4" w:space="0" w:color="auto"/>
                                </w:tcBorders>
                                <w:shd w:val="clear" w:color="auto" w:fill="002060"/>
                              </w:tcPr>
                              <w:p w14:paraId="2F836214" w14:textId="03658225" w:rsidR="007B5626" w:rsidRPr="00C80F48" w:rsidRDefault="007B5626" w:rsidP="00DD1144">
                                <w:pPr>
                                  <w:pStyle w:val="a9"/>
                                  <w:ind w:leftChars="0" w:left="0"/>
                                  <w:jc w:val="left"/>
                                  <w:rPr>
                                    <w:ins w:id="1499" w:author="作成者"/>
                                    <w:b/>
                                    <w:color w:val="FFFFFF" w:themeColor="background1"/>
                                  </w:rPr>
                                </w:pPr>
                                <w:r>
                                  <w:rPr>
                                    <w:rFonts w:hint="eastAsia"/>
                                    <w:b/>
                                    <w:color w:val="FFFFFF" w:themeColor="background1"/>
                                  </w:rPr>
                                  <w:t>Item No.</w:t>
                                </w:r>
                              </w:p>
                            </w:tc>
                            <w:tc>
                              <w:tcPr>
                                <w:tcW w:w="1291" w:type="dxa"/>
                                <w:tcBorders>
                                  <w:bottom w:val="single" w:sz="4" w:space="0" w:color="auto"/>
                                </w:tcBorders>
                                <w:shd w:val="clear" w:color="auto" w:fill="002060"/>
                              </w:tcPr>
                              <w:p w14:paraId="5E5663E5" w14:textId="6AF6A0A5" w:rsidR="007B5626" w:rsidRPr="00C80F48" w:rsidRDefault="007B5626" w:rsidP="00DD1144">
                                <w:pPr>
                                  <w:pStyle w:val="a9"/>
                                  <w:ind w:leftChars="0" w:left="0"/>
                                  <w:jc w:val="left"/>
                                  <w:rPr>
                                    <w:ins w:id="1500" w:author="作成者"/>
                                    <w:b/>
                                    <w:color w:val="FFFFFF" w:themeColor="background1"/>
                                  </w:rPr>
                                </w:pPr>
                                <w:r>
                                  <w:rPr>
                                    <w:rFonts w:hint="eastAsia"/>
                                    <w:b/>
                                    <w:color w:val="FFFFFF" w:themeColor="background1"/>
                                  </w:rPr>
                                  <w:t>Variable name</w:t>
                                </w:r>
                              </w:p>
                            </w:tc>
                            <w:tc>
                              <w:tcPr>
                                <w:tcW w:w="1291" w:type="dxa"/>
                                <w:tcBorders>
                                  <w:bottom w:val="single" w:sz="4" w:space="0" w:color="auto"/>
                                </w:tcBorders>
                                <w:shd w:val="clear" w:color="auto" w:fill="002060"/>
                              </w:tcPr>
                              <w:p w14:paraId="33431EBC" w14:textId="44597F28" w:rsidR="007B5626" w:rsidRDefault="007B5626" w:rsidP="00DD1144">
                                <w:pPr>
                                  <w:pStyle w:val="a9"/>
                                  <w:ind w:leftChars="0" w:left="0"/>
                                  <w:jc w:val="left"/>
                                  <w:rPr>
                                    <w:ins w:id="1501" w:author="作成者"/>
                                    <w:b/>
                                    <w:color w:val="FFFFFF" w:themeColor="background1"/>
                                  </w:rPr>
                                </w:pPr>
                                <w:r>
                                  <w:rPr>
                                    <w:rFonts w:hint="eastAsia"/>
                                    <w:b/>
                                    <w:color w:val="FFFFFF" w:themeColor="background1"/>
                                  </w:rPr>
                                  <w:t>HCL SETTINGS</w:t>
                                </w:r>
                              </w:p>
                            </w:tc>
                            <w:tc>
                              <w:tcPr>
                                <w:tcW w:w="1291" w:type="dxa"/>
                                <w:tcBorders>
                                  <w:bottom w:val="single" w:sz="4" w:space="0" w:color="auto"/>
                                </w:tcBorders>
                                <w:shd w:val="clear" w:color="auto" w:fill="002060"/>
                              </w:tcPr>
                              <w:p w14:paraId="30FEE445" w14:textId="3DA1C613" w:rsidR="007B5626" w:rsidRPr="00C80F48" w:rsidRDefault="007B5626" w:rsidP="00DD1144">
                                <w:pPr>
                                  <w:pStyle w:val="a9"/>
                                  <w:ind w:leftChars="0" w:left="0"/>
                                  <w:jc w:val="left"/>
                                  <w:rPr>
                                    <w:ins w:id="1502" w:author="作成者"/>
                                    <w:b/>
                                    <w:color w:val="FFFFFF" w:themeColor="background1"/>
                                  </w:rPr>
                                </w:pPr>
                                <w:r>
                                  <w:rPr>
                                    <w:rFonts w:hint="eastAsia"/>
                                    <w:b/>
                                    <w:color w:val="FFFFFF" w:themeColor="background1"/>
                                  </w:rPr>
                                  <w:t>Member variable</w:t>
                                </w:r>
                              </w:p>
                            </w:tc>
                            <w:tc>
                              <w:tcPr>
                                <w:tcW w:w="1253" w:type="dxa"/>
                                <w:tcBorders>
                                  <w:bottom w:val="single" w:sz="4" w:space="0" w:color="auto"/>
                                </w:tcBorders>
                                <w:shd w:val="clear" w:color="auto" w:fill="002060"/>
                              </w:tcPr>
                              <w:p w14:paraId="3D87F9F7" w14:textId="0982B5EE" w:rsidR="007B5626" w:rsidRDefault="007B5626" w:rsidP="00DD1144">
                                <w:pPr>
                                  <w:pStyle w:val="a9"/>
                                  <w:ind w:leftChars="0" w:left="0"/>
                                  <w:jc w:val="left"/>
                                  <w:rPr>
                                    <w:ins w:id="1503" w:author="作成者"/>
                                    <w:b/>
                                    <w:color w:val="FFFFFF" w:themeColor="background1"/>
                                  </w:rPr>
                                </w:pPr>
                                <w:r>
                                  <w:rPr>
                                    <w:rFonts w:hint="eastAsia"/>
                                    <w:b/>
                                    <w:color w:val="FFFFFF" w:themeColor="background1"/>
                                  </w:rPr>
                                  <w:t>Substitute order</w:t>
                                </w:r>
                              </w:p>
                            </w:tc>
                            <w:tc>
                              <w:tcPr>
                                <w:tcW w:w="1253" w:type="dxa"/>
                                <w:shd w:val="clear" w:color="auto" w:fill="002060"/>
                              </w:tcPr>
                              <w:p w14:paraId="248D5CD6" w14:textId="17EB2371" w:rsidR="007B5626" w:rsidRDefault="007B5626" w:rsidP="00DD1144">
                                <w:pPr>
                                  <w:pStyle w:val="a9"/>
                                  <w:ind w:leftChars="0" w:left="0"/>
                                  <w:jc w:val="left"/>
                                  <w:rPr>
                                    <w:ins w:id="1504" w:author="作成者"/>
                                    <w:b/>
                                    <w:color w:val="FFFFFF" w:themeColor="background1"/>
                                  </w:rPr>
                                </w:pPr>
                                <w:r>
                                  <w:rPr>
                                    <w:rFonts w:hint="eastAsia"/>
                                    <w:b/>
                                    <w:color w:val="FFFFFF" w:themeColor="background1"/>
                                  </w:rPr>
                                  <w:t>Specific value</w:t>
                                </w:r>
                              </w:p>
                            </w:tc>
                          </w:tr>
                          <w:tr w:rsidR="007B5626" w14:paraId="15159C4B" w14:textId="77777777" w:rsidTr="00DD1144">
                            <w:trPr>
                              <w:jc w:val="center"/>
                              <w:ins w:id="1505" w:author="作成者"/>
                            </w:trPr>
                            <w:tc>
                              <w:tcPr>
                                <w:tcW w:w="704" w:type="dxa"/>
                                <w:tcBorders>
                                  <w:bottom w:val="single" w:sz="4" w:space="0" w:color="auto"/>
                                </w:tcBorders>
                              </w:tcPr>
                              <w:p w14:paraId="575CD687" w14:textId="77777777" w:rsidR="007B5626" w:rsidRDefault="007B5626" w:rsidP="00DD1144">
                                <w:pPr>
                                  <w:pStyle w:val="a9"/>
                                  <w:ind w:leftChars="0" w:left="0"/>
                                  <w:jc w:val="left"/>
                                  <w:rPr>
                                    <w:ins w:id="1506" w:author="作成者"/>
                                  </w:rPr>
                                </w:pPr>
                                <w:ins w:id="1507" w:author="作成者">
                                  <w:r>
                                    <w:rPr>
                                      <w:rFonts w:hint="eastAsia"/>
                                    </w:rPr>
                                    <w:t>1</w:t>
                                  </w:r>
                                </w:ins>
                              </w:p>
                            </w:tc>
                            <w:tc>
                              <w:tcPr>
                                <w:tcW w:w="1291" w:type="dxa"/>
                                <w:tcBorders>
                                  <w:bottom w:val="single" w:sz="4" w:space="0" w:color="auto"/>
                                </w:tcBorders>
                              </w:tcPr>
                              <w:p w14:paraId="1F9ED43C" w14:textId="77777777" w:rsidR="007B5626" w:rsidRDefault="007B5626" w:rsidP="00DD1144">
                                <w:pPr>
                                  <w:pStyle w:val="a9"/>
                                  <w:ind w:leftChars="0" w:left="0"/>
                                  <w:jc w:val="left"/>
                                  <w:rPr>
                                    <w:ins w:id="1508" w:author="作成者"/>
                                  </w:rPr>
                                </w:pPr>
                                <w:proofErr w:type="spellStart"/>
                                <w:ins w:id="1509" w:author="作成者">
                                  <w:r>
                                    <w:rPr>
                                      <w:rFonts w:hint="eastAsia"/>
                                    </w:rPr>
                                    <w:t>V</w:t>
                                  </w:r>
                                  <w:r>
                                    <w:t>AR_hoge</w:t>
                                  </w:r>
                                  <w:proofErr w:type="spellEnd"/>
                                </w:ins>
                              </w:p>
                            </w:tc>
                            <w:tc>
                              <w:tcPr>
                                <w:tcW w:w="1291" w:type="dxa"/>
                                <w:tcBorders>
                                  <w:bottom w:val="single" w:sz="4" w:space="0" w:color="auto"/>
                                </w:tcBorders>
                              </w:tcPr>
                              <w:p w14:paraId="2B40B772" w14:textId="77777777" w:rsidR="007B5626" w:rsidRPr="00E708CA" w:rsidRDefault="007B5626" w:rsidP="00DD1144">
                                <w:pPr>
                                  <w:pStyle w:val="a9"/>
                                  <w:ind w:leftChars="0" w:left="0"/>
                                  <w:jc w:val="left"/>
                                  <w:rPr>
                                    <w:ins w:id="1510" w:author="作成者"/>
                                  </w:rPr>
                                </w:pPr>
                                <w:ins w:id="1511" w:author="作成者">
                                  <w:r>
                                    <w:rPr>
                                      <w:rFonts w:hint="eastAsia"/>
                                    </w:rPr>
                                    <w:t>OFF</w:t>
                                  </w:r>
                                </w:ins>
                              </w:p>
                            </w:tc>
                            <w:tc>
                              <w:tcPr>
                                <w:tcW w:w="1291" w:type="dxa"/>
                                <w:tcBorders>
                                  <w:bottom w:val="single" w:sz="4" w:space="0" w:color="auto"/>
                                </w:tcBorders>
                              </w:tcPr>
                              <w:p w14:paraId="6CCA6C59" w14:textId="3E2FD271" w:rsidR="007B5626" w:rsidRDefault="007B5626" w:rsidP="00DD1144">
                                <w:pPr>
                                  <w:pStyle w:val="a9"/>
                                  <w:ind w:leftChars="0" w:left="0"/>
                                  <w:jc w:val="left"/>
                                  <w:rPr>
                                    <w:ins w:id="1512" w:author="作成者"/>
                                  </w:rPr>
                                </w:pPr>
                                <w:r>
                                  <w:rPr>
                                    <w:rFonts w:hint="eastAsia"/>
                                  </w:rPr>
                                  <w:t>No input required</w:t>
                                </w:r>
                              </w:p>
                            </w:tc>
                            <w:tc>
                              <w:tcPr>
                                <w:tcW w:w="1253" w:type="dxa"/>
                                <w:tcBorders>
                                  <w:bottom w:val="single" w:sz="4" w:space="0" w:color="auto"/>
                                </w:tcBorders>
                              </w:tcPr>
                              <w:p w14:paraId="2CAB8DAA" w14:textId="77777777" w:rsidR="007B5626" w:rsidRDefault="007B5626" w:rsidP="00DD1144">
                                <w:pPr>
                                  <w:pStyle w:val="a9"/>
                                  <w:ind w:leftChars="0" w:left="0"/>
                                  <w:jc w:val="left"/>
                                  <w:rPr>
                                    <w:ins w:id="1513" w:author="作成者"/>
                                  </w:rPr>
                                </w:pPr>
                                <w:ins w:id="1514" w:author="作成者">
                                  <w:r>
                                    <w:rPr>
                                      <w:rFonts w:hint="eastAsia"/>
                                    </w:rPr>
                                    <w:t>1</w:t>
                                  </w:r>
                                </w:ins>
                              </w:p>
                            </w:tc>
                            <w:tc>
                              <w:tcPr>
                                <w:tcW w:w="1253" w:type="dxa"/>
                                <w:tcBorders>
                                  <w:bottom w:val="single" w:sz="4" w:space="0" w:color="auto"/>
                                </w:tcBorders>
                              </w:tcPr>
                              <w:p w14:paraId="4C668BFF" w14:textId="40908062" w:rsidR="007B5626" w:rsidRPr="00E708CA" w:rsidRDefault="007B5626" w:rsidP="00DD1144">
                                <w:pPr>
                                  <w:pStyle w:val="a9"/>
                                  <w:ind w:leftChars="0" w:left="0"/>
                                  <w:jc w:val="left"/>
                                  <w:rPr>
                                    <w:ins w:id="1515" w:author="作成者"/>
                                  </w:rPr>
                                </w:pPr>
                                <w:r>
                                  <w:rPr>
                                    <w:rFonts w:hint="eastAsia"/>
                                  </w:rPr>
                                  <w:t>AAA</w:t>
                                </w:r>
                              </w:p>
                            </w:tc>
                          </w:tr>
                          <w:tr w:rsidR="007B5626" w14:paraId="26741A44" w14:textId="77777777" w:rsidTr="00DD1144">
                            <w:trPr>
                              <w:jc w:val="center"/>
                              <w:ins w:id="1516" w:author="作成者"/>
                            </w:trPr>
                            <w:tc>
                              <w:tcPr>
                                <w:tcW w:w="704" w:type="dxa"/>
                                <w:tcBorders>
                                  <w:top w:val="single" w:sz="4" w:space="0" w:color="auto"/>
                                  <w:left w:val="single" w:sz="4" w:space="0" w:color="auto"/>
                                  <w:bottom w:val="single" w:sz="4" w:space="0" w:color="auto"/>
                                  <w:right w:val="single" w:sz="4" w:space="0" w:color="auto"/>
                                </w:tcBorders>
                              </w:tcPr>
                              <w:p w14:paraId="791996E0" w14:textId="77777777" w:rsidR="007B5626" w:rsidRDefault="007B5626" w:rsidP="00DD1144">
                                <w:pPr>
                                  <w:pStyle w:val="a9"/>
                                  <w:ind w:leftChars="0" w:left="0"/>
                                  <w:jc w:val="left"/>
                                  <w:rPr>
                                    <w:ins w:id="1517" w:author="作成者"/>
                                  </w:rPr>
                                </w:pPr>
                                <w:ins w:id="1518" w:author="作成者">
                                  <w:r>
                                    <w:rPr>
                                      <w:rFonts w:hint="eastAsia"/>
                                    </w:rPr>
                                    <w:t>2</w:t>
                                  </w:r>
                                </w:ins>
                              </w:p>
                            </w:tc>
                            <w:tc>
                              <w:tcPr>
                                <w:tcW w:w="1291" w:type="dxa"/>
                                <w:tcBorders>
                                  <w:top w:val="single" w:sz="4" w:space="0" w:color="auto"/>
                                  <w:left w:val="single" w:sz="4" w:space="0" w:color="auto"/>
                                  <w:bottom w:val="single" w:sz="4" w:space="0" w:color="auto"/>
                                  <w:right w:val="single" w:sz="4" w:space="0" w:color="auto"/>
                                </w:tcBorders>
                              </w:tcPr>
                              <w:p w14:paraId="65BE00F7" w14:textId="77777777" w:rsidR="007B5626" w:rsidRDefault="007B5626" w:rsidP="00DD1144">
                                <w:pPr>
                                  <w:pStyle w:val="a9"/>
                                  <w:ind w:leftChars="0" w:left="0"/>
                                  <w:jc w:val="left"/>
                                  <w:rPr>
                                    <w:ins w:id="1519" w:author="作成者"/>
                                  </w:rPr>
                                </w:pPr>
                                <w:proofErr w:type="spellStart"/>
                                <w:ins w:id="1520" w:author="作成者">
                                  <w:r>
                                    <w:rPr>
                                      <w:rFonts w:hint="eastAsia"/>
                                    </w:rPr>
                                    <w:t>VAR_hoge</w:t>
                                  </w:r>
                                  <w:proofErr w:type="spellEnd"/>
                                </w:ins>
                              </w:p>
                            </w:tc>
                            <w:tc>
                              <w:tcPr>
                                <w:tcW w:w="1291" w:type="dxa"/>
                                <w:tcBorders>
                                  <w:top w:val="single" w:sz="4" w:space="0" w:color="auto"/>
                                  <w:left w:val="single" w:sz="4" w:space="0" w:color="auto"/>
                                  <w:bottom w:val="single" w:sz="4" w:space="0" w:color="auto"/>
                                  <w:right w:val="single" w:sz="4" w:space="0" w:color="auto"/>
                                </w:tcBorders>
                              </w:tcPr>
                              <w:p w14:paraId="4537EBA8" w14:textId="77777777" w:rsidR="007B5626" w:rsidRDefault="007B5626" w:rsidP="00DD1144">
                                <w:pPr>
                                  <w:pStyle w:val="a9"/>
                                  <w:ind w:leftChars="0" w:left="0"/>
                                  <w:jc w:val="left"/>
                                  <w:rPr>
                                    <w:ins w:id="1521" w:author="作成者"/>
                                  </w:rPr>
                                </w:pPr>
                                <w:ins w:id="1522" w:author="作成者">
                                  <w:r>
                                    <w:rPr>
                                      <w:rFonts w:hint="eastAsia"/>
                                    </w:rPr>
                                    <w:t>OFF</w:t>
                                  </w:r>
                                </w:ins>
                              </w:p>
                            </w:tc>
                            <w:tc>
                              <w:tcPr>
                                <w:tcW w:w="1291" w:type="dxa"/>
                                <w:tcBorders>
                                  <w:top w:val="single" w:sz="4" w:space="0" w:color="auto"/>
                                  <w:left w:val="single" w:sz="4" w:space="0" w:color="auto"/>
                                  <w:bottom w:val="single" w:sz="4" w:space="0" w:color="auto"/>
                                  <w:right w:val="single" w:sz="4" w:space="0" w:color="auto"/>
                                </w:tcBorders>
                              </w:tcPr>
                              <w:p w14:paraId="0D586367" w14:textId="3C4D7A2B" w:rsidR="007B5626" w:rsidRPr="00E708CA" w:rsidRDefault="007B5626" w:rsidP="00DD1144">
                                <w:pPr>
                                  <w:pStyle w:val="a9"/>
                                  <w:ind w:leftChars="0" w:left="0"/>
                                  <w:jc w:val="left"/>
                                  <w:rPr>
                                    <w:ins w:id="1523" w:author="作成者"/>
                                  </w:rPr>
                                </w:pPr>
                                <w:r>
                                  <w:rPr>
                                    <w:rFonts w:hint="eastAsia"/>
                                  </w:rPr>
                                  <w:t>No input required</w:t>
                                </w:r>
                              </w:p>
                            </w:tc>
                            <w:tc>
                              <w:tcPr>
                                <w:tcW w:w="1253" w:type="dxa"/>
                                <w:tcBorders>
                                  <w:top w:val="single" w:sz="4" w:space="0" w:color="auto"/>
                                  <w:left w:val="single" w:sz="4" w:space="0" w:color="auto"/>
                                  <w:bottom w:val="single" w:sz="4" w:space="0" w:color="auto"/>
                                </w:tcBorders>
                              </w:tcPr>
                              <w:p w14:paraId="12EA11F4" w14:textId="77777777" w:rsidR="007B5626" w:rsidRDefault="007B5626" w:rsidP="00DD1144">
                                <w:pPr>
                                  <w:pStyle w:val="a9"/>
                                  <w:ind w:leftChars="0" w:left="0"/>
                                  <w:jc w:val="left"/>
                                  <w:rPr>
                                    <w:ins w:id="1524" w:author="作成者"/>
                                  </w:rPr>
                                </w:pPr>
                                <w:ins w:id="1525" w:author="作成者">
                                  <w:r>
                                    <w:rPr>
                                      <w:rFonts w:hint="eastAsia"/>
                                    </w:rPr>
                                    <w:t>2</w:t>
                                  </w:r>
                                </w:ins>
                              </w:p>
                            </w:tc>
                            <w:tc>
                              <w:tcPr>
                                <w:tcW w:w="1253" w:type="dxa"/>
                                <w:tcBorders>
                                  <w:bottom w:val="single" w:sz="4" w:space="0" w:color="auto"/>
                                </w:tcBorders>
                              </w:tcPr>
                              <w:p w14:paraId="38BF8593" w14:textId="13A87894" w:rsidR="007B5626" w:rsidRPr="00E708CA" w:rsidRDefault="007B5626" w:rsidP="00DD1144">
                                <w:pPr>
                                  <w:pStyle w:val="a9"/>
                                  <w:ind w:leftChars="0" w:left="0"/>
                                  <w:jc w:val="left"/>
                                  <w:rPr>
                                    <w:ins w:id="1526" w:author="作成者"/>
                                  </w:rPr>
                                </w:pPr>
                                <w:r>
                                  <w:rPr>
                                    <w:rFonts w:hint="eastAsia"/>
                                  </w:rPr>
                                  <w:t>BBB</w:t>
                                </w:r>
                              </w:p>
                            </w:tc>
                          </w:tr>
                        </w:tbl>
                        <w:p w14:paraId="4F206F94" w14:textId="77777777" w:rsidR="007B5626" w:rsidRDefault="007B5626" w:rsidP="00366ECC">
                          <w:pPr>
                            <w:jc w:val="left"/>
                            <w:rPr>
                              <w:ins w:id="1527" w:author="作成者"/>
                              <w:sz w:val="20"/>
                              <w:szCs w:val="20"/>
                            </w:rPr>
                          </w:pPr>
                        </w:p>
                        <w:p w14:paraId="2A65688B" w14:textId="77777777" w:rsidR="007B5626" w:rsidRDefault="007B5626" w:rsidP="00366ECC">
                          <w:pPr>
                            <w:jc w:val="left"/>
                            <w:rPr>
                              <w:ins w:id="1528" w:author="作成者"/>
                              <w:sz w:val="20"/>
                              <w:szCs w:val="20"/>
                            </w:rPr>
                          </w:pPr>
                        </w:p>
                        <w:p w14:paraId="0F6865EE" w14:textId="77777777" w:rsidR="007B5626" w:rsidRDefault="007B5626" w:rsidP="00366ECC">
                          <w:pPr>
                            <w:jc w:val="left"/>
                            <w:rPr>
                              <w:ins w:id="1529" w:author="作成者"/>
                              <w:sz w:val="20"/>
                              <w:szCs w:val="20"/>
                            </w:rPr>
                          </w:pPr>
                        </w:p>
                        <w:p w14:paraId="331B0F3D" w14:textId="0F589E17" w:rsidR="007B5626" w:rsidRPr="00D464F6" w:rsidRDefault="007B5626" w:rsidP="00366ECC">
                          <w:pPr>
                            <w:jc w:val="left"/>
                            <w:rPr>
                              <w:ins w:id="1530" w:author="作成者"/>
                              <w:b/>
                              <w:sz w:val="20"/>
                              <w:szCs w:val="20"/>
                            </w:rPr>
                          </w:pPr>
                          <w:ins w:id="1531" w:author="作成者">
                            <w:r>
                              <w:rPr>
                                <w:rFonts w:hint="eastAsia"/>
                                <w:sz w:val="20"/>
                                <w:szCs w:val="20"/>
                              </w:rPr>
                              <w:t xml:space="preserve">　</w:t>
                            </w:r>
                            <w:r>
                              <w:rPr>
                                <w:sz w:val="20"/>
                                <w:szCs w:val="20"/>
                              </w:rPr>
                              <w:t xml:space="preserve">　　　　　</w:t>
                            </w:r>
                            <w:r w:rsidRPr="00D464F6">
                              <w:rPr>
                                <w:rFonts w:hint="eastAsia"/>
                                <w:b/>
                                <w:sz w:val="20"/>
                                <w:szCs w:val="20"/>
                              </w:rPr>
                              <w:t>Terraform</w:t>
                            </w:r>
                            <w:r>
                              <w:rPr>
                                <w:rFonts w:hint="eastAsia"/>
                                <w:b/>
                                <w:sz w:val="20"/>
                                <w:szCs w:val="20"/>
                              </w:rPr>
                              <w:t>の</w:t>
                            </w:r>
                            <w:r>
                              <w:rPr>
                                <w:rFonts w:hint="eastAsia"/>
                                <w:b/>
                                <w:sz w:val="20"/>
                                <w:szCs w:val="20"/>
                              </w:rPr>
                              <w:t>Variable</w:t>
                            </w:r>
                            <w:r>
                              <w:rPr>
                                <w:b/>
                                <w:sz w:val="20"/>
                                <w:szCs w:val="20"/>
                              </w:rPr>
                              <w:t>s</w:t>
                            </w:r>
                          </w:ins>
                          <w:r w:rsidRPr="00A612FF">
                            <w:rPr>
                              <w:rFonts w:hint="eastAsia"/>
                              <w:b/>
                              <w:sz w:val="20"/>
                              <w:szCs w:val="20"/>
                            </w:rPr>
                            <w:t xml:space="preserve"> </w:t>
                          </w:r>
                          <w:r>
                            <w:rPr>
                              <w:rFonts w:hint="eastAsia"/>
                              <w:b/>
                              <w:sz w:val="20"/>
                              <w:szCs w:val="20"/>
                            </w:rPr>
                            <w:t>Value registered to Terraform</w:t>
                          </w:r>
                          <w:r>
                            <w:rPr>
                              <w:rFonts w:hint="eastAsia"/>
                              <w:b/>
                              <w:sz w:val="20"/>
                              <w:szCs w:val="20"/>
                            </w:rPr>
                            <w:t>’</w:t>
                          </w:r>
                          <w:r>
                            <w:rPr>
                              <w:rFonts w:hint="eastAsia"/>
                              <w:b/>
                              <w:sz w:val="20"/>
                              <w:szCs w:val="20"/>
                            </w:rPr>
                            <w:t>s Variables</w:t>
                          </w:r>
                        </w:p>
                        <w:tbl>
                          <w:tblPr>
                            <w:tblStyle w:val="ab"/>
                            <w:tblW w:w="0" w:type="auto"/>
                            <w:tblInd w:w="941" w:type="dxa"/>
                            <w:tblLook w:val="04A0" w:firstRow="1" w:lastRow="0" w:firstColumn="1" w:lastColumn="0" w:noHBand="0" w:noVBand="1"/>
                          </w:tblPr>
                          <w:tblGrid>
                            <w:gridCol w:w="2995"/>
                            <w:gridCol w:w="2994"/>
                          </w:tblGrid>
                          <w:tr w:rsidR="007B5626" w14:paraId="1661471A" w14:textId="77777777" w:rsidTr="00DD1144">
                            <w:trPr>
                              <w:trHeight w:val="372"/>
                              <w:ins w:id="1532" w:author="作成者"/>
                            </w:trPr>
                            <w:tc>
                              <w:tcPr>
                                <w:tcW w:w="2995" w:type="dxa"/>
                                <w:shd w:val="clear" w:color="auto" w:fill="002060"/>
                              </w:tcPr>
                              <w:p w14:paraId="30245E58" w14:textId="77777777" w:rsidR="007B5626" w:rsidRDefault="007B5626" w:rsidP="00DD1144">
                                <w:pPr>
                                  <w:jc w:val="left"/>
                                  <w:rPr>
                                    <w:ins w:id="1533" w:author="作成者"/>
                                    <w:b/>
                                    <w:sz w:val="20"/>
                                    <w:szCs w:val="20"/>
                                  </w:rPr>
                                </w:pPr>
                                <w:ins w:id="1534" w:author="作成者">
                                  <w:r>
                                    <w:rPr>
                                      <w:rFonts w:hint="eastAsia"/>
                                      <w:b/>
                                      <w:sz w:val="20"/>
                                      <w:szCs w:val="20"/>
                                    </w:rPr>
                                    <w:t>Key</w:t>
                                  </w:r>
                                </w:ins>
                              </w:p>
                            </w:tc>
                            <w:tc>
                              <w:tcPr>
                                <w:tcW w:w="2994" w:type="dxa"/>
                                <w:shd w:val="clear" w:color="auto" w:fill="002060"/>
                              </w:tcPr>
                              <w:p w14:paraId="7E441EDF" w14:textId="77777777" w:rsidR="007B5626" w:rsidRDefault="007B5626" w:rsidP="00DD1144">
                                <w:pPr>
                                  <w:jc w:val="left"/>
                                  <w:rPr>
                                    <w:ins w:id="1535" w:author="作成者"/>
                                    <w:b/>
                                    <w:sz w:val="20"/>
                                    <w:szCs w:val="20"/>
                                  </w:rPr>
                                </w:pPr>
                                <w:ins w:id="1536" w:author="作成者">
                                  <w:r>
                                    <w:rPr>
                                      <w:rFonts w:hint="eastAsia"/>
                                      <w:b/>
                                      <w:sz w:val="20"/>
                                      <w:szCs w:val="20"/>
                                    </w:rPr>
                                    <w:t>Value</w:t>
                                  </w:r>
                                </w:ins>
                              </w:p>
                            </w:tc>
                          </w:tr>
                          <w:tr w:rsidR="007B5626" w14:paraId="149D7E4E" w14:textId="77777777" w:rsidTr="00DD1144">
                            <w:trPr>
                              <w:trHeight w:val="352"/>
                              <w:ins w:id="1537" w:author="作成者"/>
                            </w:trPr>
                            <w:tc>
                              <w:tcPr>
                                <w:tcW w:w="2995" w:type="dxa"/>
                              </w:tcPr>
                              <w:p w14:paraId="2CF16E1D" w14:textId="77777777" w:rsidR="007B5626" w:rsidRPr="00515ED5" w:rsidRDefault="007B5626" w:rsidP="00DD1144">
                                <w:pPr>
                                  <w:jc w:val="left"/>
                                  <w:rPr>
                                    <w:ins w:id="1538" w:author="作成者"/>
                                    <w:sz w:val="20"/>
                                    <w:szCs w:val="20"/>
                                  </w:rPr>
                                </w:pPr>
                                <w:proofErr w:type="spellStart"/>
                                <w:ins w:id="1539" w:author="作成者">
                                  <w:r w:rsidRPr="00515ED5">
                                    <w:rPr>
                                      <w:rFonts w:hint="eastAsia"/>
                                      <w:sz w:val="20"/>
                                      <w:szCs w:val="20"/>
                                    </w:rPr>
                                    <w:t>VAR_hoge</w:t>
                                  </w:r>
                                  <w:proofErr w:type="spellEnd"/>
                                </w:ins>
                              </w:p>
                            </w:tc>
                            <w:tc>
                              <w:tcPr>
                                <w:tcW w:w="2994" w:type="dxa"/>
                              </w:tcPr>
                              <w:p w14:paraId="451A14D1" w14:textId="2D8CFDB5" w:rsidR="007B5626" w:rsidRPr="00515ED5" w:rsidRDefault="007B5626" w:rsidP="00DD1144">
                                <w:pPr>
                                  <w:jc w:val="left"/>
                                  <w:rPr>
                                    <w:ins w:id="1540" w:author="作成者"/>
                                    <w:sz w:val="20"/>
                                    <w:szCs w:val="20"/>
                                  </w:rPr>
                                </w:pPr>
                                <w:ins w:id="1541" w:author="作成者">
                                  <w:r w:rsidRPr="00EA2D11">
                                    <w:rPr>
                                      <w:sz w:val="20"/>
                                      <w:szCs w:val="20"/>
                                    </w:rPr>
                                    <w:t>[“</w:t>
                                  </w:r>
                                </w:ins>
                                <w:r>
                                  <w:rPr>
                                    <w:rFonts w:hint="eastAsia"/>
                                    <w:sz w:val="20"/>
                                    <w:szCs w:val="20"/>
                                  </w:rPr>
                                  <w:t>AAA</w:t>
                                </w:r>
                                <w:ins w:id="1542" w:author="作成者">
                                  <w:r w:rsidRPr="00EA2D11">
                                    <w:rPr>
                                      <w:sz w:val="20"/>
                                      <w:szCs w:val="20"/>
                                    </w:rPr>
                                    <w:t>”, “</w:t>
                                  </w:r>
                                </w:ins>
                                <w:r>
                                  <w:rPr>
                                    <w:rFonts w:hint="eastAsia"/>
                                    <w:sz w:val="20"/>
                                    <w:szCs w:val="20"/>
                                  </w:rPr>
                                  <w:t>BBB</w:t>
                                </w:r>
                                <w:ins w:id="1543" w:author="作成者">
                                  <w:r w:rsidRPr="00EA2D11">
                                    <w:rPr>
                                      <w:sz w:val="20"/>
                                      <w:szCs w:val="20"/>
                                    </w:rPr>
                                    <w:t>”]</w:t>
                                  </w:r>
                                </w:ins>
                              </w:p>
                            </w:tc>
                          </w:tr>
                        </w:tbl>
                        <w:p w14:paraId="79032AC8" w14:textId="77777777" w:rsidR="007B5626" w:rsidRPr="003177F7" w:rsidRDefault="007B5626" w:rsidP="00366ECC">
                          <w:pPr>
                            <w:jc w:val="left"/>
                            <w:rPr>
                              <w:ins w:id="1544" w:author="作成者"/>
                              <w:sz w:val="20"/>
                              <w:szCs w:val="20"/>
                            </w:rPr>
                          </w:pPr>
                        </w:p>
                      </w:txbxContent>
                    </v:textbox>
                  </v:shape>
                  <v:shape id="下矢印 320" o:spid="_x0000_s1123" type="#_x0000_t67" style="position:absolute;left:1143;top:2000;width:4000;height:369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" adj="20431" fillcolor="#0057c9 [2425]" strokecolor="#003c8c [2905]" strokeweight="2pt"/>
                  <v:group id="グループ化 322" o:spid="_x0000_s1124" style="position:absolute;left:4667;top:13087;width:28156;height:2857" coordorigin=",-1010" coordsize="28161,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">
                    <v:roundrect id="角丸四角形 323" o:spid="_x0000_s1125" style="position:absolute;left:7205;top:-670;width:20956;height:25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" fillcolor="white [3212]" strokecolor="#508035 [2422]" strokeweight="2pt">
                      <v:shadow on="t" color="black" opacity="26214f" origin="-.5,-.5" offset=".74836mm,.74836mm"/>
                      <v:textbox inset="1mm,0,0,0">
                        <w:txbxContent>
                          <w:p w14:paraId="0AF251D8" w14:textId="28BF9231" w:rsidR="007B5626" w:rsidRDefault="007B5626" w:rsidP="00366ECC">
                            <w:pPr>
                              <w:pStyle w:val="Web"/>
                              <w:spacing w:before="0" w:beforeAutospacing="0" w:after="0" w:afterAutospacing="0"/>
                              <w:rPr>
                                <w:ins w:id="1545" w:author="作成者"/>
                              </w:rPr>
                            </w:pPr>
                            <w:ins w:id="1546" w:author="作成者">
                              <w:r>
                                <w:rPr>
                                  <w:rFonts w:cs="Times New Roman" w:hint="eastAsia"/>
                                  <w:b/>
                                  <w:bCs/>
                                  <w:color w:val="325121"/>
                                  <w:kern w:val="2"/>
                                  <w:sz w:val="20"/>
                                  <w:szCs w:val="20"/>
                                </w:rPr>
                                <w:t xml:space="preserve">⑬ </w:t>
                              </w:r>
                            </w:ins>
                            <w:r>
                              <w:rPr>
                                <w:rFonts w:cs="Times New Roman" w:hint="eastAsia"/>
                                <w:b/>
                                <w:bCs/>
                                <w:color w:val="325121"/>
                                <w:kern w:val="2"/>
                                <w:sz w:val="20"/>
                                <w:szCs w:val="20"/>
                              </w:rPr>
                              <w:t>Configure Variable values</w:t>
                            </w:r>
                          </w:p>
                        </w:txbxContent>
                      </v:textbox>
                    </v:roundrect>
                    <v:shape id="下矢印 324" o:spid="_x0000_s1126" type="#_x0000_t67" style="position:absolute;left:1904;top:-2914;width:2859;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" adj="18321" fillcolor="#518135" strokecolor="#508035 [2422]" strokeweight="2pt">
                      <v:fill opacity="52428f"/>
                    </v:shape>
                  </v:group>
                  <v:roundrect id="角丸四角形 325" o:spid="_x0000_s1127" style="position:absolute;left:1143;top:190;width:26352;height:25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" fillcolor="white [3201]" strokecolor="#003c8c [2905]" strokeweight="2pt">
                    <v:shadow on="t" color="black" opacity="26214f" origin="-.5,-.5" offset=".74836mm,.74836mm"/>
                    <v:textbox inset="1mm,0,0,0">
                      <w:txbxContent>
                        <w:p w14:paraId="182D7B33" w14:textId="5D0DA58E" w:rsidR="007B5626" w:rsidRPr="00982EAC" w:rsidRDefault="007B5626" w:rsidP="00366ECC">
                          <w:pPr>
                            <w:jc w:val="left"/>
                            <w:rPr>
                              <w:ins w:id="1547" w:author="作成者"/>
                              <w:b/>
                              <w:color w:val="003C8A" w:themeColor="accent6" w:themeTint="E6"/>
                              <w:sz w:val="20"/>
                              <w:szCs w:val="20"/>
                            </w:rPr>
                          </w:pPr>
                          <w:ins w:id="1548" w:author="作成者">
                            <w:r>
                              <w:rPr>
                                <w:rFonts w:hint="eastAsia"/>
                                <w:b/>
                                <w:color w:val="003C8A" w:themeColor="accent6" w:themeTint="E6"/>
                                <w:sz w:val="20"/>
                                <w:szCs w:val="20"/>
                              </w:rPr>
                              <w:t>⑥</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Register Module file</w:t>
                          </w:r>
                        </w:p>
                      </w:txbxContent>
                    </v:textbox>
                  </v:roundrect>
                  <v:roundrect id="角丸四角形 326" o:spid="_x0000_s1128" style="position:absolute;left:1143;top:27527;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" fillcolor="white [3201]" strokecolor="#003c8c [2905]" strokeweight="2pt">
                    <v:shadow on="t" color="black" opacity="26214f" origin="-.5,-.5" offset=".74836mm,.74836mm"/>
                    <v:textbox inset="1mm,0,0,0">
                      <w:txbxContent>
                        <w:p w14:paraId="4ED9B6EF" w14:textId="6061B4D2" w:rsidR="007B5626" w:rsidRPr="00982EAC" w:rsidRDefault="007B5626" w:rsidP="00366ECC">
                          <w:pPr>
                            <w:jc w:val="left"/>
                            <w:rPr>
                              <w:ins w:id="1549" w:author="作成者"/>
                              <w:b/>
                              <w:color w:val="003C8A" w:themeColor="accent6" w:themeTint="E6"/>
                              <w:sz w:val="20"/>
                              <w:szCs w:val="20"/>
                            </w:rPr>
                          </w:pPr>
                          <w:ins w:id="1550" w:author="作成者">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Execute Operation</w:t>
                          </w:r>
                        </w:p>
                      </w:txbxContent>
                    </v:textbox>
                  </v:roundrect>
                  <w10:wrap type="topAndBottom"/>
                </v:group>
              </w:pict>
            </mc:Fallback>
          </mc:AlternateContent>
        </w:r>
        <w:r>
          <w:t>set</w:t>
        </w:r>
      </w:ins>
      <w:r w:rsidR="00DD1144">
        <w:rPr>
          <w:rFonts w:hint="eastAsia"/>
        </w:rPr>
        <w:t xml:space="preserve"> type</w:t>
      </w:r>
    </w:p>
    <w:p w14:paraId="3002F11A" w14:textId="77777777" w:rsidR="00366ECC" w:rsidRDefault="00366ECC" w:rsidP="00366ECC">
      <w:pPr>
        <w:pStyle w:val="a9"/>
        <w:ind w:leftChars="0" w:left="360"/>
        <w:rPr>
          <w:ins w:id="1551" w:author="作成者"/>
        </w:rPr>
      </w:pPr>
    </w:p>
    <w:p w14:paraId="7BE8380D" w14:textId="77777777" w:rsidR="00366ECC" w:rsidRDefault="00366ECC" w:rsidP="00366ECC">
      <w:pPr>
        <w:widowControl/>
        <w:jc w:val="left"/>
        <w:rPr>
          <w:ins w:id="1552" w:author="作成者"/>
        </w:rPr>
      </w:pPr>
      <w:ins w:id="1553" w:author="作成者">
        <w:r>
          <w:br w:type="page"/>
        </w:r>
      </w:ins>
    </w:p>
    <w:p w14:paraId="16BB411D" w14:textId="77777777" w:rsidR="00366ECC" w:rsidRDefault="00366ECC" w:rsidP="00366ECC">
      <w:pPr>
        <w:pStyle w:val="a9"/>
        <w:ind w:leftChars="0" w:left="360"/>
        <w:rPr>
          <w:ins w:id="1554" w:author="作成者"/>
        </w:rPr>
      </w:pPr>
    </w:p>
    <w:p w14:paraId="28BDA8B7" w14:textId="0FE0FAD3" w:rsidR="00366ECC" w:rsidRDefault="00366ECC" w:rsidP="00366ECC">
      <w:pPr>
        <w:pStyle w:val="aff0"/>
        <w:numPr>
          <w:ilvl w:val="1"/>
          <w:numId w:val="14"/>
        </w:numPr>
        <w:ind w:left="780" w:hanging="360"/>
        <w:rPr>
          <w:ins w:id="1555" w:author="作成者"/>
        </w:rPr>
      </w:pPr>
      <w:ins w:id="1556" w:author="作成者">
        <w:r>
          <w:rPr>
            <w:noProof/>
          </w:rPr>
          <mc:AlternateContent>
            <mc:Choice Requires="wpg">
              <w:drawing>
                <wp:anchor distT="0" distB="0" distL="114300" distR="114300" simplePos="0" relativeHeight="251807744" behindDoc="0" locked="0" layoutInCell="1" allowOverlap="1" wp14:anchorId="2D66684B" wp14:editId="66F9A5C2">
                  <wp:simplePos x="0" y="0"/>
                  <wp:positionH relativeFrom="column">
                    <wp:posOffset>382905</wp:posOffset>
                  </wp:positionH>
                  <wp:positionV relativeFrom="paragraph">
                    <wp:posOffset>307975</wp:posOffset>
                  </wp:positionV>
                  <wp:extent cx="5848350" cy="4911725"/>
                  <wp:effectExtent l="0" t="0" r="19050" b="22225"/>
                  <wp:wrapTopAndBottom/>
                  <wp:docPr id="462" name="グループ化 462"/>
                  <wp:cNvGraphicFramePr/>
                  <a:graphic xmlns:a="http://schemas.openxmlformats.org/drawingml/2006/main">
                    <a:graphicData uri="http://schemas.microsoft.com/office/word/2010/wordprocessingGroup">
                      <wpg:wgp>
                        <wpg:cNvGrpSpPr/>
                        <wpg:grpSpPr>
                          <a:xfrm>
                            <a:off x="0" y="0"/>
                            <a:ext cx="5848350" cy="4911725"/>
                            <a:chOff x="0" y="-76201"/>
                            <a:chExt cx="5848350" cy="4314825"/>
                          </a:xfrm>
                        </wpg:grpSpPr>
                        <wps:wsp>
                          <wps:cNvPr id="463" name="フローチャート: 処理 463"/>
                          <wps:cNvSpPr/>
                          <wps:spPr>
                            <a:xfrm>
                              <a:off x="0" y="-76201"/>
                              <a:ext cx="5848350" cy="4314825"/>
                            </a:xfrm>
                            <a:prstGeom prst="flowChartProcess">
                              <a:avLst/>
                            </a:prstGeom>
                            <a:solidFill>
                              <a:schemeClr val="bg1">
                                <a:lumMod val="95000"/>
                              </a:schemeClr>
                            </a:solidFill>
                            <a:ln>
                              <a:solidFill>
                                <a:schemeClr val="bg1">
                                  <a:lumMod val="85000"/>
                                </a:schemeClr>
                              </a:solidFill>
                            </a:ln>
                          </wps:spPr>
                          <wps:style>
                            <a:lnRef idx="2">
                              <a:schemeClr val="dk1"/>
                            </a:lnRef>
                            <a:fillRef idx="1">
                              <a:schemeClr val="lt1"/>
                            </a:fillRef>
                            <a:effectRef idx="0">
                              <a:schemeClr val="dk1"/>
                            </a:effectRef>
                            <a:fontRef idx="minor">
                              <a:schemeClr val="dk1"/>
                            </a:fontRef>
                          </wps:style>
                          <wps:txbx>
                            <w:txbxContent>
                              <w:p w14:paraId="256BFBC4" w14:textId="77777777" w:rsidR="007B5626" w:rsidRDefault="007B5626" w:rsidP="00366ECC">
                                <w:pPr>
                                  <w:jc w:val="left"/>
                                  <w:rPr>
                                    <w:ins w:id="1557" w:author="作成者"/>
                                    <w:sz w:val="20"/>
                                    <w:szCs w:val="20"/>
                                  </w:rPr>
                                </w:pPr>
                              </w:p>
                              <w:p w14:paraId="3AA64E58" w14:textId="77777777" w:rsidR="007B5626" w:rsidRPr="003177F7" w:rsidRDefault="007B5626" w:rsidP="00366ECC">
                                <w:pPr>
                                  <w:jc w:val="left"/>
                                  <w:rPr>
                                    <w:ins w:id="1558" w:author="作成者"/>
                                    <w:sz w:val="20"/>
                                    <w:szCs w:val="20"/>
                                  </w:rPr>
                                </w:pPr>
                              </w:p>
                              <w:tbl>
                                <w:tblPr>
                                  <w:tblStyle w:val="ab"/>
                                  <w:tblW w:w="7166" w:type="dxa"/>
                                  <w:jc w:val="center"/>
                                  <w:tblLook w:val="04A0" w:firstRow="1" w:lastRow="0" w:firstColumn="1" w:lastColumn="0" w:noHBand="0" w:noVBand="1"/>
                                </w:tblPr>
                                <w:tblGrid>
                                  <w:gridCol w:w="7166"/>
                                </w:tblGrid>
                                <w:tr w:rsidR="007B5626" w:rsidRPr="003177F7" w14:paraId="5F48B647" w14:textId="77777777" w:rsidTr="00DD1144">
                                  <w:trPr>
                                    <w:trHeight w:val="1425"/>
                                    <w:jc w:val="center"/>
                                    <w:ins w:id="1559" w:author="作成者"/>
                                  </w:trPr>
                                  <w:tc>
                                    <w:tcPr>
                                      <w:tcW w:w="7166" w:type="dxa"/>
                                    </w:tcPr>
                                    <w:p w14:paraId="19184C08" w14:textId="77777777" w:rsidR="007B5626" w:rsidRPr="00280A77" w:rsidRDefault="007B5626" w:rsidP="00DD1144">
                                      <w:pPr>
                                        <w:rPr>
                                          <w:ins w:id="1560" w:author="作成者"/>
                                          <w:sz w:val="20"/>
                                          <w:szCs w:val="20"/>
                                        </w:rPr>
                                      </w:pPr>
                                      <w:ins w:id="1561" w:author="作成者">
                                        <w:r w:rsidRPr="00280A77">
                                          <w:rPr>
                                            <w:sz w:val="20"/>
                                            <w:szCs w:val="20"/>
                                          </w:rPr>
                                          <w:t>variable "</w:t>
                                        </w:r>
                                        <w:proofErr w:type="spellStart"/>
                                        <w:r w:rsidRPr="00280A77">
                                          <w:rPr>
                                            <w:sz w:val="20"/>
                                            <w:szCs w:val="20"/>
                                          </w:rPr>
                                          <w:t>VAR_hoge</w:t>
                                        </w:r>
                                        <w:proofErr w:type="spellEnd"/>
                                        <w:r w:rsidRPr="00280A77">
                                          <w:rPr>
                                            <w:sz w:val="20"/>
                                            <w:szCs w:val="20"/>
                                          </w:rPr>
                                          <w:t>" {</w:t>
                                        </w:r>
                                      </w:ins>
                                    </w:p>
                                    <w:p w14:paraId="54297C03" w14:textId="77777777" w:rsidR="007B5626" w:rsidRPr="00280A77" w:rsidRDefault="007B5626" w:rsidP="00DD1144">
                                      <w:pPr>
                                        <w:ind w:firstLineChars="200" w:firstLine="400"/>
                                        <w:rPr>
                                          <w:ins w:id="1562" w:author="作成者"/>
                                          <w:sz w:val="20"/>
                                          <w:szCs w:val="20"/>
                                        </w:rPr>
                                      </w:pPr>
                                      <w:ins w:id="1563" w:author="作成者">
                                        <w:r>
                                          <w:rPr>
                                            <w:sz w:val="20"/>
                                            <w:szCs w:val="20"/>
                                          </w:rPr>
                                          <w:t>type = tuple([string, number])</w:t>
                                        </w:r>
                                      </w:ins>
                                    </w:p>
                                    <w:p w14:paraId="56876644" w14:textId="77777777" w:rsidR="007B5626" w:rsidRPr="00280A77" w:rsidRDefault="007B5626" w:rsidP="00DD1144">
                                      <w:pPr>
                                        <w:ind w:firstLineChars="200" w:firstLine="400"/>
                                        <w:rPr>
                                          <w:ins w:id="1564" w:author="作成者"/>
                                          <w:sz w:val="20"/>
                                          <w:szCs w:val="20"/>
                                        </w:rPr>
                                      </w:pPr>
                                      <w:ins w:id="1565" w:author="作成者">
                                        <w:r w:rsidRPr="00280A77">
                                          <w:rPr>
                                            <w:sz w:val="20"/>
                                            <w:szCs w:val="20"/>
                                          </w:rPr>
                                          <w:t xml:space="preserve">default = </w:t>
                                        </w:r>
                                        <w:r>
                                          <w:t>[“</w:t>
                                        </w:r>
                                        <w:proofErr w:type="spellStart"/>
                                        <w:r>
                                          <w:t>aaa</w:t>
                                        </w:r>
                                        <w:proofErr w:type="spellEnd"/>
                                        <w:r>
                                          <w:t>”, 2022]</w:t>
                                        </w:r>
                                      </w:ins>
                                    </w:p>
                                    <w:p w14:paraId="236B1D1D" w14:textId="77777777" w:rsidR="007B5626" w:rsidRPr="003177F7" w:rsidRDefault="007B5626" w:rsidP="00DD1144">
                                      <w:pPr>
                                        <w:pStyle w:val="a9"/>
                                        <w:ind w:leftChars="0" w:left="0"/>
                                        <w:rPr>
                                          <w:ins w:id="1566" w:author="作成者"/>
                                          <w:sz w:val="20"/>
                                          <w:szCs w:val="20"/>
                                        </w:rPr>
                                      </w:pPr>
                                      <w:ins w:id="1567" w:author="作成者">
                                        <w:r w:rsidRPr="00280A77">
                                          <w:rPr>
                                            <w:sz w:val="20"/>
                                            <w:szCs w:val="20"/>
                                          </w:rPr>
                                          <w:t>}</w:t>
                                        </w:r>
                                      </w:ins>
                                    </w:p>
                                  </w:tc>
                                </w:tr>
                              </w:tbl>
                              <w:p w14:paraId="0385AC58" w14:textId="77777777" w:rsidR="007B5626" w:rsidRPr="003177F7" w:rsidRDefault="007B5626" w:rsidP="00366ECC">
                                <w:pPr>
                                  <w:jc w:val="left"/>
                                  <w:rPr>
                                    <w:ins w:id="1568" w:author="作成者"/>
                                    <w:sz w:val="20"/>
                                    <w:szCs w:val="20"/>
                                  </w:rPr>
                                </w:pPr>
                              </w:p>
                              <w:p w14:paraId="3A316AAF" w14:textId="77777777" w:rsidR="007B5626" w:rsidRDefault="007B5626" w:rsidP="00366ECC">
                                <w:pPr>
                                  <w:jc w:val="left"/>
                                  <w:rPr>
                                    <w:ins w:id="1569" w:author="作成者"/>
                                    <w:sz w:val="20"/>
                                    <w:szCs w:val="20"/>
                                  </w:rPr>
                                </w:pPr>
                              </w:p>
                              <w:p w14:paraId="14D696B1" w14:textId="77777777" w:rsidR="007B5626" w:rsidRDefault="007B5626" w:rsidP="00366ECC">
                                <w:pPr>
                                  <w:jc w:val="left"/>
                                  <w:rPr>
                                    <w:ins w:id="1570" w:author="作成者"/>
                                    <w:sz w:val="20"/>
                                    <w:szCs w:val="20"/>
                                  </w:rPr>
                                </w:pPr>
                              </w:p>
                              <w:p w14:paraId="075FB2FC" w14:textId="42D42DA1" w:rsidR="007B5626" w:rsidRPr="00D464F6" w:rsidRDefault="007B5626" w:rsidP="00366ECC">
                                <w:pPr>
                                  <w:jc w:val="left"/>
                                  <w:rPr>
                                    <w:ins w:id="1571" w:author="作成者"/>
                                    <w:b/>
                                    <w:sz w:val="20"/>
                                    <w:szCs w:val="20"/>
                                  </w:rPr>
                                </w:pPr>
                                <w:ins w:id="1572" w:author="作成者">
                                  <w:r>
                                    <w:rPr>
                                      <w:rFonts w:hint="eastAsia"/>
                                      <w:sz w:val="20"/>
                                      <w:szCs w:val="20"/>
                                    </w:rPr>
                                    <w:t xml:space="preserve">        </w:t>
                                  </w:r>
                                </w:ins>
                                <w:r>
                                  <w:rPr>
                                    <w:rFonts w:hint="eastAsia"/>
                                    <w:b/>
                                    <w:sz w:val="20"/>
                                    <w:szCs w:val="20"/>
                                  </w:rPr>
                                  <w:t>Substitute value auto registration settings/Substitute value list</w:t>
                                </w:r>
                              </w:p>
                              <w:tbl>
                                <w:tblPr>
                                  <w:tblStyle w:val="ab"/>
                                  <w:tblW w:w="0" w:type="auto"/>
                                  <w:jc w:val="center"/>
                                  <w:tblLook w:val="04A0" w:firstRow="1" w:lastRow="0" w:firstColumn="1" w:lastColumn="0" w:noHBand="0" w:noVBand="1"/>
                                </w:tblPr>
                                <w:tblGrid>
                                  <w:gridCol w:w="704"/>
                                  <w:gridCol w:w="1291"/>
                                  <w:gridCol w:w="1291"/>
                                  <w:gridCol w:w="1291"/>
                                  <w:gridCol w:w="1253"/>
                                  <w:gridCol w:w="1253"/>
                                </w:tblGrid>
                                <w:tr w:rsidR="007B5626" w14:paraId="03B64606" w14:textId="77777777" w:rsidTr="00DD1144">
                                  <w:trPr>
                                    <w:jc w:val="center"/>
                                    <w:ins w:id="1573" w:author="作成者"/>
                                  </w:trPr>
                                  <w:tc>
                                    <w:tcPr>
                                      <w:tcW w:w="704" w:type="dxa"/>
                                      <w:tcBorders>
                                        <w:bottom w:val="single" w:sz="4" w:space="0" w:color="auto"/>
                                      </w:tcBorders>
                                      <w:shd w:val="clear" w:color="auto" w:fill="002060"/>
                                    </w:tcPr>
                                    <w:p w14:paraId="7D62273D" w14:textId="3E97EDB8" w:rsidR="007B5626" w:rsidRPr="00C80F48" w:rsidRDefault="007B5626" w:rsidP="00DD1144">
                                      <w:pPr>
                                        <w:pStyle w:val="a9"/>
                                        <w:ind w:leftChars="0" w:left="0"/>
                                        <w:jc w:val="left"/>
                                        <w:rPr>
                                          <w:ins w:id="1574" w:author="作成者"/>
                                          <w:b/>
                                          <w:color w:val="FFFFFF" w:themeColor="background1"/>
                                        </w:rPr>
                                      </w:pPr>
                                      <w:r>
                                        <w:rPr>
                                          <w:rFonts w:hint="eastAsia"/>
                                          <w:b/>
                                          <w:color w:val="FFFFFF" w:themeColor="background1"/>
                                        </w:rPr>
                                        <w:t>Item No.</w:t>
                                      </w:r>
                                    </w:p>
                                  </w:tc>
                                  <w:tc>
                                    <w:tcPr>
                                      <w:tcW w:w="1291" w:type="dxa"/>
                                      <w:tcBorders>
                                        <w:bottom w:val="single" w:sz="4" w:space="0" w:color="auto"/>
                                      </w:tcBorders>
                                      <w:shd w:val="clear" w:color="auto" w:fill="002060"/>
                                    </w:tcPr>
                                    <w:p w14:paraId="39884A1E" w14:textId="016B8C17" w:rsidR="007B5626" w:rsidRPr="00C80F48" w:rsidRDefault="007B5626" w:rsidP="00DD1144">
                                      <w:pPr>
                                        <w:pStyle w:val="a9"/>
                                        <w:ind w:leftChars="0" w:left="0"/>
                                        <w:jc w:val="left"/>
                                        <w:rPr>
                                          <w:ins w:id="1575" w:author="作成者"/>
                                          <w:b/>
                                          <w:color w:val="FFFFFF" w:themeColor="background1"/>
                                        </w:rPr>
                                      </w:pPr>
                                      <w:r>
                                        <w:rPr>
                                          <w:rFonts w:hint="eastAsia"/>
                                          <w:b/>
                                          <w:color w:val="FFFFFF" w:themeColor="background1"/>
                                        </w:rPr>
                                        <w:t>Variable name</w:t>
                                      </w:r>
                                    </w:p>
                                  </w:tc>
                                  <w:tc>
                                    <w:tcPr>
                                      <w:tcW w:w="1291" w:type="dxa"/>
                                      <w:tcBorders>
                                        <w:bottom w:val="single" w:sz="4" w:space="0" w:color="auto"/>
                                      </w:tcBorders>
                                      <w:shd w:val="clear" w:color="auto" w:fill="002060"/>
                                    </w:tcPr>
                                    <w:p w14:paraId="3C903D96" w14:textId="3CB789EA" w:rsidR="007B5626" w:rsidRDefault="007B5626" w:rsidP="00DD1144">
                                      <w:pPr>
                                        <w:pStyle w:val="a9"/>
                                        <w:ind w:leftChars="0" w:left="0"/>
                                        <w:jc w:val="left"/>
                                        <w:rPr>
                                          <w:ins w:id="1576" w:author="作成者"/>
                                          <w:b/>
                                          <w:color w:val="FFFFFF" w:themeColor="background1"/>
                                        </w:rPr>
                                      </w:pPr>
                                      <w:r>
                                        <w:rPr>
                                          <w:rFonts w:hint="eastAsia"/>
                                          <w:b/>
                                          <w:color w:val="FFFFFF" w:themeColor="background1"/>
                                        </w:rPr>
                                        <w:t>HCL SETTINGS</w:t>
                                      </w:r>
                                    </w:p>
                                  </w:tc>
                                  <w:tc>
                                    <w:tcPr>
                                      <w:tcW w:w="1291" w:type="dxa"/>
                                      <w:tcBorders>
                                        <w:bottom w:val="single" w:sz="4" w:space="0" w:color="auto"/>
                                      </w:tcBorders>
                                      <w:shd w:val="clear" w:color="auto" w:fill="002060"/>
                                    </w:tcPr>
                                    <w:p w14:paraId="0497716C" w14:textId="4F818175" w:rsidR="007B5626" w:rsidRPr="00C80F48" w:rsidRDefault="007B5626" w:rsidP="00DD1144">
                                      <w:pPr>
                                        <w:pStyle w:val="a9"/>
                                        <w:ind w:leftChars="0" w:left="0"/>
                                        <w:jc w:val="left"/>
                                        <w:rPr>
                                          <w:ins w:id="1577" w:author="作成者"/>
                                          <w:b/>
                                          <w:color w:val="FFFFFF" w:themeColor="background1"/>
                                        </w:rPr>
                                      </w:pPr>
                                      <w:r>
                                        <w:rPr>
                                          <w:rFonts w:hint="eastAsia"/>
                                          <w:b/>
                                          <w:color w:val="FFFFFF" w:themeColor="background1"/>
                                        </w:rPr>
                                        <w:t>Member variable</w:t>
                                      </w:r>
                                    </w:p>
                                  </w:tc>
                                  <w:tc>
                                    <w:tcPr>
                                      <w:tcW w:w="1253" w:type="dxa"/>
                                      <w:tcBorders>
                                        <w:bottom w:val="single" w:sz="4" w:space="0" w:color="auto"/>
                                      </w:tcBorders>
                                      <w:shd w:val="clear" w:color="auto" w:fill="002060"/>
                                    </w:tcPr>
                                    <w:p w14:paraId="40E6EC1D" w14:textId="2B3675D8" w:rsidR="007B5626" w:rsidRDefault="007B5626" w:rsidP="00DD1144">
                                      <w:pPr>
                                        <w:pStyle w:val="a9"/>
                                        <w:ind w:leftChars="0" w:left="0"/>
                                        <w:jc w:val="left"/>
                                        <w:rPr>
                                          <w:ins w:id="1578" w:author="作成者"/>
                                          <w:b/>
                                          <w:color w:val="FFFFFF" w:themeColor="background1"/>
                                        </w:rPr>
                                      </w:pPr>
                                      <w:r>
                                        <w:rPr>
                                          <w:rFonts w:hint="eastAsia"/>
                                          <w:b/>
                                          <w:color w:val="FFFFFF" w:themeColor="background1"/>
                                        </w:rPr>
                                        <w:t>Substitute order</w:t>
                                      </w:r>
                                    </w:p>
                                  </w:tc>
                                  <w:tc>
                                    <w:tcPr>
                                      <w:tcW w:w="1253" w:type="dxa"/>
                                      <w:tcBorders>
                                        <w:bottom w:val="single" w:sz="4" w:space="0" w:color="auto"/>
                                      </w:tcBorders>
                                      <w:shd w:val="clear" w:color="auto" w:fill="002060"/>
                                    </w:tcPr>
                                    <w:p w14:paraId="75FCF0FE" w14:textId="5B23C228" w:rsidR="007B5626" w:rsidRDefault="007B5626" w:rsidP="00DD1144">
                                      <w:pPr>
                                        <w:pStyle w:val="a9"/>
                                        <w:ind w:leftChars="0" w:left="0"/>
                                        <w:jc w:val="left"/>
                                        <w:rPr>
                                          <w:ins w:id="1579" w:author="作成者"/>
                                          <w:b/>
                                          <w:color w:val="FFFFFF" w:themeColor="background1"/>
                                        </w:rPr>
                                      </w:pPr>
                                      <w:r>
                                        <w:rPr>
                                          <w:rFonts w:hint="eastAsia"/>
                                          <w:b/>
                                          <w:color w:val="FFFFFF" w:themeColor="background1"/>
                                        </w:rPr>
                                        <w:t>Specific value</w:t>
                                      </w:r>
                                    </w:p>
                                  </w:tc>
                                </w:tr>
                                <w:tr w:rsidR="007B5626" w14:paraId="4EEA0820" w14:textId="77777777" w:rsidTr="00DD1144">
                                  <w:trPr>
                                    <w:jc w:val="center"/>
                                    <w:ins w:id="1580" w:author="作成者"/>
                                  </w:trPr>
                                  <w:tc>
                                    <w:tcPr>
                                      <w:tcW w:w="704" w:type="dxa"/>
                                      <w:tcBorders>
                                        <w:bottom w:val="single" w:sz="4" w:space="0" w:color="auto"/>
                                      </w:tcBorders>
                                    </w:tcPr>
                                    <w:p w14:paraId="02A91080" w14:textId="77777777" w:rsidR="007B5626" w:rsidRDefault="007B5626" w:rsidP="00886047">
                                      <w:pPr>
                                        <w:pStyle w:val="a9"/>
                                        <w:ind w:leftChars="0" w:left="0"/>
                                        <w:jc w:val="left"/>
                                        <w:rPr>
                                          <w:ins w:id="1581" w:author="作成者"/>
                                        </w:rPr>
                                      </w:pPr>
                                      <w:ins w:id="1582" w:author="作成者">
                                        <w:r>
                                          <w:rPr>
                                            <w:rFonts w:hint="eastAsia"/>
                                          </w:rPr>
                                          <w:t>1</w:t>
                                        </w:r>
                                      </w:ins>
                                    </w:p>
                                  </w:tc>
                                  <w:tc>
                                    <w:tcPr>
                                      <w:tcW w:w="1291" w:type="dxa"/>
                                      <w:tcBorders>
                                        <w:bottom w:val="single" w:sz="4" w:space="0" w:color="auto"/>
                                      </w:tcBorders>
                                    </w:tcPr>
                                    <w:p w14:paraId="2AEABA72" w14:textId="77777777" w:rsidR="007B5626" w:rsidRDefault="007B5626" w:rsidP="00886047">
                                      <w:pPr>
                                        <w:pStyle w:val="a9"/>
                                        <w:ind w:leftChars="0" w:left="0"/>
                                        <w:jc w:val="left"/>
                                        <w:rPr>
                                          <w:ins w:id="1583" w:author="作成者"/>
                                        </w:rPr>
                                      </w:pPr>
                                      <w:proofErr w:type="spellStart"/>
                                      <w:ins w:id="1584" w:author="作成者">
                                        <w:r>
                                          <w:rPr>
                                            <w:rFonts w:hint="eastAsia"/>
                                          </w:rPr>
                                          <w:t>V</w:t>
                                        </w:r>
                                        <w:r>
                                          <w:t>AR_hoge</w:t>
                                        </w:r>
                                        <w:proofErr w:type="spellEnd"/>
                                      </w:ins>
                                    </w:p>
                                  </w:tc>
                                  <w:tc>
                                    <w:tcPr>
                                      <w:tcW w:w="1291" w:type="dxa"/>
                                      <w:tcBorders>
                                        <w:bottom w:val="single" w:sz="4" w:space="0" w:color="auto"/>
                                      </w:tcBorders>
                                    </w:tcPr>
                                    <w:p w14:paraId="09FF66E2" w14:textId="77777777" w:rsidR="007B5626" w:rsidRDefault="007B5626" w:rsidP="00886047">
                                      <w:pPr>
                                        <w:pStyle w:val="a9"/>
                                        <w:ind w:leftChars="0" w:left="0"/>
                                        <w:jc w:val="left"/>
                                        <w:rPr>
                                          <w:ins w:id="1585" w:author="作成者"/>
                                        </w:rPr>
                                      </w:pPr>
                                      <w:ins w:id="1586" w:author="作成者">
                                        <w:r>
                                          <w:rPr>
                                            <w:rFonts w:hint="eastAsia"/>
                                          </w:rPr>
                                          <w:t>OFF</w:t>
                                        </w:r>
                                      </w:ins>
                                    </w:p>
                                  </w:tc>
                                  <w:tc>
                                    <w:tcPr>
                                      <w:tcW w:w="1291" w:type="dxa"/>
                                      <w:tcBorders>
                                        <w:bottom w:val="single" w:sz="4" w:space="0" w:color="auto"/>
                                      </w:tcBorders>
                                    </w:tcPr>
                                    <w:p w14:paraId="261AB0D0" w14:textId="77777777" w:rsidR="007B5626" w:rsidRDefault="007B5626" w:rsidP="00886047">
                                      <w:pPr>
                                        <w:pStyle w:val="a9"/>
                                        <w:ind w:leftChars="0" w:left="0"/>
                                        <w:jc w:val="left"/>
                                        <w:rPr>
                                          <w:ins w:id="1587" w:author="作成者"/>
                                        </w:rPr>
                                      </w:pPr>
                                      <w:ins w:id="1588" w:author="作成者">
                                        <w:r>
                                          <w:rPr>
                                            <w:rFonts w:hint="eastAsia"/>
                                          </w:rPr>
                                          <w:t>[0]</w:t>
                                        </w:r>
                                      </w:ins>
                                    </w:p>
                                  </w:tc>
                                  <w:tc>
                                    <w:tcPr>
                                      <w:tcW w:w="1253" w:type="dxa"/>
                                      <w:tcBorders>
                                        <w:bottom w:val="single" w:sz="4" w:space="0" w:color="auto"/>
                                      </w:tcBorders>
                                    </w:tcPr>
                                    <w:p w14:paraId="68FDE4B1" w14:textId="4D30DD10" w:rsidR="007B5626" w:rsidRDefault="007B5626" w:rsidP="00886047">
                                      <w:pPr>
                                        <w:pStyle w:val="a9"/>
                                        <w:ind w:leftChars="0" w:left="0"/>
                                        <w:jc w:val="left"/>
                                        <w:rPr>
                                          <w:ins w:id="1589" w:author="作成者"/>
                                        </w:rPr>
                                      </w:pPr>
                                      <w:r w:rsidRPr="00F4629D">
                                        <w:rPr>
                                          <w:rFonts w:hint="eastAsia"/>
                                        </w:rPr>
                                        <w:t>No input required</w:t>
                                      </w:r>
                                    </w:p>
                                  </w:tc>
                                  <w:tc>
                                    <w:tcPr>
                                      <w:tcW w:w="1253" w:type="dxa"/>
                                      <w:tcBorders>
                                        <w:bottom w:val="single" w:sz="4" w:space="0" w:color="auto"/>
                                      </w:tcBorders>
                                    </w:tcPr>
                                    <w:p w14:paraId="6F3B3EED" w14:textId="121E9AFB" w:rsidR="007B5626" w:rsidRPr="00E708CA" w:rsidRDefault="007B5626" w:rsidP="00886047">
                                      <w:pPr>
                                        <w:pStyle w:val="a9"/>
                                        <w:ind w:leftChars="0" w:left="0"/>
                                        <w:jc w:val="left"/>
                                        <w:rPr>
                                          <w:ins w:id="1590" w:author="作成者"/>
                                        </w:rPr>
                                      </w:pPr>
                                      <w:r>
                                        <w:rPr>
                                          <w:rFonts w:hint="eastAsia"/>
                                        </w:rPr>
                                        <w:t>AAA</w:t>
                                      </w:r>
                                    </w:p>
                                  </w:tc>
                                </w:tr>
                                <w:tr w:rsidR="007B5626" w14:paraId="71B7E082" w14:textId="77777777" w:rsidTr="00DD1144">
                                  <w:trPr>
                                    <w:jc w:val="center"/>
                                    <w:ins w:id="1591" w:author="作成者"/>
                                  </w:trPr>
                                  <w:tc>
                                    <w:tcPr>
                                      <w:tcW w:w="704" w:type="dxa"/>
                                      <w:tcBorders>
                                        <w:top w:val="single" w:sz="4" w:space="0" w:color="auto"/>
                                        <w:left w:val="single" w:sz="4" w:space="0" w:color="auto"/>
                                        <w:bottom w:val="single" w:sz="4" w:space="0" w:color="auto"/>
                                        <w:right w:val="single" w:sz="4" w:space="0" w:color="auto"/>
                                      </w:tcBorders>
                                    </w:tcPr>
                                    <w:p w14:paraId="0346A18D" w14:textId="77777777" w:rsidR="007B5626" w:rsidRDefault="007B5626" w:rsidP="00886047">
                                      <w:pPr>
                                        <w:pStyle w:val="a9"/>
                                        <w:ind w:leftChars="0" w:left="0"/>
                                        <w:jc w:val="left"/>
                                        <w:rPr>
                                          <w:ins w:id="1592" w:author="作成者"/>
                                        </w:rPr>
                                      </w:pPr>
                                      <w:ins w:id="1593" w:author="作成者">
                                        <w:r>
                                          <w:rPr>
                                            <w:rFonts w:hint="eastAsia"/>
                                          </w:rPr>
                                          <w:t>2</w:t>
                                        </w:r>
                                      </w:ins>
                                    </w:p>
                                  </w:tc>
                                  <w:tc>
                                    <w:tcPr>
                                      <w:tcW w:w="1291" w:type="dxa"/>
                                      <w:tcBorders>
                                        <w:top w:val="single" w:sz="4" w:space="0" w:color="auto"/>
                                        <w:left w:val="single" w:sz="4" w:space="0" w:color="auto"/>
                                        <w:bottom w:val="single" w:sz="4" w:space="0" w:color="auto"/>
                                        <w:right w:val="single" w:sz="4" w:space="0" w:color="auto"/>
                                      </w:tcBorders>
                                    </w:tcPr>
                                    <w:p w14:paraId="47B03D3E" w14:textId="77777777" w:rsidR="007B5626" w:rsidRDefault="007B5626" w:rsidP="00886047">
                                      <w:pPr>
                                        <w:pStyle w:val="a9"/>
                                        <w:ind w:leftChars="0" w:left="0"/>
                                        <w:jc w:val="left"/>
                                        <w:rPr>
                                          <w:ins w:id="1594" w:author="作成者"/>
                                        </w:rPr>
                                      </w:pPr>
                                      <w:proofErr w:type="spellStart"/>
                                      <w:ins w:id="1595" w:author="作成者">
                                        <w:r>
                                          <w:rPr>
                                            <w:rFonts w:hint="eastAsia"/>
                                          </w:rPr>
                                          <w:t>VAR_hoge</w:t>
                                        </w:r>
                                        <w:proofErr w:type="spellEnd"/>
                                      </w:ins>
                                    </w:p>
                                  </w:tc>
                                  <w:tc>
                                    <w:tcPr>
                                      <w:tcW w:w="1291" w:type="dxa"/>
                                      <w:tcBorders>
                                        <w:top w:val="single" w:sz="4" w:space="0" w:color="auto"/>
                                        <w:left w:val="single" w:sz="4" w:space="0" w:color="auto"/>
                                        <w:right w:val="single" w:sz="4" w:space="0" w:color="auto"/>
                                      </w:tcBorders>
                                    </w:tcPr>
                                    <w:p w14:paraId="4F2A5502" w14:textId="77777777" w:rsidR="007B5626" w:rsidRDefault="007B5626" w:rsidP="00886047">
                                      <w:pPr>
                                        <w:pStyle w:val="a9"/>
                                        <w:ind w:leftChars="0" w:left="0"/>
                                        <w:jc w:val="left"/>
                                        <w:rPr>
                                          <w:ins w:id="1596" w:author="作成者"/>
                                        </w:rPr>
                                      </w:pPr>
                                      <w:ins w:id="1597" w:author="作成者">
                                        <w:r>
                                          <w:rPr>
                                            <w:rFonts w:hint="eastAsia"/>
                                          </w:rPr>
                                          <w:t>OFF</w:t>
                                        </w:r>
                                      </w:ins>
                                    </w:p>
                                  </w:tc>
                                  <w:tc>
                                    <w:tcPr>
                                      <w:tcW w:w="1291" w:type="dxa"/>
                                      <w:tcBorders>
                                        <w:top w:val="single" w:sz="4" w:space="0" w:color="auto"/>
                                        <w:left w:val="single" w:sz="4" w:space="0" w:color="auto"/>
                                      </w:tcBorders>
                                    </w:tcPr>
                                    <w:p w14:paraId="260C0445" w14:textId="77777777" w:rsidR="007B5626" w:rsidRPr="00E708CA" w:rsidRDefault="007B5626" w:rsidP="00886047">
                                      <w:pPr>
                                        <w:pStyle w:val="a9"/>
                                        <w:ind w:leftChars="0" w:left="0"/>
                                        <w:jc w:val="left"/>
                                        <w:rPr>
                                          <w:ins w:id="1598" w:author="作成者"/>
                                        </w:rPr>
                                      </w:pPr>
                                      <w:ins w:id="1599" w:author="作成者">
                                        <w:r>
                                          <w:rPr>
                                            <w:rFonts w:hint="eastAsia"/>
                                          </w:rPr>
                                          <w:t>[1]</w:t>
                                        </w:r>
                                      </w:ins>
                                    </w:p>
                                  </w:tc>
                                  <w:tc>
                                    <w:tcPr>
                                      <w:tcW w:w="1253" w:type="dxa"/>
                                      <w:tcBorders>
                                        <w:top w:val="single" w:sz="4" w:space="0" w:color="auto"/>
                                      </w:tcBorders>
                                    </w:tcPr>
                                    <w:p w14:paraId="360C9D0A" w14:textId="42BE954A" w:rsidR="007B5626" w:rsidRDefault="007B5626" w:rsidP="00886047">
                                      <w:pPr>
                                        <w:pStyle w:val="a9"/>
                                        <w:ind w:leftChars="0" w:left="0"/>
                                        <w:jc w:val="left"/>
                                        <w:rPr>
                                          <w:ins w:id="1600" w:author="作成者"/>
                                        </w:rPr>
                                      </w:pPr>
                                      <w:r w:rsidRPr="00F4629D">
                                        <w:rPr>
                                          <w:rFonts w:hint="eastAsia"/>
                                        </w:rPr>
                                        <w:t>No input required</w:t>
                                      </w:r>
                                    </w:p>
                                  </w:tc>
                                  <w:tc>
                                    <w:tcPr>
                                      <w:tcW w:w="1253" w:type="dxa"/>
                                      <w:tcBorders>
                                        <w:top w:val="single" w:sz="4" w:space="0" w:color="auto"/>
                                      </w:tcBorders>
                                    </w:tcPr>
                                    <w:p w14:paraId="1CF15789" w14:textId="77777777" w:rsidR="007B5626" w:rsidRPr="00E708CA" w:rsidRDefault="007B5626" w:rsidP="00886047">
                                      <w:pPr>
                                        <w:pStyle w:val="a9"/>
                                        <w:ind w:leftChars="0" w:left="0"/>
                                        <w:jc w:val="left"/>
                                        <w:rPr>
                                          <w:ins w:id="1601" w:author="作成者"/>
                                        </w:rPr>
                                      </w:pPr>
                                      <w:ins w:id="1602" w:author="作成者">
                                        <w:r>
                                          <w:rPr>
                                            <w:rFonts w:hint="eastAsia"/>
                                          </w:rPr>
                                          <w:t>2023</w:t>
                                        </w:r>
                                      </w:ins>
                                    </w:p>
                                  </w:tc>
                                </w:tr>
                              </w:tbl>
                              <w:p w14:paraId="362CCED8" w14:textId="77777777" w:rsidR="007B5626" w:rsidRDefault="007B5626" w:rsidP="00366ECC">
                                <w:pPr>
                                  <w:jc w:val="left"/>
                                  <w:rPr>
                                    <w:ins w:id="1603" w:author="作成者"/>
                                    <w:sz w:val="20"/>
                                    <w:szCs w:val="20"/>
                                  </w:rPr>
                                </w:pPr>
                              </w:p>
                              <w:p w14:paraId="7007F26F" w14:textId="77777777" w:rsidR="007B5626" w:rsidRDefault="007B5626" w:rsidP="00366ECC">
                                <w:pPr>
                                  <w:jc w:val="left"/>
                                  <w:rPr>
                                    <w:ins w:id="1604" w:author="作成者"/>
                                    <w:sz w:val="20"/>
                                    <w:szCs w:val="20"/>
                                  </w:rPr>
                                </w:pPr>
                              </w:p>
                              <w:p w14:paraId="7BEC6E7A" w14:textId="77777777" w:rsidR="007B5626" w:rsidRDefault="007B5626" w:rsidP="00366ECC">
                                <w:pPr>
                                  <w:jc w:val="left"/>
                                  <w:rPr>
                                    <w:ins w:id="1605" w:author="作成者"/>
                                    <w:sz w:val="20"/>
                                    <w:szCs w:val="20"/>
                                  </w:rPr>
                                </w:pPr>
                              </w:p>
                              <w:p w14:paraId="38573CBA" w14:textId="24B41FD6" w:rsidR="007B5626" w:rsidRPr="00D464F6" w:rsidRDefault="007B5626" w:rsidP="00366ECC">
                                <w:pPr>
                                  <w:jc w:val="left"/>
                                  <w:rPr>
                                    <w:ins w:id="1606" w:author="作成者"/>
                                    <w:b/>
                                    <w:sz w:val="20"/>
                                    <w:szCs w:val="20"/>
                                  </w:rPr>
                                </w:pPr>
                                <w:ins w:id="1607" w:author="作成者">
                                  <w:r>
                                    <w:rPr>
                                      <w:rFonts w:hint="eastAsia"/>
                                      <w:sz w:val="20"/>
                                      <w:szCs w:val="20"/>
                                    </w:rPr>
                                    <w:t xml:space="preserve">　</w:t>
                                  </w:r>
                                  <w:r>
                                    <w:rPr>
                                      <w:sz w:val="20"/>
                                      <w:szCs w:val="20"/>
                                    </w:rPr>
                                    <w:t xml:space="preserve">　　　　　</w:t>
                                  </w:r>
                                </w:ins>
                                <w:r>
                                  <w:rPr>
                                    <w:rFonts w:hint="eastAsia"/>
                                    <w:b/>
                                    <w:sz w:val="20"/>
                                    <w:szCs w:val="20"/>
                                  </w:rPr>
                                  <w:t>Value registered to Terraform</w:t>
                                </w:r>
                                <w:r>
                                  <w:rPr>
                                    <w:rFonts w:hint="eastAsia"/>
                                    <w:b/>
                                    <w:sz w:val="20"/>
                                    <w:szCs w:val="20"/>
                                  </w:rPr>
                                  <w:t>’</w:t>
                                </w:r>
                                <w:r>
                                  <w:rPr>
                                    <w:rFonts w:hint="eastAsia"/>
                                    <w:b/>
                                    <w:sz w:val="20"/>
                                    <w:szCs w:val="20"/>
                                  </w:rPr>
                                  <w:t>s Variables</w:t>
                                </w:r>
                              </w:p>
                              <w:tbl>
                                <w:tblPr>
                                  <w:tblStyle w:val="ab"/>
                                  <w:tblW w:w="0" w:type="auto"/>
                                  <w:tblInd w:w="911" w:type="dxa"/>
                                  <w:tblLook w:val="04A0" w:firstRow="1" w:lastRow="0" w:firstColumn="1" w:lastColumn="0" w:noHBand="0" w:noVBand="1"/>
                                </w:tblPr>
                                <w:tblGrid>
                                  <w:gridCol w:w="2995"/>
                                  <w:gridCol w:w="2994"/>
                                </w:tblGrid>
                                <w:tr w:rsidR="007B5626" w14:paraId="084B093F" w14:textId="77777777" w:rsidTr="00DD1144">
                                  <w:trPr>
                                    <w:trHeight w:val="372"/>
                                    <w:ins w:id="1608" w:author="作成者"/>
                                  </w:trPr>
                                  <w:tc>
                                    <w:tcPr>
                                      <w:tcW w:w="2995" w:type="dxa"/>
                                      <w:shd w:val="clear" w:color="auto" w:fill="002060"/>
                                    </w:tcPr>
                                    <w:p w14:paraId="05C16F89" w14:textId="77777777" w:rsidR="007B5626" w:rsidRDefault="007B5626" w:rsidP="00DD1144">
                                      <w:pPr>
                                        <w:jc w:val="left"/>
                                        <w:rPr>
                                          <w:ins w:id="1609" w:author="作成者"/>
                                          <w:b/>
                                          <w:sz w:val="20"/>
                                          <w:szCs w:val="20"/>
                                        </w:rPr>
                                      </w:pPr>
                                      <w:ins w:id="1610" w:author="作成者">
                                        <w:r>
                                          <w:rPr>
                                            <w:rFonts w:hint="eastAsia"/>
                                            <w:b/>
                                            <w:sz w:val="20"/>
                                            <w:szCs w:val="20"/>
                                          </w:rPr>
                                          <w:t>Key</w:t>
                                        </w:r>
                                      </w:ins>
                                    </w:p>
                                  </w:tc>
                                  <w:tc>
                                    <w:tcPr>
                                      <w:tcW w:w="2994" w:type="dxa"/>
                                      <w:shd w:val="clear" w:color="auto" w:fill="002060"/>
                                    </w:tcPr>
                                    <w:p w14:paraId="68E08494" w14:textId="77777777" w:rsidR="007B5626" w:rsidRDefault="007B5626" w:rsidP="00DD1144">
                                      <w:pPr>
                                        <w:jc w:val="left"/>
                                        <w:rPr>
                                          <w:ins w:id="1611" w:author="作成者"/>
                                          <w:b/>
                                          <w:sz w:val="20"/>
                                          <w:szCs w:val="20"/>
                                        </w:rPr>
                                      </w:pPr>
                                      <w:ins w:id="1612" w:author="作成者">
                                        <w:r>
                                          <w:rPr>
                                            <w:rFonts w:hint="eastAsia"/>
                                            <w:b/>
                                            <w:sz w:val="20"/>
                                            <w:szCs w:val="20"/>
                                          </w:rPr>
                                          <w:t>Value</w:t>
                                        </w:r>
                                      </w:ins>
                                    </w:p>
                                  </w:tc>
                                </w:tr>
                                <w:tr w:rsidR="007B5626" w14:paraId="11374289" w14:textId="77777777" w:rsidTr="00DD1144">
                                  <w:trPr>
                                    <w:trHeight w:val="352"/>
                                    <w:ins w:id="1613" w:author="作成者"/>
                                  </w:trPr>
                                  <w:tc>
                                    <w:tcPr>
                                      <w:tcW w:w="2995" w:type="dxa"/>
                                    </w:tcPr>
                                    <w:p w14:paraId="41AE6371" w14:textId="77777777" w:rsidR="007B5626" w:rsidRPr="00515ED5" w:rsidRDefault="007B5626" w:rsidP="00DD1144">
                                      <w:pPr>
                                        <w:jc w:val="left"/>
                                        <w:rPr>
                                          <w:ins w:id="1614" w:author="作成者"/>
                                          <w:sz w:val="20"/>
                                          <w:szCs w:val="20"/>
                                        </w:rPr>
                                      </w:pPr>
                                      <w:proofErr w:type="spellStart"/>
                                      <w:ins w:id="1615" w:author="作成者">
                                        <w:r w:rsidRPr="00515ED5">
                                          <w:rPr>
                                            <w:rFonts w:hint="eastAsia"/>
                                            <w:sz w:val="20"/>
                                            <w:szCs w:val="20"/>
                                          </w:rPr>
                                          <w:t>VAR_hoge</w:t>
                                        </w:r>
                                        <w:proofErr w:type="spellEnd"/>
                                      </w:ins>
                                    </w:p>
                                  </w:tc>
                                  <w:tc>
                                    <w:tcPr>
                                      <w:tcW w:w="2994" w:type="dxa"/>
                                    </w:tcPr>
                                    <w:p w14:paraId="5A29D0AC" w14:textId="0D4C28AC" w:rsidR="007B5626" w:rsidRPr="00515ED5" w:rsidRDefault="007B5626" w:rsidP="00E45D7B">
                                      <w:pPr>
                                        <w:jc w:val="left"/>
                                        <w:rPr>
                                          <w:ins w:id="1616" w:author="作成者"/>
                                          <w:sz w:val="20"/>
                                          <w:szCs w:val="20"/>
                                        </w:rPr>
                                      </w:pPr>
                                      <w:ins w:id="1617" w:author="作成者">
                                        <w:r w:rsidRPr="00EA2D11">
                                          <w:rPr>
                                            <w:sz w:val="20"/>
                                            <w:szCs w:val="20"/>
                                          </w:rPr>
                                          <w:t>[“</w:t>
                                        </w:r>
                                      </w:ins>
                                      <w:r>
                                        <w:rPr>
                                          <w:rFonts w:hint="eastAsia"/>
                                          <w:sz w:val="20"/>
                                          <w:szCs w:val="20"/>
                                        </w:rPr>
                                        <w:t>AAA</w:t>
                                      </w:r>
                                      <w:ins w:id="1618" w:author="作成者">
                                        <w:r w:rsidRPr="00EA2D11">
                                          <w:rPr>
                                            <w:sz w:val="20"/>
                                            <w:szCs w:val="20"/>
                                          </w:rPr>
                                          <w:t>”,</w:t>
                                        </w:r>
                                        <w:r>
                                          <w:rPr>
                                            <w:sz w:val="20"/>
                                            <w:szCs w:val="20"/>
                                          </w:rPr>
                                          <w:t xml:space="preserve"> 2023</w:t>
                                        </w:r>
                                        <w:r w:rsidRPr="00EA2D11">
                                          <w:rPr>
                                            <w:sz w:val="20"/>
                                            <w:szCs w:val="20"/>
                                          </w:rPr>
                                          <w:t>]</w:t>
                                        </w:r>
                                      </w:ins>
                                    </w:p>
                                  </w:tc>
                                </w:tr>
                              </w:tbl>
                              <w:p w14:paraId="10003267" w14:textId="77777777" w:rsidR="007B5626" w:rsidRPr="00515ED5" w:rsidRDefault="007B5626" w:rsidP="00366ECC">
                                <w:pPr>
                                  <w:jc w:val="left"/>
                                  <w:rPr>
                                    <w:ins w:id="1619" w:author="作成者"/>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5" name="下矢印 465"/>
                          <wps:cNvSpPr/>
                          <wps:spPr>
                            <a:xfrm>
                              <a:off x="114300" y="200025"/>
                              <a:ext cx="400050" cy="3695700"/>
                            </a:xfrm>
                            <a:prstGeom prst="downArrow">
                              <a:avLst/>
                            </a:prstGeom>
                            <a:solidFill>
                              <a:schemeClr val="accent6">
                                <a:lumMod val="75000"/>
                                <a:lumOff val="25000"/>
                              </a:schemeClr>
                            </a:solidFill>
                            <a:ln>
                              <a:solidFill>
                                <a:schemeClr val="accent6">
                                  <a:lumMod val="90000"/>
                                  <a:lumOff val="1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66" name="グループ化 466"/>
                          <wpg:cNvGrpSpPr/>
                          <wpg:grpSpPr>
                            <a:xfrm>
                              <a:off x="466725" y="1298808"/>
                              <a:ext cx="2815591" cy="285751"/>
                              <a:chOff x="0" y="-111004"/>
                              <a:chExt cx="2816108" cy="286040"/>
                            </a:xfrm>
                          </wpg:grpSpPr>
                          <wps:wsp>
                            <wps:cNvPr id="470" name="角丸四角形 470"/>
                            <wps:cNvSpPr/>
                            <wps:spPr>
                              <a:xfrm>
                                <a:off x="720593" y="-85974"/>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3DB267F" w14:textId="4B8D58E8" w:rsidR="007B5626" w:rsidRDefault="007B5626" w:rsidP="00366ECC">
                                  <w:pPr>
                                    <w:pStyle w:val="Web"/>
                                    <w:spacing w:before="0" w:beforeAutospacing="0" w:after="0" w:afterAutospacing="0"/>
                                    <w:rPr>
                                      <w:ins w:id="1620" w:author="作成者"/>
                                    </w:rPr>
                                  </w:pPr>
                                  <w:ins w:id="1621" w:author="作成者">
                                    <w:r>
                                      <w:rPr>
                                        <w:rFonts w:cs="Times New Roman" w:hint="eastAsia"/>
                                        <w:b/>
                                        <w:bCs/>
                                        <w:color w:val="325121"/>
                                        <w:kern w:val="2"/>
                                        <w:sz w:val="20"/>
                                        <w:szCs w:val="20"/>
                                      </w:rPr>
                                      <w:t xml:space="preserve">⑬ </w:t>
                                    </w:r>
                                  </w:ins>
                                  <w:r>
                                    <w:rPr>
                                      <w:rFonts w:cs="Times New Roman" w:hint="eastAsia"/>
                                      <w:b/>
                                      <w:bCs/>
                                      <w:color w:val="325121"/>
                                      <w:kern w:val="2"/>
                                      <w:sz w:val="20"/>
                                      <w:szCs w:val="20"/>
                                    </w:rPr>
                                    <w:t>Configure Variable values</w:t>
                                  </w:r>
                                </w:p>
                              </w:txbxContent>
                            </wps:txbx>
                            <wps:bodyPr rot="0" spcFirstLastPara="0" vert="horz" wrap="square" lIns="36000" tIns="0" rIns="0" bIns="0" numCol="1" spcCol="0" rtlCol="0" fromWordArt="0" anchor="t" anchorCtr="0" forceAA="0" compatLnSpc="1">
                              <a:prstTxWarp prst="textNoShape">
                                <a:avLst/>
                              </a:prstTxWarp>
                              <a:noAutofit/>
                            </wps:bodyPr>
                          </wps:wsp>
                          <wps:wsp>
                            <wps:cNvPr id="471" name="下矢印 471"/>
                            <wps:cNvSpPr/>
                            <wps:spPr>
                              <a:xfrm rot="5400000">
                                <a:off x="190377" y="-301381"/>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g:grpSp>
                        <wps:wsp>
                          <wps:cNvPr id="474" name="角丸四角形 474"/>
                          <wps:cNvSpPr/>
                          <wps:spPr>
                            <a:xfrm>
                              <a:off x="114300" y="9870"/>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96F07FA" w14:textId="5838875B" w:rsidR="007B5626" w:rsidRPr="00982EAC" w:rsidRDefault="007B5626" w:rsidP="00366ECC">
                                <w:pPr>
                                  <w:jc w:val="left"/>
                                  <w:rPr>
                                    <w:ins w:id="1622" w:author="作成者"/>
                                    <w:b/>
                                    <w:color w:val="003C8A" w:themeColor="accent6" w:themeTint="E6"/>
                                    <w:sz w:val="20"/>
                                    <w:szCs w:val="20"/>
                                  </w:rPr>
                                </w:pPr>
                                <w:ins w:id="1623" w:author="作成者">
                                  <w:r>
                                    <w:rPr>
                                      <w:rFonts w:hint="eastAsia"/>
                                      <w:b/>
                                      <w:color w:val="003C8A" w:themeColor="accent6" w:themeTint="E6"/>
                                      <w:sz w:val="20"/>
                                      <w:szCs w:val="20"/>
                                    </w:rPr>
                                    <w:t>⑥</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Register Module file</w:t>
                                </w:r>
                              </w:p>
                            </w:txbxContent>
                          </wps:txbx>
                          <wps:bodyPr rot="0" spcFirstLastPara="0" vertOverflow="overflow" horzOverflow="overflow" vert="horz" wrap="square" lIns="36000" tIns="0" rIns="0" bIns="0" numCol="1" spcCol="0" rtlCol="0" fromWordArt="0" anchor="t" anchorCtr="0" forceAA="0" compatLnSpc="1">
                            <a:prstTxWarp prst="textNoShape">
                              <a:avLst/>
                            </a:prstTxWarp>
                            <a:noAutofit/>
                          </wps:bodyPr>
                        </wps:wsp>
                        <wps:wsp>
                          <wps:cNvPr id="475" name="角丸四角形 475"/>
                          <wps:cNvSpPr/>
                          <wps:spPr>
                            <a:xfrm>
                              <a:off x="114300" y="2752726"/>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30E35CF" w14:textId="2B16E8F6" w:rsidR="007B5626" w:rsidRPr="00982EAC" w:rsidRDefault="007B5626" w:rsidP="00366ECC">
                                <w:pPr>
                                  <w:jc w:val="left"/>
                                  <w:rPr>
                                    <w:ins w:id="1624" w:author="作成者"/>
                                    <w:b/>
                                    <w:color w:val="003C8A" w:themeColor="accent6" w:themeTint="E6"/>
                                    <w:sz w:val="20"/>
                                    <w:szCs w:val="20"/>
                                  </w:rPr>
                                </w:pPr>
                                <w:ins w:id="1625" w:author="作成者">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Execute Operation</w:t>
                                </w:r>
                              </w:p>
                            </w:txbxContent>
                          </wps:txbx>
                          <wps:bodyPr rot="0" spcFirstLastPara="0" vertOverflow="overflow" horzOverflow="overflow" vert="horz" wrap="square" lIns="3600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D66684B" id="グループ化 462" o:spid="_x0000_s1129" style="position:absolute;left:0;text-align:left;margin-left:30.15pt;margin-top:24.25pt;width:460.5pt;height:386.75pt;z-index:251807744;mso-position-horizontal-relative:text;mso-position-vertical-relative:text;mso-height-relative:margin" coordorigin=",-762" coordsize="58483,43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">
                  <v:shape id="フローチャート: 処理 463" o:spid="_x0000_s1130" type="#_x0000_t109" style="position:absolute;top:-762;width:58483;height:43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" fillcolor="#f2f2f2 [3052]" strokecolor="#d8d8d8 [2732]" strokeweight="2pt">
                    <v:textbox>
                      <w:txbxContent>
                        <w:p w14:paraId="256BFBC4" w14:textId="77777777" w:rsidR="007B5626" w:rsidRDefault="007B5626" w:rsidP="00366ECC">
                          <w:pPr>
                            <w:jc w:val="left"/>
                            <w:rPr>
                              <w:ins w:id="1626" w:author="作成者"/>
                              <w:sz w:val="20"/>
                              <w:szCs w:val="20"/>
                            </w:rPr>
                          </w:pPr>
                        </w:p>
                        <w:p w14:paraId="3AA64E58" w14:textId="77777777" w:rsidR="007B5626" w:rsidRPr="003177F7" w:rsidRDefault="007B5626" w:rsidP="00366ECC">
                          <w:pPr>
                            <w:jc w:val="left"/>
                            <w:rPr>
                              <w:ins w:id="1627" w:author="作成者"/>
                              <w:sz w:val="20"/>
                              <w:szCs w:val="20"/>
                            </w:rPr>
                          </w:pPr>
                        </w:p>
                        <w:tbl>
                          <w:tblPr>
                            <w:tblStyle w:val="ab"/>
                            <w:tblW w:w="7166" w:type="dxa"/>
                            <w:jc w:val="center"/>
                            <w:tblLook w:val="04A0" w:firstRow="1" w:lastRow="0" w:firstColumn="1" w:lastColumn="0" w:noHBand="0" w:noVBand="1"/>
                          </w:tblPr>
                          <w:tblGrid>
                            <w:gridCol w:w="7166"/>
                          </w:tblGrid>
                          <w:tr w:rsidR="007B5626" w:rsidRPr="003177F7" w14:paraId="5F48B647" w14:textId="77777777" w:rsidTr="00DD1144">
                            <w:trPr>
                              <w:trHeight w:val="1425"/>
                              <w:jc w:val="center"/>
                              <w:ins w:id="1628" w:author="作成者"/>
                            </w:trPr>
                            <w:tc>
                              <w:tcPr>
                                <w:tcW w:w="7166" w:type="dxa"/>
                              </w:tcPr>
                              <w:p w14:paraId="19184C08" w14:textId="77777777" w:rsidR="007B5626" w:rsidRPr="00280A77" w:rsidRDefault="007B5626" w:rsidP="00DD1144">
                                <w:pPr>
                                  <w:rPr>
                                    <w:ins w:id="1629" w:author="作成者"/>
                                    <w:sz w:val="20"/>
                                    <w:szCs w:val="20"/>
                                  </w:rPr>
                                </w:pPr>
                                <w:ins w:id="1630" w:author="作成者">
                                  <w:r w:rsidRPr="00280A77">
                                    <w:rPr>
                                      <w:sz w:val="20"/>
                                      <w:szCs w:val="20"/>
                                    </w:rPr>
                                    <w:t>variable "</w:t>
                                  </w:r>
                                  <w:proofErr w:type="spellStart"/>
                                  <w:r w:rsidRPr="00280A77">
                                    <w:rPr>
                                      <w:sz w:val="20"/>
                                      <w:szCs w:val="20"/>
                                    </w:rPr>
                                    <w:t>VAR_hoge</w:t>
                                  </w:r>
                                  <w:proofErr w:type="spellEnd"/>
                                  <w:r w:rsidRPr="00280A77">
                                    <w:rPr>
                                      <w:sz w:val="20"/>
                                      <w:szCs w:val="20"/>
                                    </w:rPr>
                                    <w:t>" {</w:t>
                                  </w:r>
                                </w:ins>
                              </w:p>
                              <w:p w14:paraId="54297C03" w14:textId="77777777" w:rsidR="007B5626" w:rsidRPr="00280A77" w:rsidRDefault="007B5626" w:rsidP="00DD1144">
                                <w:pPr>
                                  <w:ind w:firstLineChars="200" w:firstLine="400"/>
                                  <w:rPr>
                                    <w:ins w:id="1631" w:author="作成者"/>
                                    <w:sz w:val="20"/>
                                    <w:szCs w:val="20"/>
                                  </w:rPr>
                                </w:pPr>
                                <w:ins w:id="1632" w:author="作成者">
                                  <w:r>
                                    <w:rPr>
                                      <w:sz w:val="20"/>
                                      <w:szCs w:val="20"/>
                                    </w:rPr>
                                    <w:t>type = tuple([string, number])</w:t>
                                  </w:r>
                                </w:ins>
                              </w:p>
                              <w:p w14:paraId="56876644" w14:textId="77777777" w:rsidR="007B5626" w:rsidRPr="00280A77" w:rsidRDefault="007B5626" w:rsidP="00DD1144">
                                <w:pPr>
                                  <w:ind w:firstLineChars="200" w:firstLine="400"/>
                                  <w:rPr>
                                    <w:ins w:id="1633" w:author="作成者"/>
                                    <w:sz w:val="20"/>
                                    <w:szCs w:val="20"/>
                                  </w:rPr>
                                </w:pPr>
                                <w:ins w:id="1634" w:author="作成者">
                                  <w:r w:rsidRPr="00280A77">
                                    <w:rPr>
                                      <w:sz w:val="20"/>
                                      <w:szCs w:val="20"/>
                                    </w:rPr>
                                    <w:t xml:space="preserve">default = </w:t>
                                  </w:r>
                                  <w:r>
                                    <w:t>[“</w:t>
                                  </w:r>
                                  <w:proofErr w:type="spellStart"/>
                                  <w:r>
                                    <w:t>aaa</w:t>
                                  </w:r>
                                  <w:proofErr w:type="spellEnd"/>
                                  <w:r>
                                    <w:t>”, 2022]</w:t>
                                  </w:r>
                                </w:ins>
                              </w:p>
                              <w:p w14:paraId="236B1D1D" w14:textId="77777777" w:rsidR="007B5626" w:rsidRPr="003177F7" w:rsidRDefault="007B5626" w:rsidP="00DD1144">
                                <w:pPr>
                                  <w:pStyle w:val="a9"/>
                                  <w:ind w:leftChars="0" w:left="0"/>
                                  <w:rPr>
                                    <w:ins w:id="1635" w:author="作成者"/>
                                    <w:sz w:val="20"/>
                                    <w:szCs w:val="20"/>
                                  </w:rPr>
                                </w:pPr>
                                <w:ins w:id="1636" w:author="作成者">
                                  <w:r w:rsidRPr="00280A77">
                                    <w:rPr>
                                      <w:sz w:val="20"/>
                                      <w:szCs w:val="20"/>
                                    </w:rPr>
                                    <w:t>}</w:t>
                                  </w:r>
                                </w:ins>
                              </w:p>
                            </w:tc>
                          </w:tr>
                        </w:tbl>
                        <w:p w14:paraId="0385AC58" w14:textId="77777777" w:rsidR="007B5626" w:rsidRPr="003177F7" w:rsidRDefault="007B5626" w:rsidP="00366ECC">
                          <w:pPr>
                            <w:jc w:val="left"/>
                            <w:rPr>
                              <w:ins w:id="1637" w:author="作成者"/>
                              <w:sz w:val="20"/>
                              <w:szCs w:val="20"/>
                            </w:rPr>
                          </w:pPr>
                        </w:p>
                        <w:p w14:paraId="3A316AAF" w14:textId="77777777" w:rsidR="007B5626" w:rsidRDefault="007B5626" w:rsidP="00366ECC">
                          <w:pPr>
                            <w:jc w:val="left"/>
                            <w:rPr>
                              <w:ins w:id="1638" w:author="作成者"/>
                              <w:sz w:val="20"/>
                              <w:szCs w:val="20"/>
                            </w:rPr>
                          </w:pPr>
                        </w:p>
                        <w:p w14:paraId="14D696B1" w14:textId="77777777" w:rsidR="007B5626" w:rsidRDefault="007B5626" w:rsidP="00366ECC">
                          <w:pPr>
                            <w:jc w:val="left"/>
                            <w:rPr>
                              <w:ins w:id="1639" w:author="作成者"/>
                              <w:sz w:val="20"/>
                              <w:szCs w:val="20"/>
                            </w:rPr>
                          </w:pPr>
                        </w:p>
                        <w:p w14:paraId="075FB2FC" w14:textId="42D42DA1" w:rsidR="007B5626" w:rsidRPr="00D464F6" w:rsidRDefault="007B5626" w:rsidP="00366ECC">
                          <w:pPr>
                            <w:jc w:val="left"/>
                            <w:rPr>
                              <w:ins w:id="1640" w:author="作成者"/>
                              <w:b/>
                              <w:sz w:val="20"/>
                              <w:szCs w:val="20"/>
                            </w:rPr>
                          </w:pPr>
                          <w:ins w:id="1641" w:author="作成者">
                            <w:r>
                              <w:rPr>
                                <w:rFonts w:hint="eastAsia"/>
                                <w:sz w:val="20"/>
                                <w:szCs w:val="20"/>
                              </w:rPr>
                              <w:t xml:space="preserve">        </w:t>
                            </w:r>
                          </w:ins>
                          <w:r>
                            <w:rPr>
                              <w:rFonts w:hint="eastAsia"/>
                              <w:b/>
                              <w:sz w:val="20"/>
                              <w:szCs w:val="20"/>
                            </w:rPr>
                            <w:t>Substitute value auto registration settings/Substitute value list</w:t>
                          </w:r>
                        </w:p>
                        <w:tbl>
                          <w:tblPr>
                            <w:tblStyle w:val="ab"/>
                            <w:tblW w:w="0" w:type="auto"/>
                            <w:jc w:val="center"/>
                            <w:tblLook w:val="04A0" w:firstRow="1" w:lastRow="0" w:firstColumn="1" w:lastColumn="0" w:noHBand="0" w:noVBand="1"/>
                          </w:tblPr>
                          <w:tblGrid>
                            <w:gridCol w:w="704"/>
                            <w:gridCol w:w="1291"/>
                            <w:gridCol w:w="1291"/>
                            <w:gridCol w:w="1291"/>
                            <w:gridCol w:w="1253"/>
                            <w:gridCol w:w="1253"/>
                          </w:tblGrid>
                          <w:tr w:rsidR="007B5626" w14:paraId="03B64606" w14:textId="77777777" w:rsidTr="00DD1144">
                            <w:trPr>
                              <w:jc w:val="center"/>
                              <w:ins w:id="1642" w:author="作成者"/>
                            </w:trPr>
                            <w:tc>
                              <w:tcPr>
                                <w:tcW w:w="704" w:type="dxa"/>
                                <w:tcBorders>
                                  <w:bottom w:val="single" w:sz="4" w:space="0" w:color="auto"/>
                                </w:tcBorders>
                                <w:shd w:val="clear" w:color="auto" w:fill="002060"/>
                              </w:tcPr>
                              <w:p w14:paraId="7D62273D" w14:textId="3E97EDB8" w:rsidR="007B5626" w:rsidRPr="00C80F48" w:rsidRDefault="007B5626" w:rsidP="00DD1144">
                                <w:pPr>
                                  <w:pStyle w:val="a9"/>
                                  <w:ind w:leftChars="0" w:left="0"/>
                                  <w:jc w:val="left"/>
                                  <w:rPr>
                                    <w:ins w:id="1643" w:author="作成者"/>
                                    <w:b/>
                                    <w:color w:val="FFFFFF" w:themeColor="background1"/>
                                  </w:rPr>
                                </w:pPr>
                                <w:r>
                                  <w:rPr>
                                    <w:rFonts w:hint="eastAsia"/>
                                    <w:b/>
                                    <w:color w:val="FFFFFF" w:themeColor="background1"/>
                                  </w:rPr>
                                  <w:t>Item No.</w:t>
                                </w:r>
                              </w:p>
                            </w:tc>
                            <w:tc>
                              <w:tcPr>
                                <w:tcW w:w="1291" w:type="dxa"/>
                                <w:tcBorders>
                                  <w:bottom w:val="single" w:sz="4" w:space="0" w:color="auto"/>
                                </w:tcBorders>
                                <w:shd w:val="clear" w:color="auto" w:fill="002060"/>
                              </w:tcPr>
                              <w:p w14:paraId="39884A1E" w14:textId="016B8C17" w:rsidR="007B5626" w:rsidRPr="00C80F48" w:rsidRDefault="007B5626" w:rsidP="00DD1144">
                                <w:pPr>
                                  <w:pStyle w:val="a9"/>
                                  <w:ind w:leftChars="0" w:left="0"/>
                                  <w:jc w:val="left"/>
                                  <w:rPr>
                                    <w:ins w:id="1644" w:author="作成者"/>
                                    <w:b/>
                                    <w:color w:val="FFFFFF" w:themeColor="background1"/>
                                  </w:rPr>
                                </w:pPr>
                                <w:r>
                                  <w:rPr>
                                    <w:rFonts w:hint="eastAsia"/>
                                    <w:b/>
                                    <w:color w:val="FFFFFF" w:themeColor="background1"/>
                                  </w:rPr>
                                  <w:t>Variable name</w:t>
                                </w:r>
                              </w:p>
                            </w:tc>
                            <w:tc>
                              <w:tcPr>
                                <w:tcW w:w="1291" w:type="dxa"/>
                                <w:tcBorders>
                                  <w:bottom w:val="single" w:sz="4" w:space="0" w:color="auto"/>
                                </w:tcBorders>
                                <w:shd w:val="clear" w:color="auto" w:fill="002060"/>
                              </w:tcPr>
                              <w:p w14:paraId="3C903D96" w14:textId="3CB789EA" w:rsidR="007B5626" w:rsidRDefault="007B5626" w:rsidP="00DD1144">
                                <w:pPr>
                                  <w:pStyle w:val="a9"/>
                                  <w:ind w:leftChars="0" w:left="0"/>
                                  <w:jc w:val="left"/>
                                  <w:rPr>
                                    <w:ins w:id="1645" w:author="作成者"/>
                                    <w:b/>
                                    <w:color w:val="FFFFFF" w:themeColor="background1"/>
                                  </w:rPr>
                                </w:pPr>
                                <w:r>
                                  <w:rPr>
                                    <w:rFonts w:hint="eastAsia"/>
                                    <w:b/>
                                    <w:color w:val="FFFFFF" w:themeColor="background1"/>
                                  </w:rPr>
                                  <w:t>HCL SETTINGS</w:t>
                                </w:r>
                              </w:p>
                            </w:tc>
                            <w:tc>
                              <w:tcPr>
                                <w:tcW w:w="1291" w:type="dxa"/>
                                <w:tcBorders>
                                  <w:bottom w:val="single" w:sz="4" w:space="0" w:color="auto"/>
                                </w:tcBorders>
                                <w:shd w:val="clear" w:color="auto" w:fill="002060"/>
                              </w:tcPr>
                              <w:p w14:paraId="0497716C" w14:textId="4F818175" w:rsidR="007B5626" w:rsidRPr="00C80F48" w:rsidRDefault="007B5626" w:rsidP="00DD1144">
                                <w:pPr>
                                  <w:pStyle w:val="a9"/>
                                  <w:ind w:leftChars="0" w:left="0"/>
                                  <w:jc w:val="left"/>
                                  <w:rPr>
                                    <w:ins w:id="1646" w:author="作成者"/>
                                    <w:b/>
                                    <w:color w:val="FFFFFF" w:themeColor="background1"/>
                                  </w:rPr>
                                </w:pPr>
                                <w:r>
                                  <w:rPr>
                                    <w:rFonts w:hint="eastAsia"/>
                                    <w:b/>
                                    <w:color w:val="FFFFFF" w:themeColor="background1"/>
                                  </w:rPr>
                                  <w:t>Member variable</w:t>
                                </w:r>
                              </w:p>
                            </w:tc>
                            <w:tc>
                              <w:tcPr>
                                <w:tcW w:w="1253" w:type="dxa"/>
                                <w:tcBorders>
                                  <w:bottom w:val="single" w:sz="4" w:space="0" w:color="auto"/>
                                </w:tcBorders>
                                <w:shd w:val="clear" w:color="auto" w:fill="002060"/>
                              </w:tcPr>
                              <w:p w14:paraId="40E6EC1D" w14:textId="2B3675D8" w:rsidR="007B5626" w:rsidRDefault="007B5626" w:rsidP="00DD1144">
                                <w:pPr>
                                  <w:pStyle w:val="a9"/>
                                  <w:ind w:leftChars="0" w:left="0"/>
                                  <w:jc w:val="left"/>
                                  <w:rPr>
                                    <w:ins w:id="1647" w:author="作成者"/>
                                    <w:b/>
                                    <w:color w:val="FFFFFF" w:themeColor="background1"/>
                                  </w:rPr>
                                </w:pPr>
                                <w:r>
                                  <w:rPr>
                                    <w:rFonts w:hint="eastAsia"/>
                                    <w:b/>
                                    <w:color w:val="FFFFFF" w:themeColor="background1"/>
                                  </w:rPr>
                                  <w:t>Substitute order</w:t>
                                </w:r>
                              </w:p>
                            </w:tc>
                            <w:tc>
                              <w:tcPr>
                                <w:tcW w:w="1253" w:type="dxa"/>
                                <w:tcBorders>
                                  <w:bottom w:val="single" w:sz="4" w:space="0" w:color="auto"/>
                                </w:tcBorders>
                                <w:shd w:val="clear" w:color="auto" w:fill="002060"/>
                              </w:tcPr>
                              <w:p w14:paraId="75FCF0FE" w14:textId="5B23C228" w:rsidR="007B5626" w:rsidRDefault="007B5626" w:rsidP="00DD1144">
                                <w:pPr>
                                  <w:pStyle w:val="a9"/>
                                  <w:ind w:leftChars="0" w:left="0"/>
                                  <w:jc w:val="left"/>
                                  <w:rPr>
                                    <w:ins w:id="1648" w:author="作成者"/>
                                    <w:b/>
                                    <w:color w:val="FFFFFF" w:themeColor="background1"/>
                                  </w:rPr>
                                </w:pPr>
                                <w:r>
                                  <w:rPr>
                                    <w:rFonts w:hint="eastAsia"/>
                                    <w:b/>
                                    <w:color w:val="FFFFFF" w:themeColor="background1"/>
                                  </w:rPr>
                                  <w:t>Specific value</w:t>
                                </w:r>
                              </w:p>
                            </w:tc>
                          </w:tr>
                          <w:tr w:rsidR="007B5626" w14:paraId="4EEA0820" w14:textId="77777777" w:rsidTr="00DD1144">
                            <w:trPr>
                              <w:jc w:val="center"/>
                              <w:ins w:id="1649" w:author="作成者"/>
                            </w:trPr>
                            <w:tc>
                              <w:tcPr>
                                <w:tcW w:w="704" w:type="dxa"/>
                                <w:tcBorders>
                                  <w:bottom w:val="single" w:sz="4" w:space="0" w:color="auto"/>
                                </w:tcBorders>
                              </w:tcPr>
                              <w:p w14:paraId="02A91080" w14:textId="77777777" w:rsidR="007B5626" w:rsidRDefault="007B5626" w:rsidP="00886047">
                                <w:pPr>
                                  <w:pStyle w:val="a9"/>
                                  <w:ind w:leftChars="0" w:left="0"/>
                                  <w:jc w:val="left"/>
                                  <w:rPr>
                                    <w:ins w:id="1650" w:author="作成者"/>
                                  </w:rPr>
                                </w:pPr>
                                <w:ins w:id="1651" w:author="作成者">
                                  <w:r>
                                    <w:rPr>
                                      <w:rFonts w:hint="eastAsia"/>
                                    </w:rPr>
                                    <w:t>1</w:t>
                                  </w:r>
                                </w:ins>
                              </w:p>
                            </w:tc>
                            <w:tc>
                              <w:tcPr>
                                <w:tcW w:w="1291" w:type="dxa"/>
                                <w:tcBorders>
                                  <w:bottom w:val="single" w:sz="4" w:space="0" w:color="auto"/>
                                </w:tcBorders>
                              </w:tcPr>
                              <w:p w14:paraId="2AEABA72" w14:textId="77777777" w:rsidR="007B5626" w:rsidRDefault="007B5626" w:rsidP="00886047">
                                <w:pPr>
                                  <w:pStyle w:val="a9"/>
                                  <w:ind w:leftChars="0" w:left="0"/>
                                  <w:jc w:val="left"/>
                                  <w:rPr>
                                    <w:ins w:id="1652" w:author="作成者"/>
                                  </w:rPr>
                                </w:pPr>
                                <w:proofErr w:type="spellStart"/>
                                <w:ins w:id="1653" w:author="作成者">
                                  <w:r>
                                    <w:rPr>
                                      <w:rFonts w:hint="eastAsia"/>
                                    </w:rPr>
                                    <w:t>V</w:t>
                                  </w:r>
                                  <w:r>
                                    <w:t>AR_hoge</w:t>
                                  </w:r>
                                  <w:proofErr w:type="spellEnd"/>
                                </w:ins>
                              </w:p>
                            </w:tc>
                            <w:tc>
                              <w:tcPr>
                                <w:tcW w:w="1291" w:type="dxa"/>
                                <w:tcBorders>
                                  <w:bottom w:val="single" w:sz="4" w:space="0" w:color="auto"/>
                                </w:tcBorders>
                              </w:tcPr>
                              <w:p w14:paraId="09FF66E2" w14:textId="77777777" w:rsidR="007B5626" w:rsidRDefault="007B5626" w:rsidP="00886047">
                                <w:pPr>
                                  <w:pStyle w:val="a9"/>
                                  <w:ind w:leftChars="0" w:left="0"/>
                                  <w:jc w:val="left"/>
                                  <w:rPr>
                                    <w:ins w:id="1654" w:author="作成者"/>
                                  </w:rPr>
                                </w:pPr>
                                <w:ins w:id="1655" w:author="作成者">
                                  <w:r>
                                    <w:rPr>
                                      <w:rFonts w:hint="eastAsia"/>
                                    </w:rPr>
                                    <w:t>OFF</w:t>
                                  </w:r>
                                </w:ins>
                              </w:p>
                            </w:tc>
                            <w:tc>
                              <w:tcPr>
                                <w:tcW w:w="1291" w:type="dxa"/>
                                <w:tcBorders>
                                  <w:bottom w:val="single" w:sz="4" w:space="0" w:color="auto"/>
                                </w:tcBorders>
                              </w:tcPr>
                              <w:p w14:paraId="261AB0D0" w14:textId="77777777" w:rsidR="007B5626" w:rsidRDefault="007B5626" w:rsidP="00886047">
                                <w:pPr>
                                  <w:pStyle w:val="a9"/>
                                  <w:ind w:leftChars="0" w:left="0"/>
                                  <w:jc w:val="left"/>
                                  <w:rPr>
                                    <w:ins w:id="1656" w:author="作成者"/>
                                  </w:rPr>
                                </w:pPr>
                                <w:ins w:id="1657" w:author="作成者">
                                  <w:r>
                                    <w:rPr>
                                      <w:rFonts w:hint="eastAsia"/>
                                    </w:rPr>
                                    <w:t>[0]</w:t>
                                  </w:r>
                                </w:ins>
                              </w:p>
                            </w:tc>
                            <w:tc>
                              <w:tcPr>
                                <w:tcW w:w="1253" w:type="dxa"/>
                                <w:tcBorders>
                                  <w:bottom w:val="single" w:sz="4" w:space="0" w:color="auto"/>
                                </w:tcBorders>
                              </w:tcPr>
                              <w:p w14:paraId="68FDE4B1" w14:textId="4D30DD10" w:rsidR="007B5626" w:rsidRDefault="007B5626" w:rsidP="00886047">
                                <w:pPr>
                                  <w:pStyle w:val="a9"/>
                                  <w:ind w:leftChars="0" w:left="0"/>
                                  <w:jc w:val="left"/>
                                  <w:rPr>
                                    <w:ins w:id="1658" w:author="作成者"/>
                                  </w:rPr>
                                </w:pPr>
                                <w:r w:rsidRPr="00F4629D">
                                  <w:rPr>
                                    <w:rFonts w:hint="eastAsia"/>
                                  </w:rPr>
                                  <w:t>No input required</w:t>
                                </w:r>
                              </w:p>
                            </w:tc>
                            <w:tc>
                              <w:tcPr>
                                <w:tcW w:w="1253" w:type="dxa"/>
                                <w:tcBorders>
                                  <w:bottom w:val="single" w:sz="4" w:space="0" w:color="auto"/>
                                </w:tcBorders>
                              </w:tcPr>
                              <w:p w14:paraId="6F3B3EED" w14:textId="121E9AFB" w:rsidR="007B5626" w:rsidRPr="00E708CA" w:rsidRDefault="007B5626" w:rsidP="00886047">
                                <w:pPr>
                                  <w:pStyle w:val="a9"/>
                                  <w:ind w:leftChars="0" w:left="0"/>
                                  <w:jc w:val="left"/>
                                  <w:rPr>
                                    <w:ins w:id="1659" w:author="作成者"/>
                                  </w:rPr>
                                </w:pPr>
                                <w:r>
                                  <w:rPr>
                                    <w:rFonts w:hint="eastAsia"/>
                                  </w:rPr>
                                  <w:t>AAA</w:t>
                                </w:r>
                              </w:p>
                            </w:tc>
                          </w:tr>
                          <w:tr w:rsidR="007B5626" w14:paraId="71B7E082" w14:textId="77777777" w:rsidTr="00DD1144">
                            <w:trPr>
                              <w:jc w:val="center"/>
                              <w:ins w:id="1660" w:author="作成者"/>
                            </w:trPr>
                            <w:tc>
                              <w:tcPr>
                                <w:tcW w:w="704" w:type="dxa"/>
                                <w:tcBorders>
                                  <w:top w:val="single" w:sz="4" w:space="0" w:color="auto"/>
                                  <w:left w:val="single" w:sz="4" w:space="0" w:color="auto"/>
                                  <w:bottom w:val="single" w:sz="4" w:space="0" w:color="auto"/>
                                  <w:right w:val="single" w:sz="4" w:space="0" w:color="auto"/>
                                </w:tcBorders>
                              </w:tcPr>
                              <w:p w14:paraId="0346A18D" w14:textId="77777777" w:rsidR="007B5626" w:rsidRDefault="007B5626" w:rsidP="00886047">
                                <w:pPr>
                                  <w:pStyle w:val="a9"/>
                                  <w:ind w:leftChars="0" w:left="0"/>
                                  <w:jc w:val="left"/>
                                  <w:rPr>
                                    <w:ins w:id="1661" w:author="作成者"/>
                                  </w:rPr>
                                </w:pPr>
                                <w:ins w:id="1662" w:author="作成者">
                                  <w:r>
                                    <w:rPr>
                                      <w:rFonts w:hint="eastAsia"/>
                                    </w:rPr>
                                    <w:t>2</w:t>
                                  </w:r>
                                </w:ins>
                              </w:p>
                            </w:tc>
                            <w:tc>
                              <w:tcPr>
                                <w:tcW w:w="1291" w:type="dxa"/>
                                <w:tcBorders>
                                  <w:top w:val="single" w:sz="4" w:space="0" w:color="auto"/>
                                  <w:left w:val="single" w:sz="4" w:space="0" w:color="auto"/>
                                  <w:bottom w:val="single" w:sz="4" w:space="0" w:color="auto"/>
                                  <w:right w:val="single" w:sz="4" w:space="0" w:color="auto"/>
                                </w:tcBorders>
                              </w:tcPr>
                              <w:p w14:paraId="47B03D3E" w14:textId="77777777" w:rsidR="007B5626" w:rsidRDefault="007B5626" w:rsidP="00886047">
                                <w:pPr>
                                  <w:pStyle w:val="a9"/>
                                  <w:ind w:leftChars="0" w:left="0"/>
                                  <w:jc w:val="left"/>
                                  <w:rPr>
                                    <w:ins w:id="1663" w:author="作成者"/>
                                  </w:rPr>
                                </w:pPr>
                                <w:proofErr w:type="spellStart"/>
                                <w:ins w:id="1664" w:author="作成者">
                                  <w:r>
                                    <w:rPr>
                                      <w:rFonts w:hint="eastAsia"/>
                                    </w:rPr>
                                    <w:t>VAR_hoge</w:t>
                                  </w:r>
                                  <w:proofErr w:type="spellEnd"/>
                                </w:ins>
                              </w:p>
                            </w:tc>
                            <w:tc>
                              <w:tcPr>
                                <w:tcW w:w="1291" w:type="dxa"/>
                                <w:tcBorders>
                                  <w:top w:val="single" w:sz="4" w:space="0" w:color="auto"/>
                                  <w:left w:val="single" w:sz="4" w:space="0" w:color="auto"/>
                                  <w:right w:val="single" w:sz="4" w:space="0" w:color="auto"/>
                                </w:tcBorders>
                              </w:tcPr>
                              <w:p w14:paraId="4F2A5502" w14:textId="77777777" w:rsidR="007B5626" w:rsidRDefault="007B5626" w:rsidP="00886047">
                                <w:pPr>
                                  <w:pStyle w:val="a9"/>
                                  <w:ind w:leftChars="0" w:left="0"/>
                                  <w:jc w:val="left"/>
                                  <w:rPr>
                                    <w:ins w:id="1665" w:author="作成者"/>
                                  </w:rPr>
                                </w:pPr>
                                <w:ins w:id="1666" w:author="作成者">
                                  <w:r>
                                    <w:rPr>
                                      <w:rFonts w:hint="eastAsia"/>
                                    </w:rPr>
                                    <w:t>OFF</w:t>
                                  </w:r>
                                </w:ins>
                              </w:p>
                            </w:tc>
                            <w:tc>
                              <w:tcPr>
                                <w:tcW w:w="1291" w:type="dxa"/>
                                <w:tcBorders>
                                  <w:top w:val="single" w:sz="4" w:space="0" w:color="auto"/>
                                  <w:left w:val="single" w:sz="4" w:space="0" w:color="auto"/>
                                </w:tcBorders>
                              </w:tcPr>
                              <w:p w14:paraId="260C0445" w14:textId="77777777" w:rsidR="007B5626" w:rsidRPr="00E708CA" w:rsidRDefault="007B5626" w:rsidP="00886047">
                                <w:pPr>
                                  <w:pStyle w:val="a9"/>
                                  <w:ind w:leftChars="0" w:left="0"/>
                                  <w:jc w:val="left"/>
                                  <w:rPr>
                                    <w:ins w:id="1667" w:author="作成者"/>
                                  </w:rPr>
                                </w:pPr>
                                <w:ins w:id="1668" w:author="作成者">
                                  <w:r>
                                    <w:rPr>
                                      <w:rFonts w:hint="eastAsia"/>
                                    </w:rPr>
                                    <w:t>[1]</w:t>
                                  </w:r>
                                </w:ins>
                              </w:p>
                            </w:tc>
                            <w:tc>
                              <w:tcPr>
                                <w:tcW w:w="1253" w:type="dxa"/>
                                <w:tcBorders>
                                  <w:top w:val="single" w:sz="4" w:space="0" w:color="auto"/>
                                </w:tcBorders>
                              </w:tcPr>
                              <w:p w14:paraId="360C9D0A" w14:textId="42BE954A" w:rsidR="007B5626" w:rsidRDefault="007B5626" w:rsidP="00886047">
                                <w:pPr>
                                  <w:pStyle w:val="a9"/>
                                  <w:ind w:leftChars="0" w:left="0"/>
                                  <w:jc w:val="left"/>
                                  <w:rPr>
                                    <w:ins w:id="1669" w:author="作成者"/>
                                  </w:rPr>
                                </w:pPr>
                                <w:r w:rsidRPr="00F4629D">
                                  <w:rPr>
                                    <w:rFonts w:hint="eastAsia"/>
                                  </w:rPr>
                                  <w:t>No input required</w:t>
                                </w:r>
                              </w:p>
                            </w:tc>
                            <w:tc>
                              <w:tcPr>
                                <w:tcW w:w="1253" w:type="dxa"/>
                                <w:tcBorders>
                                  <w:top w:val="single" w:sz="4" w:space="0" w:color="auto"/>
                                </w:tcBorders>
                              </w:tcPr>
                              <w:p w14:paraId="1CF15789" w14:textId="77777777" w:rsidR="007B5626" w:rsidRPr="00E708CA" w:rsidRDefault="007B5626" w:rsidP="00886047">
                                <w:pPr>
                                  <w:pStyle w:val="a9"/>
                                  <w:ind w:leftChars="0" w:left="0"/>
                                  <w:jc w:val="left"/>
                                  <w:rPr>
                                    <w:ins w:id="1670" w:author="作成者"/>
                                  </w:rPr>
                                </w:pPr>
                                <w:ins w:id="1671" w:author="作成者">
                                  <w:r>
                                    <w:rPr>
                                      <w:rFonts w:hint="eastAsia"/>
                                    </w:rPr>
                                    <w:t>2023</w:t>
                                  </w:r>
                                </w:ins>
                              </w:p>
                            </w:tc>
                          </w:tr>
                        </w:tbl>
                        <w:p w14:paraId="362CCED8" w14:textId="77777777" w:rsidR="007B5626" w:rsidRDefault="007B5626" w:rsidP="00366ECC">
                          <w:pPr>
                            <w:jc w:val="left"/>
                            <w:rPr>
                              <w:ins w:id="1672" w:author="作成者"/>
                              <w:sz w:val="20"/>
                              <w:szCs w:val="20"/>
                            </w:rPr>
                          </w:pPr>
                        </w:p>
                        <w:p w14:paraId="7007F26F" w14:textId="77777777" w:rsidR="007B5626" w:rsidRDefault="007B5626" w:rsidP="00366ECC">
                          <w:pPr>
                            <w:jc w:val="left"/>
                            <w:rPr>
                              <w:ins w:id="1673" w:author="作成者"/>
                              <w:sz w:val="20"/>
                              <w:szCs w:val="20"/>
                            </w:rPr>
                          </w:pPr>
                        </w:p>
                        <w:p w14:paraId="7BEC6E7A" w14:textId="77777777" w:rsidR="007B5626" w:rsidRDefault="007B5626" w:rsidP="00366ECC">
                          <w:pPr>
                            <w:jc w:val="left"/>
                            <w:rPr>
                              <w:ins w:id="1674" w:author="作成者"/>
                              <w:sz w:val="20"/>
                              <w:szCs w:val="20"/>
                            </w:rPr>
                          </w:pPr>
                        </w:p>
                        <w:p w14:paraId="38573CBA" w14:textId="24B41FD6" w:rsidR="007B5626" w:rsidRPr="00D464F6" w:rsidRDefault="007B5626" w:rsidP="00366ECC">
                          <w:pPr>
                            <w:jc w:val="left"/>
                            <w:rPr>
                              <w:ins w:id="1675" w:author="作成者"/>
                              <w:b/>
                              <w:sz w:val="20"/>
                              <w:szCs w:val="20"/>
                            </w:rPr>
                          </w:pPr>
                          <w:ins w:id="1676" w:author="作成者">
                            <w:r>
                              <w:rPr>
                                <w:rFonts w:hint="eastAsia"/>
                                <w:sz w:val="20"/>
                                <w:szCs w:val="20"/>
                              </w:rPr>
                              <w:t xml:space="preserve">　</w:t>
                            </w:r>
                            <w:r>
                              <w:rPr>
                                <w:sz w:val="20"/>
                                <w:szCs w:val="20"/>
                              </w:rPr>
                              <w:t xml:space="preserve">　　　　　</w:t>
                            </w:r>
                          </w:ins>
                          <w:r>
                            <w:rPr>
                              <w:rFonts w:hint="eastAsia"/>
                              <w:b/>
                              <w:sz w:val="20"/>
                              <w:szCs w:val="20"/>
                            </w:rPr>
                            <w:t>Value registered to Terraform</w:t>
                          </w:r>
                          <w:r>
                            <w:rPr>
                              <w:rFonts w:hint="eastAsia"/>
                              <w:b/>
                              <w:sz w:val="20"/>
                              <w:szCs w:val="20"/>
                            </w:rPr>
                            <w:t>’</w:t>
                          </w:r>
                          <w:r>
                            <w:rPr>
                              <w:rFonts w:hint="eastAsia"/>
                              <w:b/>
                              <w:sz w:val="20"/>
                              <w:szCs w:val="20"/>
                            </w:rPr>
                            <w:t>s Variables</w:t>
                          </w:r>
                        </w:p>
                        <w:tbl>
                          <w:tblPr>
                            <w:tblStyle w:val="ab"/>
                            <w:tblW w:w="0" w:type="auto"/>
                            <w:tblInd w:w="911" w:type="dxa"/>
                            <w:tblLook w:val="04A0" w:firstRow="1" w:lastRow="0" w:firstColumn="1" w:lastColumn="0" w:noHBand="0" w:noVBand="1"/>
                          </w:tblPr>
                          <w:tblGrid>
                            <w:gridCol w:w="2995"/>
                            <w:gridCol w:w="2994"/>
                          </w:tblGrid>
                          <w:tr w:rsidR="007B5626" w14:paraId="084B093F" w14:textId="77777777" w:rsidTr="00DD1144">
                            <w:trPr>
                              <w:trHeight w:val="372"/>
                              <w:ins w:id="1677" w:author="作成者"/>
                            </w:trPr>
                            <w:tc>
                              <w:tcPr>
                                <w:tcW w:w="2995" w:type="dxa"/>
                                <w:shd w:val="clear" w:color="auto" w:fill="002060"/>
                              </w:tcPr>
                              <w:p w14:paraId="05C16F89" w14:textId="77777777" w:rsidR="007B5626" w:rsidRDefault="007B5626" w:rsidP="00DD1144">
                                <w:pPr>
                                  <w:jc w:val="left"/>
                                  <w:rPr>
                                    <w:ins w:id="1678" w:author="作成者"/>
                                    <w:b/>
                                    <w:sz w:val="20"/>
                                    <w:szCs w:val="20"/>
                                  </w:rPr>
                                </w:pPr>
                                <w:ins w:id="1679" w:author="作成者">
                                  <w:r>
                                    <w:rPr>
                                      <w:rFonts w:hint="eastAsia"/>
                                      <w:b/>
                                      <w:sz w:val="20"/>
                                      <w:szCs w:val="20"/>
                                    </w:rPr>
                                    <w:t>Key</w:t>
                                  </w:r>
                                </w:ins>
                              </w:p>
                            </w:tc>
                            <w:tc>
                              <w:tcPr>
                                <w:tcW w:w="2994" w:type="dxa"/>
                                <w:shd w:val="clear" w:color="auto" w:fill="002060"/>
                              </w:tcPr>
                              <w:p w14:paraId="68E08494" w14:textId="77777777" w:rsidR="007B5626" w:rsidRDefault="007B5626" w:rsidP="00DD1144">
                                <w:pPr>
                                  <w:jc w:val="left"/>
                                  <w:rPr>
                                    <w:ins w:id="1680" w:author="作成者"/>
                                    <w:b/>
                                    <w:sz w:val="20"/>
                                    <w:szCs w:val="20"/>
                                  </w:rPr>
                                </w:pPr>
                                <w:ins w:id="1681" w:author="作成者">
                                  <w:r>
                                    <w:rPr>
                                      <w:rFonts w:hint="eastAsia"/>
                                      <w:b/>
                                      <w:sz w:val="20"/>
                                      <w:szCs w:val="20"/>
                                    </w:rPr>
                                    <w:t>Value</w:t>
                                  </w:r>
                                </w:ins>
                              </w:p>
                            </w:tc>
                          </w:tr>
                          <w:tr w:rsidR="007B5626" w14:paraId="11374289" w14:textId="77777777" w:rsidTr="00DD1144">
                            <w:trPr>
                              <w:trHeight w:val="352"/>
                              <w:ins w:id="1682" w:author="作成者"/>
                            </w:trPr>
                            <w:tc>
                              <w:tcPr>
                                <w:tcW w:w="2995" w:type="dxa"/>
                              </w:tcPr>
                              <w:p w14:paraId="41AE6371" w14:textId="77777777" w:rsidR="007B5626" w:rsidRPr="00515ED5" w:rsidRDefault="007B5626" w:rsidP="00DD1144">
                                <w:pPr>
                                  <w:jc w:val="left"/>
                                  <w:rPr>
                                    <w:ins w:id="1683" w:author="作成者"/>
                                    <w:sz w:val="20"/>
                                    <w:szCs w:val="20"/>
                                  </w:rPr>
                                </w:pPr>
                                <w:proofErr w:type="spellStart"/>
                                <w:ins w:id="1684" w:author="作成者">
                                  <w:r w:rsidRPr="00515ED5">
                                    <w:rPr>
                                      <w:rFonts w:hint="eastAsia"/>
                                      <w:sz w:val="20"/>
                                      <w:szCs w:val="20"/>
                                    </w:rPr>
                                    <w:t>VAR_hoge</w:t>
                                  </w:r>
                                  <w:proofErr w:type="spellEnd"/>
                                </w:ins>
                              </w:p>
                            </w:tc>
                            <w:tc>
                              <w:tcPr>
                                <w:tcW w:w="2994" w:type="dxa"/>
                              </w:tcPr>
                              <w:p w14:paraId="5A29D0AC" w14:textId="0D4C28AC" w:rsidR="007B5626" w:rsidRPr="00515ED5" w:rsidRDefault="007B5626" w:rsidP="00E45D7B">
                                <w:pPr>
                                  <w:jc w:val="left"/>
                                  <w:rPr>
                                    <w:ins w:id="1685" w:author="作成者"/>
                                    <w:sz w:val="20"/>
                                    <w:szCs w:val="20"/>
                                  </w:rPr>
                                </w:pPr>
                                <w:ins w:id="1686" w:author="作成者">
                                  <w:r w:rsidRPr="00EA2D11">
                                    <w:rPr>
                                      <w:sz w:val="20"/>
                                      <w:szCs w:val="20"/>
                                    </w:rPr>
                                    <w:t>[“</w:t>
                                  </w:r>
                                </w:ins>
                                <w:r>
                                  <w:rPr>
                                    <w:rFonts w:hint="eastAsia"/>
                                    <w:sz w:val="20"/>
                                    <w:szCs w:val="20"/>
                                  </w:rPr>
                                  <w:t>AAA</w:t>
                                </w:r>
                                <w:ins w:id="1687" w:author="作成者">
                                  <w:r w:rsidRPr="00EA2D11">
                                    <w:rPr>
                                      <w:sz w:val="20"/>
                                      <w:szCs w:val="20"/>
                                    </w:rPr>
                                    <w:t>”,</w:t>
                                  </w:r>
                                  <w:r>
                                    <w:rPr>
                                      <w:sz w:val="20"/>
                                      <w:szCs w:val="20"/>
                                    </w:rPr>
                                    <w:t xml:space="preserve"> 2023</w:t>
                                  </w:r>
                                  <w:r w:rsidRPr="00EA2D11">
                                    <w:rPr>
                                      <w:sz w:val="20"/>
                                      <w:szCs w:val="20"/>
                                    </w:rPr>
                                    <w:t>]</w:t>
                                  </w:r>
                                </w:ins>
                              </w:p>
                            </w:tc>
                          </w:tr>
                        </w:tbl>
                        <w:p w14:paraId="10003267" w14:textId="77777777" w:rsidR="007B5626" w:rsidRPr="00515ED5" w:rsidRDefault="007B5626" w:rsidP="00366ECC">
                          <w:pPr>
                            <w:jc w:val="left"/>
                            <w:rPr>
                              <w:ins w:id="1688" w:author="作成者"/>
                              <w:sz w:val="20"/>
                              <w:szCs w:val="20"/>
                            </w:rPr>
                          </w:pPr>
                        </w:p>
                      </w:txbxContent>
                    </v:textbox>
                  </v:shape>
                  <v:shape id="下矢印 465" o:spid="_x0000_s1131" type="#_x0000_t67" style="position:absolute;left:1143;top:2000;width:4000;height:369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" adj="20431" fillcolor="#0057c9 [2425]" strokecolor="#003c8c [2905]" strokeweight="2pt"/>
                  <v:group id="グループ化 466" o:spid="_x0000_s1132" style="position:absolute;left:4667;top:12988;width:28156;height:2857" coordorigin=",-1110" coordsize="28161,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">
                    <v:roundrect id="角丸四角形 470" o:spid="_x0000_s1133" style="position:absolute;left:7205;top:-859;width:20956;height:251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" fillcolor="white [3212]" strokecolor="#508035 [2422]" strokeweight="2pt">
                      <v:shadow on="t" color="black" opacity="26214f" origin="-.5,-.5" offset=".74836mm,.74836mm"/>
                      <v:textbox inset="1mm,0,0,0">
                        <w:txbxContent>
                          <w:p w14:paraId="23DB267F" w14:textId="4B8D58E8" w:rsidR="007B5626" w:rsidRDefault="007B5626" w:rsidP="00366ECC">
                            <w:pPr>
                              <w:pStyle w:val="Web"/>
                              <w:spacing w:before="0" w:beforeAutospacing="0" w:after="0" w:afterAutospacing="0"/>
                              <w:rPr>
                                <w:ins w:id="1689" w:author="作成者"/>
                              </w:rPr>
                            </w:pPr>
                            <w:ins w:id="1690" w:author="作成者">
                              <w:r>
                                <w:rPr>
                                  <w:rFonts w:cs="Times New Roman" w:hint="eastAsia"/>
                                  <w:b/>
                                  <w:bCs/>
                                  <w:color w:val="325121"/>
                                  <w:kern w:val="2"/>
                                  <w:sz w:val="20"/>
                                  <w:szCs w:val="20"/>
                                </w:rPr>
                                <w:t xml:space="preserve">⑬ </w:t>
                              </w:r>
                            </w:ins>
                            <w:r>
                              <w:rPr>
                                <w:rFonts w:cs="Times New Roman" w:hint="eastAsia"/>
                                <w:b/>
                                <w:bCs/>
                                <w:color w:val="325121"/>
                                <w:kern w:val="2"/>
                                <w:sz w:val="20"/>
                                <w:szCs w:val="20"/>
                              </w:rPr>
                              <w:t>Configure Variable values</w:t>
                            </w:r>
                          </w:p>
                        </w:txbxContent>
                      </v:textbox>
                    </v:roundrect>
                    <v:shape id="下矢印 471" o:spid="_x0000_s1134" type="#_x0000_t67" style="position:absolute;left:1904;top:-3014;width:2860;height:666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" adj="18321" fillcolor="#518135" strokecolor="#508035 [2422]" strokeweight="2pt">
                      <v:fill opacity="52428f"/>
                    </v:shape>
                  </v:group>
                  <v:roundrect id="角丸四角形 474" o:spid="_x0000_s1135" style="position:absolute;left:1143;top:98;width:26352;height:251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" fillcolor="white [3201]" strokecolor="#003c8c [2905]" strokeweight="2pt">
                    <v:shadow on="t" color="black" opacity="26214f" origin="-.5,-.5" offset=".74836mm,.74836mm"/>
                    <v:textbox inset="1mm,0,0,0">
                      <w:txbxContent>
                        <w:p w14:paraId="796F07FA" w14:textId="5838875B" w:rsidR="007B5626" w:rsidRPr="00982EAC" w:rsidRDefault="007B5626" w:rsidP="00366ECC">
                          <w:pPr>
                            <w:jc w:val="left"/>
                            <w:rPr>
                              <w:ins w:id="1691" w:author="作成者"/>
                              <w:b/>
                              <w:color w:val="003C8A" w:themeColor="accent6" w:themeTint="E6"/>
                              <w:sz w:val="20"/>
                              <w:szCs w:val="20"/>
                            </w:rPr>
                          </w:pPr>
                          <w:ins w:id="1692" w:author="作成者">
                            <w:r>
                              <w:rPr>
                                <w:rFonts w:hint="eastAsia"/>
                                <w:b/>
                                <w:color w:val="003C8A" w:themeColor="accent6" w:themeTint="E6"/>
                                <w:sz w:val="20"/>
                                <w:szCs w:val="20"/>
                              </w:rPr>
                              <w:t>⑥</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Register Module file</w:t>
                          </w:r>
                        </w:p>
                      </w:txbxContent>
                    </v:textbox>
                  </v:roundrect>
                  <v:roundrect id="角丸四角形 475" o:spid="_x0000_s1136" style="position:absolute;left:1143;top:27527;width:26354;height:252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" fillcolor="white [3201]" strokecolor="#003c8c [2905]" strokeweight="2pt">
                    <v:shadow on="t" color="black" opacity="26214f" origin="-.5,-.5" offset=".74836mm,.74836mm"/>
                    <v:textbox inset="1mm,0,0,0">
                      <w:txbxContent>
                        <w:p w14:paraId="030E35CF" w14:textId="2B16E8F6" w:rsidR="007B5626" w:rsidRPr="00982EAC" w:rsidRDefault="007B5626" w:rsidP="00366ECC">
                          <w:pPr>
                            <w:jc w:val="left"/>
                            <w:rPr>
                              <w:ins w:id="1693" w:author="作成者"/>
                              <w:b/>
                              <w:color w:val="003C8A" w:themeColor="accent6" w:themeTint="E6"/>
                              <w:sz w:val="20"/>
                              <w:szCs w:val="20"/>
                            </w:rPr>
                          </w:pPr>
                          <w:ins w:id="1694" w:author="作成者">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Execute Operation</w:t>
                          </w:r>
                        </w:p>
                      </w:txbxContent>
                    </v:textbox>
                  </v:roundrect>
                  <w10:wrap type="topAndBottom"/>
                </v:group>
              </w:pict>
            </mc:Fallback>
          </mc:AlternateContent>
        </w:r>
        <w:r>
          <w:t>tuple</w:t>
        </w:r>
      </w:ins>
      <w:r w:rsidR="00DD1144">
        <w:rPr>
          <w:rFonts w:hint="eastAsia"/>
        </w:rPr>
        <w:t xml:space="preserve"> type</w:t>
      </w:r>
    </w:p>
    <w:p w14:paraId="0EFE2A48" w14:textId="77777777" w:rsidR="00366ECC" w:rsidRDefault="00366ECC" w:rsidP="00366ECC">
      <w:pPr>
        <w:pStyle w:val="a9"/>
        <w:ind w:leftChars="0" w:left="360"/>
        <w:rPr>
          <w:ins w:id="1695" w:author="作成者"/>
        </w:rPr>
      </w:pPr>
    </w:p>
    <w:p w14:paraId="47A8CFAB" w14:textId="77777777" w:rsidR="00366ECC" w:rsidRDefault="00366ECC" w:rsidP="00366ECC">
      <w:pPr>
        <w:widowControl/>
        <w:jc w:val="left"/>
        <w:rPr>
          <w:ins w:id="1696" w:author="作成者"/>
          <w:b/>
        </w:rPr>
      </w:pPr>
      <w:ins w:id="1697" w:author="作成者">
        <w:r>
          <w:rPr>
            <w:b/>
          </w:rPr>
          <w:br w:type="page"/>
        </w:r>
      </w:ins>
    </w:p>
    <w:p w14:paraId="32339FD9" w14:textId="77777777" w:rsidR="00366ECC" w:rsidRDefault="00366ECC" w:rsidP="00366ECC">
      <w:pPr>
        <w:pStyle w:val="a9"/>
        <w:ind w:leftChars="0" w:left="360"/>
        <w:jc w:val="left"/>
        <w:rPr>
          <w:ins w:id="1698" w:author="作成者"/>
        </w:rPr>
      </w:pPr>
    </w:p>
    <w:p w14:paraId="018821AD" w14:textId="23742456" w:rsidR="00366ECC" w:rsidRDefault="00366ECC" w:rsidP="00366ECC">
      <w:pPr>
        <w:pStyle w:val="aff0"/>
        <w:numPr>
          <w:ilvl w:val="1"/>
          <w:numId w:val="14"/>
        </w:numPr>
        <w:ind w:left="780" w:hanging="360"/>
        <w:rPr>
          <w:ins w:id="1699" w:author="作成者"/>
        </w:rPr>
      </w:pPr>
      <w:ins w:id="1700" w:author="作成者">
        <w:r>
          <w:rPr>
            <w:noProof/>
          </w:rPr>
          <mc:AlternateContent>
            <mc:Choice Requires="wps">
              <w:drawing>
                <wp:anchor distT="0" distB="0" distL="114300" distR="114300" simplePos="0" relativeHeight="251821056" behindDoc="0" locked="0" layoutInCell="1" allowOverlap="1" wp14:anchorId="5B6D8310" wp14:editId="3B40474F">
                  <wp:simplePos x="0" y="0"/>
                  <wp:positionH relativeFrom="column">
                    <wp:posOffset>3812247</wp:posOffset>
                  </wp:positionH>
                  <wp:positionV relativeFrom="paragraph">
                    <wp:posOffset>3444093</wp:posOffset>
                  </wp:positionV>
                  <wp:extent cx="2256692" cy="545124"/>
                  <wp:effectExtent l="914400" t="114300" r="10795" b="26670"/>
                  <wp:wrapNone/>
                  <wp:docPr id="496" name="四角形吹き出し 496"/>
                  <wp:cNvGraphicFramePr/>
                  <a:graphic xmlns:a="http://schemas.openxmlformats.org/drawingml/2006/main">
                    <a:graphicData uri="http://schemas.microsoft.com/office/word/2010/wordprocessingShape">
                      <wps:wsp>
                        <wps:cNvSpPr/>
                        <wps:spPr>
                          <a:xfrm>
                            <a:off x="0" y="0"/>
                            <a:ext cx="2256692" cy="545124"/>
                          </a:xfrm>
                          <a:prstGeom prst="wedgeRectCallout">
                            <a:avLst>
                              <a:gd name="adj1" fmla="val -90424"/>
                              <a:gd name="adj2" fmla="val -69691"/>
                            </a:avLst>
                          </a:prstGeom>
                          <a:ln>
                            <a:solidFill>
                              <a:srgbClr val="FF0000"/>
                            </a:solidFill>
                          </a:ln>
                        </wps:spPr>
                        <wps:style>
                          <a:lnRef idx="2">
                            <a:schemeClr val="accent3"/>
                          </a:lnRef>
                          <a:fillRef idx="1">
                            <a:schemeClr val="lt1"/>
                          </a:fillRef>
                          <a:effectRef idx="0">
                            <a:schemeClr val="accent3"/>
                          </a:effectRef>
                          <a:fontRef idx="minor">
                            <a:schemeClr val="dk1"/>
                          </a:fontRef>
                        </wps:style>
                        <wps:txbx>
                          <w:txbxContent>
                            <w:p w14:paraId="67E2F986" w14:textId="0B40CF82" w:rsidR="007B5626" w:rsidRDefault="007B5626" w:rsidP="00366ECC">
                              <w:pPr>
                                <w:jc w:val="center"/>
                                <w:rPr>
                                  <w:ins w:id="1701" w:author="作成者"/>
                                </w:rPr>
                              </w:pPr>
                              <w:r w:rsidRPr="00E45D7B">
                                <w:t>The map type needs the HCL SETTINGS to be 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6D8310"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496" o:spid="_x0000_s1137" type="#_x0000_t61" style="position:absolute;left:0;text-align:left;margin-left:300.2pt;margin-top:271.2pt;width:177.7pt;height:42.9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" adj="-8732,-4253" fillcolor="white [3201]" strokecolor="red" strokeweight="2pt">
                  <v:textbox>
                    <w:txbxContent>
                      <w:p w14:paraId="67E2F986" w14:textId="0B40CF82" w:rsidR="007B5626" w:rsidRDefault="007B5626" w:rsidP="00366ECC">
                        <w:pPr>
                          <w:jc w:val="center"/>
                          <w:rPr>
                            <w:ins w:id="1702" w:author="作成者"/>
                          </w:rPr>
                        </w:pPr>
                        <w:r w:rsidRPr="00E45D7B">
                          <w:t>The map type needs the HCL SETTINGS to be ON.</w:t>
                        </w:r>
                      </w:p>
                    </w:txbxContent>
                  </v:textbox>
                </v:shape>
              </w:pict>
            </mc:Fallback>
          </mc:AlternateContent>
        </w:r>
        <w:r>
          <w:rPr>
            <w:noProof/>
          </w:rPr>
          <mc:AlternateContent>
            <mc:Choice Requires="wps">
              <w:drawing>
                <wp:anchor distT="0" distB="0" distL="114300" distR="114300" simplePos="0" relativeHeight="251820032" behindDoc="0" locked="0" layoutInCell="1" allowOverlap="1" wp14:anchorId="15F87119" wp14:editId="77178181">
                  <wp:simplePos x="0" y="0"/>
                  <wp:positionH relativeFrom="column">
                    <wp:posOffset>2299970</wp:posOffset>
                  </wp:positionH>
                  <wp:positionV relativeFrom="paragraph">
                    <wp:posOffset>2526030</wp:posOffset>
                  </wp:positionV>
                  <wp:extent cx="835203" cy="819150"/>
                  <wp:effectExtent l="0" t="0" r="22225" b="19050"/>
                  <wp:wrapNone/>
                  <wp:docPr id="495" name="正方形/長方形 495"/>
                  <wp:cNvGraphicFramePr/>
                  <a:graphic xmlns:a="http://schemas.openxmlformats.org/drawingml/2006/main">
                    <a:graphicData uri="http://schemas.microsoft.com/office/word/2010/wordprocessingShape">
                      <wps:wsp>
                        <wps:cNvSpPr/>
                        <wps:spPr>
                          <a:xfrm>
                            <a:off x="0" y="0"/>
                            <a:ext cx="835203" cy="8191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831324" id="正方形/長方形 495" o:spid="_x0000_s1026" style="position:absolute;left:0;text-align:left;margin-left:181.1pt;margin-top:198.9pt;width:65.75pt;height:64.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" filled="f" strokecolor="red" strokeweight="2pt"/>
              </w:pict>
            </mc:Fallback>
          </mc:AlternateContent>
        </w:r>
        <w:r>
          <w:rPr>
            <w:noProof/>
          </w:rPr>
          <mc:AlternateContent>
            <mc:Choice Requires="wpg">
              <w:drawing>
                <wp:anchor distT="0" distB="0" distL="114300" distR="114300" simplePos="0" relativeHeight="251808768" behindDoc="0" locked="0" layoutInCell="1" allowOverlap="1" wp14:anchorId="5BD01F42" wp14:editId="5A4C084F">
                  <wp:simplePos x="0" y="0"/>
                  <wp:positionH relativeFrom="column">
                    <wp:posOffset>385445</wp:posOffset>
                  </wp:positionH>
                  <wp:positionV relativeFrom="paragraph">
                    <wp:posOffset>306705</wp:posOffset>
                  </wp:positionV>
                  <wp:extent cx="5848350" cy="4333875"/>
                  <wp:effectExtent l="0" t="0" r="19050" b="28575"/>
                  <wp:wrapTopAndBottom/>
                  <wp:docPr id="477" name="グループ化 477"/>
                  <wp:cNvGraphicFramePr/>
                  <a:graphic xmlns:a="http://schemas.openxmlformats.org/drawingml/2006/main">
                    <a:graphicData uri="http://schemas.microsoft.com/office/word/2010/wordprocessingGroup">
                      <wpg:wgp>
                        <wpg:cNvGrpSpPr/>
                        <wpg:grpSpPr>
                          <a:xfrm>
                            <a:off x="0" y="0"/>
                            <a:ext cx="5848350" cy="4333875"/>
                            <a:chOff x="0" y="-76201"/>
                            <a:chExt cx="5848350" cy="4160342"/>
                          </a:xfrm>
                        </wpg:grpSpPr>
                        <wps:wsp>
                          <wps:cNvPr id="478" name="フローチャート: 処理 478"/>
                          <wps:cNvSpPr/>
                          <wps:spPr>
                            <a:xfrm>
                              <a:off x="0" y="-76201"/>
                              <a:ext cx="5848350" cy="4160342"/>
                            </a:xfrm>
                            <a:prstGeom prst="flowChartProcess">
                              <a:avLst/>
                            </a:prstGeom>
                            <a:solidFill>
                              <a:schemeClr val="bg1">
                                <a:lumMod val="95000"/>
                              </a:schemeClr>
                            </a:solidFill>
                            <a:ln>
                              <a:solidFill>
                                <a:schemeClr val="bg1">
                                  <a:lumMod val="85000"/>
                                </a:schemeClr>
                              </a:solidFill>
                            </a:ln>
                          </wps:spPr>
                          <wps:style>
                            <a:lnRef idx="2">
                              <a:schemeClr val="dk1"/>
                            </a:lnRef>
                            <a:fillRef idx="1">
                              <a:schemeClr val="lt1"/>
                            </a:fillRef>
                            <a:effectRef idx="0">
                              <a:schemeClr val="dk1"/>
                            </a:effectRef>
                            <a:fontRef idx="minor">
                              <a:schemeClr val="dk1"/>
                            </a:fontRef>
                          </wps:style>
                          <wps:txbx>
                            <w:txbxContent>
                              <w:p w14:paraId="492FB508" w14:textId="77777777" w:rsidR="007B5626" w:rsidRDefault="007B5626" w:rsidP="00366ECC">
                                <w:pPr>
                                  <w:jc w:val="left"/>
                                  <w:rPr>
                                    <w:ins w:id="1703" w:author="作成者"/>
                                    <w:sz w:val="20"/>
                                    <w:szCs w:val="20"/>
                                  </w:rPr>
                                </w:pPr>
                              </w:p>
                              <w:p w14:paraId="4640D58A" w14:textId="77777777" w:rsidR="007B5626" w:rsidRPr="003177F7" w:rsidRDefault="007B5626" w:rsidP="00366ECC">
                                <w:pPr>
                                  <w:jc w:val="left"/>
                                  <w:rPr>
                                    <w:ins w:id="1704" w:author="作成者"/>
                                    <w:sz w:val="20"/>
                                    <w:szCs w:val="20"/>
                                  </w:rPr>
                                </w:pPr>
                              </w:p>
                              <w:tbl>
                                <w:tblPr>
                                  <w:tblStyle w:val="ab"/>
                                  <w:tblW w:w="7166" w:type="dxa"/>
                                  <w:jc w:val="center"/>
                                  <w:tblLook w:val="04A0" w:firstRow="1" w:lastRow="0" w:firstColumn="1" w:lastColumn="0" w:noHBand="0" w:noVBand="1"/>
                                </w:tblPr>
                                <w:tblGrid>
                                  <w:gridCol w:w="7166"/>
                                </w:tblGrid>
                                <w:tr w:rsidR="007B5626" w:rsidRPr="003177F7" w14:paraId="119D3F14" w14:textId="77777777" w:rsidTr="00DD1144">
                                  <w:trPr>
                                    <w:trHeight w:val="1425"/>
                                    <w:jc w:val="center"/>
                                    <w:ins w:id="1705" w:author="作成者"/>
                                  </w:trPr>
                                  <w:tc>
                                    <w:tcPr>
                                      <w:tcW w:w="7166" w:type="dxa"/>
                                    </w:tcPr>
                                    <w:p w14:paraId="404CDC9C" w14:textId="77777777" w:rsidR="007B5626" w:rsidRPr="00280A77" w:rsidRDefault="007B5626" w:rsidP="00DD1144">
                                      <w:pPr>
                                        <w:rPr>
                                          <w:ins w:id="1706" w:author="作成者"/>
                                          <w:sz w:val="20"/>
                                          <w:szCs w:val="20"/>
                                        </w:rPr>
                                      </w:pPr>
                                      <w:ins w:id="1707" w:author="作成者">
                                        <w:r w:rsidRPr="00280A77">
                                          <w:rPr>
                                            <w:sz w:val="20"/>
                                            <w:szCs w:val="20"/>
                                          </w:rPr>
                                          <w:t>variable "</w:t>
                                        </w:r>
                                        <w:proofErr w:type="spellStart"/>
                                        <w:r w:rsidRPr="00280A77">
                                          <w:rPr>
                                            <w:sz w:val="20"/>
                                            <w:szCs w:val="20"/>
                                          </w:rPr>
                                          <w:t>VAR_hoge</w:t>
                                        </w:r>
                                        <w:proofErr w:type="spellEnd"/>
                                        <w:r w:rsidRPr="00280A77">
                                          <w:rPr>
                                            <w:sz w:val="20"/>
                                            <w:szCs w:val="20"/>
                                          </w:rPr>
                                          <w:t>" {</w:t>
                                        </w:r>
                                      </w:ins>
                                    </w:p>
                                    <w:p w14:paraId="5FB81F77" w14:textId="77777777" w:rsidR="007B5626" w:rsidRPr="00280A77" w:rsidRDefault="007B5626" w:rsidP="00DD1144">
                                      <w:pPr>
                                        <w:ind w:firstLineChars="200" w:firstLine="400"/>
                                        <w:rPr>
                                          <w:ins w:id="1708" w:author="作成者"/>
                                          <w:sz w:val="20"/>
                                          <w:szCs w:val="20"/>
                                        </w:rPr>
                                      </w:pPr>
                                      <w:ins w:id="1709" w:author="作成者">
                                        <w:r>
                                          <w:rPr>
                                            <w:sz w:val="20"/>
                                            <w:szCs w:val="20"/>
                                          </w:rPr>
                                          <w:t>type = map(string)</w:t>
                                        </w:r>
                                      </w:ins>
                                    </w:p>
                                    <w:p w14:paraId="359C0D6B" w14:textId="77777777" w:rsidR="007B5626" w:rsidRDefault="007B5626" w:rsidP="00DD1144">
                                      <w:pPr>
                                        <w:ind w:firstLineChars="200" w:firstLine="400"/>
                                        <w:rPr>
                                          <w:ins w:id="1710" w:author="作成者"/>
                                        </w:rPr>
                                      </w:pPr>
                                      <w:ins w:id="1711" w:author="作成者">
                                        <w:r w:rsidRPr="00280A77">
                                          <w:rPr>
                                            <w:sz w:val="20"/>
                                            <w:szCs w:val="20"/>
                                          </w:rPr>
                                          <w:t xml:space="preserve">default = </w:t>
                                        </w:r>
                                        <w:r>
                                          <w:t>{</w:t>
                                        </w:r>
                                      </w:ins>
                                    </w:p>
                                    <w:p w14:paraId="3EBB9F02" w14:textId="77777777" w:rsidR="007B5626" w:rsidRDefault="007B5626" w:rsidP="00DD1144">
                                      <w:pPr>
                                        <w:ind w:firstLineChars="200" w:firstLine="420"/>
                                        <w:rPr>
                                          <w:ins w:id="1712" w:author="作成者"/>
                                        </w:rPr>
                                      </w:pPr>
                                      <w:ins w:id="1713" w:author="作成者">
                                        <w:r>
                                          <w:t xml:space="preserve">    “key” = “value”</w:t>
                                        </w:r>
                                      </w:ins>
                                    </w:p>
                                    <w:p w14:paraId="3ECFE119" w14:textId="77777777" w:rsidR="007B5626" w:rsidRPr="00415576" w:rsidRDefault="007B5626" w:rsidP="00DD1144">
                                      <w:pPr>
                                        <w:ind w:firstLineChars="200" w:firstLine="420"/>
                                        <w:rPr>
                                          <w:ins w:id="1714" w:author="作成者"/>
                                        </w:rPr>
                                      </w:pPr>
                                      <w:ins w:id="1715" w:author="作成者">
                                        <w:r>
                                          <w:t>}</w:t>
                                        </w:r>
                                      </w:ins>
                                    </w:p>
                                    <w:p w14:paraId="47FB5FF6" w14:textId="77777777" w:rsidR="007B5626" w:rsidRPr="003177F7" w:rsidRDefault="007B5626" w:rsidP="00DD1144">
                                      <w:pPr>
                                        <w:pStyle w:val="a9"/>
                                        <w:ind w:leftChars="0" w:left="0"/>
                                        <w:rPr>
                                          <w:ins w:id="1716" w:author="作成者"/>
                                          <w:sz w:val="20"/>
                                          <w:szCs w:val="20"/>
                                        </w:rPr>
                                      </w:pPr>
                                      <w:ins w:id="1717" w:author="作成者">
                                        <w:r w:rsidRPr="00280A77">
                                          <w:rPr>
                                            <w:sz w:val="20"/>
                                            <w:szCs w:val="20"/>
                                          </w:rPr>
                                          <w:t>}</w:t>
                                        </w:r>
                                      </w:ins>
                                    </w:p>
                                  </w:tc>
                                </w:tr>
                              </w:tbl>
                              <w:p w14:paraId="5889AC85" w14:textId="77777777" w:rsidR="007B5626" w:rsidRPr="003177F7" w:rsidRDefault="007B5626" w:rsidP="00366ECC">
                                <w:pPr>
                                  <w:jc w:val="left"/>
                                  <w:rPr>
                                    <w:ins w:id="1718" w:author="作成者"/>
                                    <w:sz w:val="20"/>
                                    <w:szCs w:val="20"/>
                                  </w:rPr>
                                </w:pPr>
                              </w:p>
                              <w:p w14:paraId="34AC4462" w14:textId="77777777" w:rsidR="007B5626" w:rsidRDefault="007B5626" w:rsidP="00366ECC">
                                <w:pPr>
                                  <w:jc w:val="left"/>
                                  <w:rPr>
                                    <w:ins w:id="1719" w:author="作成者"/>
                                    <w:sz w:val="20"/>
                                    <w:szCs w:val="20"/>
                                  </w:rPr>
                                </w:pPr>
                              </w:p>
                              <w:p w14:paraId="4FC823D1" w14:textId="77777777" w:rsidR="007B5626" w:rsidRDefault="007B5626" w:rsidP="00366ECC">
                                <w:pPr>
                                  <w:jc w:val="left"/>
                                  <w:rPr>
                                    <w:ins w:id="1720" w:author="作成者"/>
                                    <w:sz w:val="20"/>
                                    <w:szCs w:val="20"/>
                                  </w:rPr>
                                </w:pPr>
                              </w:p>
                              <w:p w14:paraId="4C12D5F4" w14:textId="4420FCD5" w:rsidR="007B5626" w:rsidRPr="00D464F6" w:rsidRDefault="007B5626" w:rsidP="00366ECC">
                                <w:pPr>
                                  <w:jc w:val="left"/>
                                  <w:rPr>
                                    <w:ins w:id="1721" w:author="作成者"/>
                                    <w:b/>
                                    <w:sz w:val="20"/>
                                    <w:szCs w:val="20"/>
                                  </w:rPr>
                                </w:pPr>
                                <w:ins w:id="1722" w:author="作成者">
                                  <w:r>
                                    <w:rPr>
                                      <w:rFonts w:hint="eastAsia"/>
                                      <w:sz w:val="20"/>
                                      <w:szCs w:val="20"/>
                                    </w:rPr>
                                    <w:t xml:space="preserve">        </w:t>
                                  </w:r>
                                </w:ins>
                                <w:r>
                                  <w:rPr>
                                    <w:rFonts w:hint="eastAsia"/>
                                    <w:b/>
                                    <w:sz w:val="20"/>
                                    <w:szCs w:val="20"/>
                                  </w:rPr>
                                  <w:t>Substitute value auto registration settings/Substitute value list</w:t>
                                </w:r>
                              </w:p>
                              <w:tbl>
                                <w:tblPr>
                                  <w:tblStyle w:val="ab"/>
                                  <w:tblW w:w="0" w:type="auto"/>
                                  <w:jc w:val="center"/>
                                  <w:tblLook w:val="04A0" w:firstRow="1" w:lastRow="0" w:firstColumn="1" w:lastColumn="0" w:noHBand="0" w:noVBand="1"/>
                                </w:tblPr>
                                <w:tblGrid>
                                  <w:gridCol w:w="704"/>
                                  <w:gridCol w:w="1291"/>
                                  <w:gridCol w:w="1291"/>
                                  <w:gridCol w:w="1291"/>
                                  <w:gridCol w:w="1253"/>
                                  <w:gridCol w:w="1253"/>
                                </w:tblGrid>
                                <w:tr w:rsidR="007B5626" w14:paraId="0DFED8A4" w14:textId="77777777" w:rsidTr="00DD1144">
                                  <w:trPr>
                                    <w:jc w:val="center"/>
                                    <w:ins w:id="1723" w:author="作成者"/>
                                  </w:trPr>
                                  <w:tc>
                                    <w:tcPr>
                                      <w:tcW w:w="704" w:type="dxa"/>
                                      <w:tcBorders>
                                        <w:bottom w:val="single" w:sz="4" w:space="0" w:color="auto"/>
                                      </w:tcBorders>
                                      <w:shd w:val="clear" w:color="auto" w:fill="002060"/>
                                    </w:tcPr>
                                    <w:p w14:paraId="09A6C0FE" w14:textId="18577C52" w:rsidR="007B5626" w:rsidRPr="00C80F48" w:rsidRDefault="007B5626" w:rsidP="00DD1144">
                                      <w:pPr>
                                        <w:pStyle w:val="a9"/>
                                        <w:ind w:leftChars="0" w:left="0"/>
                                        <w:jc w:val="left"/>
                                        <w:rPr>
                                          <w:ins w:id="1724" w:author="作成者"/>
                                          <w:b/>
                                          <w:color w:val="FFFFFF" w:themeColor="background1"/>
                                        </w:rPr>
                                      </w:pPr>
                                      <w:r>
                                        <w:rPr>
                                          <w:rFonts w:hint="eastAsia"/>
                                          <w:b/>
                                          <w:color w:val="FFFFFF" w:themeColor="background1"/>
                                        </w:rPr>
                                        <w:t>Item No.</w:t>
                                      </w:r>
                                    </w:p>
                                  </w:tc>
                                  <w:tc>
                                    <w:tcPr>
                                      <w:tcW w:w="1291" w:type="dxa"/>
                                      <w:tcBorders>
                                        <w:bottom w:val="single" w:sz="4" w:space="0" w:color="auto"/>
                                      </w:tcBorders>
                                      <w:shd w:val="clear" w:color="auto" w:fill="002060"/>
                                    </w:tcPr>
                                    <w:p w14:paraId="5D469176" w14:textId="4AFC5515" w:rsidR="007B5626" w:rsidRPr="00C80F48" w:rsidRDefault="007B5626" w:rsidP="00DD1144">
                                      <w:pPr>
                                        <w:pStyle w:val="a9"/>
                                        <w:ind w:leftChars="0" w:left="0"/>
                                        <w:jc w:val="left"/>
                                        <w:rPr>
                                          <w:ins w:id="1725" w:author="作成者"/>
                                          <w:b/>
                                          <w:color w:val="FFFFFF" w:themeColor="background1"/>
                                        </w:rPr>
                                      </w:pPr>
                                      <w:r>
                                        <w:rPr>
                                          <w:rFonts w:hint="eastAsia"/>
                                          <w:b/>
                                          <w:color w:val="FFFFFF" w:themeColor="background1"/>
                                        </w:rPr>
                                        <w:t>Variable name</w:t>
                                      </w:r>
                                    </w:p>
                                  </w:tc>
                                  <w:tc>
                                    <w:tcPr>
                                      <w:tcW w:w="1291" w:type="dxa"/>
                                      <w:tcBorders>
                                        <w:bottom w:val="single" w:sz="4" w:space="0" w:color="auto"/>
                                      </w:tcBorders>
                                      <w:shd w:val="clear" w:color="auto" w:fill="002060"/>
                                    </w:tcPr>
                                    <w:p w14:paraId="774736C1" w14:textId="76B86103" w:rsidR="007B5626" w:rsidRDefault="007B5626" w:rsidP="00DD1144">
                                      <w:pPr>
                                        <w:pStyle w:val="a9"/>
                                        <w:ind w:leftChars="0" w:left="0"/>
                                        <w:jc w:val="left"/>
                                        <w:rPr>
                                          <w:ins w:id="1726" w:author="作成者"/>
                                          <w:b/>
                                          <w:color w:val="FFFFFF" w:themeColor="background1"/>
                                        </w:rPr>
                                      </w:pPr>
                                      <w:r>
                                        <w:rPr>
                                          <w:rFonts w:hint="eastAsia"/>
                                          <w:b/>
                                          <w:color w:val="FFFFFF" w:themeColor="background1"/>
                                        </w:rPr>
                                        <w:t>HCL SETTINGS</w:t>
                                      </w:r>
                                    </w:p>
                                  </w:tc>
                                  <w:tc>
                                    <w:tcPr>
                                      <w:tcW w:w="1291" w:type="dxa"/>
                                      <w:tcBorders>
                                        <w:bottom w:val="single" w:sz="4" w:space="0" w:color="auto"/>
                                      </w:tcBorders>
                                      <w:shd w:val="clear" w:color="auto" w:fill="002060"/>
                                    </w:tcPr>
                                    <w:p w14:paraId="020C709F" w14:textId="3EFFC2A1" w:rsidR="007B5626" w:rsidRPr="00C80F48" w:rsidRDefault="007B5626" w:rsidP="00DD1144">
                                      <w:pPr>
                                        <w:pStyle w:val="a9"/>
                                        <w:ind w:leftChars="0" w:left="0"/>
                                        <w:jc w:val="left"/>
                                        <w:rPr>
                                          <w:ins w:id="1727" w:author="作成者"/>
                                          <w:b/>
                                          <w:color w:val="FFFFFF" w:themeColor="background1"/>
                                        </w:rPr>
                                      </w:pPr>
                                      <w:r>
                                        <w:rPr>
                                          <w:rFonts w:hint="eastAsia"/>
                                          <w:b/>
                                          <w:color w:val="FFFFFF" w:themeColor="background1"/>
                                        </w:rPr>
                                        <w:t>Member variable</w:t>
                                      </w:r>
                                    </w:p>
                                  </w:tc>
                                  <w:tc>
                                    <w:tcPr>
                                      <w:tcW w:w="1253" w:type="dxa"/>
                                      <w:tcBorders>
                                        <w:bottom w:val="single" w:sz="4" w:space="0" w:color="auto"/>
                                      </w:tcBorders>
                                      <w:shd w:val="clear" w:color="auto" w:fill="002060"/>
                                    </w:tcPr>
                                    <w:p w14:paraId="32492375" w14:textId="1CC26B57" w:rsidR="007B5626" w:rsidRDefault="007B5626" w:rsidP="00DD1144">
                                      <w:pPr>
                                        <w:pStyle w:val="a9"/>
                                        <w:ind w:leftChars="0" w:left="0"/>
                                        <w:jc w:val="left"/>
                                        <w:rPr>
                                          <w:ins w:id="1728" w:author="作成者"/>
                                          <w:b/>
                                          <w:color w:val="FFFFFF" w:themeColor="background1"/>
                                        </w:rPr>
                                      </w:pPr>
                                      <w:r>
                                        <w:rPr>
                                          <w:rFonts w:hint="eastAsia"/>
                                          <w:b/>
                                          <w:color w:val="FFFFFF" w:themeColor="background1"/>
                                        </w:rPr>
                                        <w:t>Substitute order</w:t>
                                      </w:r>
                                    </w:p>
                                  </w:tc>
                                  <w:tc>
                                    <w:tcPr>
                                      <w:tcW w:w="1253" w:type="dxa"/>
                                      <w:tcBorders>
                                        <w:bottom w:val="single" w:sz="4" w:space="0" w:color="auto"/>
                                      </w:tcBorders>
                                      <w:shd w:val="clear" w:color="auto" w:fill="002060"/>
                                    </w:tcPr>
                                    <w:p w14:paraId="3AE212FA" w14:textId="74C8E4B5" w:rsidR="007B5626" w:rsidRDefault="007B5626" w:rsidP="00DD1144">
                                      <w:pPr>
                                        <w:pStyle w:val="a9"/>
                                        <w:ind w:leftChars="0" w:left="0"/>
                                        <w:jc w:val="left"/>
                                        <w:rPr>
                                          <w:ins w:id="1729" w:author="作成者"/>
                                          <w:b/>
                                          <w:color w:val="FFFFFF" w:themeColor="background1"/>
                                        </w:rPr>
                                      </w:pPr>
                                      <w:r>
                                        <w:rPr>
                                          <w:rFonts w:hint="eastAsia"/>
                                          <w:b/>
                                          <w:color w:val="FFFFFF" w:themeColor="background1"/>
                                        </w:rPr>
                                        <w:t>Specific value</w:t>
                                      </w:r>
                                    </w:p>
                                  </w:tc>
                                </w:tr>
                                <w:tr w:rsidR="007B5626" w14:paraId="239D7FA5" w14:textId="77777777" w:rsidTr="00DD1144">
                                  <w:trPr>
                                    <w:jc w:val="center"/>
                                    <w:ins w:id="1730" w:author="作成者"/>
                                  </w:trPr>
                                  <w:tc>
                                    <w:tcPr>
                                      <w:tcW w:w="704" w:type="dxa"/>
                                      <w:tcBorders>
                                        <w:bottom w:val="single" w:sz="4" w:space="0" w:color="auto"/>
                                      </w:tcBorders>
                                    </w:tcPr>
                                    <w:p w14:paraId="04C9BA90" w14:textId="77777777" w:rsidR="007B5626" w:rsidRDefault="007B5626" w:rsidP="00886047">
                                      <w:pPr>
                                        <w:pStyle w:val="a9"/>
                                        <w:ind w:leftChars="0" w:left="0"/>
                                        <w:jc w:val="left"/>
                                        <w:rPr>
                                          <w:ins w:id="1731" w:author="作成者"/>
                                        </w:rPr>
                                      </w:pPr>
                                      <w:ins w:id="1732" w:author="作成者">
                                        <w:r>
                                          <w:rPr>
                                            <w:rFonts w:hint="eastAsia"/>
                                          </w:rPr>
                                          <w:t>1</w:t>
                                        </w:r>
                                      </w:ins>
                                    </w:p>
                                  </w:tc>
                                  <w:tc>
                                    <w:tcPr>
                                      <w:tcW w:w="1291" w:type="dxa"/>
                                      <w:tcBorders>
                                        <w:bottom w:val="single" w:sz="4" w:space="0" w:color="auto"/>
                                      </w:tcBorders>
                                    </w:tcPr>
                                    <w:p w14:paraId="4A06D584" w14:textId="77777777" w:rsidR="007B5626" w:rsidRDefault="007B5626" w:rsidP="00886047">
                                      <w:pPr>
                                        <w:pStyle w:val="a9"/>
                                        <w:ind w:leftChars="0" w:left="0"/>
                                        <w:jc w:val="left"/>
                                        <w:rPr>
                                          <w:ins w:id="1733" w:author="作成者"/>
                                        </w:rPr>
                                      </w:pPr>
                                      <w:proofErr w:type="spellStart"/>
                                      <w:ins w:id="1734" w:author="作成者">
                                        <w:r>
                                          <w:rPr>
                                            <w:rFonts w:hint="eastAsia"/>
                                          </w:rPr>
                                          <w:t>V</w:t>
                                        </w:r>
                                        <w:r>
                                          <w:t>AR_hoge</w:t>
                                        </w:r>
                                        <w:proofErr w:type="spellEnd"/>
                                      </w:ins>
                                    </w:p>
                                  </w:tc>
                                  <w:tc>
                                    <w:tcPr>
                                      <w:tcW w:w="1291" w:type="dxa"/>
                                      <w:tcBorders>
                                        <w:bottom w:val="single" w:sz="4" w:space="0" w:color="auto"/>
                                      </w:tcBorders>
                                    </w:tcPr>
                                    <w:p w14:paraId="033A136E" w14:textId="77777777" w:rsidR="007B5626" w:rsidRDefault="007B5626" w:rsidP="00886047">
                                      <w:pPr>
                                        <w:pStyle w:val="a9"/>
                                        <w:ind w:leftChars="0" w:left="0"/>
                                        <w:jc w:val="left"/>
                                        <w:rPr>
                                          <w:ins w:id="1735" w:author="作成者"/>
                                        </w:rPr>
                                      </w:pPr>
                                      <w:ins w:id="1736" w:author="作成者">
                                        <w:r>
                                          <w:rPr>
                                            <w:rFonts w:hint="eastAsia"/>
                                          </w:rPr>
                                          <w:t>ON</w:t>
                                        </w:r>
                                      </w:ins>
                                    </w:p>
                                  </w:tc>
                                  <w:tc>
                                    <w:tcPr>
                                      <w:tcW w:w="1291" w:type="dxa"/>
                                      <w:tcBorders>
                                        <w:bottom w:val="single" w:sz="4" w:space="0" w:color="auto"/>
                                      </w:tcBorders>
                                    </w:tcPr>
                                    <w:p w14:paraId="66081AB5" w14:textId="18A6070E" w:rsidR="007B5626" w:rsidRDefault="007B5626" w:rsidP="00886047">
                                      <w:pPr>
                                        <w:pStyle w:val="a9"/>
                                        <w:ind w:leftChars="0" w:left="0"/>
                                        <w:jc w:val="left"/>
                                        <w:rPr>
                                          <w:ins w:id="1737" w:author="作成者"/>
                                        </w:rPr>
                                      </w:pPr>
                                      <w:r w:rsidRPr="00134274">
                                        <w:rPr>
                                          <w:rFonts w:hint="eastAsia"/>
                                        </w:rPr>
                                        <w:t>No input required</w:t>
                                      </w:r>
                                    </w:p>
                                  </w:tc>
                                  <w:tc>
                                    <w:tcPr>
                                      <w:tcW w:w="1253" w:type="dxa"/>
                                      <w:tcBorders>
                                        <w:bottom w:val="single" w:sz="4" w:space="0" w:color="auto"/>
                                      </w:tcBorders>
                                    </w:tcPr>
                                    <w:p w14:paraId="5FF570FD" w14:textId="4756EC3C" w:rsidR="007B5626" w:rsidRDefault="007B5626" w:rsidP="00886047">
                                      <w:pPr>
                                        <w:pStyle w:val="a9"/>
                                        <w:ind w:leftChars="0" w:left="0"/>
                                        <w:jc w:val="left"/>
                                        <w:rPr>
                                          <w:ins w:id="1738" w:author="作成者"/>
                                        </w:rPr>
                                      </w:pPr>
                                      <w:r w:rsidRPr="00134274">
                                        <w:rPr>
                                          <w:rFonts w:hint="eastAsia"/>
                                        </w:rPr>
                                        <w:t>No input required</w:t>
                                      </w:r>
                                    </w:p>
                                  </w:tc>
                                  <w:tc>
                                    <w:tcPr>
                                      <w:tcW w:w="1253" w:type="dxa"/>
                                      <w:tcBorders>
                                        <w:bottom w:val="single" w:sz="4" w:space="0" w:color="auto"/>
                                      </w:tcBorders>
                                    </w:tcPr>
                                    <w:p w14:paraId="65FC8595" w14:textId="77777777" w:rsidR="007B5626" w:rsidRPr="00E708CA" w:rsidRDefault="007B5626" w:rsidP="00886047">
                                      <w:pPr>
                                        <w:pStyle w:val="a9"/>
                                        <w:ind w:leftChars="0" w:left="0"/>
                                        <w:jc w:val="left"/>
                                        <w:rPr>
                                          <w:ins w:id="1739" w:author="作成者"/>
                                        </w:rPr>
                                      </w:pPr>
                                      <w:ins w:id="1740" w:author="作成者">
                                        <w:r>
                                          <w:rPr>
                                            <w:rFonts w:hint="eastAsia"/>
                                          </w:rPr>
                                          <w:t xml:space="preserve">{ </w:t>
                                        </w:r>
                                        <w:r>
                                          <w:t>“</w:t>
                                        </w:r>
                                        <w:proofErr w:type="spellStart"/>
                                        <w:r>
                                          <w:rPr>
                                            <w:rFonts w:hint="eastAsia"/>
                                          </w:rPr>
                                          <w:t>aaa</w:t>
                                        </w:r>
                                        <w:proofErr w:type="spellEnd"/>
                                        <w:r>
                                          <w:t>”</w:t>
                                        </w:r>
                                        <w:r>
                                          <w:rPr>
                                            <w:rFonts w:hint="eastAsia"/>
                                          </w:rPr>
                                          <w:t xml:space="preserve"> = </w:t>
                                        </w:r>
                                        <w:r>
                                          <w:t>“</w:t>
                                        </w:r>
                                        <w:proofErr w:type="spellStart"/>
                                        <w:r>
                                          <w:rPr>
                                            <w:rFonts w:hint="eastAsia"/>
                                          </w:rPr>
                                          <w:t>bbb</w:t>
                                        </w:r>
                                        <w:proofErr w:type="spellEnd"/>
                                        <w:r>
                                          <w:t>”}</w:t>
                                        </w:r>
                                      </w:ins>
                                    </w:p>
                                  </w:tc>
                                </w:tr>
                              </w:tbl>
                              <w:p w14:paraId="6C36A099" w14:textId="77777777" w:rsidR="007B5626" w:rsidRDefault="007B5626" w:rsidP="00366ECC">
                                <w:pPr>
                                  <w:jc w:val="left"/>
                                  <w:rPr>
                                    <w:ins w:id="1741" w:author="作成者"/>
                                    <w:sz w:val="20"/>
                                    <w:szCs w:val="20"/>
                                  </w:rPr>
                                </w:pPr>
                              </w:p>
                              <w:p w14:paraId="06BC0E9D" w14:textId="77777777" w:rsidR="007B5626" w:rsidRDefault="007B5626" w:rsidP="00366ECC">
                                <w:pPr>
                                  <w:jc w:val="left"/>
                                  <w:rPr>
                                    <w:ins w:id="1742" w:author="作成者"/>
                                    <w:sz w:val="20"/>
                                    <w:szCs w:val="20"/>
                                  </w:rPr>
                                </w:pPr>
                              </w:p>
                              <w:p w14:paraId="7789486A" w14:textId="77777777" w:rsidR="007B5626" w:rsidRDefault="007B5626" w:rsidP="00366ECC">
                                <w:pPr>
                                  <w:jc w:val="left"/>
                                  <w:rPr>
                                    <w:ins w:id="1743" w:author="作成者"/>
                                    <w:sz w:val="20"/>
                                    <w:szCs w:val="20"/>
                                  </w:rPr>
                                </w:pPr>
                              </w:p>
                              <w:p w14:paraId="68AC113A" w14:textId="1B63EBCC" w:rsidR="007B5626" w:rsidRPr="00D464F6" w:rsidRDefault="007B5626" w:rsidP="00366ECC">
                                <w:pPr>
                                  <w:jc w:val="left"/>
                                  <w:rPr>
                                    <w:ins w:id="1744" w:author="作成者"/>
                                    <w:b/>
                                    <w:sz w:val="20"/>
                                    <w:szCs w:val="20"/>
                                  </w:rPr>
                                </w:pPr>
                                <w:ins w:id="1745" w:author="作成者">
                                  <w:r>
                                    <w:rPr>
                                      <w:rFonts w:hint="eastAsia"/>
                                      <w:sz w:val="20"/>
                                      <w:szCs w:val="20"/>
                                    </w:rPr>
                                    <w:t xml:space="preserve">　</w:t>
                                  </w:r>
                                  <w:r>
                                    <w:rPr>
                                      <w:sz w:val="20"/>
                                      <w:szCs w:val="20"/>
                                    </w:rPr>
                                    <w:t xml:space="preserve">　　　　　</w:t>
                                  </w:r>
                                </w:ins>
                                <w:r>
                                  <w:rPr>
                                    <w:rFonts w:hint="eastAsia"/>
                                    <w:b/>
                                    <w:sz w:val="20"/>
                                    <w:szCs w:val="20"/>
                                  </w:rPr>
                                  <w:t>Value registered to Terraform</w:t>
                                </w:r>
                                <w:r>
                                  <w:rPr>
                                    <w:rFonts w:hint="eastAsia"/>
                                    <w:b/>
                                    <w:sz w:val="20"/>
                                    <w:szCs w:val="20"/>
                                  </w:rPr>
                                  <w:t>’</w:t>
                                </w:r>
                                <w:r>
                                  <w:rPr>
                                    <w:rFonts w:hint="eastAsia"/>
                                    <w:b/>
                                    <w:sz w:val="20"/>
                                    <w:szCs w:val="20"/>
                                  </w:rPr>
                                  <w:t>s Variables</w:t>
                                </w:r>
                              </w:p>
                              <w:tbl>
                                <w:tblPr>
                                  <w:tblStyle w:val="ab"/>
                                  <w:tblW w:w="0" w:type="auto"/>
                                  <w:tblInd w:w="911" w:type="dxa"/>
                                  <w:tblLook w:val="04A0" w:firstRow="1" w:lastRow="0" w:firstColumn="1" w:lastColumn="0" w:noHBand="0" w:noVBand="1"/>
                                </w:tblPr>
                                <w:tblGrid>
                                  <w:gridCol w:w="2995"/>
                                  <w:gridCol w:w="2994"/>
                                </w:tblGrid>
                                <w:tr w:rsidR="007B5626" w14:paraId="2165B694" w14:textId="77777777" w:rsidTr="00DD1144">
                                  <w:trPr>
                                    <w:trHeight w:val="372"/>
                                    <w:ins w:id="1746" w:author="作成者"/>
                                  </w:trPr>
                                  <w:tc>
                                    <w:tcPr>
                                      <w:tcW w:w="2995" w:type="dxa"/>
                                      <w:shd w:val="clear" w:color="auto" w:fill="002060"/>
                                    </w:tcPr>
                                    <w:p w14:paraId="2C1DCEB0" w14:textId="77777777" w:rsidR="007B5626" w:rsidRDefault="007B5626" w:rsidP="00DD1144">
                                      <w:pPr>
                                        <w:jc w:val="left"/>
                                        <w:rPr>
                                          <w:ins w:id="1747" w:author="作成者"/>
                                          <w:b/>
                                          <w:sz w:val="20"/>
                                          <w:szCs w:val="20"/>
                                        </w:rPr>
                                      </w:pPr>
                                      <w:ins w:id="1748" w:author="作成者">
                                        <w:r>
                                          <w:rPr>
                                            <w:rFonts w:hint="eastAsia"/>
                                            <w:b/>
                                            <w:sz w:val="20"/>
                                            <w:szCs w:val="20"/>
                                          </w:rPr>
                                          <w:t>Key</w:t>
                                        </w:r>
                                      </w:ins>
                                    </w:p>
                                  </w:tc>
                                  <w:tc>
                                    <w:tcPr>
                                      <w:tcW w:w="2994" w:type="dxa"/>
                                      <w:shd w:val="clear" w:color="auto" w:fill="002060"/>
                                    </w:tcPr>
                                    <w:p w14:paraId="0E8F1001" w14:textId="77777777" w:rsidR="007B5626" w:rsidRDefault="007B5626" w:rsidP="00DD1144">
                                      <w:pPr>
                                        <w:jc w:val="left"/>
                                        <w:rPr>
                                          <w:ins w:id="1749" w:author="作成者"/>
                                          <w:b/>
                                          <w:sz w:val="20"/>
                                          <w:szCs w:val="20"/>
                                        </w:rPr>
                                      </w:pPr>
                                      <w:ins w:id="1750" w:author="作成者">
                                        <w:r>
                                          <w:rPr>
                                            <w:rFonts w:hint="eastAsia"/>
                                            <w:b/>
                                            <w:sz w:val="20"/>
                                            <w:szCs w:val="20"/>
                                          </w:rPr>
                                          <w:t>Value</w:t>
                                        </w:r>
                                      </w:ins>
                                    </w:p>
                                  </w:tc>
                                </w:tr>
                                <w:tr w:rsidR="007B5626" w14:paraId="2ABBC745" w14:textId="77777777" w:rsidTr="00DD1144">
                                  <w:trPr>
                                    <w:trHeight w:val="352"/>
                                    <w:ins w:id="1751" w:author="作成者"/>
                                  </w:trPr>
                                  <w:tc>
                                    <w:tcPr>
                                      <w:tcW w:w="2995" w:type="dxa"/>
                                    </w:tcPr>
                                    <w:p w14:paraId="561A18CA" w14:textId="77777777" w:rsidR="007B5626" w:rsidRPr="00515ED5" w:rsidRDefault="007B5626" w:rsidP="00DD1144">
                                      <w:pPr>
                                        <w:jc w:val="left"/>
                                        <w:rPr>
                                          <w:ins w:id="1752" w:author="作成者"/>
                                          <w:sz w:val="20"/>
                                          <w:szCs w:val="20"/>
                                        </w:rPr>
                                      </w:pPr>
                                      <w:proofErr w:type="spellStart"/>
                                      <w:ins w:id="1753" w:author="作成者">
                                        <w:r w:rsidRPr="00515ED5">
                                          <w:rPr>
                                            <w:rFonts w:hint="eastAsia"/>
                                            <w:sz w:val="20"/>
                                            <w:szCs w:val="20"/>
                                          </w:rPr>
                                          <w:t>VAR_hoge</w:t>
                                        </w:r>
                                        <w:proofErr w:type="spellEnd"/>
                                      </w:ins>
                                    </w:p>
                                  </w:tc>
                                  <w:tc>
                                    <w:tcPr>
                                      <w:tcW w:w="2994" w:type="dxa"/>
                                    </w:tcPr>
                                    <w:p w14:paraId="4235F318" w14:textId="77777777" w:rsidR="007B5626" w:rsidRPr="00515ED5" w:rsidRDefault="007B5626" w:rsidP="00DD1144">
                                      <w:pPr>
                                        <w:jc w:val="left"/>
                                        <w:rPr>
                                          <w:ins w:id="1754" w:author="作成者"/>
                                          <w:sz w:val="20"/>
                                          <w:szCs w:val="20"/>
                                        </w:rPr>
                                      </w:pPr>
                                      <w:ins w:id="1755" w:author="作成者">
                                        <w:r>
                                          <w:rPr>
                                            <w:rFonts w:hint="eastAsia"/>
                                          </w:rPr>
                                          <w:t xml:space="preserve">{ </w:t>
                                        </w:r>
                                        <w:r>
                                          <w:t>“</w:t>
                                        </w:r>
                                        <w:proofErr w:type="spellStart"/>
                                        <w:r>
                                          <w:rPr>
                                            <w:rFonts w:hint="eastAsia"/>
                                          </w:rPr>
                                          <w:t>aaa</w:t>
                                        </w:r>
                                        <w:proofErr w:type="spellEnd"/>
                                        <w:r>
                                          <w:t>”</w:t>
                                        </w:r>
                                        <w:r>
                                          <w:rPr>
                                            <w:rFonts w:hint="eastAsia"/>
                                          </w:rPr>
                                          <w:t xml:space="preserve"> = </w:t>
                                        </w:r>
                                        <w:r>
                                          <w:t>“</w:t>
                                        </w:r>
                                        <w:proofErr w:type="spellStart"/>
                                        <w:r>
                                          <w:rPr>
                                            <w:rFonts w:hint="eastAsia"/>
                                          </w:rPr>
                                          <w:t>bbb</w:t>
                                        </w:r>
                                        <w:proofErr w:type="spellEnd"/>
                                        <w:r>
                                          <w:t>”}</w:t>
                                        </w:r>
                                      </w:ins>
                                    </w:p>
                                  </w:tc>
                                </w:tr>
                              </w:tbl>
                              <w:p w14:paraId="00D87CF5" w14:textId="77777777" w:rsidR="007B5626" w:rsidRPr="003177F7" w:rsidRDefault="007B5626" w:rsidP="00366ECC">
                                <w:pPr>
                                  <w:jc w:val="left"/>
                                  <w:rPr>
                                    <w:ins w:id="1756" w:author="作成者"/>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9" name="下矢印 479"/>
                          <wps:cNvSpPr/>
                          <wps:spPr>
                            <a:xfrm>
                              <a:off x="114300" y="200025"/>
                              <a:ext cx="400050" cy="3695700"/>
                            </a:xfrm>
                            <a:prstGeom prst="downArrow">
                              <a:avLst/>
                            </a:prstGeom>
                            <a:solidFill>
                              <a:schemeClr val="accent6">
                                <a:lumMod val="75000"/>
                                <a:lumOff val="25000"/>
                              </a:schemeClr>
                            </a:solidFill>
                            <a:ln>
                              <a:solidFill>
                                <a:schemeClr val="accent6">
                                  <a:lumMod val="90000"/>
                                  <a:lumOff val="1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68" name="グループ化 268"/>
                          <wpg:cNvGrpSpPr/>
                          <wpg:grpSpPr>
                            <a:xfrm>
                              <a:off x="466725" y="1563360"/>
                              <a:ext cx="2815591" cy="287064"/>
                              <a:chOff x="0" y="153816"/>
                              <a:chExt cx="2816108" cy="287355"/>
                            </a:xfrm>
                          </wpg:grpSpPr>
                          <wps:wsp>
                            <wps:cNvPr id="269" name="角丸四角形 269"/>
                            <wps:cNvSpPr/>
                            <wps:spPr>
                              <a:xfrm>
                                <a:off x="720593" y="189171"/>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539E880" w14:textId="5FEF3E81" w:rsidR="007B5626" w:rsidRDefault="007B5626" w:rsidP="00366ECC">
                                  <w:pPr>
                                    <w:pStyle w:val="Web"/>
                                    <w:spacing w:before="0" w:beforeAutospacing="0" w:after="0" w:afterAutospacing="0"/>
                                    <w:rPr>
                                      <w:ins w:id="1757" w:author="作成者"/>
                                    </w:rPr>
                                  </w:pPr>
                                  <w:ins w:id="1758" w:author="作成者">
                                    <w:r>
                                      <w:rPr>
                                        <w:rFonts w:cs="Times New Roman" w:hint="eastAsia"/>
                                        <w:b/>
                                        <w:bCs/>
                                        <w:color w:val="325121"/>
                                        <w:kern w:val="2"/>
                                        <w:sz w:val="20"/>
                                        <w:szCs w:val="20"/>
                                      </w:rPr>
                                      <w:t xml:space="preserve">⑬ </w:t>
                                    </w:r>
                                  </w:ins>
                                  <w:r>
                                    <w:rPr>
                                      <w:rFonts w:cs="Times New Roman" w:hint="eastAsia"/>
                                      <w:b/>
                                      <w:bCs/>
                                      <w:color w:val="325121"/>
                                      <w:kern w:val="2"/>
                                      <w:sz w:val="20"/>
                                      <w:szCs w:val="20"/>
                                    </w:rPr>
                                    <w:t>Configure Variable values</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70" name="下矢印 270"/>
                            <wps:cNvSpPr/>
                            <wps:spPr>
                              <a:xfrm rot="5400000">
                                <a:off x="190377" y="-36561"/>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271" name="角丸四角形 271"/>
                          <wps:cNvSpPr/>
                          <wps:spPr>
                            <a:xfrm>
                              <a:off x="114300" y="9906"/>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A70D261" w14:textId="1F87A316" w:rsidR="007B5626" w:rsidRPr="00982EAC" w:rsidRDefault="007B5626" w:rsidP="00366ECC">
                                <w:pPr>
                                  <w:jc w:val="left"/>
                                  <w:rPr>
                                    <w:ins w:id="1759" w:author="作成者"/>
                                    <w:b/>
                                    <w:color w:val="003C8A" w:themeColor="accent6" w:themeTint="E6"/>
                                    <w:sz w:val="20"/>
                                    <w:szCs w:val="20"/>
                                  </w:rPr>
                                </w:pPr>
                                <w:ins w:id="1760" w:author="作成者">
                                  <w:r>
                                    <w:rPr>
                                      <w:rFonts w:hint="eastAsia"/>
                                      <w:b/>
                                      <w:color w:val="003C8A" w:themeColor="accent6" w:themeTint="E6"/>
                                      <w:sz w:val="20"/>
                                      <w:szCs w:val="20"/>
                                    </w:rPr>
                                    <w:t>⑥</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Register Module file</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72" name="角丸四角形 272"/>
                          <wps:cNvSpPr/>
                          <wps:spPr>
                            <a:xfrm>
                              <a:off x="114300" y="2936335"/>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36D0652" w14:textId="308768F9" w:rsidR="007B5626" w:rsidRPr="00982EAC" w:rsidRDefault="007B5626" w:rsidP="00366ECC">
                                <w:pPr>
                                  <w:jc w:val="left"/>
                                  <w:rPr>
                                    <w:ins w:id="1761" w:author="作成者"/>
                                    <w:b/>
                                    <w:color w:val="003C8A" w:themeColor="accent6" w:themeTint="E6"/>
                                    <w:sz w:val="20"/>
                                    <w:szCs w:val="20"/>
                                  </w:rPr>
                                </w:pPr>
                                <w:ins w:id="1762" w:author="作成者">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Execute Operation</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BD01F42" id="グループ化 477" o:spid="_x0000_s1138" style="position:absolute;left:0;text-align:left;margin-left:30.35pt;margin-top:24.15pt;width:460.5pt;height:341.25pt;z-index:251808768;mso-position-horizontal-relative:text;mso-position-vertical-relative:text;mso-height-relative:margin" coordorigin=",-762" coordsize="58483,41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">
                  <v:shape id="フローチャート: 処理 478" o:spid="_x0000_s1139" type="#_x0000_t109" style="position:absolute;top:-762;width:58483;height:41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" fillcolor="#f2f2f2 [3052]" strokecolor="#d8d8d8 [2732]" strokeweight="2pt">
                    <v:textbox>
                      <w:txbxContent>
                        <w:p w14:paraId="492FB508" w14:textId="77777777" w:rsidR="007B5626" w:rsidRDefault="007B5626" w:rsidP="00366ECC">
                          <w:pPr>
                            <w:jc w:val="left"/>
                            <w:rPr>
                              <w:ins w:id="1763" w:author="作成者"/>
                              <w:sz w:val="20"/>
                              <w:szCs w:val="20"/>
                            </w:rPr>
                          </w:pPr>
                        </w:p>
                        <w:p w14:paraId="4640D58A" w14:textId="77777777" w:rsidR="007B5626" w:rsidRPr="003177F7" w:rsidRDefault="007B5626" w:rsidP="00366ECC">
                          <w:pPr>
                            <w:jc w:val="left"/>
                            <w:rPr>
                              <w:ins w:id="1764" w:author="作成者"/>
                              <w:sz w:val="20"/>
                              <w:szCs w:val="20"/>
                            </w:rPr>
                          </w:pPr>
                        </w:p>
                        <w:tbl>
                          <w:tblPr>
                            <w:tblStyle w:val="ab"/>
                            <w:tblW w:w="7166" w:type="dxa"/>
                            <w:jc w:val="center"/>
                            <w:tblLook w:val="04A0" w:firstRow="1" w:lastRow="0" w:firstColumn="1" w:lastColumn="0" w:noHBand="0" w:noVBand="1"/>
                          </w:tblPr>
                          <w:tblGrid>
                            <w:gridCol w:w="7166"/>
                          </w:tblGrid>
                          <w:tr w:rsidR="007B5626" w:rsidRPr="003177F7" w14:paraId="119D3F14" w14:textId="77777777" w:rsidTr="00DD1144">
                            <w:trPr>
                              <w:trHeight w:val="1425"/>
                              <w:jc w:val="center"/>
                              <w:ins w:id="1765" w:author="作成者"/>
                            </w:trPr>
                            <w:tc>
                              <w:tcPr>
                                <w:tcW w:w="7166" w:type="dxa"/>
                              </w:tcPr>
                              <w:p w14:paraId="404CDC9C" w14:textId="77777777" w:rsidR="007B5626" w:rsidRPr="00280A77" w:rsidRDefault="007B5626" w:rsidP="00DD1144">
                                <w:pPr>
                                  <w:rPr>
                                    <w:ins w:id="1766" w:author="作成者"/>
                                    <w:sz w:val="20"/>
                                    <w:szCs w:val="20"/>
                                  </w:rPr>
                                </w:pPr>
                                <w:ins w:id="1767" w:author="作成者">
                                  <w:r w:rsidRPr="00280A77">
                                    <w:rPr>
                                      <w:sz w:val="20"/>
                                      <w:szCs w:val="20"/>
                                    </w:rPr>
                                    <w:t>variable "</w:t>
                                  </w:r>
                                  <w:proofErr w:type="spellStart"/>
                                  <w:r w:rsidRPr="00280A77">
                                    <w:rPr>
                                      <w:sz w:val="20"/>
                                      <w:szCs w:val="20"/>
                                    </w:rPr>
                                    <w:t>VAR_hoge</w:t>
                                  </w:r>
                                  <w:proofErr w:type="spellEnd"/>
                                  <w:r w:rsidRPr="00280A77">
                                    <w:rPr>
                                      <w:sz w:val="20"/>
                                      <w:szCs w:val="20"/>
                                    </w:rPr>
                                    <w:t>" {</w:t>
                                  </w:r>
                                </w:ins>
                              </w:p>
                              <w:p w14:paraId="5FB81F77" w14:textId="77777777" w:rsidR="007B5626" w:rsidRPr="00280A77" w:rsidRDefault="007B5626" w:rsidP="00DD1144">
                                <w:pPr>
                                  <w:ind w:firstLineChars="200" w:firstLine="400"/>
                                  <w:rPr>
                                    <w:ins w:id="1768" w:author="作成者"/>
                                    <w:sz w:val="20"/>
                                    <w:szCs w:val="20"/>
                                  </w:rPr>
                                </w:pPr>
                                <w:ins w:id="1769" w:author="作成者">
                                  <w:r>
                                    <w:rPr>
                                      <w:sz w:val="20"/>
                                      <w:szCs w:val="20"/>
                                    </w:rPr>
                                    <w:t>type = map(string)</w:t>
                                  </w:r>
                                </w:ins>
                              </w:p>
                              <w:p w14:paraId="359C0D6B" w14:textId="77777777" w:rsidR="007B5626" w:rsidRDefault="007B5626" w:rsidP="00DD1144">
                                <w:pPr>
                                  <w:ind w:firstLineChars="200" w:firstLine="400"/>
                                  <w:rPr>
                                    <w:ins w:id="1770" w:author="作成者"/>
                                  </w:rPr>
                                </w:pPr>
                                <w:ins w:id="1771" w:author="作成者">
                                  <w:r w:rsidRPr="00280A77">
                                    <w:rPr>
                                      <w:sz w:val="20"/>
                                      <w:szCs w:val="20"/>
                                    </w:rPr>
                                    <w:t xml:space="preserve">default = </w:t>
                                  </w:r>
                                  <w:r>
                                    <w:t>{</w:t>
                                  </w:r>
                                </w:ins>
                              </w:p>
                              <w:p w14:paraId="3EBB9F02" w14:textId="77777777" w:rsidR="007B5626" w:rsidRDefault="007B5626" w:rsidP="00DD1144">
                                <w:pPr>
                                  <w:ind w:firstLineChars="200" w:firstLine="420"/>
                                  <w:rPr>
                                    <w:ins w:id="1772" w:author="作成者"/>
                                  </w:rPr>
                                </w:pPr>
                                <w:ins w:id="1773" w:author="作成者">
                                  <w:r>
                                    <w:t xml:space="preserve">    “key” = “value”</w:t>
                                  </w:r>
                                </w:ins>
                              </w:p>
                              <w:p w14:paraId="3ECFE119" w14:textId="77777777" w:rsidR="007B5626" w:rsidRPr="00415576" w:rsidRDefault="007B5626" w:rsidP="00DD1144">
                                <w:pPr>
                                  <w:ind w:firstLineChars="200" w:firstLine="420"/>
                                  <w:rPr>
                                    <w:ins w:id="1774" w:author="作成者"/>
                                  </w:rPr>
                                </w:pPr>
                                <w:ins w:id="1775" w:author="作成者">
                                  <w:r>
                                    <w:t>}</w:t>
                                  </w:r>
                                </w:ins>
                              </w:p>
                              <w:p w14:paraId="47FB5FF6" w14:textId="77777777" w:rsidR="007B5626" w:rsidRPr="003177F7" w:rsidRDefault="007B5626" w:rsidP="00DD1144">
                                <w:pPr>
                                  <w:pStyle w:val="a9"/>
                                  <w:ind w:leftChars="0" w:left="0"/>
                                  <w:rPr>
                                    <w:ins w:id="1776" w:author="作成者"/>
                                    <w:sz w:val="20"/>
                                    <w:szCs w:val="20"/>
                                  </w:rPr>
                                </w:pPr>
                                <w:ins w:id="1777" w:author="作成者">
                                  <w:r w:rsidRPr="00280A77">
                                    <w:rPr>
                                      <w:sz w:val="20"/>
                                      <w:szCs w:val="20"/>
                                    </w:rPr>
                                    <w:t>}</w:t>
                                  </w:r>
                                </w:ins>
                              </w:p>
                            </w:tc>
                          </w:tr>
                        </w:tbl>
                        <w:p w14:paraId="5889AC85" w14:textId="77777777" w:rsidR="007B5626" w:rsidRPr="003177F7" w:rsidRDefault="007B5626" w:rsidP="00366ECC">
                          <w:pPr>
                            <w:jc w:val="left"/>
                            <w:rPr>
                              <w:ins w:id="1778" w:author="作成者"/>
                              <w:sz w:val="20"/>
                              <w:szCs w:val="20"/>
                            </w:rPr>
                          </w:pPr>
                        </w:p>
                        <w:p w14:paraId="34AC4462" w14:textId="77777777" w:rsidR="007B5626" w:rsidRDefault="007B5626" w:rsidP="00366ECC">
                          <w:pPr>
                            <w:jc w:val="left"/>
                            <w:rPr>
                              <w:ins w:id="1779" w:author="作成者"/>
                              <w:sz w:val="20"/>
                              <w:szCs w:val="20"/>
                            </w:rPr>
                          </w:pPr>
                        </w:p>
                        <w:p w14:paraId="4FC823D1" w14:textId="77777777" w:rsidR="007B5626" w:rsidRDefault="007B5626" w:rsidP="00366ECC">
                          <w:pPr>
                            <w:jc w:val="left"/>
                            <w:rPr>
                              <w:ins w:id="1780" w:author="作成者"/>
                              <w:sz w:val="20"/>
                              <w:szCs w:val="20"/>
                            </w:rPr>
                          </w:pPr>
                        </w:p>
                        <w:p w14:paraId="4C12D5F4" w14:textId="4420FCD5" w:rsidR="007B5626" w:rsidRPr="00D464F6" w:rsidRDefault="007B5626" w:rsidP="00366ECC">
                          <w:pPr>
                            <w:jc w:val="left"/>
                            <w:rPr>
                              <w:ins w:id="1781" w:author="作成者"/>
                              <w:b/>
                              <w:sz w:val="20"/>
                              <w:szCs w:val="20"/>
                            </w:rPr>
                          </w:pPr>
                          <w:ins w:id="1782" w:author="作成者">
                            <w:r>
                              <w:rPr>
                                <w:rFonts w:hint="eastAsia"/>
                                <w:sz w:val="20"/>
                                <w:szCs w:val="20"/>
                              </w:rPr>
                              <w:t xml:space="preserve">        </w:t>
                            </w:r>
                          </w:ins>
                          <w:r>
                            <w:rPr>
                              <w:rFonts w:hint="eastAsia"/>
                              <w:b/>
                              <w:sz w:val="20"/>
                              <w:szCs w:val="20"/>
                            </w:rPr>
                            <w:t>Substitute value auto registration settings/Substitute value list</w:t>
                          </w:r>
                        </w:p>
                        <w:tbl>
                          <w:tblPr>
                            <w:tblStyle w:val="ab"/>
                            <w:tblW w:w="0" w:type="auto"/>
                            <w:jc w:val="center"/>
                            <w:tblLook w:val="04A0" w:firstRow="1" w:lastRow="0" w:firstColumn="1" w:lastColumn="0" w:noHBand="0" w:noVBand="1"/>
                          </w:tblPr>
                          <w:tblGrid>
                            <w:gridCol w:w="704"/>
                            <w:gridCol w:w="1291"/>
                            <w:gridCol w:w="1291"/>
                            <w:gridCol w:w="1291"/>
                            <w:gridCol w:w="1253"/>
                            <w:gridCol w:w="1253"/>
                          </w:tblGrid>
                          <w:tr w:rsidR="007B5626" w14:paraId="0DFED8A4" w14:textId="77777777" w:rsidTr="00DD1144">
                            <w:trPr>
                              <w:jc w:val="center"/>
                              <w:ins w:id="1783" w:author="作成者"/>
                            </w:trPr>
                            <w:tc>
                              <w:tcPr>
                                <w:tcW w:w="704" w:type="dxa"/>
                                <w:tcBorders>
                                  <w:bottom w:val="single" w:sz="4" w:space="0" w:color="auto"/>
                                </w:tcBorders>
                                <w:shd w:val="clear" w:color="auto" w:fill="002060"/>
                              </w:tcPr>
                              <w:p w14:paraId="09A6C0FE" w14:textId="18577C52" w:rsidR="007B5626" w:rsidRPr="00C80F48" w:rsidRDefault="007B5626" w:rsidP="00DD1144">
                                <w:pPr>
                                  <w:pStyle w:val="a9"/>
                                  <w:ind w:leftChars="0" w:left="0"/>
                                  <w:jc w:val="left"/>
                                  <w:rPr>
                                    <w:ins w:id="1784" w:author="作成者"/>
                                    <w:b/>
                                    <w:color w:val="FFFFFF" w:themeColor="background1"/>
                                  </w:rPr>
                                </w:pPr>
                                <w:r>
                                  <w:rPr>
                                    <w:rFonts w:hint="eastAsia"/>
                                    <w:b/>
                                    <w:color w:val="FFFFFF" w:themeColor="background1"/>
                                  </w:rPr>
                                  <w:t>Item No.</w:t>
                                </w:r>
                              </w:p>
                            </w:tc>
                            <w:tc>
                              <w:tcPr>
                                <w:tcW w:w="1291" w:type="dxa"/>
                                <w:tcBorders>
                                  <w:bottom w:val="single" w:sz="4" w:space="0" w:color="auto"/>
                                </w:tcBorders>
                                <w:shd w:val="clear" w:color="auto" w:fill="002060"/>
                              </w:tcPr>
                              <w:p w14:paraId="5D469176" w14:textId="4AFC5515" w:rsidR="007B5626" w:rsidRPr="00C80F48" w:rsidRDefault="007B5626" w:rsidP="00DD1144">
                                <w:pPr>
                                  <w:pStyle w:val="a9"/>
                                  <w:ind w:leftChars="0" w:left="0"/>
                                  <w:jc w:val="left"/>
                                  <w:rPr>
                                    <w:ins w:id="1785" w:author="作成者"/>
                                    <w:b/>
                                    <w:color w:val="FFFFFF" w:themeColor="background1"/>
                                  </w:rPr>
                                </w:pPr>
                                <w:r>
                                  <w:rPr>
                                    <w:rFonts w:hint="eastAsia"/>
                                    <w:b/>
                                    <w:color w:val="FFFFFF" w:themeColor="background1"/>
                                  </w:rPr>
                                  <w:t>Variable name</w:t>
                                </w:r>
                              </w:p>
                            </w:tc>
                            <w:tc>
                              <w:tcPr>
                                <w:tcW w:w="1291" w:type="dxa"/>
                                <w:tcBorders>
                                  <w:bottom w:val="single" w:sz="4" w:space="0" w:color="auto"/>
                                </w:tcBorders>
                                <w:shd w:val="clear" w:color="auto" w:fill="002060"/>
                              </w:tcPr>
                              <w:p w14:paraId="774736C1" w14:textId="76B86103" w:rsidR="007B5626" w:rsidRDefault="007B5626" w:rsidP="00DD1144">
                                <w:pPr>
                                  <w:pStyle w:val="a9"/>
                                  <w:ind w:leftChars="0" w:left="0"/>
                                  <w:jc w:val="left"/>
                                  <w:rPr>
                                    <w:ins w:id="1786" w:author="作成者"/>
                                    <w:b/>
                                    <w:color w:val="FFFFFF" w:themeColor="background1"/>
                                  </w:rPr>
                                </w:pPr>
                                <w:r>
                                  <w:rPr>
                                    <w:rFonts w:hint="eastAsia"/>
                                    <w:b/>
                                    <w:color w:val="FFFFFF" w:themeColor="background1"/>
                                  </w:rPr>
                                  <w:t>HCL SETTINGS</w:t>
                                </w:r>
                              </w:p>
                            </w:tc>
                            <w:tc>
                              <w:tcPr>
                                <w:tcW w:w="1291" w:type="dxa"/>
                                <w:tcBorders>
                                  <w:bottom w:val="single" w:sz="4" w:space="0" w:color="auto"/>
                                </w:tcBorders>
                                <w:shd w:val="clear" w:color="auto" w:fill="002060"/>
                              </w:tcPr>
                              <w:p w14:paraId="020C709F" w14:textId="3EFFC2A1" w:rsidR="007B5626" w:rsidRPr="00C80F48" w:rsidRDefault="007B5626" w:rsidP="00DD1144">
                                <w:pPr>
                                  <w:pStyle w:val="a9"/>
                                  <w:ind w:leftChars="0" w:left="0"/>
                                  <w:jc w:val="left"/>
                                  <w:rPr>
                                    <w:ins w:id="1787" w:author="作成者"/>
                                    <w:b/>
                                    <w:color w:val="FFFFFF" w:themeColor="background1"/>
                                  </w:rPr>
                                </w:pPr>
                                <w:r>
                                  <w:rPr>
                                    <w:rFonts w:hint="eastAsia"/>
                                    <w:b/>
                                    <w:color w:val="FFFFFF" w:themeColor="background1"/>
                                  </w:rPr>
                                  <w:t>Member variable</w:t>
                                </w:r>
                              </w:p>
                            </w:tc>
                            <w:tc>
                              <w:tcPr>
                                <w:tcW w:w="1253" w:type="dxa"/>
                                <w:tcBorders>
                                  <w:bottom w:val="single" w:sz="4" w:space="0" w:color="auto"/>
                                </w:tcBorders>
                                <w:shd w:val="clear" w:color="auto" w:fill="002060"/>
                              </w:tcPr>
                              <w:p w14:paraId="32492375" w14:textId="1CC26B57" w:rsidR="007B5626" w:rsidRDefault="007B5626" w:rsidP="00DD1144">
                                <w:pPr>
                                  <w:pStyle w:val="a9"/>
                                  <w:ind w:leftChars="0" w:left="0"/>
                                  <w:jc w:val="left"/>
                                  <w:rPr>
                                    <w:ins w:id="1788" w:author="作成者"/>
                                    <w:b/>
                                    <w:color w:val="FFFFFF" w:themeColor="background1"/>
                                  </w:rPr>
                                </w:pPr>
                                <w:r>
                                  <w:rPr>
                                    <w:rFonts w:hint="eastAsia"/>
                                    <w:b/>
                                    <w:color w:val="FFFFFF" w:themeColor="background1"/>
                                  </w:rPr>
                                  <w:t>Substitute order</w:t>
                                </w:r>
                              </w:p>
                            </w:tc>
                            <w:tc>
                              <w:tcPr>
                                <w:tcW w:w="1253" w:type="dxa"/>
                                <w:tcBorders>
                                  <w:bottom w:val="single" w:sz="4" w:space="0" w:color="auto"/>
                                </w:tcBorders>
                                <w:shd w:val="clear" w:color="auto" w:fill="002060"/>
                              </w:tcPr>
                              <w:p w14:paraId="3AE212FA" w14:textId="74C8E4B5" w:rsidR="007B5626" w:rsidRDefault="007B5626" w:rsidP="00DD1144">
                                <w:pPr>
                                  <w:pStyle w:val="a9"/>
                                  <w:ind w:leftChars="0" w:left="0"/>
                                  <w:jc w:val="left"/>
                                  <w:rPr>
                                    <w:ins w:id="1789" w:author="作成者"/>
                                    <w:b/>
                                    <w:color w:val="FFFFFF" w:themeColor="background1"/>
                                  </w:rPr>
                                </w:pPr>
                                <w:r>
                                  <w:rPr>
                                    <w:rFonts w:hint="eastAsia"/>
                                    <w:b/>
                                    <w:color w:val="FFFFFF" w:themeColor="background1"/>
                                  </w:rPr>
                                  <w:t>Specific value</w:t>
                                </w:r>
                              </w:p>
                            </w:tc>
                          </w:tr>
                          <w:tr w:rsidR="007B5626" w14:paraId="239D7FA5" w14:textId="77777777" w:rsidTr="00DD1144">
                            <w:trPr>
                              <w:jc w:val="center"/>
                              <w:ins w:id="1790" w:author="作成者"/>
                            </w:trPr>
                            <w:tc>
                              <w:tcPr>
                                <w:tcW w:w="704" w:type="dxa"/>
                                <w:tcBorders>
                                  <w:bottom w:val="single" w:sz="4" w:space="0" w:color="auto"/>
                                </w:tcBorders>
                              </w:tcPr>
                              <w:p w14:paraId="04C9BA90" w14:textId="77777777" w:rsidR="007B5626" w:rsidRDefault="007B5626" w:rsidP="00886047">
                                <w:pPr>
                                  <w:pStyle w:val="a9"/>
                                  <w:ind w:leftChars="0" w:left="0"/>
                                  <w:jc w:val="left"/>
                                  <w:rPr>
                                    <w:ins w:id="1791" w:author="作成者"/>
                                  </w:rPr>
                                </w:pPr>
                                <w:ins w:id="1792" w:author="作成者">
                                  <w:r>
                                    <w:rPr>
                                      <w:rFonts w:hint="eastAsia"/>
                                    </w:rPr>
                                    <w:t>1</w:t>
                                  </w:r>
                                </w:ins>
                              </w:p>
                            </w:tc>
                            <w:tc>
                              <w:tcPr>
                                <w:tcW w:w="1291" w:type="dxa"/>
                                <w:tcBorders>
                                  <w:bottom w:val="single" w:sz="4" w:space="0" w:color="auto"/>
                                </w:tcBorders>
                              </w:tcPr>
                              <w:p w14:paraId="4A06D584" w14:textId="77777777" w:rsidR="007B5626" w:rsidRDefault="007B5626" w:rsidP="00886047">
                                <w:pPr>
                                  <w:pStyle w:val="a9"/>
                                  <w:ind w:leftChars="0" w:left="0"/>
                                  <w:jc w:val="left"/>
                                  <w:rPr>
                                    <w:ins w:id="1793" w:author="作成者"/>
                                  </w:rPr>
                                </w:pPr>
                                <w:proofErr w:type="spellStart"/>
                                <w:ins w:id="1794" w:author="作成者">
                                  <w:r>
                                    <w:rPr>
                                      <w:rFonts w:hint="eastAsia"/>
                                    </w:rPr>
                                    <w:t>V</w:t>
                                  </w:r>
                                  <w:r>
                                    <w:t>AR_hoge</w:t>
                                  </w:r>
                                  <w:proofErr w:type="spellEnd"/>
                                </w:ins>
                              </w:p>
                            </w:tc>
                            <w:tc>
                              <w:tcPr>
                                <w:tcW w:w="1291" w:type="dxa"/>
                                <w:tcBorders>
                                  <w:bottom w:val="single" w:sz="4" w:space="0" w:color="auto"/>
                                </w:tcBorders>
                              </w:tcPr>
                              <w:p w14:paraId="033A136E" w14:textId="77777777" w:rsidR="007B5626" w:rsidRDefault="007B5626" w:rsidP="00886047">
                                <w:pPr>
                                  <w:pStyle w:val="a9"/>
                                  <w:ind w:leftChars="0" w:left="0"/>
                                  <w:jc w:val="left"/>
                                  <w:rPr>
                                    <w:ins w:id="1795" w:author="作成者"/>
                                  </w:rPr>
                                </w:pPr>
                                <w:ins w:id="1796" w:author="作成者">
                                  <w:r>
                                    <w:rPr>
                                      <w:rFonts w:hint="eastAsia"/>
                                    </w:rPr>
                                    <w:t>ON</w:t>
                                  </w:r>
                                </w:ins>
                              </w:p>
                            </w:tc>
                            <w:tc>
                              <w:tcPr>
                                <w:tcW w:w="1291" w:type="dxa"/>
                                <w:tcBorders>
                                  <w:bottom w:val="single" w:sz="4" w:space="0" w:color="auto"/>
                                </w:tcBorders>
                              </w:tcPr>
                              <w:p w14:paraId="66081AB5" w14:textId="18A6070E" w:rsidR="007B5626" w:rsidRDefault="007B5626" w:rsidP="00886047">
                                <w:pPr>
                                  <w:pStyle w:val="a9"/>
                                  <w:ind w:leftChars="0" w:left="0"/>
                                  <w:jc w:val="left"/>
                                  <w:rPr>
                                    <w:ins w:id="1797" w:author="作成者"/>
                                  </w:rPr>
                                </w:pPr>
                                <w:r w:rsidRPr="00134274">
                                  <w:rPr>
                                    <w:rFonts w:hint="eastAsia"/>
                                  </w:rPr>
                                  <w:t>No input required</w:t>
                                </w:r>
                              </w:p>
                            </w:tc>
                            <w:tc>
                              <w:tcPr>
                                <w:tcW w:w="1253" w:type="dxa"/>
                                <w:tcBorders>
                                  <w:bottom w:val="single" w:sz="4" w:space="0" w:color="auto"/>
                                </w:tcBorders>
                              </w:tcPr>
                              <w:p w14:paraId="5FF570FD" w14:textId="4756EC3C" w:rsidR="007B5626" w:rsidRDefault="007B5626" w:rsidP="00886047">
                                <w:pPr>
                                  <w:pStyle w:val="a9"/>
                                  <w:ind w:leftChars="0" w:left="0"/>
                                  <w:jc w:val="left"/>
                                  <w:rPr>
                                    <w:ins w:id="1798" w:author="作成者"/>
                                  </w:rPr>
                                </w:pPr>
                                <w:r w:rsidRPr="00134274">
                                  <w:rPr>
                                    <w:rFonts w:hint="eastAsia"/>
                                  </w:rPr>
                                  <w:t>No input required</w:t>
                                </w:r>
                              </w:p>
                            </w:tc>
                            <w:tc>
                              <w:tcPr>
                                <w:tcW w:w="1253" w:type="dxa"/>
                                <w:tcBorders>
                                  <w:bottom w:val="single" w:sz="4" w:space="0" w:color="auto"/>
                                </w:tcBorders>
                              </w:tcPr>
                              <w:p w14:paraId="65FC8595" w14:textId="77777777" w:rsidR="007B5626" w:rsidRPr="00E708CA" w:rsidRDefault="007B5626" w:rsidP="00886047">
                                <w:pPr>
                                  <w:pStyle w:val="a9"/>
                                  <w:ind w:leftChars="0" w:left="0"/>
                                  <w:jc w:val="left"/>
                                  <w:rPr>
                                    <w:ins w:id="1799" w:author="作成者"/>
                                  </w:rPr>
                                </w:pPr>
                                <w:ins w:id="1800" w:author="作成者">
                                  <w:r>
                                    <w:rPr>
                                      <w:rFonts w:hint="eastAsia"/>
                                    </w:rPr>
                                    <w:t xml:space="preserve">{ </w:t>
                                  </w:r>
                                  <w:r>
                                    <w:t>“</w:t>
                                  </w:r>
                                  <w:proofErr w:type="spellStart"/>
                                  <w:r>
                                    <w:rPr>
                                      <w:rFonts w:hint="eastAsia"/>
                                    </w:rPr>
                                    <w:t>aaa</w:t>
                                  </w:r>
                                  <w:proofErr w:type="spellEnd"/>
                                  <w:r>
                                    <w:t>”</w:t>
                                  </w:r>
                                  <w:r>
                                    <w:rPr>
                                      <w:rFonts w:hint="eastAsia"/>
                                    </w:rPr>
                                    <w:t xml:space="preserve"> = </w:t>
                                  </w:r>
                                  <w:r>
                                    <w:t>“</w:t>
                                  </w:r>
                                  <w:proofErr w:type="spellStart"/>
                                  <w:r>
                                    <w:rPr>
                                      <w:rFonts w:hint="eastAsia"/>
                                    </w:rPr>
                                    <w:t>bbb</w:t>
                                  </w:r>
                                  <w:proofErr w:type="spellEnd"/>
                                  <w:r>
                                    <w:t>”}</w:t>
                                  </w:r>
                                </w:ins>
                              </w:p>
                            </w:tc>
                          </w:tr>
                        </w:tbl>
                        <w:p w14:paraId="6C36A099" w14:textId="77777777" w:rsidR="007B5626" w:rsidRDefault="007B5626" w:rsidP="00366ECC">
                          <w:pPr>
                            <w:jc w:val="left"/>
                            <w:rPr>
                              <w:ins w:id="1801" w:author="作成者"/>
                              <w:sz w:val="20"/>
                              <w:szCs w:val="20"/>
                            </w:rPr>
                          </w:pPr>
                        </w:p>
                        <w:p w14:paraId="06BC0E9D" w14:textId="77777777" w:rsidR="007B5626" w:rsidRDefault="007B5626" w:rsidP="00366ECC">
                          <w:pPr>
                            <w:jc w:val="left"/>
                            <w:rPr>
                              <w:ins w:id="1802" w:author="作成者"/>
                              <w:sz w:val="20"/>
                              <w:szCs w:val="20"/>
                            </w:rPr>
                          </w:pPr>
                        </w:p>
                        <w:p w14:paraId="7789486A" w14:textId="77777777" w:rsidR="007B5626" w:rsidRDefault="007B5626" w:rsidP="00366ECC">
                          <w:pPr>
                            <w:jc w:val="left"/>
                            <w:rPr>
                              <w:ins w:id="1803" w:author="作成者"/>
                              <w:sz w:val="20"/>
                              <w:szCs w:val="20"/>
                            </w:rPr>
                          </w:pPr>
                        </w:p>
                        <w:p w14:paraId="68AC113A" w14:textId="1B63EBCC" w:rsidR="007B5626" w:rsidRPr="00D464F6" w:rsidRDefault="007B5626" w:rsidP="00366ECC">
                          <w:pPr>
                            <w:jc w:val="left"/>
                            <w:rPr>
                              <w:ins w:id="1804" w:author="作成者"/>
                              <w:b/>
                              <w:sz w:val="20"/>
                              <w:szCs w:val="20"/>
                            </w:rPr>
                          </w:pPr>
                          <w:ins w:id="1805" w:author="作成者">
                            <w:r>
                              <w:rPr>
                                <w:rFonts w:hint="eastAsia"/>
                                <w:sz w:val="20"/>
                                <w:szCs w:val="20"/>
                              </w:rPr>
                              <w:t xml:space="preserve">　</w:t>
                            </w:r>
                            <w:r>
                              <w:rPr>
                                <w:sz w:val="20"/>
                                <w:szCs w:val="20"/>
                              </w:rPr>
                              <w:t xml:space="preserve">　　　　　</w:t>
                            </w:r>
                          </w:ins>
                          <w:r>
                            <w:rPr>
                              <w:rFonts w:hint="eastAsia"/>
                              <w:b/>
                              <w:sz w:val="20"/>
                              <w:szCs w:val="20"/>
                            </w:rPr>
                            <w:t>Value registered to Terraform</w:t>
                          </w:r>
                          <w:r>
                            <w:rPr>
                              <w:rFonts w:hint="eastAsia"/>
                              <w:b/>
                              <w:sz w:val="20"/>
                              <w:szCs w:val="20"/>
                            </w:rPr>
                            <w:t>’</w:t>
                          </w:r>
                          <w:r>
                            <w:rPr>
                              <w:rFonts w:hint="eastAsia"/>
                              <w:b/>
                              <w:sz w:val="20"/>
                              <w:szCs w:val="20"/>
                            </w:rPr>
                            <w:t>s Variables</w:t>
                          </w:r>
                        </w:p>
                        <w:tbl>
                          <w:tblPr>
                            <w:tblStyle w:val="ab"/>
                            <w:tblW w:w="0" w:type="auto"/>
                            <w:tblInd w:w="911" w:type="dxa"/>
                            <w:tblLook w:val="04A0" w:firstRow="1" w:lastRow="0" w:firstColumn="1" w:lastColumn="0" w:noHBand="0" w:noVBand="1"/>
                          </w:tblPr>
                          <w:tblGrid>
                            <w:gridCol w:w="2995"/>
                            <w:gridCol w:w="2994"/>
                          </w:tblGrid>
                          <w:tr w:rsidR="007B5626" w14:paraId="2165B694" w14:textId="77777777" w:rsidTr="00DD1144">
                            <w:trPr>
                              <w:trHeight w:val="372"/>
                              <w:ins w:id="1806" w:author="作成者"/>
                            </w:trPr>
                            <w:tc>
                              <w:tcPr>
                                <w:tcW w:w="2995" w:type="dxa"/>
                                <w:shd w:val="clear" w:color="auto" w:fill="002060"/>
                              </w:tcPr>
                              <w:p w14:paraId="2C1DCEB0" w14:textId="77777777" w:rsidR="007B5626" w:rsidRDefault="007B5626" w:rsidP="00DD1144">
                                <w:pPr>
                                  <w:jc w:val="left"/>
                                  <w:rPr>
                                    <w:ins w:id="1807" w:author="作成者"/>
                                    <w:b/>
                                    <w:sz w:val="20"/>
                                    <w:szCs w:val="20"/>
                                  </w:rPr>
                                </w:pPr>
                                <w:ins w:id="1808" w:author="作成者">
                                  <w:r>
                                    <w:rPr>
                                      <w:rFonts w:hint="eastAsia"/>
                                      <w:b/>
                                      <w:sz w:val="20"/>
                                      <w:szCs w:val="20"/>
                                    </w:rPr>
                                    <w:t>Key</w:t>
                                  </w:r>
                                </w:ins>
                              </w:p>
                            </w:tc>
                            <w:tc>
                              <w:tcPr>
                                <w:tcW w:w="2994" w:type="dxa"/>
                                <w:shd w:val="clear" w:color="auto" w:fill="002060"/>
                              </w:tcPr>
                              <w:p w14:paraId="0E8F1001" w14:textId="77777777" w:rsidR="007B5626" w:rsidRDefault="007B5626" w:rsidP="00DD1144">
                                <w:pPr>
                                  <w:jc w:val="left"/>
                                  <w:rPr>
                                    <w:ins w:id="1809" w:author="作成者"/>
                                    <w:b/>
                                    <w:sz w:val="20"/>
                                    <w:szCs w:val="20"/>
                                  </w:rPr>
                                </w:pPr>
                                <w:ins w:id="1810" w:author="作成者">
                                  <w:r>
                                    <w:rPr>
                                      <w:rFonts w:hint="eastAsia"/>
                                      <w:b/>
                                      <w:sz w:val="20"/>
                                      <w:szCs w:val="20"/>
                                    </w:rPr>
                                    <w:t>Value</w:t>
                                  </w:r>
                                </w:ins>
                              </w:p>
                            </w:tc>
                          </w:tr>
                          <w:tr w:rsidR="007B5626" w14:paraId="2ABBC745" w14:textId="77777777" w:rsidTr="00DD1144">
                            <w:trPr>
                              <w:trHeight w:val="352"/>
                              <w:ins w:id="1811" w:author="作成者"/>
                            </w:trPr>
                            <w:tc>
                              <w:tcPr>
                                <w:tcW w:w="2995" w:type="dxa"/>
                              </w:tcPr>
                              <w:p w14:paraId="561A18CA" w14:textId="77777777" w:rsidR="007B5626" w:rsidRPr="00515ED5" w:rsidRDefault="007B5626" w:rsidP="00DD1144">
                                <w:pPr>
                                  <w:jc w:val="left"/>
                                  <w:rPr>
                                    <w:ins w:id="1812" w:author="作成者"/>
                                    <w:sz w:val="20"/>
                                    <w:szCs w:val="20"/>
                                  </w:rPr>
                                </w:pPr>
                                <w:proofErr w:type="spellStart"/>
                                <w:ins w:id="1813" w:author="作成者">
                                  <w:r w:rsidRPr="00515ED5">
                                    <w:rPr>
                                      <w:rFonts w:hint="eastAsia"/>
                                      <w:sz w:val="20"/>
                                      <w:szCs w:val="20"/>
                                    </w:rPr>
                                    <w:t>VAR_hoge</w:t>
                                  </w:r>
                                  <w:proofErr w:type="spellEnd"/>
                                </w:ins>
                              </w:p>
                            </w:tc>
                            <w:tc>
                              <w:tcPr>
                                <w:tcW w:w="2994" w:type="dxa"/>
                              </w:tcPr>
                              <w:p w14:paraId="4235F318" w14:textId="77777777" w:rsidR="007B5626" w:rsidRPr="00515ED5" w:rsidRDefault="007B5626" w:rsidP="00DD1144">
                                <w:pPr>
                                  <w:jc w:val="left"/>
                                  <w:rPr>
                                    <w:ins w:id="1814" w:author="作成者"/>
                                    <w:sz w:val="20"/>
                                    <w:szCs w:val="20"/>
                                  </w:rPr>
                                </w:pPr>
                                <w:ins w:id="1815" w:author="作成者">
                                  <w:r>
                                    <w:rPr>
                                      <w:rFonts w:hint="eastAsia"/>
                                    </w:rPr>
                                    <w:t xml:space="preserve">{ </w:t>
                                  </w:r>
                                  <w:r>
                                    <w:t>“</w:t>
                                  </w:r>
                                  <w:proofErr w:type="spellStart"/>
                                  <w:r>
                                    <w:rPr>
                                      <w:rFonts w:hint="eastAsia"/>
                                    </w:rPr>
                                    <w:t>aaa</w:t>
                                  </w:r>
                                  <w:proofErr w:type="spellEnd"/>
                                  <w:r>
                                    <w:t>”</w:t>
                                  </w:r>
                                  <w:r>
                                    <w:rPr>
                                      <w:rFonts w:hint="eastAsia"/>
                                    </w:rPr>
                                    <w:t xml:space="preserve"> = </w:t>
                                  </w:r>
                                  <w:r>
                                    <w:t>“</w:t>
                                  </w:r>
                                  <w:proofErr w:type="spellStart"/>
                                  <w:r>
                                    <w:rPr>
                                      <w:rFonts w:hint="eastAsia"/>
                                    </w:rPr>
                                    <w:t>bbb</w:t>
                                  </w:r>
                                  <w:proofErr w:type="spellEnd"/>
                                  <w:r>
                                    <w:t>”}</w:t>
                                  </w:r>
                                </w:ins>
                              </w:p>
                            </w:tc>
                          </w:tr>
                        </w:tbl>
                        <w:p w14:paraId="00D87CF5" w14:textId="77777777" w:rsidR="007B5626" w:rsidRPr="003177F7" w:rsidRDefault="007B5626" w:rsidP="00366ECC">
                          <w:pPr>
                            <w:jc w:val="left"/>
                            <w:rPr>
                              <w:ins w:id="1816" w:author="作成者"/>
                              <w:sz w:val="20"/>
                              <w:szCs w:val="20"/>
                            </w:rPr>
                          </w:pPr>
                        </w:p>
                      </w:txbxContent>
                    </v:textbox>
                  </v:shape>
                  <v:shape id="下矢印 479" o:spid="_x0000_s1140" type="#_x0000_t67" style="position:absolute;left:1143;top:2000;width:4000;height:369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" adj="20431" fillcolor="#0057c9 [2425]" strokecolor="#003c8c [2905]" strokeweight="2pt"/>
                  <v:group id="グループ化 268" o:spid="_x0000_s1141" style="position:absolute;left:4667;top:15633;width:28156;height:2871" coordorigin=",1538" coordsize="28161,2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">
                    <v:roundrect id="角丸四角形 269" o:spid="_x0000_s1142" style="position:absolute;left:7205;top:1891;width:209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" fillcolor="white [3212]" strokecolor="#508035 [2422]" strokeweight="2pt">
                      <v:shadow on="t" color="black" opacity="26214f" origin="-.5,-.5" offset=".74836mm,.74836mm"/>
                      <v:textbox inset="1mm,0,0,0">
                        <w:txbxContent>
                          <w:p w14:paraId="5539E880" w14:textId="5FEF3E81" w:rsidR="007B5626" w:rsidRDefault="007B5626" w:rsidP="00366ECC">
                            <w:pPr>
                              <w:pStyle w:val="Web"/>
                              <w:spacing w:before="0" w:beforeAutospacing="0" w:after="0" w:afterAutospacing="0"/>
                              <w:rPr>
                                <w:ins w:id="1817" w:author="作成者"/>
                              </w:rPr>
                            </w:pPr>
                            <w:ins w:id="1818" w:author="作成者">
                              <w:r>
                                <w:rPr>
                                  <w:rFonts w:cs="Times New Roman" w:hint="eastAsia"/>
                                  <w:b/>
                                  <w:bCs/>
                                  <w:color w:val="325121"/>
                                  <w:kern w:val="2"/>
                                  <w:sz w:val="20"/>
                                  <w:szCs w:val="20"/>
                                </w:rPr>
                                <w:t xml:space="preserve">⑬ </w:t>
                              </w:r>
                            </w:ins>
                            <w:r>
                              <w:rPr>
                                <w:rFonts w:cs="Times New Roman" w:hint="eastAsia"/>
                                <w:b/>
                                <w:bCs/>
                                <w:color w:val="325121"/>
                                <w:kern w:val="2"/>
                                <w:sz w:val="20"/>
                                <w:szCs w:val="20"/>
                              </w:rPr>
                              <w:t>Configure Variable values</w:t>
                            </w:r>
                          </w:p>
                        </w:txbxContent>
                      </v:textbox>
                    </v:roundrect>
                    <v:shape id="下矢印 270" o:spid="_x0000_s1143" type="#_x0000_t67" style="position:absolute;left:1904;top:-366;width:2860;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" adj="18321" fillcolor="#518135" strokecolor="#508035 [2422]" strokeweight="2pt">
                      <v:fill opacity="52428f"/>
                    </v:shape>
                  </v:group>
                  <v:roundrect id="角丸四角形 271" o:spid="_x0000_s1144" style="position:absolute;left:1143;top:99;width:26352;height:2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" fillcolor="white [3201]" strokecolor="#003c8c [2905]" strokeweight="2pt">
                    <v:shadow on="t" color="black" opacity="26214f" origin="-.5,-.5" offset=".74836mm,.74836mm"/>
                    <v:textbox inset="1mm,0,0,0">
                      <w:txbxContent>
                        <w:p w14:paraId="7A70D261" w14:textId="1F87A316" w:rsidR="007B5626" w:rsidRPr="00982EAC" w:rsidRDefault="007B5626" w:rsidP="00366ECC">
                          <w:pPr>
                            <w:jc w:val="left"/>
                            <w:rPr>
                              <w:ins w:id="1819" w:author="作成者"/>
                              <w:b/>
                              <w:color w:val="003C8A" w:themeColor="accent6" w:themeTint="E6"/>
                              <w:sz w:val="20"/>
                              <w:szCs w:val="20"/>
                            </w:rPr>
                          </w:pPr>
                          <w:ins w:id="1820" w:author="作成者">
                            <w:r>
                              <w:rPr>
                                <w:rFonts w:hint="eastAsia"/>
                                <w:b/>
                                <w:color w:val="003C8A" w:themeColor="accent6" w:themeTint="E6"/>
                                <w:sz w:val="20"/>
                                <w:szCs w:val="20"/>
                              </w:rPr>
                              <w:t>⑥</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Register Module file</w:t>
                          </w:r>
                        </w:p>
                      </w:txbxContent>
                    </v:textbox>
                  </v:roundrect>
                  <v:roundrect id="角丸四角形 272" o:spid="_x0000_s1145" style="position:absolute;left:1143;top:29363;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" fillcolor="white [3201]" strokecolor="#003c8c [2905]" strokeweight="2pt">
                    <v:shadow on="t" color="black" opacity="26214f" origin="-.5,-.5" offset=".74836mm,.74836mm"/>
                    <v:textbox inset="1mm,0,0,0">
                      <w:txbxContent>
                        <w:p w14:paraId="236D0652" w14:textId="308768F9" w:rsidR="007B5626" w:rsidRPr="00982EAC" w:rsidRDefault="007B5626" w:rsidP="00366ECC">
                          <w:pPr>
                            <w:jc w:val="left"/>
                            <w:rPr>
                              <w:ins w:id="1821" w:author="作成者"/>
                              <w:b/>
                              <w:color w:val="003C8A" w:themeColor="accent6" w:themeTint="E6"/>
                              <w:sz w:val="20"/>
                              <w:szCs w:val="20"/>
                            </w:rPr>
                          </w:pPr>
                          <w:ins w:id="1822" w:author="作成者">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Execute Operation</w:t>
                          </w:r>
                        </w:p>
                      </w:txbxContent>
                    </v:textbox>
                  </v:roundrect>
                  <w10:wrap type="topAndBottom"/>
                </v:group>
              </w:pict>
            </mc:Fallback>
          </mc:AlternateContent>
        </w:r>
        <w:r>
          <w:t>map</w:t>
        </w:r>
      </w:ins>
      <w:r w:rsidR="00DD1144">
        <w:rPr>
          <w:rFonts w:hint="eastAsia"/>
        </w:rPr>
        <w:t xml:space="preserve"> type</w:t>
      </w:r>
    </w:p>
    <w:p w14:paraId="5E809528" w14:textId="77777777" w:rsidR="00366ECC" w:rsidRDefault="00366ECC" w:rsidP="00366ECC">
      <w:pPr>
        <w:rPr>
          <w:ins w:id="1823" w:author="作成者"/>
        </w:rPr>
      </w:pPr>
    </w:p>
    <w:p w14:paraId="05E6F8ED" w14:textId="77777777" w:rsidR="00366ECC" w:rsidRDefault="00366ECC" w:rsidP="00366ECC">
      <w:pPr>
        <w:pStyle w:val="a9"/>
        <w:ind w:leftChars="0" w:left="360"/>
        <w:rPr>
          <w:ins w:id="1824" w:author="作成者"/>
        </w:rPr>
      </w:pPr>
    </w:p>
    <w:p w14:paraId="08E84F6D" w14:textId="77777777" w:rsidR="00366ECC" w:rsidRDefault="00366ECC" w:rsidP="00366ECC">
      <w:pPr>
        <w:widowControl/>
        <w:jc w:val="left"/>
        <w:rPr>
          <w:ins w:id="1825" w:author="作成者"/>
        </w:rPr>
      </w:pPr>
      <w:ins w:id="1826" w:author="作成者">
        <w:r>
          <w:br w:type="page"/>
        </w:r>
      </w:ins>
    </w:p>
    <w:p w14:paraId="533BCC55" w14:textId="77777777" w:rsidR="00366ECC" w:rsidRDefault="00366ECC" w:rsidP="00366ECC">
      <w:pPr>
        <w:pStyle w:val="a9"/>
        <w:ind w:leftChars="0" w:left="360"/>
        <w:rPr>
          <w:ins w:id="1827" w:author="作成者"/>
        </w:rPr>
      </w:pPr>
    </w:p>
    <w:p w14:paraId="381ABA83" w14:textId="33730460" w:rsidR="00366ECC" w:rsidRDefault="00366ECC" w:rsidP="00366ECC">
      <w:pPr>
        <w:pStyle w:val="a9"/>
        <w:numPr>
          <w:ilvl w:val="1"/>
          <w:numId w:val="14"/>
        </w:numPr>
        <w:ind w:leftChars="0" w:left="780" w:hanging="360"/>
        <w:rPr>
          <w:ins w:id="1828" w:author="作成者"/>
        </w:rPr>
      </w:pPr>
      <w:ins w:id="1829" w:author="作成者">
        <w:r>
          <w:rPr>
            <w:noProof/>
          </w:rPr>
          <mc:AlternateContent>
            <mc:Choice Requires="wpg">
              <w:drawing>
                <wp:anchor distT="0" distB="0" distL="114300" distR="114300" simplePos="0" relativeHeight="251809792" behindDoc="0" locked="0" layoutInCell="1" allowOverlap="1" wp14:anchorId="31E796AB" wp14:editId="0C6E6D17">
                  <wp:simplePos x="0" y="0"/>
                  <wp:positionH relativeFrom="column">
                    <wp:posOffset>382905</wp:posOffset>
                  </wp:positionH>
                  <wp:positionV relativeFrom="paragraph">
                    <wp:posOffset>307975</wp:posOffset>
                  </wp:positionV>
                  <wp:extent cx="5848350" cy="6031230"/>
                  <wp:effectExtent l="0" t="0" r="19050" b="26670"/>
                  <wp:wrapTopAndBottom/>
                  <wp:docPr id="273" name="グループ化 273"/>
                  <wp:cNvGraphicFramePr/>
                  <a:graphic xmlns:a="http://schemas.openxmlformats.org/drawingml/2006/main">
                    <a:graphicData uri="http://schemas.microsoft.com/office/word/2010/wordprocessingGroup">
                      <wpg:wgp>
                        <wpg:cNvGrpSpPr/>
                        <wpg:grpSpPr>
                          <a:xfrm>
                            <a:off x="0" y="0"/>
                            <a:ext cx="5848350" cy="6031230"/>
                            <a:chOff x="0" y="-76201"/>
                            <a:chExt cx="5848350" cy="5110738"/>
                          </a:xfrm>
                        </wpg:grpSpPr>
                        <wps:wsp>
                          <wps:cNvPr id="274" name="フローチャート: 処理 274"/>
                          <wps:cNvSpPr/>
                          <wps:spPr>
                            <a:xfrm>
                              <a:off x="0" y="-76201"/>
                              <a:ext cx="5848350" cy="5110738"/>
                            </a:xfrm>
                            <a:prstGeom prst="flowChartProcess">
                              <a:avLst/>
                            </a:prstGeom>
                            <a:solidFill>
                              <a:schemeClr val="bg1">
                                <a:lumMod val="95000"/>
                              </a:schemeClr>
                            </a:solidFill>
                            <a:ln>
                              <a:solidFill>
                                <a:schemeClr val="bg1">
                                  <a:lumMod val="85000"/>
                                </a:schemeClr>
                              </a:solidFill>
                            </a:ln>
                          </wps:spPr>
                          <wps:style>
                            <a:lnRef idx="2">
                              <a:schemeClr val="dk1"/>
                            </a:lnRef>
                            <a:fillRef idx="1">
                              <a:schemeClr val="lt1"/>
                            </a:fillRef>
                            <a:effectRef idx="0">
                              <a:schemeClr val="dk1"/>
                            </a:effectRef>
                            <a:fontRef idx="minor">
                              <a:schemeClr val="dk1"/>
                            </a:fontRef>
                          </wps:style>
                          <wps:txbx>
                            <w:txbxContent>
                              <w:p w14:paraId="73C01ED8" w14:textId="77777777" w:rsidR="007B5626" w:rsidRDefault="007B5626" w:rsidP="00366ECC">
                                <w:pPr>
                                  <w:jc w:val="left"/>
                                  <w:rPr>
                                    <w:ins w:id="1830" w:author="作成者"/>
                                    <w:sz w:val="20"/>
                                    <w:szCs w:val="20"/>
                                  </w:rPr>
                                </w:pPr>
                              </w:p>
                              <w:p w14:paraId="2C6C2A13" w14:textId="77777777" w:rsidR="007B5626" w:rsidRPr="003177F7" w:rsidRDefault="007B5626" w:rsidP="00366ECC">
                                <w:pPr>
                                  <w:jc w:val="left"/>
                                  <w:rPr>
                                    <w:ins w:id="1831" w:author="作成者"/>
                                    <w:sz w:val="20"/>
                                    <w:szCs w:val="20"/>
                                  </w:rPr>
                                </w:pPr>
                              </w:p>
                              <w:tbl>
                                <w:tblPr>
                                  <w:tblStyle w:val="ab"/>
                                  <w:tblW w:w="7166" w:type="dxa"/>
                                  <w:jc w:val="center"/>
                                  <w:tblLook w:val="04A0" w:firstRow="1" w:lastRow="0" w:firstColumn="1" w:lastColumn="0" w:noHBand="0" w:noVBand="1"/>
                                </w:tblPr>
                                <w:tblGrid>
                                  <w:gridCol w:w="7166"/>
                                </w:tblGrid>
                                <w:tr w:rsidR="007B5626" w:rsidRPr="003177F7" w14:paraId="3D87EF51" w14:textId="77777777" w:rsidTr="00DD1144">
                                  <w:trPr>
                                    <w:trHeight w:val="1425"/>
                                    <w:jc w:val="center"/>
                                    <w:ins w:id="1832" w:author="作成者"/>
                                  </w:trPr>
                                  <w:tc>
                                    <w:tcPr>
                                      <w:tcW w:w="7166" w:type="dxa"/>
                                    </w:tcPr>
                                    <w:p w14:paraId="4C96DA11" w14:textId="77777777" w:rsidR="007B5626" w:rsidRPr="00280A77" w:rsidRDefault="007B5626" w:rsidP="00DD1144">
                                      <w:pPr>
                                        <w:rPr>
                                          <w:ins w:id="1833" w:author="作成者"/>
                                          <w:sz w:val="20"/>
                                          <w:szCs w:val="20"/>
                                        </w:rPr>
                                      </w:pPr>
                                      <w:ins w:id="1834" w:author="作成者">
                                        <w:r w:rsidRPr="00280A77">
                                          <w:rPr>
                                            <w:sz w:val="20"/>
                                            <w:szCs w:val="20"/>
                                          </w:rPr>
                                          <w:t>variable "</w:t>
                                        </w:r>
                                        <w:proofErr w:type="spellStart"/>
                                        <w:r w:rsidRPr="00280A77">
                                          <w:rPr>
                                            <w:sz w:val="20"/>
                                            <w:szCs w:val="20"/>
                                          </w:rPr>
                                          <w:t>VAR_hoge</w:t>
                                        </w:r>
                                        <w:proofErr w:type="spellEnd"/>
                                        <w:r w:rsidRPr="00280A77">
                                          <w:rPr>
                                            <w:sz w:val="20"/>
                                            <w:szCs w:val="20"/>
                                          </w:rPr>
                                          <w:t>" {</w:t>
                                        </w:r>
                                      </w:ins>
                                    </w:p>
                                    <w:p w14:paraId="52389CBC" w14:textId="77777777" w:rsidR="007B5626" w:rsidRDefault="007B5626" w:rsidP="00DD1144">
                                      <w:pPr>
                                        <w:ind w:firstLineChars="200" w:firstLine="400"/>
                                        <w:rPr>
                                          <w:ins w:id="1835" w:author="作成者"/>
                                          <w:sz w:val="20"/>
                                          <w:szCs w:val="20"/>
                                        </w:rPr>
                                      </w:pPr>
                                      <w:ins w:id="1836" w:author="作成者">
                                        <w:r>
                                          <w:rPr>
                                            <w:sz w:val="20"/>
                                            <w:szCs w:val="20"/>
                                          </w:rPr>
                                          <w:t>type = object({</w:t>
                                        </w:r>
                                      </w:ins>
                                    </w:p>
                                    <w:p w14:paraId="60E1BAFA" w14:textId="77777777" w:rsidR="007B5626" w:rsidRDefault="007B5626" w:rsidP="00DD1144">
                                      <w:pPr>
                                        <w:ind w:firstLineChars="200" w:firstLine="400"/>
                                        <w:rPr>
                                          <w:ins w:id="1837" w:author="作成者"/>
                                          <w:sz w:val="20"/>
                                          <w:szCs w:val="20"/>
                                        </w:rPr>
                                      </w:pPr>
                                      <w:ins w:id="1838" w:author="作成者">
                                        <w:r>
                                          <w:rPr>
                                            <w:rFonts w:hint="eastAsia"/>
                                            <w:sz w:val="20"/>
                                            <w:szCs w:val="20"/>
                                          </w:rPr>
                                          <w:t xml:space="preserve">    IP = string</w:t>
                                        </w:r>
                                        <w:r>
                                          <w:rPr>
                                            <w:sz w:val="20"/>
                                            <w:szCs w:val="20"/>
                                          </w:rPr>
                                          <w:t>,</w:t>
                                        </w:r>
                                      </w:ins>
                                    </w:p>
                                    <w:p w14:paraId="4ECEEB20" w14:textId="77777777" w:rsidR="007B5626" w:rsidRDefault="007B5626" w:rsidP="00DD1144">
                                      <w:pPr>
                                        <w:ind w:firstLineChars="200" w:firstLine="400"/>
                                        <w:rPr>
                                          <w:ins w:id="1839" w:author="作成者"/>
                                          <w:sz w:val="20"/>
                                          <w:szCs w:val="20"/>
                                        </w:rPr>
                                      </w:pPr>
                                      <w:ins w:id="1840" w:author="作成者">
                                        <w:r>
                                          <w:rPr>
                                            <w:sz w:val="20"/>
                                            <w:szCs w:val="20"/>
                                          </w:rPr>
                                          <w:t xml:space="preserve">    NAME = string</w:t>
                                        </w:r>
                                      </w:ins>
                                    </w:p>
                                    <w:p w14:paraId="731F1073" w14:textId="77777777" w:rsidR="007B5626" w:rsidRPr="00280A77" w:rsidRDefault="007B5626" w:rsidP="00DD1144">
                                      <w:pPr>
                                        <w:ind w:firstLineChars="200" w:firstLine="400"/>
                                        <w:rPr>
                                          <w:ins w:id="1841" w:author="作成者"/>
                                          <w:sz w:val="20"/>
                                          <w:szCs w:val="20"/>
                                        </w:rPr>
                                      </w:pPr>
                                      <w:ins w:id="1842" w:author="作成者">
                                        <w:r>
                                          <w:rPr>
                                            <w:sz w:val="20"/>
                                            <w:szCs w:val="20"/>
                                          </w:rPr>
                                          <w:t>})</w:t>
                                        </w:r>
                                      </w:ins>
                                    </w:p>
                                    <w:p w14:paraId="09C70637" w14:textId="77777777" w:rsidR="007B5626" w:rsidRDefault="007B5626" w:rsidP="00DD1144">
                                      <w:pPr>
                                        <w:ind w:firstLineChars="200" w:firstLine="400"/>
                                        <w:rPr>
                                          <w:ins w:id="1843" w:author="作成者"/>
                                        </w:rPr>
                                      </w:pPr>
                                      <w:ins w:id="1844" w:author="作成者">
                                        <w:r w:rsidRPr="00280A77">
                                          <w:rPr>
                                            <w:sz w:val="20"/>
                                            <w:szCs w:val="20"/>
                                          </w:rPr>
                                          <w:t xml:space="preserve">default = </w:t>
                                        </w:r>
                                        <w:r>
                                          <w:t>{</w:t>
                                        </w:r>
                                      </w:ins>
                                    </w:p>
                                    <w:p w14:paraId="334617F7" w14:textId="77777777" w:rsidR="007B5626" w:rsidRDefault="007B5626" w:rsidP="00DD1144">
                                      <w:pPr>
                                        <w:ind w:firstLineChars="200" w:firstLine="420"/>
                                        <w:rPr>
                                          <w:ins w:id="1845" w:author="作成者"/>
                                        </w:rPr>
                                      </w:pPr>
                                      <w:ins w:id="1846" w:author="作成者">
                                        <w:r>
                                          <w:t xml:space="preserve">    “IP” = “127.0.0.1”,</w:t>
                                        </w:r>
                                      </w:ins>
                                    </w:p>
                                    <w:p w14:paraId="23122A1C" w14:textId="77777777" w:rsidR="007B5626" w:rsidRDefault="007B5626" w:rsidP="00DD1144">
                                      <w:pPr>
                                        <w:ind w:firstLineChars="200" w:firstLine="420"/>
                                        <w:rPr>
                                          <w:ins w:id="1847" w:author="作成者"/>
                                        </w:rPr>
                                      </w:pPr>
                                      <w:ins w:id="1848" w:author="作成者">
                                        <w:r>
                                          <w:t xml:space="preserve">    “NAME” = “machine01”</w:t>
                                        </w:r>
                                      </w:ins>
                                    </w:p>
                                    <w:p w14:paraId="0AE643AD" w14:textId="77777777" w:rsidR="007B5626" w:rsidRPr="00415576" w:rsidRDefault="007B5626" w:rsidP="00DD1144">
                                      <w:pPr>
                                        <w:ind w:firstLineChars="200" w:firstLine="420"/>
                                        <w:rPr>
                                          <w:ins w:id="1849" w:author="作成者"/>
                                        </w:rPr>
                                      </w:pPr>
                                      <w:ins w:id="1850" w:author="作成者">
                                        <w:r>
                                          <w:t>}</w:t>
                                        </w:r>
                                      </w:ins>
                                    </w:p>
                                    <w:p w14:paraId="3EBEEC9C" w14:textId="77777777" w:rsidR="007B5626" w:rsidRPr="003177F7" w:rsidRDefault="007B5626" w:rsidP="00DD1144">
                                      <w:pPr>
                                        <w:pStyle w:val="a9"/>
                                        <w:ind w:leftChars="0" w:left="0"/>
                                        <w:rPr>
                                          <w:ins w:id="1851" w:author="作成者"/>
                                          <w:sz w:val="20"/>
                                          <w:szCs w:val="20"/>
                                        </w:rPr>
                                      </w:pPr>
                                      <w:ins w:id="1852" w:author="作成者">
                                        <w:r w:rsidRPr="00280A77">
                                          <w:rPr>
                                            <w:sz w:val="20"/>
                                            <w:szCs w:val="20"/>
                                          </w:rPr>
                                          <w:t>}</w:t>
                                        </w:r>
                                      </w:ins>
                                    </w:p>
                                  </w:tc>
                                </w:tr>
                              </w:tbl>
                              <w:p w14:paraId="22F4DDAE" w14:textId="77777777" w:rsidR="007B5626" w:rsidRPr="003177F7" w:rsidRDefault="007B5626" w:rsidP="00366ECC">
                                <w:pPr>
                                  <w:jc w:val="left"/>
                                  <w:rPr>
                                    <w:ins w:id="1853" w:author="作成者"/>
                                    <w:sz w:val="20"/>
                                    <w:szCs w:val="20"/>
                                  </w:rPr>
                                </w:pPr>
                              </w:p>
                              <w:p w14:paraId="26E91B3A" w14:textId="77777777" w:rsidR="007B5626" w:rsidRDefault="007B5626" w:rsidP="00366ECC">
                                <w:pPr>
                                  <w:jc w:val="left"/>
                                  <w:rPr>
                                    <w:ins w:id="1854" w:author="作成者"/>
                                    <w:sz w:val="20"/>
                                    <w:szCs w:val="20"/>
                                  </w:rPr>
                                </w:pPr>
                              </w:p>
                              <w:p w14:paraId="57C650B1" w14:textId="77777777" w:rsidR="007B5626" w:rsidRDefault="007B5626" w:rsidP="00366ECC">
                                <w:pPr>
                                  <w:jc w:val="left"/>
                                  <w:rPr>
                                    <w:ins w:id="1855" w:author="作成者"/>
                                    <w:sz w:val="20"/>
                                    <w:szCs w:val="20"/>
                                  </w:rPr>
                                </w:pPr>
                              </w:p>
                              <w:p w14:paraId="6E128139" w14:textId="7A5DB076" w:rsidR="007B5626" w:rsidRPr="00D464F6" w:rsidRDefault="007B5626" w:rsidP="00366ECC">
                                <w:pPr>
                                  <w:jc w:val="left"/>
                                  <w:rPr>
                                    <w:ins w:id="1856" w:author="作成者"/>
                                    <w:b/>
                                    <w:sz w:val="20"/>
                                    <w:szCs w:val="20"/>
                                  </w:rPr>
                                </w:pPr>
                                <w:ins w:id="1857" w:author="作成者">
                                  <w:r>
                                    <w:rPr>
                                      <w:rFonts w:hint="eastAsia"/>
                                      <w:sz w:val="20"/>
                                      <w:szCs w:val="20"/>
                                    </w:rPr>
                                    <w:t xml:space="preserve">        </w:t>
                                  </w:r>
                                </w:ins>
                                <w:r>
                                  <w:rPr>
                                    <w:rFonts w:hint="eastAsia"/>
                                    <w:b/>
                                    <w:sz w:val="20"/>
                                    <w:szCs w:val="20"/>
                                  </w:rPr>
                                  <w:t>Substitute value auto registration settings/Substitute value list</w:t>
                                </w:r>
                              </w:p>
                              <w:tbl>
                                <w:tblPr>
                                  <w:tblStyle w:val="ab"/>
                                  <w:tblW w:w="0" w:type="auto"/>
                                  <w:jc w:val="center"/>
                                  <w:tblLook w:val="04A0" w:firstRow="1" w:lastRow="0" w:firstColumn="1" w:lastColumn="0" w:noHBand="0" w:noVBand="1"/>
                                </w:tblPr>
                                <w:tblGrid>
                                  <w:gridCol w:w="704"/>
                                  <w:gridCol w:w="1291"/>
                                  <w:gridCol w:w="1291"/>
                                  <w:gridCol w:w="1291"/>
                                  <w:gridCol w:w="1253"/>
                                  <w:gridCol w:w="1407"/>
                                </w:tblGrid>
                                <w:tr w:rsidR="007B5626" w14:paraId="47B00EEF" w14:textId="77777777" w:rsidTr="00455654">
                                  <w:trPr>
                                    <w:jc w:val="center"/>
                                    <w:ins w:id="1858" w:author="作成者"/>
                                  </w:trPr>
                                  <w:tc>
                                    <w:tcPr>
                                      <w:tcW w:w="704" w:type="dxa"/>
                                      <w:tcBorders>
                                        <w:bottom w:val="single" w:sz="4" w:space="0" w:color="auto"/>
                                      </w:tcBorders>
                                      <w:shd w:val="clear" w:color="auto" w:fill="002060"/>
                                    </w:tcPr>
                                    <w:p w14:paraId="56F44943" w14:textId="6392DDBB" w:rsidR="007B5626" w:rsidRPr="00C80F48" w:rsidRDefault="007B5626" w:rsidP="00DD1144">
                                      <w:pPr>
                                        <w:pStyle w:val="a9"/>
                                        <w:ind w:leftChars="0" w:left="0"/>
                                        <w:jc w:val="left"/>
                                        <w:rPr>
                                          <w:ins w:id="1859" w:author="作成者"/>
                                          <w:b/>
                                          <w:color w:val="FFFFFF" w:themeColor="background1"/>
                                        </w:rPr>
                                      </w:pPr>
                                      <w:r>
                                        <w:rPr>
                                          <w:rFonts w:hint="eastAsia"/>
                                          <w:b/>
                                          <w:color w:val="FFFFFF" w:themeColor="background1"/>
                                        </w:rPr>
                                        <w:t>Item No.</w:t>
                                      </w:r>
                                    </w:p>
                                  </w:tc>
                                  <w:tc>
                                    <w:tcPr>
                                      <w:tcW w:w="1291" w:type="dxa"/>
                                      <w:tcBorders>
                                        <w:bottom w:val="single" w:sz="4" w:space="0" w:color="auto"/>
                                      </w:tcBorders>
                                      <w:shd w:val="clear" w:color="auto" w:fill="002060"/>
                                    </w:tcPr>
                                    <w:p w14:paraId="74AB7C5C" w14:textId="64286E7E" w:rsidR="007B5626" w:rsidRPr="00C80F48" w:rsidRDefault="007B5626" w:rsidP="00DD1144">
                                      <w:pPr>
                                        <w:pStyle w:val="a9"/>
                                        <w:ind w:leftChars="0" w:left="0"/>
                                        <w:jc w:val="left"/>
                                        <w:rPr>
                                          <w:ins w:id="1860" w:author="作成者"/>
                                          <w:b/>
                                          <w:color w:val="FFFFFF" w:themeColor="background1"/>
                                        </w:rPr>
                                      </w:pPr>
                                      <w:r>
                                        <w:rPr>
                                          <w:rFonts w:hint="eastAsia"/>
                                          <w:b/>
                                          <w:color w:val="FFFFFF" w:themeColor="background1"/>
                                        </w:rPr>
                                        <w:t>Variable name</w:t>
                                      </w:r>
                                    </w:p>
                                  </w:tc>
                                  <w:tc>
                                    <w:tcPr>
                                      <w:tcW w:w="1291" w:type="dxa"/>
                                      <w:tcBorders>
                                        <w:bottom w:val="single" w:sz="4" w:space="0" w:color="auto"/>
                                      </w:tcBorders>
                                      <w:shd w:val="clear" w:color="auto" w:fill="002060"/>
                                    </w:tcPr>
                                    <w:p w14:paraId="71CEBA46" w14:textId="2051C2E5" w:rsidR="007B5626" w:rsidRDefault="007B5626" w:rsidP="00DD1144">
                                      <w:pPr>
                                        <w:pStyle w:val="a9"/>
                                        <w:ind w:leftChars="0" w:left="0"/>
                                        <w:jc w:val="left"/>
                                        <w:rPr>
                                          <w:ins w:id="1861" w:author="作成者"/>
                                          <w:b/>
                                          <w:color w:val="FFFFFF" w:themeColor="background1"/>
                                        </w:rPr>
                                      </w:pPr>
                                      <w:r>
                                        <w:rPr>
                                          <w:rFonts w:hint="eastAsia"/>
                                          <w:b/>
                                          <w:color w:val="FFFFFF" w:themeColor="background1"/>
                                        </w:rPr>
                                        <w:t>HCL SETTINGS</w:t>
                                      </w:r>
                                    </w:p>
                                  </w:tc>
                                  <w:tc>
                                    <w:tcPr>
                                      <w:tcW w:w="1291" w:type="dxa"/>
                                      <w:tcBorders>
                                        <w:bottom w:val="single" w:sz="4" w:space="0" w:color="auto"/>
                                      </w:tcBorders>
                                      <w:shd w:val="clear" w:color="auto" w:fill="002060"/>
                                    </w:tcPr>
                                    <w:p w14:paraId="22CCFC27" w14:textId="791B49CD" w:rsidR="007B5626" w:rsidRPr="00C80F48" w:rsidRDefault="007B5626" w:rsidP="00DD1144">
                                      <w:pPr>
                                        <w:pStyle w:val="a9"/>
                                        <w:ind w:leftChars="0" w:left="0"/>
                                        <w:jc w:val="left"/>
                                        <w:rPr>
                                          <w:ins w:id="1862" w:author="作成者"/>
                                          <w:b/>
                                          <w:color w:val="FFFFFF" w:themeColor="background1"/>
                                        </w:rPr>
                                      </w:pPr>
                                      <w:r>
                                        <w:rPr>
                                          <w:rFonts w:hint="eastAsia"/>
                                          <w:b/>
                                          <w:color w:val="FFFFFF" w:themeColor="background1"/>
                                        </w:rPr>
                                        <w:t>Member variable</w:t>
                                      </w:r>
                                    </w:p>
                                  </w:tc>
                                  <w:tc>
                                    <w:tcPr>
                                      <w:tcW w:w="1253" w:type="dxa"/>
                                      <w:tcBorders>
                                        <w:bottom w:val="single" w:sz="4" w:space="0" w:color="auto"/>
                                      </w:tcBorders>
                                      <w:shd w:val="clear" w:color="auto" w:fill="002060"/>
                                    </w:tcPr>
                                    <w:p w14:paraId="2CF22D39" w14:textId="3B80BC3F" w:rsidR="007B5626" w:rsidRDefault="007B5626" w:rsidP="00DD1144">
                                      <w:pPr>
                                        <w:pStyle w:val="a9"/>
                                        <w:ind w:leftChars="0" w:left="0"/>
                                        <w:jc w:val="left"/>
                                        <w:rPr>
                                          <w:ins w:id="1863" w:author="作成者"/>
                                          <w:b/>
                                          <w:color w:val="FFFFFF" w:themeColor="background1"/>
                                        </w:rPr>
                                      </w:pPr>
                                      <w:r>
                                        <w:rPr>
                                          <w:rFonts w:hint="eastAsia"/>
                                          <w:b/>
                                          <w:color w:val="FFFFFF" w:themeColor="background1"/>
                                        </w:rPr>
                                        <w:t>Substitute order</w:t>
                                      </w:r>
                                    </w:p>
                                  </w:tc>
                                  <w:tc>
                                    <w:tcPr>
                                      <w:tcW w:w="1407" w:type="dxa"/>
                                      <w:tcBorders>
                                        <w:bottom w:val="single" w:sz="4" w:space="0" w:color="auto"/>
                                      </w:tcBorders>
                                      <w:shd w:val="clear" w:color="auto" w:fill="002060"/>
                                    </w:tcPr>
                                    <w:p w14:paraId="61BDC15E" w14:textId="0CC6C03C" w:rsidR="007B5626" w:rsidRDefault="007B5626" w:rsidP="00DD1144">
                                      <w:pPr>
                                        <w:pStyle w:val="a9"/>
                                        <w:ind w:leftChars="0" w:left="0"/>
                                        <w:jc w:val="left"/>
                                        <w:rPr>
                                          <w:ins w:id="1864" w:author="作成者"/>
                                          <w:b/>
                                          <w:color w:val="FFFFFF" w:themeColor="background1"/>
                                        </w:rPr>
                                      </w:pPr>
                                      <w:r>
                                        <w:rPr>
                                          <w:rFonts w:hint="eastAsia"/>
                                          <w:b/>
                                          <w:color w:val="FFFFFF" w:themeColor="background1"/>
                                        </w:rPr>
                                        <w:t>Specific value</w:t>
                                      </w:r>
                                    </w:p>
                                  </w:tc>
                                </w:tr>
                                <w:tr w:rsidR="007B5626" w14:paraId="39194162" w14:textId="77777777" w:rsidTr="00455654">
                                  <w:trPr>
                                    <w:jc w:val="center"/>
                                    <w:ins w:id="1865" w:author="作成者"/>
                                  </w:trPr>
                                  <w:tc>
                                    <w:tcPr>
                                      <w:tcW w:w="704" w:type="dxa"/>
                                    </w:tcPr>
                                    <w:p w14:paraId="4839D438" w14:textId="77777777" w:rsidR="007B5626" w:rsidRDefault="007B5626" w:rsidP="00455654">
                                      <w:pPr>
                                        <w:pStyle w:val="a9"/>
                                        <w:ind w:leftChars="0" w:left="0"/>
                                        <w:jc w:val="left"/>
                                        <w:rPr>
                                          <w:ins w:id="1866" w:author="作成者"/>
                                        </w:rPr>
                                      </w:pPr>
                                      <w:ins w:id="1867" w:author="作成者">
                                        <w:r>
                                          <w:rPr>
                                            <w:rFonts w:hint="eastAsia"/>
                                          </w:rPr>
                                          <w:t>1</w:t>
                                        </w:r>
                                      </w:ins>
                                    </w:p>
                                  </w:tc>
                                  <w:tc>
                                    <w:tcPr>
                                      <w:tcW w:w="1291" w:type="dxa"/>
                                    </w:tcPr>
                                    <w:p w14:paraId="6D8F49AC" w14:textId="77777777" w:rsidR="007B5626" w:rsidRDefault="007B5626" w:rsidP="00455654">
                                      <w:pPr>
                                        <w:pStyle w:val="a9"/>
                                        <w:ind w:leftChars="0" w:left="0"/>
                                        <w:jc w:val="left"/>
                                        <w:rPr>
                                          <w:ins w:id="1868" w:author="作成者"/>
                                        </w:rPr>
                                      </w:pPr>
                                      <w:proofErr w:type="spellStart"/>
                                      <w:ins w:id="1869" w:author="作成者">
                                        <w:r>
                                          <w:rPr>
                                            <w:rFonts w:hint="eastAsia"/>
                                          </w:rPr>
                                          <w:t>V</w:t>
                                        </w:r>
                                        <w:r>
                                          <w:t>AR_hoge</w:t>
                                        </w:r>
                                        <w:proofErr w:type="spellEnd"/>
                                      </w:ins>
                                    </w:p>
                                  </w:tc>
                                  <w:tc>
                                    <w:tcPr>
                                      <w:tcW w:w="1291" w:type="dxa"/>
                                    </w:tcPr>
                                    <w:p w14:paraId="2D0A49D1" w14:textId="77777777" w:rsidR="007B5626" w:rsidRDefault="007B5626" w:rsidP="00455654">
                                      <w:pPr>
                                        <w:pStyle w:val="a9"/>
                                        <w:ind w:leftChars="0" w:left="0"/>
                                        <w:jc w:val="left"/>
                                        <w:rPr>
                                          <w:ins w:id="1870" w:author="作成者"/>
                                        </w:rPr>
                                      </w:pPr>
                                      <w:ins w:id="1871" w:author="作成者">
                                        <w:r>
                                          <w:rPr>
                                            <w:rFonts w:hint="eastAsia"/>
                                          </w:rPr>
                                          <w:t>OFF</w:t>
                                        </w:r>
                                      </w:ins>
                                    </w:p>
                                  </w:tc>
                                  <w:tc>
                                    <w:tcPr>
                                      <w:tcW w:w="1291" w:type="dxa"/>
                                    </w:tcPr>
                                    <w:p w14:paraId="7EBE93FD" w14:textId="77777777" w:rsidR="007B5626" w:rsidRDefault="007B5626" w:rsidP="00455654">
                                      <w:pPr>
                                        <w:pStyle w:val="a9"/>
                                        <w:ind w:leftChars="0" w:left="0"/>
                                        <w:jc w:val="left"/>
                                        <w:rPr>
                                          <w:ins w:id="1872" w:author="作成者"/>
                                        </w:rPr>
                                      </w:pPr>
                                      <w:ins w:id="1873" w:author="作成者">
                                        <w:r>
                                          <w:rPr>
                                            <w:rFonts w:hint="eastAsia"/>
                                          </w:rPr>
                                          <w:t>IP</w:t>
                                        </w:r>
                                      </w:ins>
                                    </w:p>
                                  </w:tc>
                                  <w:tc>
                                    <w:tcPr>
                                      <w:tcW w:w="1253" w:type="dxa"/>
                                    </w:tcPr>
                                    <w:p w14:paraId="70405289" w14:textId="1FDEDE8F" w:rsidR="007B5626" w:rsidRDefault="007B5626" w:rsidP="00455654">
                                      <w:pPr>
                                        <w:pStyle w:val="a9"/>
                                        <w:ind w:leftChars="0" w:left="0"/>
                                        <w:jc w:val="left"/>
                                        <w:rPr>
                                          <w:ins w:id="1874" w:author="作成者"/>
                                        </w:rPr>
                                      </w:pPr>
                                      <w:r w:rsidRPr="00817A86">
                                        <w:rPr>
                                          <w:rFonts w:hint="eastAsia"/>
                                        </w:rPr>
                                        <w:t>No input required</w:t>
                                      </w:r>
                                    </w:p>
                                  </w:tc>
                                  <w:tc>
                                    <w:tcPr>
                                      <w:tcW w:w="1407" w:type="dxa"/>
                                    </w:tcPr>
                                    <w:p w14:paraId="6EAB34E6" w14:textId="77777777" w:rsidR="007B5626" w:rsidRPr="00E708CA" w:rsidRDefault="007B5626" w:rsidP="00455654">
                                      <w:pPr>
                                        <w:pStyle w:val="a9"/>
                                        <w:ind w:leftChars="0" w:left="0"/>
                                        <w:jc w:val="left"/>
                                        <w:rPr>
                                          <w:ins w:id="1875" w:author="作成者"/>
                                        </w:rPr>
                                      </w:pPr>
                                      <w:ins w:id="1876" w:author="作成者">
                                        <w:r>
                                          <w:t>192.168.0.1</w:t>
                                        </w:r>
                                      </w:ins>
                                    </w:p>
                                  </w:tc>
                                </w:tr>
                                <w:tr w:rsidR="007B5626" w14:paraId="534D8A0D" w14:textId="77777777" w:rsidTr="00455654">
                                  <w:trPr>
                                    <w:jc w:val="center"/>
                                    <w:ins w:id="1877" w:author="作成者"/>
                                  </w:trPr>
                                  <w:tc>
                                    <w:tcPr>
                                      <w:tcW w:w="704" w:type="dxa"/>
                                      <w:tcBorders>
                                        <w:bottom w:val="single" w:sz="4" w:space="0" w:color="auto"/>
                                      </w:tcBorders>
                                    </w:tcPr>
                                    <w:p w14:paraId="18EE20C0" w14:textId="77777777" w:rsidR="007B5626" w:rsidRDefault="007B5626" w:rsidP="00455654">
                                      <w:pPr>
                                        <w:pStyle w:val="a9"/>
                                        <w:ind w:leftChars="0" w:left="0"/>
                                        <w:jc w:val="left"/>
                                        <w:rPr>
                                          <w:ins w:id="1878" w:author="作成者"/>
                                        </w:rPr>
                                      </w:pPr>
                                      <w:ins w:id="1879" w:author="作成者">
                                        <w:r>
                                          <w:rPr>
                                            <w:rFonts w:hint="eastAsia"/>
                                          </w:rPr>
                                          <w:t>2</w:t>
                                        </w:r>
                                      </w:ins>
                                    </w:p>
                                  </w:tc>
                                  <w:tc>
                                    <w:tcPr>
                                      <w:tcW w:w="1291" w:type="dxa"/>
                                      <w:tcBorders>
                                        <w:bottom w:val="single" w:sz="4" w:space="0" w:color="auto"/>
                                      </w:tcBorders>
                                    </w:tcPr>
                                    <w:p w14:paraId="026B188E" w14:textId="77777777" w:rsidR="007B5626" w:rsidRDefault="007B5626" w:rsidP="00455654">
                                      <w:pPr>
                                        <w:pStyle w:val="a9"/>
                                        <w:ind w:leftChars="0" w:left="0"/>
                                        <w:jc w:val="left"/>
                                        <w:rPr>
                                          <w:ins w:id="1880" w:author="作成者"/>
                                        </w:rPr>
                                      </w:pPr>
                                      <w:proofErr w:type="spellStart"/>
                                      <w:ins w:id="1881" w:author="作成者">
                                        <w:r>
                                          <w:rPr>
                                            <w:rFonts w:hint="eastAsia"/>
                                          </w:rPr>
                                          <w:t>VAR_hoge</w:t>
                                        </w:r>
                                        <w:proofErr w:type="spellEnd"/>
                                      </w:ins>
                                    </w:p>
                                  </w:tc>
                                  <w:tc>
                                    <w:tcPr>
                                      <w:tcW w:w="1291" w:type="dxa"/>
                                      <w:tcBorders>
                                        <w:bottom w:val="single" w:sz="4" w:space="0" w:color="auto"/>
                                      </w:tcBorders>
                                    </w:tcPr>
                                    <w:p w14:paraId="6199B8E8" w14:textId="77777777" w:rsidR="007B5626" w:rsidRDefault="007B5626" w:rsidP="00455654">
                                      <w:pPr>
                                        <w:pStyle w:val="a9"/>
                                        <w:ind w:leftChars="0" w:left="0"/>
                                        <w:jc w:val="left"/>
                                        <w:rPr>
                                          <w:ins w:id="1882" w:author="作成者"/>
                                        </w:rPr>
                                      </w:pPr>
                                      <w:ins w:id="1883" w:author="作成者">
                                        <w:r>
                                          <w:rPr>
                                            <w:rFonts w:hint="eastAsia"/>
                                          </w:rPr>
                                          <w:t>OFF</w:t>
                                        </w:r>
                                      </w:ins>
                                    </w:p>
                                  </w:tc>
                                  <w:tc>
                                    <w:tcPr>
                                      <w:tcW w:w="1291" w:type="dxa"/>
                                      <w:tcBorders>
                                        <w:bottom w:val="single" w:sz="4" w:space="0" w:color="auto"/>
                                      </w:tcBorders>
                                    </w:tcPr>
                                    <w:p w14:paraId="61577466" w14:textId="77777777" w:rsidR="007B5626" w:rsidRDefault="007B5626" w:rsidP="00455654">
                                      <w:pPr>
                                        <w:pStyle w:val="a9"/>
                                        <w:ind w:leftChars="0" w:left="0"/>
                                        <w:jc w:val="left"/>
                                        <w:rPr>
                                          <w:ins w:id="1884" w:author="作成者"/>
                                        </w:rPr>
                                      </w:pPr>
                                      <w:ins w:id="1885" w:author="作成者">
                                        <w:r>
                                          <w:rPr>
                                            <w:rFonts w:hint="eastAsia"/>
                                          </w:rPr>
                                          <w:t>NAME</w:t>
                                        </w:r>
                                      </w:ins>
                                    </w:p>
                                  </w:tc>
                                  <w:tc>
                                    <w:tcPr>
                                      <w:tcW w:w="1253" w:type="dxa"/>
                                      <w:tcBorders>
                                        <w:bottom w:val="single" w:sz="4" w:space="0" w:color="auto"/>
                                      </w:tcBorders>
                                    </w:tcPr>
                                    <w:p w14:paraId="73194EE9" w14:textId="3DB51F72" w:rsidR="007B5626" w:rsidRDefault="007B5626" w:rsidP="00455654">
                                      <w:pPr>
                                        <w:pStyle w:val="a9"/>
                                        <w:ind w:leftChars="0" w:left="0"/>
                                        <w:jc w:val="left"/>
                                        <w:rPr>
                                          <w:ins w:id="1886" w:author="作成者"/>
                                        </w:rPr>
                                      </w:pPr>
                                      <w:r w:rsidRPr="00817A86">
                                        <w:rPr>
                                          <w:rFonts w:hint="eastAsia"/>
                                        </w:rPr>
                                        <w:t>No input required</w:t>
                                      </w:r>
                                    </w:p>
                                  </w:tc>
                                  <w:tc>
                                    <w:tcPr>
                                      <w:tcW w:w="1407" w:type="dxa"/>
                                      <w:tcBorders>
                                        <w:bottom w:val="single" w:sz="4" w:space="0" w:color="auto"/>
                                      </w:tcBorders>
                                    </w:tcPr>
                                    <w:p w14:paraId="2CF52307" w14:textId="77777777" w:rsidR="007B5626" w:rsidRDefault="007B5626" w:rsidP="00455654">
                                      <w:pPr>
                                        <w:pStyle w:val="a9"/>
                                        <w:ind w:leftChars="0" w:left="0"/>
                                        <w:jc w:val="left"/>
                                        <w:rPr>
                                          <w:ins w:id="1887" w:author="作成者"/>
                                        </w:rPr>
                                      </w:pPr>
                                      <w:proofErr w:type="spellStart"/>
                                      <w:ins w:id="1888" w:author="作成者">
                                        <w:r>
                                          <w:t>m</w:t>
                                        </w:r>
                                        <w:r>
                                          <w:rPr>
                                            <w:rFonts w:hint="eastAsia"/>
                                          </w:rPr>
                                          <w:t>y_</w:t>
                                        </w:r>
                                        <w:r>
                                          <w:t>machine</w:t>
                                        </w:r>
                                        <w:proofErr w:type="spellEnd"/>
                                      </w:ins>
                                    </w:p>
                                  </w:tc>
                                </w:tr>
                              </w:tbl>
                              <w:p w14:paraId="60B5EBA3" w14:textId="77777777" w:rsidR="007B5626" w:rsidRDefault="007B5626" w:rsidP="00366ECC">
                                <w:pPr>
                                  <w:jc w:val="left"/>
                                  <w:rPr>
                                    <w:ins w:id="1889" w:author="作成者"/>
                                    <w:sz w:val="20"/>
                                    <w:szCs w:val="20"/>
                                  </w:rPr>
                                </w:pPr>
                              </w:p>
                              <w:p w14:paraId="3E1DC107" w14:textId="77777777" w:rsidR="007B5626" w:rsidRDefault="007B5626" w:rsidP="00366ECC">
                                <w:pPr>
                                  <w:jc w:val="left"/>
                                  <w:rPr>
                                    <w:ins w:id="1890" w:author="作成者"/>
                                    <w:sz w:val="20"/>
                                    <w:szCs w:val="20"/>
                                  </w:rPr>
                                </w:pPr>
                              </w:p>
                              <w:p w14:paraId="16830A34" w14:textId="77777777" w:rsidR="007B5626" w:rsidRDefault="007B5626" w:rsidP="00366ECC">
                                <w:pPr>
                                  <w:jc w:val="left"/>
                                  <w:rPr>
                                    <w:ins w:id="1891" w:author="作成者"/>
                                    <w:sz w:val="20"/>
                                    <w:szCs w:val="20"/>
                                  </w:rPr>
                                </w:pPr>
                              </w:p>
                              <w:p w14:paraId="3C2B2C81" w14:textId="442C832C" w:rsidR="007B5626" w:rsidRPr="00D464F6" w:rsidRDefault="007B5626" w:rsidP="00366ECC">
                                <w:pPr>
                                  <w:jc w:val="left"/>
                                  <w:rPr>
                                    <w:ins w:id="1892" w:author="作成者"/>
                                    <w:b/>
                                    <w:sz w:val="20"/>
                                    <w:szCs w:val="20"/>
                                  </w:rPr>
                                </w:pPr>
                                <w:ins w:id="1893" w:author="作成者">
                                  <w:r>
                                    <w:rPr>
                                      <w:rFonts w:hint="eastAsia"/>
                                      <w:sz w:val="20"/>
                                      <w:szCs w:val="20"/>
                                    </w:rPr>
                                    <w:t xml:space="preserve">　</w:t>
                                  </w:r>
                                  <w:r>
                                    <w:rPr>
                                      <w:sz w:val="20"/>
                                      <w:szCs w:val="20"/>
                                    </w:rPr>
                                    <w:t xml:space="preserve">　　　　　</w:t>
                                  </w:r>
                                </w:ins>
                                <w:r>
                                  <w:rPr>
                                    <w:rFonts w:hint="eastAsia"/>
                                    <w:b/>
                                    <w:sz w:val="20"/>
                                    <w:szCs w:val="20"/>
                                  </w:rPr>
                                  <w:t>Value registered to Terraform</w:t>
                                </w:r>
                                <w:r>
                                  <w:rPr>
                                    <w:rFonts w:hint="eastAsia"/>
                                    <w:b/>
                                    <w:sz w:val="20"/>
                                    <w:szCs w:val="20"/>
                                  </w:rPr>
                                  <w:t>’</w:t>
                                </w:r>
                                <w:r>
                                  <w:rPr>
                                    <w:rFonts w:hint="eastAsia"/>
                                    <w:b/>
                                    <w:sz w:val="20"/>
                                    <w:szCs w:val="20"/>
                                  </w:rPr>
                                  <w:t>s Variables</w:t>
                                </w:r>
                              </w:p>
                              <w:tbl>
                                <w:tblPr>
                                  <w:tblStyle w:val="ab"/>
                                  <w:tblW w:w="0" w:type="auto"/>
                                  <w:tblInd w:w="896" w:type="dxa"/>
                                  <w:tblLook w:val="04A0" w:firstRow="1" w:lastRow="0" w:firstColumn="1" w:lastColumn="0" w:noHBand="0" w:noVBand="1"/>
                                </w:tblPr>
                                <w:tblGrid>
                                  <w:gridCol w:w="2995"/>
                                  <w:gridCol w:w="2994"/>
                                </w:tblGrid>
                                <w:tr w:rsidR="007B5626" w14:paraId="60130E48" w14:textId="77777777" w:rsidTr="00DD1144">
                                  <w:trPr>
                                    <w:trHeight w:val="372"/>
                                    <w:ins w:id="1894" w:author="作成者"/>
                                  </w:trPr>
                                  <w:tc>
                                    <w:tcPr>
                                      <w:tcW w:w="2995" w:type="dxa"/>
                                      <w:shd w:val="clear" w:color="auto" w:fill="002060"/>
                                    </w:tcPr>
                                    <w:p w14:paraId="5F5732DE" w14:textId="77777777" w:rsidR="007B5626" w:rsidRDefault="007B5626" w:rsidP="00DD1144">
                                      <w:pPr>
                                        <w:jc w:val="left"/>
                                        <w:rPr>
                                          <w:ins w:id="1895" w:author="作成者"/>
                                          <w:b/>
                                          <w:sz w:val="20"/>
                                          <w:szCs w:val="20"/>
                                        </w:rPr>
                                      </w:pPr>
                                      <w:ins w:id="1896" w:author="作成者">
                                        <w:r>
                                          <w:rPr>
                                            <w:rFonts w:hint="eastAsia"/>
                                            <w:b/>
                                            <w:sz w:val="20"/>
                                            <w:szCs w:val="20"/>
                                          </w:rPr>
                                          <w:t>Key</w:t>
                                        </w:r>
                                      </w:ins>
                                    </w:p>
                                  </w:tc>
                                  <w:tc>
                                    <w:tcPr>
                                      <w:tcW w:w="2994" w:type="dxa"/>
                                      <w:shd w:val="clear" w:color="auto" w:fill="002060"/>
                                    </w:tcPr>
                                    <w:p w14:paraId="2F475EF8" w14:textId="77777777" w:rsidR="007B5626" w:rsidRDefault="007B5626" w:rsidP="00DD1144">
                                      <w:pPr>
                                        <w:jc w:val="left"/>
                                        <w:rPr>
                                          <w:ins w:id="1897" w:author="作成者"/>
                                          <w:b/>
                                          <w:sz w:val="20"/>
                                          <w:szCs w:val="20"/>
                                        </w:rPr>
                                      </w:pPr>
                                      <w:ins w:id="1898" w:author="作成者">
                                        <w:r>
                                          <w:rPr>
                                            <w:rFonts w:hint="eastAsia"/>
                                            <w:b/>
                                            <w:sz w:val="20"/>
                                            <w:szCs w:val="20"/>
                                          </w:rPr>
                                          <w:t>Value</w:t>
                                        </w:r>
                                      </w:ins>
                                    </w:p>
                                  </w:tc>
                                </w:tr>
                                <w:tr w:rsidR="007B5626" w14:paraId="624CC17B" w14:textId="77777777" w:rsidTr="00DD1144">
                                  <w:trPr>
                                    <w:trHeight w:val="352"/>
                                    <w:ins w:id="1899" w:author="作成者"/>
                                  </w:trPr>
                                  <w:tc>
                                    <w:tcPr>
                                      <w:tcW w:w="2995" w:type="dxa"/>
                                    </w:tcPr>
                                    <w:p w14:paraId="5617D737" w14:textId="77777777" w:rsidR="007B5626" w:rsidRPr="00515ED5" w:rsidRDefault="007B5626" w:rsidP="00DD1144">
                                      <w:pPr>
                                        <w:jc w:val="left"/>
                                        <w:rPr>
                                          <w:ins w:id="1900" w:author="作成者"/>
                                          <w:sz w:val="20"/>
                                          <w:szCs w:val="20"/>
                                        </w:rPr>
                                      </w:pPr>
                                      <w:proofErr w:type="spellStart"/>
                                      <w:ins w:id="1901" w:author="作成者">
                                        <w:r w:rsidRPr="00515ED5">
                                          <w:rPr>
                                            <w:rFonts w:hint="eastAsia"/>
                                            <w:sz w:val="20"/>
                                            <w:szCs w:val="20"/>
                                          </w:rPr>
                                          <w:t>VAR_hoge</w:t>
                                        </w:r>
                                        <w:proofErr w:type="spellEnd"/>
                                      </w:ins>
                                    </w:p>
                                  </w:tc>
                                  <w:tc>
                                    <w:tcPr>
                                      <w:tcW w:w="2994" w:type="dxa"/>
                                    </w:tcPr>
                                    <w:p w14:paraId="6BA84ADE" w14:textId="77777777" w:rsidR="007B5626" w:rsidRDefault="007B5626" w:rsidP="00DD1144">
                                      <w:pPr>
                                        <w:jc w:val="left"/>
                                        <w:rPr>
                                          <w:ins w:id="1902" w:author="作成者"/>
                                        </w:rPr>
                                      </w:pPr>
                                      <w:ins w:id="1903" w:author="作成者">
                                        <w:r>
                                          <w:rPr>
                                            <w:rFonts w:hint="eastAsia"/>
                                          </w:rPr>
                                          <w:t>{</w:t>
                                        </w:r>
                                      </w:ins>
                                    </w:p>
                                    <w:p w14:paraId="324D2A73" w14:textId="77777777" w:rsidR="007B5626" w:rsidRDefault="007B5626" w:rsidP="00DD1144">
                                      <w:pPr>
                                        <w:jc w:val="left"/>
                                        <w:rPr>
                                          <w:ins w:id="1904" w:author="作成者"/>
                                        </w:rPr>
                                      </w:pPr>
                                      <w:ins w:id="1905" w:author="作成者">
                                        <w:r>
                                          <w:t xml:space="preserve">    “IP” = “192.168.0.1”,</w:t>
                                        </w:r>
                                      </w:ins>
                                    </w:p>
                                    <w:p w14:paraId="556244BC" w14:textId="77777777" w:rsidR="007B5626" w:rsidRDefault="007B5626" w:rsidP="00DD1144">
                                      <w:pPr>
                                        <w:jc w:val="left"/>
                                        <w:rPr>
                                          <w:ins w:id="1906" w:author="作成者"/>
                                        </w:rPr>
                                      </w:pPr>
                                      <w:ins w:id="1907" w:author="作成者">
                                        <w:r>
                                          <w:t xml:space="preserve">    “NAME” = “</w:t>
                                        </w:r>
                                        <w:proofErr w:type="spellStart"/>
                                        <w:r>
                                          <w:t>my_machine</w:t>
                                        </w:r>
                                        <w:proofErr w:type="spellEnd"/>
                                        <w:r>
                                          <w:t>”</w:t>
                                        </w:r>
                                      </w:ins>
                                    </w:p>
                                    <w:p w14:paraId="35F3BAA9" w14:textId="77777777" w:rsidR="007B5626" w:rsidRPr="00515ED5" w:rsidRDefault="007B5626" w:rsidP="00DD1144">
                                      <w:pPr>
                                        <w:jc w:val="left"/>
                                        <w:rPr>
                                          <w:ins w:id="1908" w:author="作成者"/>
                                          <w:sz w:val="20"/>
                                          <w:szCs w:val="20"/>
                                        </w:rPr>
                                      </w:pPr>
                                      <w:ins w:id="1909" w:author="作成者">
                                        <w:r>
                                          <w:t>}</w:t>
                                        </w:r>
                                      </w:ins>
                                    </w:p>
                                  </w:tc>
                                </w:tr>
                              </w:tbl>
                              <w:p w14:paraId="35A76E97" w14:textId="77777777" w:rsidR="007B5626" w:rsidRPr="00515ED5" w:rsidRDefault="007B5626" w:rsidP="00366ECC">
                                <w:pPr>
                                  <w:jc w:val="left"/>
                                  <w:rPr>
                                    <w:ins w:id="1910" w:author="作成者"/>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5" name="下矢印 275"/>
                          <wps:cNvSpPr/>
                          <wps:spPr>
                            <a:xfrm>
                              <a:off x="114300" y="200025"/>
                              <a:ext cx="400050" cy="4328499"/>
                            </a:xfrm>
                            <a:prstGeom prst="downArrow">
                              <a:avLst/>
                            </a:prstGeom>
                            <a:solidFill>
                              <a:schemeClr val="accent6">
                                <a:lumMod val="75000"/>
                                <a:lumOff val="25000"/>
                              </a:schemeClr>
                            </a:solidFill>
                            <a:ln>
                              <a:solidFill>
                                <a:schemeClr val="accent6">
                                  <a:lumMod val="90000"/>
                                  <a:lumOff val="1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76" name="グループ化 276"/>
                          <wpg:cNvGrpSpPr/>
                          <wpg:grpSpPr>
                            <a:xfrm>
                              <a:off x="466725" y="2010363"/>
                              <a:ext cx="2815591" cy="285750"/>
                              <a:chOff x="0" y="601273"/>
                              <a:chExt cx="2816108" cy="286040"/>
                            </a:xfrm>
                          </wpg:grpSpPr>
                          <wps:wsp>
                            <wps:cNvPr id="277" name="角丸四角形 277"/>
                            <wps:cNvSpPr/>
                            <wps:spPr>
                              <a:xfrm>
                                <a:off x="720593" y="635313"/>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8793DDC" w14:textId="71EE3333" w:rsidR="007B5626" w:rsidRDefault="007B5626" w:rsidP="00366ECC">
                                  <w:pPr>
                                    <w:pStyle w:val="Web"/>
                                    <w:spacing w:before="0" w:beforeAutospacing="0" w:after="0" w:afterAutospacing="0"/>
                                    <w:rPr>
                                      <w:ins w:id="1911" w:author="作成者"/>
                                    </w:rPr>
                                  </w:pPr>
                                  <w:ins w:id="1912" w:author="作成者">
                                    <w:r>
                                      <w:rPr>
                                        <w:rFonts w:cs="Times New Roman" w:hint="eastAsia"/>
                                        <w:b/>
                                        <w:bCs/>
                                        <w:color w:val="325121"/>
                                        <w:kern w:val="2"/>
                                        <w:sz w:val="20"/>
                                        <w:szCs w:val="20"/>
                                      </w:rPr>
                                      <w:t xml:space="preserve">⑬ </w:t>
                                    </w:r>
                                  </w:ins>
                                  <w:r>
                                    <w:rPr>
                                      <w:rFonts w:cs="Times New Roman" w:hint="eastAsia"/>
                                      <w:b/>
                                      <w:bCs/>
                                      <w:color w:val="325121"/>
                                      <w:kern w:val="2"/>
                                      <w:sz w:val="20"/>
                                      <w:szCs w:val="20"/>
                                    </w:rPr>
                                    <w:t>Configure Variable values</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78" name="下矢印 278"/>
                            <wps:cNvSpPr/>
                            <wps:spPr>
                              <a:xfrm rot="5400000">
                                <a:off x="190377" y="410896"/>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279" name="角丸四角形 279"/>
                          <wps:cNvSpPr/>
                          <wps:spPr>
                            <a:xfrm>
                              <a:off x="114478" y="-6248"/>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DA2A67C" w14:textId="5295A025" w:rsidR="007B5626" w:rsidRPr="00982EAC" w:rsidRDefault="007B5626" w:rsidP="00366ECC">
                                <w:pPr>
                                  <w:jc w:val="left"/>
                                  <w:rPr>
                                    <w:ins w:id="1913" w:author="作成者"/>
                                    <w:b/>
                                    <w:color w:val="003C8A" w:themeColor="accent6" w:themeTint="E6"/>
                                    <w:sz w:val="20"/>
                                    <w:szCs w:val="20"/>
                                  </w:rPr>
                                </w:pPr>
                                <w:ins w:id="1914" w:author="作成者">
                                  <w:r>
                                    <w:rPr>
                                      <w:rFonts w:hint="eastAsia"/>
                                      <w:b/>
                                      <w:color w:val="003C8A" w:themeColor="accent6" w:themeTint="E6"/>
                                      <w:sz w:val="20"/>
                                      <w:szCs w:val="20"/>
                                    </w:rPr>
                                    <w:t>⑥</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Register Module file</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80" name="角丸四角形 280"/>
                          <wps:cNvSpPr/>
                          <wps:spPr>
                            <a:xfrm>
                              <a:off x="114300" y="3324288"/>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5AE4581" w14:textId="1938B8B0" w:rsidR="007B5626" w:rsidRPr="00982EAC" w:rsidRDefault="007B5626" w:rsidP="00366ECC">
                                <w:pPr>
                                  <w:jc w:val="left"/>
                                  <w:rPr>
                                    <w:ins w:id="1915" w:author="作成者"/>
                                    <w:b/>
                                    <w:color w:val="003C8A" w:themeColor="accent6" w:themeTint="E6"/>
                                    <w:sz w:val="20"/>
                                    <w:szCs w:val="20"/>
                                  </w:rPr>
                                </w:pPr>
                                <w:ins w:id="1916" w:author="作成者">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Execute Operation</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1E796AB" id="グループ化 273" o:spid="_x0000_s1146" style="position:absolute;left:0;text-align:left;margin-left:30.15pt;margin-top:24.25pt;width:460.5pt;height:474.9pt;z-index:251809792;mso-position-horizontal-relative:text;mso-position-vertical-relative:text;mso-height-relative:margin" coordorigin=",-762" coordsize="58483,51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">
                  <v:shape id="フローチャート: 処理 274" o:spid="_x0000_s1147" type="#_x0000_t109" style="position:absolute;top:-762;width:58483;height:51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" fillcolor="#f2f2f2 [3052]" strokecolor="#d8d8d8 [2732]" strokeweight="2pt">
                    <v:textbox>
                      <w:txbxContent>
                        <w:p w14:paraId="73C01ED8" w14:textId="77777777" w:rsidR="007B5626" w:rsidRDefault="007B5626" w:rsidP="00366ECC">
                          <w:pPr>
                            <w:jc w:val="left"/>
                            <w:rPr>
                              <w:ins w:id="1917" w:author="作成者"/>
                              <w:sz w:val="20"/>
                              <w:szCs w:val="20"/>
                            </w:rPr>
                          </w:pPr>
                        </w:p>
                        <w:p w14:paraId="2C6C2A13" w14:textId="77777777" w:rsidR="007B5626" w:rsidRPr="003177F7" w:rsidRDefault="007B5626" w:rsidP="00366ECC">
                          <w:pPr>
                            <w:jc w:val="left"/>
                            <w:rPr>
                              <w:ins w:id="1918" w:author="作成者"/>
                              <w:sz w:val="20"/>
                              <w:szCs w:val="20"/>
                            </w:rPr>
                          </w:pPr>
                        </w:p>
                        <w:tbl>
                          <w:tblPr>
                            <w:tblStyle w:val="ab"/>
                            <w:tblW w:w="7166" w:type="dxa"/>
                            <w:jc w:val="center"/>
                            <w:tblLook w:val="04A0" w:firstRow="1" w:lastRow="0" w:firstColumn="1" w:lastColumn="0" w:noHBand="0" w:noVBand="1"/>
                          </w:tblPr>
                          <w:tblGrid>
                            <w:gridCol w:w="7166"/>
                          </w:tblGrid>
                          <w:tr w:rsidR="007B5626" w:rsidRPr="003177F7" w14:paraId="3D87EF51" w14:textId="77777777" w:rsidTr="00DD1144">
                            <w:trPr>
                              <w:trHeight w:val="1425"/>
                              <w:jc w:val="center"/>
                              <w:ins w:id="1919" w:author="作成者"/>
                            </w:trPr>
                            <w:tc>
                              <w:tcPr>
                                <w:tcW w:w="7166" w:type="dxa"/>
                              </w:tcPr>
                              <w:p w14:paraId="4C96DA11" w14:textId="77777777" w:rsidR="007B5626" w:rsidRPr="00280A77" w:rsidRDefault="007B5626" w:rsidP="00DD1144">
                                <w:pPr>
                                  <w:rPr>
                                    <w:ins w:id="1920" w:author="作成者"/>
                                    <w:sz w:val="20"/>
                                    <w:szCs w:val="20"/>
                                  </w:rPr>
                                </w:pPr>
                                <w:ins w:id="1921" w:author="作成者">
                                  <w:r w:rsidRPr="00280A77">
                                    <w:rPr>
                                      <w:sz w:val="20"/>
                                      <w:szCs w:val="20"/>
                                    </w:rPr>
                                    <w:t>variable "</w:t>
                                  </w:r>
                                  <w:proofErr w:type="spellStart"/>
                                  <w:r w:rsidRPr="00280A77">
                                    <w:rPr>
                                      <w:sz w:val="20"/>
                                      <w:szCs w:val="20"/>
                                    </w:rPr>
                                    <w:t>VAR_hoge</w:t>
                                  </w:r>
                                  <w:proofErr w:type="spellEnd"/>
                                  <w:r w:rsidRPr="00280A77">
                                    <w:rPr>
                                      <w:sz w:val="20"/>
                                      <w:szCs w:val="20"/>
                                    </w:rPr>
                                    <w:t>" {</w:t>
                                  </w:r>
                                </w:ins>
                              </w:p>
                              <w:p w14:paraId="52389CBC" w14:textId="77777777" w:rsidR="007B5626" w:rsidRDefault="007B5626" w:rsidP="00DD1144">
                                <w:pPr>
                                  <w:ind w:firstLineChars="200" w:firstLine="400"/>
                                  <w:rPr>
                                    <w:ins w:id="1922" w:author="作成者"/>
                                    <w:sz w:val="20"/>
                                    <w:szCs w:val="20"/>
                                  </w:rPr>
                                </w:pPr>
                                <w:ins w:id="1923" w:author="作成者">
                                  <w:r>
                                    <w:rPr>
                                      <w:sz w:val="20"/>
                                      <w:szCs w:val="20"/>
                                    </w:rPr>
                                    <w:t>type = object({</w:t>
                                  </w:r>
                                </w:ins>
                              </w:p>
                              <w:p w14:paraId="60E1BAFA" w14:textId="77777777" w:rsidR="007B5626" w:rsidRDefault="007B5626" w:rsidP="00DD1144">
                                <w:pPr>
                                  <w:ind w:firstLineChars="200" w:firstLine="400"/>
                                  <w:rPr>
                                    <w:ins w:id="1924" w:author="作成者"/>
                                    <w:sz w:val="20"/>
                                    <w:szCs w:val="20"/>
                                  </w:rPr>
                                </w:pPr>
                                <w:ins w:id="1925" w:author="作成者">
                                  <w:r>
                                    <w:rPr>
                                      <w:rFonts w:hint="eastAsia"/>
                                      <w:sz w:val="20"/>
                                      <w:szCs w:val="20"/>
                                    </w:rPr>
                                    <w:t xml:space="preserve">    IP = string</w:t>
                                  </w:r>
                                  <w:r>
                                    <w:rPr>
                                      <w:sz w:val="20"/>
                                      <w:szCs w:val="20"/>
                                    </w:rPr>
                                    <w:t>,</w:t>
                                  </w:r>
                                </w:ins>
                              </w:p>
                              <w:p w14:paraId="4ECEEB20" w14:textId="77777777" w:rsidR="007B5626" w:rsidRDefault="007B5626" w:rsidP="00DD1144">
                                <w:pPr>
                                  <w:ind w:firstLineChars="200" w:firstLine="400"/>
                                  <w:rPr>
                                    <w:ins w:id="1926" w:author="作成者"/>
                                    <w:sz w:val="20"/>
                                    <w:szCs w:val="20"/>
                                  </w:rPr>
                                </w:pPr>
                                <w:ins w:id="1927" w:author="作成者">
                                  <w:r>
                                    <w:rPr>
                                      <w:sz w:val="20"/>
                                      <w:szCs w:val="20"/>
                                    </w:rPr>
                                    <w:t xml:space="preserve">    NAME = string</w:t>
                                  </w:r>
                                </w:ins>
                              </w:p>
                              <w:p w14:paraId="731F1073" w14:textId="77777777" w:rsidR="007B5626" w:rsidRPr="00280A77" w:rsidRDefault="007B5626" w:rsidP="00DD1144">
                                <w:pPr>
                                  <w:ind w:firstLineChars="200" w:firstLine="400"/>
                                  <w:rPr>
                                    <w:ins w:id="1928" w:author="作成者"/>
                                    <w:sz w:val="20"/>
                                    <w:szCs w:val="20"/>
                                  </w:rPr>
                                </w:pPr>
                                <w:ins w:id="1929" w:author="作成者">
                                  <w:r>
                                    <w:rPr>
                                      <w:sz w:val="20"/>
                                      <w:szCs w:val="20"/>
                                    </w:rPr>
                                    <w:t>})</w:t>
                                  </w:r>
                                </w:ins>
                              </w:p>
                              <w:p w14:paraId="09C70637" w14:textId="77777777" w:rsidR="007B5626" w:rsidRDefault="007B5626" w:rsidP="00DD1144">
                                <w:pPr>
                                  <w:ind w:firstLineChars="200" w:firstLine="400"/>
                                  <w:rPr>
                                    <w:ins w:id="1930" w:author="作成者"/>
                                  </w:rPr>
                                </w:pPr>
                                <w:ins w:id="1931" w:author="作成者">
                                  <w:r w:rsidRPr="00280A77">
                                    <w:rPr>
                                      <w:sz w:val="20"/>
                                      <w:szCs w:val="20"/>
                                    </w:rPr>
                                    <w:t xml:space="preserve">default = </w:t>
                                  </w:r>
                                  <w:r>
                                    <w:t>{</w:t>
                                  </w:r>
                                </w:ins>
                              </w:p>
                              <w:p w14:paraId="334617F7" w14:textId="77777777" w:rsidR="007B5626" w:rsidRDefault="007B5626" w:rsidP="00DD1144">
                                <w:pPr>
                                  <w:ind w:firstLineChars="200" w:firstLine="420"/>
                                  <w:rPr>
                                    <w:ins w:id="1932" w:author="作成者"/>
                                  </w:rPr>
                                </w:pPr>
                                <w:ins w:id="1933" w:author="作成者">
                                  <w:r>
                                    <w:t xml:space="preserve">    “IP” = “127.0.0.1”,</w:t>
                                  </w:r>
                                </w:ins>
                              </w:p>
                              <w:p w14:paraId="23122A1C" w14:textId="77777777" w:rsidR="007B5626" w:rsidRDefault="007B5626" w:rsidP="00DD1144">
                                <w:pPr>
                                  <w:ind w:firstLineChars="200" w:firstLine="420"/>
                                  <w:rPr>
                                    <w:ins w:id="1934" w:author="作成者"/>
                                  </w:rPr>
                                </w:pPr>
                                <w:ins w:id="1935" w:author="作成者">
                                  <w:r>
                                    <w:t xml:space="preserve">    “NAME” = “machine01”</w:t>
                                  </w:r>
                                </w:ins>
                              </w:p>
                              <w:p w14:paraId="0AE643AD" w14:textId="77777777" w:rsidR="007B5626" w:rsidRPr="00415576" w:rsidRDefault="007B5626" w:rsidP="00DD1144">
                                <w:pPr>
                                  <w:ind w:firstLineChars="200" w:firstLine="420"/>
                                  <w:rPr>
                                    <w:ins w:id="1936" w:author="作成者"/>
                                  </w:rPr>
                                </w:pPr>
                                <w:ins w:id="1937" w:author="作成者">
                                  <w:r>
                                    <w:t>}</w:t>
                                  </w:r>
                                </w:ins>
                              </w:p>
                              <w:p w14:paraId="3EBEEC9C" w14:textId="77777777" w:rsidR="007B5626" w:rsidRPr="003177F7" w:rsidRDefault="007B5626" w:rsidP="00DD1144">
                                <w:pPr>
                                  <w:pStyle w:val="a9"/>
                                  <w:ind w:leftChars="0" w:left="0"/>
                                  <w:rPr>
                                    <w:ins w:id="1938" w:author="作成者"/>
                                    <w:sz w:val="20"/>
                                    <w:szCs w:val="20"/>
                                  </w:rPr>
                                </w:pPr>
                                <w:ins w:id="1939" w:author="作成者">
                                  <w:r w:rsidRPr="00280A77">
                                    <w:rPr>
                                      <w:sz w:val="20"/>
                                      <w:szCs w:val="20"/>
                                    </w:rPr>
                                    <w:t>}</w:t>
                                  </w:r>
                                </w:ins>
                              </w:p>
                            </w:tc>
                          </w:tr>
                        </w:tbl>
                        <w:p w14:paraId="22F4DDAE" w14:textId="77777777" w:rsidR="007B5626" w:rsidRPr="003177F7" w:rsidRDefault="007B5626" w:rsidP="00366ECC">
                          <w:pPr>
                            <w:jc w:val="left"/>
                            <w:rPr>
                              <w:ins w:id="1940" w:author="作成者"/>
                              <w:sz w:val="20"/>
                              <w:szCs w:val="20"/>
                            </w:rPr>
                          </w:pPr>
                        </w:p>
                        <w:p w14:paraId="26E91B3A" w14:textId="77777777" w:rsidR="007B5626" w:rsidRDefault="007B5626" w:rsidP="00366ECC">
                          <w:pPr>
                            <w:jc w:val="left"/>
                            <w:rPr>
                              <w:ins w:id="1941" w:author="作成者"/>
                              <w:sz w:val="20"/>
                              <w:szCs w:val="20"/>
                            </w:rPr>
                          </w:pPr>
                        </w:p>
                        <w:p w14:paraId="57C650B1" w14:textId="77777777" w:rsidR="007B5626" w:rsidRDefault="007B5626" w:rsidP="00366ECC">
                          <w:pPr>
                            <w:jc w:val="left"/>
                            <w:rPr>
                              <w:ins w:id="1942" w:author="作成者"/>
                              <w:sz w:val="20"/>
                              <w:szCs w:val="20"/>
                            </w:rPr>
                          </w:pPr>
                        </w:p>
                        <w:p w14:paraId="6E128139" w14:textId="7A5DB076" w:rsidR="007B5626" w:rsidRPr="00D464F6" w:rsidRDefault="007B5626" w:rsidP="00366ECC">
                          <w:pPr>
                            <w:jc w:val="left"/>
                            <w:rPr>
                              <w:ins w:id="1943" w:author="作成者"/>
                              <w:b/>
                              <w:sz w:val="20"/>
                              <w:szCs w:val="20"/>
                            </w:rPr>
                          </w:pPr>
                          <w:ins w:id="1944" w:author="作成者">
                            <w:r>
                              <w:rPr>
                                <w:rFonts w:hint="eastAsia"/>
                                <w:sz w:val="20"/>
                                <w:szCs w:val="20"/>
                              </w:rPr>
                              <w:t xml:space="preserve">        </w:t>
                            </w:r>
                          </w:ins>
                          <w:r>
                            <w:rPr>
                              <w:rFonts w:hint="eastAsia"/>
                              <w:b/>
                              <w:sz w:val="20"/>
                              <w:szCs w:val="20"/>
                            </w:rPr>
                            <w:t>Substitute value auto registration settings/Substitute value list</w:t>
                          </w:r>
                        </w:p>
                        <w:tbl>
                          <w:tblPr>
                            <w:tblStyle w:val="ab"/>
                            <w:tblW w:w="0" w:type="auto"/>
                            <w:jc w:val="center"/>
                            <w:tblLook w:val="04A0" w:firstRow="1" w:lastRow="0" w:firstColumn="1" w:lastColumn="0" w:noHBand="0" w:noVBand="1"/>
                          </w:tblPr>
                          <w:tblGrid>
                            <w:gridCol w:w="704"/>
                            <w:gridCol w:w="1291"/>
                            <w:gridCol w:w="1291"/>
                            <w:gridCol w:w="1291"/>
                            <w:gridCol w:w="1253"/>
                            <w:gridCol w:w="1407"/>
                          </w:tblGrid>
                          <w:tr w:rsidR="007B5626" w14:paraId="47B00EEF" w14:textId="77777777" w:rsidTr="00455654">
                            <w:trPr>
                              <w:jc w:val="center"/>
                              <w:ins w:id="1945" w:author="作成者"/>
                            </w:trPr>
                            <w:tc>
                              <w:tcPr>
                                <w:tcW w:w="704" w:type="dxa"/>
                                <w:tcBorders>
                                  <w:bottom w:val="single" w:sz="4" w:space="0" w:color="auto"/>
                                </w:tcBorders>
                                <w:shd w:val="clear" w:color="auto" w:fill="002060"/>
                              </w:tcPr>
                              <w:p w14:paraId="56F44943" w14:textId="6392DDBB" w:rsidR="007B5626" w:rsidRPr="00C80F48" w:rsidRDefault="007B5626" w:rsidP="00DD1144">
                                <w:pPr>
                                  <w:pStyle w:val="a9"/>
                                  <w:ind w:leftChars="0" w:left="0"/>
                                  <w:jc w:val="left"/>
                                  <w:rPr>
                                    <w:ins w:id="1946" w:author="作成者"/>
                                    <w:b/>
                                    <w:color w:val="FFFFFF" w:themeColor="background1"/>
                                  </w:rPr>
                                </w:pPr>
                                <w:r>
                                  <w:rPr>
                                    <w:rFonts w:hint="eastAsia"/>
                                    <w:b/>
                                    <w:color w:val="FFFFFF" w:themeColor="background1"/>
                                  </w:rPr>
                                  <w:t>Item No.</w:t>
                                </w:r>
                              </w:p>
                            </w:tc>
                            <w:tc>
                              <w:tcPr>
                                <w:tcW w:w="1291" w:type="dxa"/>
                                <w:tcBorders>
                                  <w:bottom w:val="single" w:sz="4" w:space="0" w:color="auto"/>
                                </w:tcBorders>
                                <w:shd w:val="clear" w:color="auto" w:fill="002060"/>
                              </w:tcPr>
                              <w:p w14:paraId="74AB7C5C" w14:textId="64286E7E" w:rsidR="007B5626" w:rsidRPr="00C80F48" w:rsidRDefault="007B5626" w:rsidP="00DD1144">
                                <w:pPr>
                                  <w:pStyle w:val="a9"/>
                                  <w:ind w:leftChars="0" w:left="0"/>
                                  <w:jc w:val="left"/>
                                  <w:rPr>
                                    <w:ins w:id="1947" w:author="作成者"/>
                                    <w:b/>
                                    <w:color w:val="FFFFFF" w:themeColor="background1"/>
                                  </w:rPr>
                                </w:pPr>
                                <w:r>
                                  <w:rPr>
                                    <w:rFonts w:hint="eastAsia"/>
                                    <w:b/>
                                    <w:color w:val="FFFFFF" w:themeColor="background1"/>
                                  </w:rPr>
                                  <w:t>Variable name</w:t>
                                </w:r>
                              </w:p>
                            </w:tc>
                            <w:tc>
                              <w:tcPr>
                                <w:tcW w:w="1291" w:type="dxa"/>
                                <w:tcBorders>
                                  <w:bottom w:val="single" w:sz="4" w:space="0" w:color="auto"/>
                                </w:tcBorders>
                                <w:shd w:val="clear" w:color="auto" w:fill="002060"/>
                              </w:tcPr>
                              <w:p w14:paraId="71CEBA46" w14:textId="2051C2E5" w:rsidR="007B5626" w:rsidRDefault="007B5626" w:rsidP="00DD1144">
                                <w:pPr>
                                  <w:pStyle w:val="a9"/>
                                  <w:ind w:leftChars="0" w:left="0"/>
                                  <w:jc w:val="left"/>
                                  <w:rPr>
                                    <w:ins w:id="1948" w:author="作成者"/>
                                    <w:b/>
                                    <w:color w:val="FFFFFF" w:themeColor="background1"/>
                                  </w:rPr>
                                </w:pPr>
                                <w:r>
                                  <w:rPr>
                                    <w:rFonts w:hint="eastAsia"/>
                                    <w:b/>
                                    <w:color w:val="FFFFFF" w:themeColor="background1"/>
                                  </w:rPr>
                                  <w:t>HCL SETTINGS</w:t>
                                </w:r>
                              </w:p>
                            </w:tc>
                            <w:tc>
                              <w:tcPr>
                                <w:tcW w:w="1291" w:type="dxa"/>
                                <w:tcBorders>
                                  <w:bottom w:val="single" w:sz="4" w:space="0" w:color="auto"/>
                                </w:tcBorders>
                                <w:shd w:val="clear" w:color="auto" w:fill="002060"/>
                              </w:tcPr>
                              <w:p w14:paraId="22CCFC27" w14:textId="791B49CD" w:rsidR="007B5626" w:rsidRPr="00C80F48" w:rsidRDefault="007B5626" w:rsidP="00DD1144">
                                <w:pPr>
                                  <w:pStyle w:val="a9"/>
                                  <w:ind w:leftChars="0" w:left="0"/>
                                  <w:jc w:val="left"/>
                                  <w:rPr>
                                    <w:ins w:id="1949" w:author="作成者"/>
                                    <w:b/>
                                    <w:color w:val="FFFFFF" w:themeColor="background1"/>
                                  </w:rPr>
                                </w:pPr>
                                <w:r>
                                  <w:rPr>
                                    <w:rFonts w:hint="eastAsia"/>
                                    <w:b/>
                                    <w:color w:val="FFFFFF" w:themeColor="background1"/>
                                  </w:rPr>
                                  <w:t>Member variable</w:t>
                                </w:r>
                              </w:p>
                            </w:tc>
                            <w:tc>
                              <w:tcPr>
                                <w:tcW w:w="1253" w:type="dxa"/>
                                <w:tcBorders>
                                  <w:bottom w:val="single" w:sz="4" w:space="0" w:color="auto"/>
                                </w:tcBorders>
                                <w:shd w:val="clear" w:color="auto" w:fill="002060"/>
                              </w:tcPr>
                              <w:p w14:paraId="2CF22D39" w14:textId="3B80BC3F" w:rsidR="007B5626" w:rsidRDefault="007B5626" w:rsidP="00DD1144">
                                <w:pPr>
                                  <w:pStyle w:val="a9"/>
                                  <w:ind w:leftChars="0" w:left="0"/>
                                  <w:jc w:val="left"/>
                                  <w:rPr>
                                    <w:ins w:id="1950" w:author="作成者"/>
                                    <w:b/>
                                    <w:color w:val="FFFFFF" w:themeColor="background1"/>
                                  </w:rPr>
                                </w:pPr>
                                <w:r>
                                  <w:rPr>
                                    <w:rFonts w:hint="eastAsia"/>
                                    <w:b/>
                                    <w:color w:val="FFFFFF" w:themeColor="background1"/>
                                  </w:rPr>
                                  <w:t>Substitute order</w:t>
                                </w:r>
                              </w:p>
                            </w:tc>
                            <w:tc>
                              <w:tcPr>
                                <w:tcW w:w="1407" w:type="dxa"/>
                                <w:tcBorders>
                                  <w:bottom w:val="single" w:sz="4" w:space="0" w:color="auto"/>
                                </w:tcBorders>
                                <w:shd w:val="clear" w:color="auto" w:fill="002060"/>
                              </w:tcPr>
                              <w:p w14:paraId="61BDC15E" w14:textId="0CC6C03C" w:rsidR="007B5626" w:rsidRDefault="007B5626" w:rsidP="00DD1144">
                                <w:pPr>
                                  <w:pStyle w:val="a9"/>
                                  <w:ind w:leftChars="0" w:left="0"/>
                                  <w:jc w:val="left"/>
                                  <w:rPr>
                                    <w:ins w:id="1951" w:author="作成者"/>
                                    <w:b/>
                                    <w:color w:val="FFFFFF" w:themeColor="background1"/>
                                  </w:rPr>
                                </w:pPr>
                                <w:r>
                                  <w:rPr>
                                    <w:rFonts w:hint="eastAsia"/>
                                    <w:b/>
                                    <w:color w:val="FFFFFF" w:themeColor="background1"/>
                                  </w:rPr>
                                  <w:t>Specific value</w:t>
                                </w:r>
                              </w:p>
                            </w:tc>
                          </w:tr>
                          <w:tr w:rsidR="007B5626" w14:paraId="39194162" w14:textId="77777777" w:rsidTr="00455654">
                            <w:trPr>
                              <w:jc w:val="center"/>
                              <w:ins w:id="1952" w:author="作成者"/>
                            </w:trPr>
                            <w:tc>
                              <w:tcPr>
                                <w:tcW w:w="704" w:type="dxa"/>
                              </w:tcPr>
                              <w:p w14:paraId="4839D438" w14:textId="77777777" w:rsidR="007B5626" w:rsidRDefault="007B5626" w:rsidP="00455654">
                                <w:pPr>
                                  <w:pStyle w:val="a9"/>
                                  <w:ind w:leftChars="0" w:left="0"/>
                                  <w:jc w:val="left"/>
                                  <w:rPr>
                                    <w:ins w:id="1953" w:author="作成者"/>
                                  </w:rPr>
                                </w:pPr>
                                <w:ins w:id="1954" w:author="作成者">
                                  <w:r>
                                    <w:rPr>
                                      <w:rFonts w:hint="eastAsia"/>
                                    </w:rPr>
                                    <w:t>1</w:t>
                                  </w:r>
                                </w:ins>
                              </w:p>
                            </w:tc>
                            <w:tc>
                              <w:tcPr>
                                <w:tcW w:w="1291" w:type="dxa"/>
                              </w:tcPr>
                              <w:p w14:paraId="6D8F49AC" w14:textId="77777777" w:rsidR="007B5626" w:rsidRDefault="007B5626" w:rsidP="00455654">
                                <w:pPr>
                                  <w:pStyle w:val="a9"/>
                                  <w:ind w:leftChars="0" w:left="0"/>
                                  <w:jc w:val="left"/>
                                  <w:rPr>
                                    <w:ins w:id="1955" w:author="作成者"/>
                                  </w:rPr>
                                </w:pPr>
                                <w:proofErr w:type="spellStart"/>
                                <w:ins w:id="1956" w:author="作成者">
                                  <w:r>
                                    <w:rPr>
                                      <w:rFonts w:hint="eastAsia"/>
                                    </w:rPr>
                                    <w:t>V</w:t>
                                  </w:r>
                                  <w:r>
                                    <w:t>AR_hoge</w:t>
                                  </w:r>
                                  <w:proofErr w:type="spellEnd"/>
                                </w:ins>
                              </w:p>
                            </w:tc>
                            <w:tc>
                              <w:tcPr>
                                <w:tcW w:w="1291" w:type="dxa"/>
                              </w:tcPr>
                              <w:p w14:paraId="2D0A49D1" w14:textId="77777777" w:rsidR="007B5626" w:rsidRDefault="007B5626" w:rsidP="00455654">
                                <w:pPr>
                                  <w:pStyle w:val="a9"/>
                                  <w:ind w:leftChars="0" w:left="0"/>
                                  <w:jc w:val="left"/>
                                  <w:rPr>
                                    <w:ins w:id="1957" w:author="作成者"/>
                                  </w:rPr>
                                </w:pPr>
                                <w:ins w:id="1958" w:author="作成者">
                                  <w:r>
                                    <w:rPr>
                                      <w:rFonts w:hint="eastAsia"/>
                                    </w:rPr>
                                    <w:t>OFF</w:t>
                                  </w:r>
                                </w:ins>
                              </w:p>
                            </w:tc>
                            <w:tc>
                              <w:tcPr>
                                <w:tcW w:w="1291" w:type="dxa"/>
                              </w:tcPr>
                              <w:p w14:paraId="7EBE93FD" w14:textId="77777777" w:rsidR="007B5626" w:rsidRDefault="007B5626" w:rsidP="00455654">
                                <w:pPr>
                                  <w:pStyle w:val="a9"/>
                                  <w:ind w:leftChars="0" w:left="0"/>
                                  <w:jc w:val="left"/>
                                  <w:rPr>
                                    <w:ins w:id="1959" w:author="作成者"/>
                                  </w:rPr>
                                </w:pPr>
                                <w:ins w:id="1960" w:author="作成者">
                                  <w:r>
                                    <w:rPr>
                                      <w:rFonts w:hint="eastAsia"/>
                                    </w:rPr>
                                    <w:t>IP</w:t>
                                  </w:r>
                                </w:ins>
                              </w:p>
                            </w:tc>
                            <w:tc>
                              <w:tcPr>
                                <w:tcW w:w="1253" w:type="dxa"/>
                              </w:tcPr>
                              <w:p w14:paraId="70405289" w14:textId="1FDEDE8F" w:rsidR="007B5626" w:rsidRDefault="007B5626" w:rsidP="00455654">
                                <w:pPr>
                                  <w:pStyle w:val="a9"/>
                                  <w:ind w:leftChars="0" w:left="0"/>
                                  <w:jc w:val="left"/>
                                  <w:rPr>
                                    <w:ins w:id="1961" w:author="作成者"/>
                                  </w:rPr>
                                </w:pPr>
                                <w:r w:rsidRPr="00817A86">
                                  <w:rPr>
                                    <w:rFonts w:hint="eastAsia"/>
                                  </w:rPr>
                                  <w:t>No input required</w:t>
                                </w:r>
                              </w:p>
                            </w:tc>
                            <w:tc>
                              <w:tcPr>
                                <w:tcW w:w="1407" w:type="dxa"/>
                              </w:tcPr>
                              <w:p w14:paraId="6EAB34E6" w14:textId="77777777" w:rsidR="007B5626" w:rsidRPr="00E708CA" w:rsidRDefault="007B5626" w:rsidP="00455654">
                                <w:pPr>
                                  <w:pStyle w:val="a9"/>
                                  <w:ind w:leftChars="0" w:left="0"/>
                                  <w:jc w:val="left"/>
                                  <w:rPr>
                                    <w:ins w:id="1962" w:author="作成者"/>
                                  </w:rPr>
                                </w:pPr>
                                <w:ins w:id="1963" w:author="作成者">
                                  <w:r>
                                    <w:t>192.168.0.1</w:t>
                                  </w:r>
                                </w:ins>
                              </w:p>
                            </w:tc>
                          </w:tr>
                          <w:tr w:rsidR="007B5626" w14:paraId="534D8A0D" w14:textId="77777777" w:rsidTr="00455654">
                            <w:trPr>
                              <w:jc w:val="center"/>
                              <w:ins w:id="1964" w:author="作成者"/>
                            </w:trPr>
                            <w:tc>
                              <w:tcPr>
                                <w:tcW w:w="704" w:type="dxa"/>
                                <w:tcBorders>
                                  <w:bottom w:val="single" w:sz="4" w:space="0" w:color="auto"/>
                                </w:tcBorders>
                              </w:tcPr>
                              <w:p w14:paraId="18EE20C0" w14:textId="77777777" w:rsidR="007B5626" w:rsidRDefault="007B5626" w:rsidP="00455654">
                                <w:pPr>
                                  <w:pStyle w:val="a9"/>
                                  <w:ind w:leftChars="0" w:left="0"/>
                                  <w:jc w:val="left"/>
                                  <w:rPr>
                                    <w:ins w:id="1965" w:author="作成者"/>
                                  </w:rPr>
                                </w:pPr>
                                <w:ins w:id="1966" w:author="作成者">
                                  <w:r>
                                    <w:rPr>
                                      <w:rFonts w:hint="eastAsia"/>
                                    </w:rPr>
                                    <w:t>2</w:t>
                                  </w:r>
                                </w:ins>
                              </w:p>
                            </w:tc>
                            <w:tc>
                              <w:tcPr>
                                <w:tcW w:w="1291" w:type="dxa"/>
                                <w:tcBorders>
                                  <w:bottom w:val="single" w:sz="4" w:space="0" w:color="auto"/>
                                </w:tcBorders>
                              </w:tcPr>
                              <w:p w14:paraId="026B188E" w14:textId="77777777" w:rsidR="007B5626" w:rsidRDefault="007B5626" w:rsidP="00455654">
                                <w:pPr>
                                  <w:pStyle w:val="a9"/>
                                  <w:ind w:leftChars="0" w:left="0"/>
                                  <w:jc w:val="left"/>
                                  <w:rPr>
                                    <w:ins w:id="1967" w:author="作成者"/>
                                  </w:rPr>
                                </w:pPr>
                                <w:proofErr w:type="spellStart"/>
                                <w:ins w:id="1968" w:author="作成者">
                                  <w:r>
                                    <w:rPr>
                                      <w:rFonts w:hint="eastAsia"/>
                                    </w:rPr>
                                    <w:t>VAR_hoge</w:t>
                                  </w:r>
                                  <w:proofErr w:type="spellEnd"/>
                                </w:ins>
                              </w:p>
                            </w:tc>
                            <w:tc>
                              <w:tcPr>
                                <w:tcW w:w="1291" w:type="dxa"/>
                                <w:tcBorders>
                                  <w:bottom w:val="single" w:sz="4" w:space="0" w:color="auto"/>
                                </w:tcBorders>
                              </w:tcPr>
                              <w:p w14:paraId="6199B8E8" w14:textId="77777777" w:rsidR="007B5626" w:rsidRDefault="007B5626" w:rsidP="00455654">
                                <w:pPr>
                                  <w:pStyle w:val="a9"/>
                                  <w:ind w:leftChars="0" w:left="0"/>
                                  <w:jc w:val="left"/>
                                  <w:rPr>
                                    <w:ins w:id="1969" w:author="作成者"/>
                                  </w:rPr>
                                </w:pPr>
                                <w:ins w:id="1970" w:author="作成者">
                                  <w:r>
                                    <w:rPr>
                                      <w:rFonts w:hint="eastAsia"/>
                                    </w:rPr>
                                    <w:t>OFF</w:t>
                                  </w:r>
                                </w:ins>
                              </w:p>
                            </w:tc>
                            <w:tc>
                              <w:tcPr>
                                <w:tcW w:w="1291" w:type="dxa"/>
                                <w:tcBorders>
                                  <w:bottom w:val="single" w:sz="4" w:space="0" w:color="auto"/>
                                </w:tcBorders>
                              </w:tcPr>
                              <w:p w14:paraId="61577466" w14:textId="77777777" w:rsidR="007B5626" w:rsidRDefault="007B5626" w:rsidP="00455654">
                                <w:pPr>
                                  <w:pStyle w:val="a9"/>
                                  <w:ind w:leftChars="0" w:left="0"/>
                                  <w:jc w:val="left"/>
                                  <w:rPr>
                                    <w:ins w:id="1971" w:author="作成者"/>
                                  </w:rPr>
                                </w:pPr>
                                <w:ins w:id="1972" w:author="作成者">
                                  <w:r>
                                    <w:rPr>
                                      <w:rFonts w:hint="eastAsia"/>
                                    </w:rPr>
                                    <w:t>NAME</w:t>
                                  </w:r>
                                </w:ins>
                              </w:p>
                            </w:tc>
                            <w:tc>
                              <w:tcPr>
                                <w:tcW w:w="1253" w:type="dxa"/>
                                <w:tcBorders>
                                  <w:bottom w:val="single" w:sz="4" w:space="0" w:color="auto"/>
                                </w:tcBorders>
                              </w:tcPr>
                              <w:p w14:paraId="73194EE9" w14:textId="3DB51F72" w:rsidR="007B5626" w:rsidRDefault="007B5626" w:rsidP="00455654">
                                <w:pPr>
                                  <w:pStyle w:val="a9"/>
                                  <w:ind w:leftChars="0" w:left="0"/>
                                  <w:jc w:val="left"/>
                                  <w:rPr>
                                    <w:ins w:id="1973" w:author="作成者"/>
                                  </w:rPr>
                                </w:pPr>
                                <w:r w:rsidRPr="00817A86">
                                  <w:rPr>
                                    <w:rFonts w:hint="eastAsia"/>
                                  </w:rPr>
                                  <w:t>No input required</w:t>
                                </w:r>
                              </w:p>
                            </w:tc>
                            <w:tc>
                              <w:tcPr>
                                <w:tcW w:w="1407" w:type="dxa"/>
                                <w:tcBorders>
                                  <w:bottom w:val="single" w:sz="4" w:space="0" w:color="auto"/>
                                </w:tcBorders>
                              </w:tcPr>
                              <w:p w14:paraId="2CF52307" w14:textId="77777777" w:rsidR="007B5626" w:rsidRDefault="007B5626" w:rsidP="00455654">
                                <w:pPr>
                                  <w:pStyle w:val="a9"/>
                                  <w:ind w:leftChars="0" w:left="0"/>
                                  <w:jc w:val="left"/>
                                  <w:rPr>
                                    <w:ins w:id="1974" w:author="作成者"/>
                                  </w:rPr>
                                </w:pPr>
                                <w:proofErr w:type="spellStart"/>
                                <w:ins w:id="1975" w:author="作成者">
                                  <w:r>
                                    <w:t>m</w:t>
                                  </w:r>
                                  <w:r>
                                    <w:rPr>
                                      <w:rFonts w:hint="eastAsia"/>
                                    </w:rPr>
                                    <w:t>y_</w:t>
                                  </w:r>
                                  <w:r>
                                    <w:t>machine</w:t>
                                  </w:r>
                                  <w:proofErr w:type="spellEnd"/>
                                </w:ins>
                              </w:p>
                            </w:tc>
                          </w:tr>
                        </w:tbl>
                        <w:p w14:paraId="60B5EBA3" w14:textId="77777777" w:rsidR="007B5626" w:rsidRDefault="007B5626" w:rsidP="00366ECC">
                          <w:pPr>
                            <w:jc w:val="left"/>
                            <w:rPr>
                              <w:ins w:id="1976" w:author="作成者"/>
                              <w:sz w:val="20"/>
                              <w:szCs w:val="20"/>
                            </w:rPr>
                          </w:pPr>
                        </w:p>
                        <w:p w14:paraId="3E1DC107" w14:textId="77777777" w:rsidR="007B5626" w:rsidRDefault="007B5626" w:rsidP="00366ECC">
                          <w:pPr>
                            <w:jc w:val="left"/>
                            <w:rPr>
                              <w:ins w:id="1977" w:author="作成者"/>
                              <w:sz w:val="20"/>
                              <w:szCs w:val="20"/>
                            </w:rPr>
                          </w:pPr>
                        </w:p>
                        <w:p w14:paraId="16830A34" w14:textId="77777777" w:rsidR="007B5626" w:rsidRDefault="007B5626" w:rsidP="00366ECC">
                          <w:pPr>
                            <w:jc w:val="left"/>
                            <w:rPr>
                              <w:ins w:id="1978" w:author="作成者"/>
                              <w:sz w:val="20"/>
                              <w:szCs w:val="20"/>
                            </w:rPr>
                          </w:pPr>
                        </w:p>
                        <w:p w14:paraId="3C2B2C81" w14:textId="442C832C" w:rsidR="007B5626" w:rsidRPr="00D464F6" w:rsidRDefault="007B5626" w:rsidP="00366ECC">
                          <w:pPr>
                            <w:jc w:val="left"/>
                            <w:rPr>
                              <w:ins w:id="1979" w:author="作成者"/>
                              <w:b/>
                              <w:sz w:val="20"/>
                              <w:szCs w:val="20"/>
                            </w:rPr>
                          </w:pPr>
                          <w:ins w:id="1980" w:author="作成者">
                            <w:r>
                              <w:rPr>
                                <w:rFonts w:hint="eastAsia"/>
                                <w:sz w:val="20"/>
                                <w:szCs w:val="20"/>
                              </w:rPr>
                              <w:t xml:space="preserve">　</w:t>
                            </w:r>
                            <w:r>
                              <w:rPr>
                                <w:sz w:val="20"/>
                                <w:szCs w:val="20"/>
                              </w:rPr>
                              <w:t xml:space="preserve">　　　　　</w:t>
                            </w:r>
                          </w:ins>
                          <w:r>
                            <w:rPr>
                              <w:rFonts w:hint="eastAsia"/>
                              <w:b/>
                              <w:sz w:val="20"/>
                              <w:szCs w:val="20"/>
                            </w:rPr>
                            <w:t>Value registered to Terraform</w:t>
                          </w:r>
                          <w:r>
                            <w:rPr>
                              <w:rFonts w:hint="eastAsia"/>
                              <w:b/>
                              <w:sz w:val="20"/>
                              <w:szCs w:val="20"/>
                            </w:rPr>
                            <w:t>’</w:t>
                          </w:r>
                          <w:r>
                            <w:rPr>
                              <w:rFonts w:hint="eastAsia"/>
                              <w:b/>
                              <w:sz w:val="20"/>
                              <w:szCs w:val="20"/>
                            </w:rPr>
                            <w:t>s Variables</w:t>
                          </w:r>
                        </w:p>
                        <w:tbl>
                          <w:tblPr>
                            <w:tblStyle w:val="ab"/>
                            <w:tblW w:w="0" w:type="auto"/>
                            <w:tblInd w:w="896" w:type="dxa"/>
                            <w:tblLook w:val="04A0" w:firstRow="1" w:lastRow="0" w:firstColumn="1" w:lastColumn="0" w:noHBand="0" w:noVBand="1"/>
                          </w:tblPr>
                          <w:tblGrid>
                            <w:gridCol w:w="2995"/>
                            <w:gridCol w:w="2994"/>
                          </w:tblGrid>
                          <w:tr w:rsidR="007B5626" w14:paraId="60130E48" w14:textId="77777777" w:rsidTr="00DD1144">
                            <w:trPr>
                              <w:trHeight w:val="372"/>
                              <w:ins w:id="1981" w:author="作成者"/>
                            </w:trPr>
                            <w:tc>
                              <w:tcPr>
                                <w:tcW w:w="2995" w:type="dxa"/>
                                <w:shd w:val="clear" w:color="auto" w:fill="002060"/>
                              </w:tcPr>
                              <w:p w14:paraId="5F5732DE" w14:textId="77777777" w:rsidR="007B5626" w:rsidRDefault="007B5626" w:rsidP="00DD1144">
                                <w:pPr>
                                  <w:jc w:val="left"/>
                                  <w:rPr>
                                    <w:ins w:id="1982" w:author="作成者"/>
                                    <w:b/>
                                    <w:sz w:val="20"/>
                                    <w:szCs w:val="20"/>
                                  </w:rPr>
                                </w:pPr>
                                <w:ins w:id="1983" w:author="作成者">
                                  <w:r>
                                    <w:rPr>
                                      <w:rFonts w:hint="eastAsia"/>
                                      <w:b/>
                                      <w:sz w:val="20"/>
                                      <w:szCs w:val="20"/>
                                    </w:rPr>
                                    <w:t>Key</w:t>
                                  </w:r>
                                </w:ins>
                              </w:p>
                            </w:tc>
                            <w:tc>
                              <w:tcPr>
                                <w:tcW w:w="2994" w:type="dxa"/>
                                <w:shd w:val="clear" w:color="auto" w:fill="002060"/>
                              </w:tcPr>
                              <w:p w14:paraId="2F475EF8" w14:textId="77777777" w:rsidR="007B5626" w:rsidRDefault="007B5626" w:rsidP="00DD1144">
                                <w:pPr>
                                  <w:jc w:val="left"/>
                                  <w:rPr>
                                    <w:ins w:id="1984" w:author="作成者"/>
                                    <w:b/>
                                    <w:sz w:val="20"/>
                                    <w:szCs w:val="20"/>
                                  </w:rPr>
                                </w:pPr>
                                <w:ins w:id="1985" w:author="作成者">
                                  <w:r>
                                    <w:rPr>
                                      <w:rFonts w:hint="eastAsia"/>
                                      <w:b/>
                                      <w:sz w:val="20"/>
                                      <w:szCs w:val="20"/>
                                    </w:rPr>
                                    <w:t>Value</w:t>
                                  </w:r>
                                </w:ins>
                              </w:p>
                            </w:tc>
                          </w:tr>
                          <w:tr w:rsidR="007B5626" w14:paraId="624CC17B" w14:textId="77777777" w:rsidTr="00DD1144">
                            <w:trPr>
                              <w:trHeight w:val="352"/>
                              <w:ins w:id="1986" w:author="作成者"/>
                            </w:trPr>
                            <w:tc>
                              <w:tcPr>
                                <w:tcW w:w="2995" w:type="dxa"/>
                              </w:tcPr>
                              <w:p w14:paraId="5617D737" w14:textId="77777777" w:rsidR="007B5626" w:rsidRPr="00515ED5" w:rsidRDefault="007B5626" w:rsidP="00DD1144">
                                <w:pPr>
                                  <w:jc w:val="left"/>
                                  <w:rPr>
                                    <w:ins w:id="1987" w:author="作成者"/>
                                    <w:sz w:val="20"/>
                                    <w:szCs w:val="20"/>
                                  </w:rPr>
                                </w:pPr>
                                <w:proofErr w:type="spellStart"/>
                                <w:ins w:id="1988" w:author="作成者">
                                  <w:r w:rsidRPr="00515ED5">
                                    <w:rPr>
                                      <w:rFonts w:hint="eastAsia"/>
                                      <w:sz w:val="20"/>
                                      <w:szCs w:val="20"/>
                                    </w:rPr>
                                    <w:t>VAR_hoge</w:t>
                                  </w:r>
                                  <w:proofErr w:type="spellEnd"/>
                                </w:ins>
                              </w:p>
                            </w:tc>
                            <w:tc>
                              <w:tcPr>
                                <w:tcW w:w="2994" w:type="dxa"/>
                              </w:tcPr>
                              <w:p w14:paraId="6BA84ADE" w14:textId="77777777" w:rsidR="007B5626" w:rsidRDefault="007B5626" w:rsidP="00DD1144">
                                <w:pPr>
                                  <w:jc w:val="left"/>
                                  <w:rPr>
                                    <w:ins w:id="1989" w:author="作成者"/>
                                  </w:rPr>
                                </w:pPr>
                                <w:ins w:id="1990" w:author="作成者">
                                  <w:r>
                                    <w:rPr>
                                      <w:rFonts w:hint="eastAsia"/>
                                    </w:rPr>
                                    <w:t>{</w:t>
                                  </w:r>
                                </w:ins>
                              </w:p>
                              <w:p w14:paraId="324D2A73" w14:textId="77777777" w:rsidR="007B5626" w:rsidRDefault="007B5626" w:rsidP="00DD1144">
                                <w:pPr>
                                  <w:jc w:val="left"/>
                                  <w:rPr>
                                    <w:ins w:id="1991" w:author="作成者"/>
                                  </w:rPr>
                                </w:pPr>
                                <w:ins w:id="1992" w:author="作成者">
                                  <w:r>
                                    <w:t xml:space="preserve">    “IP” = “192.168.0.1”,</w:t>
                                  </w:r>
                                </w:ins>
                              </w:p>
                              <w:p w14:paraId="556244BC" w14:textId="77777777" w:rsidR="007B5626" w:rsidRDefault="007B5626" w:rsidP="00DD1144">
                                <w:pPr>
                                  <w:jc w:val="left"/>
                                  <w:rPr>
                                    <w:ins w:id="1993" w:author="作成者"/>
                                  </w:rPr>
                                </w:pPr>
                                <w:ins w:id="1994" w:author="作成者">
                                  <w:r>
                                    <w:t xml:space="preserve">    “NAME” = “</w:t>
                                  </w:r>
                                  <w:proofErr w:type="spellStart"/>
                                  <w:r>
                                    <w:t>my_machine</w:t>
                                  </w:r>
                                  <w:proofErr w:type="spellEnd"/>
                                  <w:r>
                                    <w:t>”</w:t>
                                  </w:r>
                                </w:ins>
                              </w:p>
                              <w:p w14:paraId="35F3BAA9" w14:textId="77777777" w:rsidR="007B5626" w:rsidRPr="00515ED5" w:rsidRDefault="007B5626" w:rsidP="00DD1144">
                                <w:pPr>
                                  <w:jc w:val="left"/>
                                  <w:rPr>
                                    <w:ins w:id="1995" w:author="作成者"/>
                                    <w:sz w:val="20"/>
                                    <w:szCs w:val="20"/>
                                  </w:rPr>
                                </w:pPr>
                                <w:ins w:id="1996" w:author="作成者">
                                  <w:r>
                                    <w:t>}</w:t>
                                  </w:r>
                                </w:ins>
                              </w:p>
                            </w:tc>
                          </w:tr>
                        </w:tbl>
                        <w:p w14:paraId="35A76E97" w14:textId="77777777" w:rsidR="007B5626" w:rsidRPr="00515ED5" w:rsidRDefault="007B5626" w:rsidP="00366ECC">
                          <w:pPr>
                            <w:jc w:val="left"/>
                            <w:rPr>
                              <w:ins w:id="1997" w:author="作成者"/>
                              <w:sz w:val="20"/>
                              <w:szCs w:val="20"/>
                            </w:rPr>
                          </w:pPr>
                        </w:p>
                      </w:txbxContent>
                    </v:textbox>
                  </v:shape>
                  <v:shape id="下矢印 275" o:spid="_x0000_s1148" type="#_x0000_t67" style="position:absolute;left:1143;top:2000;width:4000;height:43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" adj="20602" fillcolor="#0057c9 [2425]" strokecolor="#003c8c [2905]" strokeweight="2pt"/>
                  <v:group id="グループ化 276" o:spid="_x0000_s1149" style="position:absolute;left:4667;top:20103;width:28156;height:2858" coordorigin=",6012" coordsize="28161,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Wy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8pvB7JhwBuf4BAAD//wMAUEsBAi0AFAAGAAgAAAAhANvh9svuAAAAhQEAABMAAAAAAAAA&#10;AAAAAAAAAAAAAFtDb250ZW50X1R5cGVzXS54bWxQSwECLQAUAAYACAAAACEAWvQsW78AAAAVAQAA&#10;CwAAAAAAAAAAAAAAAAAfAQAAX3JlbHMvLnJlbHNQSwECLQAUAAYACAAAACEAKEK1ssYAAADcAAAA&#10;DwAAAAAAAAAAAAAAAAAHAgAAZHJzL2Rvd25yZXYueG1sUEsFBgAAAAADAAMAtwAAAPoCAAAAAA==&#10;">
                    <v:roundrect id="角丸四角形 277" o:spid="_x0000_s1150" style="position:absolute;left:7205;top:6353;width:209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" fillcolor="white [3212]" strokecolor="#508035 [2422]" strokeweight="2pt">
                      <v:shadow on="t" color="black" opacity="26214f" origin="-.5,-.5" offset=".74836mm,.74836mm"/>
                      <v:textbox inset="1mm,0,0,0">
                        <w:txbxContent>
                          <w:p w14:paraId="08793DDC" w14:textId="71EE3333" w:rsidR="007B5626" w:rsidRDefault="007B5626" w:rsidP="00366ECC">
                            <w:pPr>
                              <w:pStyle w:val="Web"/>
                              <w:spacing w:before="0" w:beforeAutospacing="0" w:after="0" w:afterAutospacing="0"/>
                              <w:rPr>
                                <w:ins w:id="1998" w:author="作成者"/>
                              </w:rPr>
                            </w:pPr>
                            <w:ins w:id="1999" w:author="作成者">
                              <w:r>
                                <w:rPr>
                                  <w:rFonts w:cs="Times New Roman" w:hint="eastAsia"/>
                                  <w:b/>
                                  <w:bCs/>
                                  <w:color w:val="325121"/>
                                  <w:kern w:val="2"/>
                                  <w:sz w:val="20"/>
                                  <w:szCs w:val="20"/>
                                </w:rPr>
                                <w:t xml:space="preserve">⑬ </w:t>
                              </w:r>
                            </w:ins>
                            <w:r>
                              <w:rPr>
                                <w:rFonts w:cs="Times New Roman" w:hint="eastAsia"/>
                                <w:b/>
                                <w:bCs/>
                                <w:color w:val="325121"/>
                                <w:kern w:val="2"/>
                                <w:sz w:val="20"/>
                                <w:szCs w:val="20"/>
                              </w:rPr>
                              <w:t>Configure Variable values</w:t>
                            </w:r>
                          </w:p>
                        </w:txbxContent>
                      </v:textbox>
                    </v:roundrect>
                    <v:shape id="下矢印 278" o:spid="_x0000_s1151" type="#_x0000_t67" style="position:absolute;left:1903;top:4109;width:2861;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" adj="18321" fillcolor="#518135" strokecolor="#508035 [2422]" strokeweight="2pt">
                      <v:fill opacity="52428f"/>
                    </v:shape>
                  </v:group>
                  <v:roundrect id="角丸四角形 279" o:spid="_x0000_s1152" style="position:absolute;left:1144;top:-62;width:26353;height:2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" fillcolor="white [3201]" strokecolor="#003c8c [2905]" strokeweight="2pt">
                    <v:shadow on="t" color="black" opacity="26214f" origin="-.5,-.5" offset=".74836mm,.74836mm"/>
                    <v:textbox inset="1mm,0,0,0">
                      <w:txbxContent>
                        <w:p w14:paraId="6DA2A67C" w14:textId="5295A025" w:rsidR="007B5626" w:rsidRPr="00982EAC" w:rsidRDefault="007B5626" w:rsidP="00366ECC">
                          <w:pPr>
                            <w:jc w:val="left"/>
                            <w:rPr>
                              <w:ins w:id="2000" w:author="作成者"/>
                              <w:b/>
                              <w:color w:val="003C8A" w:themeColor="accent6" w:themeTint="E6"/>
                              <w:sz w:val="20"/>
                              <w:szCs w:val="20"/>
                            </w:rPr>
                          </w:pPr>
                          <w:ins w:id="2001" w:author="作成者">
                            <w:r>
                              <w:rPr>
                                <w:rFonts w:hint="eastAsia"/>
                                <w:b/>
                                <w:color w:val="003C8A" w:themeColor="accent6" w:themeTint="E6"/>
                                <w:sz w:val="20"/>
                                <w:szCs w:val="20"/>
                              </w:rPr>
                              <w:t>⑥</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Register Module file</w:t>
                          </w:r>
                        </w:p>
                      </w:txbxContent>
                    </v:textbox>
                  </v:roundrect>
                  <v:roundrect id="角丸四角形 280" o:spid="_x0000_s1153" style="position:absolute;left:1143;top:33242;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" fillcolor="white [3201]" strokecolor="#003c8c [2905]" strokeweight="2pt">
                    <v:shadow on="t" color="black" opacity="26214f" origin="-.5,-.5" offset=".74836mm,.74836mm"/>
                    <v:textbox inset="1mm,0,0,0">
                      <w:txbxContent>
                        <w:p w14:paraId="25AE4581" w14:textId="1938B8B0" w:rsidR="007B5626" w:rsidRPr="00982EAC" w:rsidRDefault="007B5626" w:rsidP="00366ECC">
                          <w:pPr>
                            <w:jc w:val="left"/>
                            <w:rPr>
                              <w:ins w:id="2002" w:author="作成者"/>
                              <w:b/>
                              <w:color w:val="003C8A" w:themeColor="accent6" w:themeTint="E6"/>
                              <w:sz w:val="20"/>
                              <w:szCs w:val="20"/>
                            </w:rPr>
                          </w:pPr>
                          <w:ins w:id="2003" w:author="作成者">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Execute Operation</w:t>
                          </w:r>
                        </w:p>
                      </w:txbxContent>
                    </v:textbox>
                  </v:roundrect>
                  <w10:wrap type="topAndBottom"/>
                </v:group>
              </w:pict>
            </mc:Fallback>
          </mc:AlternateContent>
        </w:r>
        <w:r>
          <w:t>object</w:t>
        </w:r>
      </w:ins>
      <w:r w:rsidR="00DD1144">
        <w:rPr>
          <w:rFonts w:hint="eastAsia"/>
        </w:rPr>
        <w:t xml:space="preserve"> type</w:t>
      </w:r>
    </w:p>
    <w:p w14:paraId="74720110" w14:textId="77777777" w:rsidR="00366ECC" w:rsidRDefault="00366ECC" w:rsidP="00366ECC">
      <w:pPr>
        <w:pStyle w:val="a9"/>
        <w:ind w:leftChars="0" w:left="780"/>
        <w:rPr>
          <w:ins w:id="2004" w:author="作成者"/>
        </w:rPr>
      </w:pPr>
    </w:p>
    <w:p w14:paraId="549FBBF8" w14:textId="77777777" w:rsidR="00366ECC" w:rsidRDefault="00366ECC" w:rsidP="00366ECC">
      <w:pPr>
        <w:widowControl/>
        <w:jc w:val="left"/>
        <w:rPr>
          <w:ins w:id="2005" w:author="作成者"/>
        </w:rPr>
      </w:pPr>
      <w:ins w:id="2006" w:author="作成者">
        <w:r>
          <w:br w:type="page"/>
        </w:r>
      </w:ins>
    </w:p>
    <w:p w14:paraId="0EFB0E5C" w14:textId="77777777" w:rsidR="00366ECC" w:rsidRDefault="00366ECC" w:rsidP="00366ECC">
      <w:pPr>
        <w:pStyle w:val="a9"/>
        <w:ind w:leftChars="0" w:left="360"/>
        <w:rPr>
          <w:ins w:id="2007" w:author="作成者"/>
        </w:rPr>
      </w:pPr>
    </w:p>
    <w:p w14:paraId="50629D2A" w14:textId="481506B9" w:rsidR="00366ECC" w:rsidRDefault="00366ECC" w:rsidP="00366ECC">
      <w:pPr>
        <w:pStyle w:val="a9"/>
        <w:numPr>
          <w:ilvl w:val="1"/>
          <w:numId w:val="14"/>
        </w:numPr>
        <w:ind w:leftChars="0" w:left="780" w:hanging="360"/>
        <w:rPr>
          <w:ins w:id="2008" w:author="作成者"/>
        </w:rPr>
      </w:pPr>
      <w:ins w:id="2009" w:author="作成者">
        <w:r>
          <w:rPr>
            <w:noProof/>
          </w:rPr>
          <mc:AlternateContent>
            <mc:Choice Requires="wpg">
              <w:drawing>
                <wp:anchor distT="0" distB="0" distL="114300" distR="114300" simplePos="0" relativeHeight="251810816" behindDoc="0" locked="0" layoutInCell="1" allowOverlap="1" wp14:anchorId="3C5EDBF6" wp14:editId="1E29313B">
                  <wp:simplePos x="0" y="0"/>
                  <wp:positionH relativeFrom="column">
                    <wp:posOffset>290195</wp:posOffset>
                  </wp:positionH>
                  <wp:positionV relativeFrom="paragraph">
                    <wp:posOffset>306705</wp:posOffset>
                  </wp:positionV>
                  <wp:extent cx="5848350" cy="4514850"/>
                  <wp:effectExtent l="0" t="0" r="19050" b="19050"/>
                  <wp:wrapTopAndBottom/>
                  <wp:docPr id="281" name="グループ化 281"/>
                  <wp:cNvGraphicFramePr/>
                  <a:graphic xmlns:a="http://schemas.openxmlformats.org/drawingml/2006/main">
                    <a:graphicData uri="http://schemas.microsoft.com/office/word/2010/wordprocessingGroup">
                      <wpg:wgp>
                        <wpg:cNvGrpSpPr/>
                        <wpg:grpSpPr>
                          <a:xfrm>
                            <a:off x="0" y="0"/>
                            <a:ext cx="5848350" cy="4514850"/>
                            <a:chOff x="0" y="-76201"/>
                            <a:chExt cx="5848350" cy="4282474"/>
                          </a:xfrm>
                        </wpg:grpSpPr>
                        <wps:wsp>
                          <wps:cNvPr id="282" name="フローチャート: 処理 282"/>
                          <wps:cNvSpPr/>
                          <wps:spPr>
                            <a:xfrm>
                              <a:off x="0" y="-76201"/>
                              <a:ext cx="5848350" cy="4282474"/>
                            </a:xfrm>
                            <a:prstGeom prst="flowChartProcess">
                              <a:avLst/>
                            </a:prstGeom>
                            <a:solidFill>
                              <a:schemeClr val="bg1">
                                <a:lumMod val="95000"/>
                              </a:schemeClr>
                            </a:solidFill>
                            <a:ln>
                              <a:solidFill>
                                <a:schemeClr val="bg1">
                                  <a:lumMod val="85000"/>
                                </a:schemeClr>
                              </a:solidFill>
                            </a:ln>
                          </wps:spPr>
                          <wps:style>
                            <a:lnRef idx="2">
                              <a:schemeClr val="dk1"/>
                            </a:lnRef>
                            <a:fillRef idx="1">
                              <a:schemeClr val="lt1"/>
                            </a:fillRef>
                            <a:effectRef idx="0">
                              <a:schemeClr val="dk1"/>
                            </a:effectRef>
                            <a:fontRef idx="minor">
                              <a:schemeClr val="dk1"/>
                            </a:fontRef>
                          </wps:style>
                          <wps:txbx>
                            <w:txbxContent>
                              <w:p w14:paraId="728C3AF0" w14:textId="77777777" w:rsidR="007B5626" w:rsidRDefault="007B5626" w:rsidP="00366ECC">
                                <w:pPr>
                                  <w:jc w:val="left"/>
                                  <w:rPr>
                                    <w:ins w:id="2010" w:author="作成者"/>
                                    <w:sz w:val="20"/>
                                    <w:szCs w:val="20"/>
                                  </w:rPr>
                                </w:pPr>
                              </w:p>
                              <w:p w14:paraId="08BDED25" w14:textId="77777777" w:rsidR="007B5626" w:rsidRPr="003177F7" w:rsidRDefault="007B5626" w:rsidP="00366ECC">
                                <w:pPr>
                                  <w:jc w:val="left"/>
                                  <w:rPr>
                                    <w:ins w:id="2011" w:author="作成者"/>
                                    <w:sz w:val="20"/>
                                    <w:szCs w:val="20"/>
                                  </w:rPr>
                                </w:pPr>
                              </w:p>
                              <w:tbl>
                                <w:tblPr>
                                  <w:tblStyle w:val="ab"/>
                                  <w:tblW w:w="7166" w:type="dxa"/>
                                  <w:jc w:val="center"/>
                                  <w:tblLook w:val="04A0" w:firstRow="1" w:lastRow="0" w:firstColumn="1" w:lastColumn="0" w:noHBand="0" w:noVBand="1"/>
                                </w:tblPr>
                                <w:tblGrid>
                                  <w:gridCol w:w="7166"/>
                                </w:tblGrid>
                                <w:tr w:rsidR="007B5626" w:rsidRPr="003177F7" w14:paraId="155E1160" w14:textId="77777777" w:rsidTr="00DD1144">
                                  <w:trPr>
                                    <w:trHeight w:val="1425"/>
                                    <w:jc w:val="center"/>
                                    <w:ins w:id="2012" w:author="作成者"/>
                                  </w:trPr>
                                  <w:tc>
                                    <w:tcPr>
                                      <w:tcW w:w="7166" w:type="dxa"/>
                                    </w:tcPr>
                                    <w:p w14:paraId="793F63E7" w14:textId="77777777" w:rsidR="007B5626" w:rsidRPr="00280A77" w:rsidRDefault="007B5626" w:rsidP="00DD1144">
                                      <w:pPr>
                                        <w:rPr>
                                          <w:ins w:id="2013" w:author="作成者"/>
                                          <w:sz w:val="20"/>
                                          <w:szCs w:val="20"/>
                                        </w:rPr>
                                      </w:pPr>
                                      <w:ins w:id="2014" w:author="作成者">
                                        <w:r w:rsidRPr="00280A77">
                                          <w:rPr>
                                            <w:sz w:val="20"/>
                                            <w:szCs w:val="20"/>
                                          </w:rPr>
                                          <w:t>variable "</w:t>
                                        </w:r>
                                        <w:proofErr w:type="spellStart"/>
                                        <w:r w:rsidRPr="00280A77">
                                          <w:rPr>
                                            <w:sz w:val="20"/>
                                            <w:szCs w:val="20"/>
                                          </w:rPr>
                                          <w:t>VAR_hoge</w:t>
                                        </w:r>
                                        <w:proofErr w:type="spellEnd"/>
                                        <w:r w:rsidRPr="00280A77">
                                          <w:rPr>
                                            <w:sz w:val="20"/>
                                            <w:szCs w:val="20"/>
                                          </w:rPr>
                                          <w:t>" {</w:t>
                                        </w:r>
                                      </w:ins>
                                    </w:p>
                                    <w:p w14:paraId="0FE88F5B" w14:textId="77777777" w:rsidR="007B5626" w:rsidRPr="00280A77" w:rsidRDefault="007B5626" w:rsidP="00DD1144">
                                      <w:pPr>
                                        <w:ind w:firstLineChars="200" w:firstLine="400"/>
                                        <w:rPr>
                                          <w:ins w:id="2015" w:author="作成者"/>
                                          <w:sz w:val="20"/>
                                          <w:szCs w:val="20"/>
                                        </w:rPr>
                                      </w:pPr>
                                      <w:ins w:id="2016" w:author="作成者">
                                        <w:r>
                                          <w:rPr>
                                            <w:sz w:val="20"/>
                                            <w:szCs w:val="20"/>
                                          </w:rPr>
                                          <w:t>type = any</w:t>
                                        </w:r>
                                      </w:ins>
                                    </w:p>
                                    <w:p w14:paraId="67D0420A" w14:textId="77777777" w:rsidR="007B5626" w:rsidRDefault="007B5626" w:rsidP="00DD1144">
                                      <w:pPr>
                                        <w:ind w:firstLineChars="200" w:firstLine="400"/>
                                        <w:rPr>
                                          <w:ins w:id="2017" w:author="作成者"/>
                                        </w:rPr>
                                      </w:pPr>
                                      <w:ins w:id="2018" w:author="作成者">
                                        <w:r w:rsidRPr="00280A77">
                                          <w:rPr>
                                            <w:sz w:val="20"/>
                                            <w:szCs w:val="20"/>
                                          </w:rPr>
                                          <w:t xml:space="preserve">default = </w:t>
                                        </w:r>
                                        <w:r>
                                          <w:t>“</w:t>
                                        </w:r>
                                        <w:proofErr w:type="spellStart"/>
                                        <w:r>
                                          <w:t>def</w:t>
                                        </w:r>
                                        <w:proofErr w:type="spellEnd"/>
                                        <w:r>
                                          <w:t>-any”</w:t>
                                        </w:r>
                                      </w:ins>
                                    </w:p>
                                    <w:p w14:paraId="3B826B60" w14:textId="77777777" w:rsidR="007B5626" w:rsidRPr="003177F7" w:rsidRDefault="007B5626" w:rsidP="00DD1144">
                                      <w:pPr>
                                        <w:rPr>
                                          <w:ins w:id="2019" w:author="作成者"/>
                                          <w:sz w:val="20"/>
                                          <w:szCs w:val="20"/>
                                        </w:rPr>
                                      </w:pPr>
                                      <w:ins w:id="2020" w:author="作成者">
                                        <w:r>
                                          <w:t>}</w:t>
                                        </w:r>
                                      </w:ins>
                                    </w:p>
                                  </w:tc>
                                </w:tr>
                              </w:tbl>
                              <w:p w14:paraId="54CD5F00" w14:textId="77777777" w:rsidR="007B5626" w:rsidRPr="003177F7" w:rsidRDefault="007B5626" w:rsidP="00366ECC">
                                <w:pPr>
                                  <w:jc w:val="left"/>
                                  <w:rPr>
                                    <w:ins w:id="2021" w:author="作成者"/>
                                    <w:sz w:val="20"/>
                                    <w:szCs w:val="20"/>
                                  </w:rPr>
                                </w:pPr>
                              </w:p>
                              <w:p w14:paraId="65C255A5" w14:textId="77777777" w:rsidR="007B5626" w:rsidRDefault="007B5626" w:rsidP="00366ECC">
                                <w:pPr>
                                  <w:jc w:val="left"/>
                                  <w:rPr>
                                    <w:ins w:id="2022" w:author="作成者"/>
                                    <w:sz w:val="20"/>
                                    <w:szCs w:val="20"/>
                                  </w:rPr>
                                </w:pPr>
                              </w:p>
                              <w:p w14:paraId="6B5C8231" w14:textId="77777777" w:rsidR="007B5626" w:rsidRDefault="007B5626" w:rsidP="00366ECC">
                                <w:pPr>
                                  <w:jc w:val="left"/>
                                  <w:rPr>
                                    <w:ins w:id="2023" w:author="作成者"/>
                                    <w:sz w:val="20"/>
                                    <w:szCs w:val="20"/>
                                  </w:rPr>
                                </w:pPr>
                              </w:p>
                              <w:p w14:paraId="56FB772D" w14:textId="1299FCAF" w:rsidR="007B5626" w:rsidRPr="00D464F6" w:rsidRDefault="007B5626" w:rsidP="00366ECC">
                                <w:pPr>
                                  <w:jc w:val="left"/>
                                  <w:rPr>
                                    <w:ins w:id="2024" w:author="作成者"/>
                                    <w:b/>
                                    <w:sz w:val="20"/>
                                    <w:szCs w:val="20"/>
                                  </w:rPr>
                                </w:pPr>
                                <w:ins w:id="2025" w:author="作成者">
                                  <w:r>
                                    <w:rPr>
                                      <w:rFonts w:hint="eastAsia"/>
                                      <w:sz w:val="20"/>
                                      <w:szCs w:val="20"/>
                                    </w:rPr>
                                    <w:t xml:space="preserve">        </w:t>
                                  </w:r>
                                </w:ins>
                                <w:r>
                                  <w:rPr>
                                    <w:rFonts w:hint="eastAsia"/>
                                    <w:b/>
                                    <w:sz w:val="20"/>
                                    <w:szCs w:val="20"/>
                                  </w:rPr>
                                  <w:t>Substitute value auto registration settings/Substitute value list</w:t>
                                </w:r>
                              </w:p>
                              <w:tbl>
                                <w:tblPr>
                                  <w:tblStyle w:val="ab"/>
                                  <w:tblW w:w="0" w:type="auto"/>
                                  <w:jc w:val="center"/>
                                  <w:tblLook w:val="04A0" w:firstRow="1" w:lastRow="0" w:firstColumn="1" w:lastColumn="0" w:noHBand="0" w:noVBand="1"/>
                                </w:tblPr>
                                <w:tblGrid>
                                  <w:gridCol w:w="704"/>
                                  <w:gridCol w:w="1291"/>
                                  <w:gridCol w:w="1291"/>
                                  <w:gridCol w:w="1291"/>
                                  <w:gridCol w:w="1253"/>
                                  <w:gridCol w:w="1253"/>
                                </w:tblGrid>
                                <w:tr w:rsidR="007B5626" w14:paraId="4B4D440B" w14:textId="77777777" w:rsidTr="00DD1144">
                                  <w:trPr>
                                    <w:jc w:val="center"/>
                                    <w:ins w:id="2026" w:author="作成者"/>
                                  </w:trPr>
                                  <w:tc>
                                    <w:tcPr>
                                      <w:tcW w:w="704" w:type="dxa"/>
                                      <w:tcBorders>
                                        <w:bottom w:val="single" w:sz="4" w:space="0" w:color="auto"/>
                                      </w:tcBorders>
                                      <w:shd w:val="clear" w:color="auto" w:fill="002060"/>
                                    </w:tcPr>
                                    <w:p w14:paraId="0817F06A" w14:textId="0AE06B39" w:rsidR="007B5626" w:rsidRPr="00C80F48" w:rsidRDefault="007B5626" w:rsidP="00DD1144">
                                      <w:pPr>
                                        <w:pStyle w:val="a9"/>
                                        <w:ind w:leftChars="0" w:left="0"/>
                                        <w:jc w:val="left"/>
                                        <w:rPr>
                                          <w:ins w:id="2027" w:author="作成者"/>
                                          <w:b/>
                                          <w:color w:val="FFFFFF" w:themeColor="background1"/>
                                        </w:rPr>
                                      </w:pPr>
                                      <w:r>
                                        <w:rPr>
                                          <w:rFonts w:hint="eastAsia"/>
                                          <w:b/>
                                          <w:color w:val="FFFFFF" w:themeColor="background1"/>
                                        </w:rPr>
                                        <w:t>Item No.</w:t>
                                      </w:r>
                                    </w:p>
                                  </w:tc>
                                  <w:tc>
                                    <w:tcPr>
                                      <w:tcW w:w="1291" w:type="dxa"/>
                                      <w:tcBorders>
                                        <w:bottom w:val="single" w:sz="4" w:space="0" w:color="auto"/>
                                      </w:tcBorders>
                                      <w:shd w:val="clear" w:color="auto" w:fill="002060"/>
                                    </w:tcPr>
                                    <w:p w14:paraId="196EB7AD" w14:textId="3BC055EE" w:rsidR="007B5626" w:rsidRPr="00C80F48" w:rsidRDefault="007B5626" w:rsidP="00DD1144">
                                      <w:pPr>
                                        <w:pStyle w:val="a9"/>
                                        <w:ind w:leftChars="0" w:left="0"/>
                                        <w:jc w:val="left"/>
                                        <w:rPr>
                                          <w:ins w:id="2028" w:author="作成者"/>
                                          <w:b/>
                                          <w:color w:val="FFFFFF" w:themeColor="background1"/>
                                        </w:rPr>
                                      </w:pPr>
                                      <w:r>
                                        <w:rPr>
                                          <w:rFonts w:hint="eastAsia"/>
                                          <w:b/>
                                          <w:color w:val="FFFFFF" w:themeColor="background1"/>
                                        </w:rPr>
                                        <w:t>Variable name</w:t>
                                      </w:r>
                                    </w:p>
                                  </w:tc>
                                  <w:tc>
                                    <w:tcPr>
                                      <w:tcW w:w="1291" w:type="dxa"/>
                                      <w:tcBorders>
                                        <w:bottom w:val="single" w:sz="4" w:space="0" w:color="auto"/>
                                      </w:tcBorders>
                                      <w:shd w:val="clear" w:color="auto" w:fill="002060"/>
                                    </w:tcPr>
                                    <w:p w14:paraId="47891EEB" w14:textId="70DC50AD" w:rsidR="007B5626" w:rsidRDefault="007B5626" w:rsidP="00DD1144">
                                      <w:pPr>
                                        <w:pStyle w:val="a9"/>
                                        <w:ind w:leftChars="0" w:left="0"/>
                                        <w:jc w:val="left"/>
                                        <w:rPr>
                                          <w:ins w:id="2029" w:author="作成者"/>
                                          <w:b/>
                                          <w:color w:val="FFFFFF" w:themeColor="background1"/>
                                        </w:rPr>
                                      </w:pPr>
                                      <w:r>
                                        <w:rPr>
                                          <w:rFonts w:hint="eastAsia"/>
                                          <w:b/>
                                          <w:color w:val="FFFFFF" w:themeColor="background1"/>
                                        </w:rPr>
                                        <w:t>HCL SETTINGS</w:t>
                                      </w:r>
                                    </w:p>
                                  </w:tc>
                                  <w:tc>
                                    <w:tcPr>
                                      <w:tcW w:w="1291" w:type="dxa"/>
                                      <w:tcBorders>
                                        <w:bottom w:val="single" w:sz="4" w:space="0" w:color="auto"/>
                                      </w:tcBorders>
                                      <w:shd w:val="clear" w:color="auto" w:fill="002060"/>
                                    </w:tcPr>
                                    <w:p w14:paraId="72740A9D" w14:textId="274E42C1" w:rsidR="007B5626" w:rsidRPr="00C80F48" w:rsidRDefault="007B5626" w:rsidP="00DD1144">
                                      <w:pPr>
                                        <w:pStyle w:val="a9"/>
                                        <w:ind w:leftChars="0" w:left="0"/>
                                        <w:jc w:val="left"/>
                                        <w:rPr>
                                          <w:ins w:id="2030" w:author="作成者"/>
                                          <w:b/>
                                          <w:color w:val="FFFFFF" w:themeColor="background1"/>
                                        </w:rPr>
                                      </w:pPr>
                                      <w:r>
                                        <w:rPr>
                                          <w:rFonts w:hint="eastAsia"/>
                                          <w:b/>
                                          <w:color w:val="FFFFFF" w:themeColor="background1"/>
                                        </w:rPr>
                                        <w:t>Member variable</w:t>
                                      </w:r>
                                    </w:p>
                                  </w:tc>
                                  <w:tc>
                                    <w:tcPr>
                                      <w:tcW w:w="1253" w:type="dxa"/>
                                      <w:tcBorders>
                                        <w:bottom w:val="single" w:sz="4" w:space="0" w:color="auto"/>
                                      </w:tcBorders>
                                      <w:shd w:val="clear" w:color="auto" w:fill="002060"/>
                                    </w:tcPr>
                                    <w:p w14:paraId="68C822CB" w14:textId="45824D3F" w:rsidR="007B5626" w:rsidRDefault="007B5626" w:rsidP="00DD1144">
                                      <w:pPr>
                                        <w:pStyle w:val="a9"/>
                                        <w:ind w:leftChars="0" w:left="0"/>
                                        <w:jc w:val="left"/>
                                        <w:rPr>
                                          <w:ins w:id="2031" w:author="作成者"/>
                                          <w:b/>
                                          <w:color w:val="FFFFFF" w:themeColor="background1"/>
                                        </w:rPr>
                                      </w:pPr>
                                      <w:r>
                                        <w:rPr>
                                          <w:rFonts w:hint="eastAsia"/>
                                          <w:b/>
                                          <w:color w:val="FFFFFF" w:themeColor="background1"/>
                                        </w:rPr>
                                        <w:t>Substitute order</w:t>
                                      </w:r>
                                    </w:p>
                                  </w:tc>
                                  <w:tc>
                                    <w:tcPr>
                                      <w:tcW w:w="1253" w:type="dxa"/>
                                      <w:tcBorders>
                                        <w:bottom w:val="single" w:sz="4" w:space="0" w:color="auto"/>
                                      </w:tcBorders>
                                      <w:shd w:val="clear" w:color="auto" w:fill="002060"/>
                                    </w:tcPr>
                                    <w:p w14:paraId="60EBA607" w14:textId="2FA6699C" w:rsidR="007B5626" w:rsidRDefault="007B5626" w:rsidP="00DD1144">
                                      <w:pPr>
                                        <w:pStyle w:val="a9"/>
                                        <w:ind w:leftChars="0" w:left="0"/>
                                        <w:jc w:val="left"/>
                                        <w:rPr>
                                          <w:ins w:id="2032" w:author="作成者"/>
                                          <w:b/>
                                          <w:color w:val="FFFFFF" w:themeColor="background1"/>
                                        </w:rPr>
                                      </w:pPr>
                                      <w:r>
                                        <w:rPr>
                                          <w:rFonts w:hint="eastAsia"/>
                                          <w:b/>
                                          <w:color w:val="FFFFFF" w:themeColor="background1"/>
                                        </w:rPr>
                                        <w:t>Specific value</w:t>
                                      </w:r>
                                    </w:p>
                                  </w:tc>
                                </w:tr>
                                <w:tr w:rsidR="007B5626" w14:paraId="15C9EEC8" w14:textId="77777777" w:rsidTr="00DD1144">
                                  <w:trPr>
                                    <w:jc w:val="center"/>
                                    <w:ins w:id="2033" w:author="作成者"/>
                                  </w:trPr>
                                  <w:tc>
                                    <w:tcPr>
                                      <w:tcW w:w="704" w:type="dxa"/>
                                      <w:tcBorders>
                                        <w:bottom w:val="single" w:sz="4" w:space="0" w:color="auto"/>
                                      </w:tcBorders>
                                    </w:tcPr>
                                    <w:p w14:paraId="6E382A3E" w14:textId="77777777" w:rsidR="007B5626" w:rsidRDefault="007B5626" w:rsidP="00DD1144">
                                      <w:pPr>
                                        <w:pStyle w:val="a9"/>
                                        <w:ind w:leftChars="0" w:left="0"/>
                                        <w:jc w:val="left"/>
                                        <w:rPr>
                                          <w:ins w:id="2034" w:author="作成者"/>
                                        </w:rPr>
                                      </w:pPr>
                                      <w:ins w:id="2035" w:author="作成者">
                                        <w:r>
                                          <w:rPr>
                                            <w:rFonts w:hint="eastAsia"/>
                                          </w:rPr>
                                          <w:t>1</w:t>
                                        </w:r>
                                      </w:ins>
                                    </w:p>
                                  </w:tc>
                                  <w:tc>
                                    <w:tcPr>
                                      <w:tcW w:w="1291" w:type="dxa"/>
                                      <w:tcBorders>
                                        <w:bottom w:val="single" w:sz="4" w:space="0" w:color="auto"/>
                                      </w:tcBorders>
                                    </w:tcPr>
                                    <w:p w14:paraId="7BB97AF7" w14:textId="77777777" w:rsidR="007B5626" w:rsidRDefault="007B5626" w:rsidP="00DD1144">
                                      <w:pPr>
                                        <w:pStyle w:val="a9"/>
                                        <w:ind w:leftChars="0" w:left="0"/>
                                        <w:jc w:val="left"/>
                                        <w:rPr>
                                          <w:ins w:id="2036" w:author="作成者"/>
                                        </w:rPr>
                                      </w:pPr>
                                      <w:proofErr w:type="spellStart"/>
                                      <w:ins w:id="2037" w:author="作成者">
                                        <w:r>
                                          <w:rPr>
                                            <w:rFonts w:hint="eastAsia"/>
                                          </w:rPr>
                                          <w:t>V</w:t>
                                        </w:r>
                                        <w:r>
                                          <w:t>AR_hoge</w:t>
                                        </w:r>
                                        <w:proofErr w:type="spellEnd"/>
                                      </w:ins>
                                    </w:p>
                                  </w:tc>
                                  <w:tc>
                                    <w:tcPr>
                                      <w:tcW w:w="1291" w:type="dxa"/>
                                      <w:tcBorders>
                                        <w:bottom w:val="single" w:sz="4" w:space="0" w:color="auto"/>
                                      </w:tcBorders>
                                    </w:tcPr>
                                    <w:p w14:paraId="15AF4C0C" w14:textId="77777777" w:rsidR="007B5626" w:rsidRDefault="007B5626" w:rsidP="00DD1144">
                                      <w:pPr>
                                        <w:pStyle w:val="a9"/>
                                        <w:ind w:leftChars="0" w:left="0"/>
                                        <w:jc w:val="left"/>
                                        <w:rPr>
                                          <w:ins w:id="2038" w:author="作成者"/>
                                        </w:rPr>
                                      </w:pPr>
                                      <w:ins w:id="2039" w:author="作成者">
                                        <w:r>
                                          <w:rPr>
                                            <w:rFonts w:hint="eastAsia"/>
                                          </w:rPr>
                                          <w:t>OFF</w:t>
                                        </w:r>
                                      </w:ins>
                                    </w:p>
                                  </w:tc>
                                  <w:tc>
                                    <w:tcPr>
                                      <w:tcW w:w="1291" w:type="dxa"/>
                                      <w:tcBorders>
                                        <w:bottom w:val="single" w:sz="4" w:space="0" w:color="auto"/>
                                      </w:tcBorders>
                                    </w:tcPr>
                                    <w:p w14:paraId="010514A5" w14:textId="77777777" w:rsidR="007B5626" w:rsidRDefault="007B5626" w:rsidP="00DD1144">
                                      <w:pPr>
                                        <w:pStyle w:val="a9"/>
                                        <w:ind w:leftChars="0" w:left="0"/>
                                        <w:jc w:val="left"/>
                                        <w:rPr>
                                          <w:ins w:id="2040" w:author="作成者"/>
                                        </w:rPr>
                                      </w:pPr>
                                      <w:ins w:id="2041" w:author="作成者">
                                        <w:r>
                                          <w:rPr>
                                            <w:rFonts w:hint="eastAsia"/>
                                          </w:rPr>
                                          <w:t>k</w:t>
                                        </w:r>
                                        <w:r>
                                          <w:t>ey</w:t>
                                        </w:r>
                                      </w:ins>
                                    </w:p>
                                  </w:tc>
                                  <w:tc>
                                    <w:tcPr>
                                      <w:tcW w:w="1253" w:type="dxa"/>
                                      <w:tcBorders>
                                        <w:bottom w:val="single" w:sz="4" w:space="0" w:color="auto"/>
                                      </w:tcBorders>
                                    </w:tcPr>
                                    <w:p w14:paraId="3AF5BED4" w14:textId="446B8FF4" w:rsidR="007B5626" w:rsidRDefault="007B5626" w:rsidP="00DD1144">
                                      <w:pPr>
                                        <w:pStyle w:val="a9"/>
                                        <w:ind w:leftChars="0" w:left="0"/>
                                        <w:jc w:val="left"/>
                                        <w:rPr>
                                          <w:ins w:id="2042" w:author="作成者"/>
                                        </w:rPr>
                                      </w:pPr>
                                      <w:r>
                                        <w:rPr>
                                          <w:rFonts w:hint="eastAsia"/>
                                        </w:rPr>
                                        <w:t>No input required</w:t>
                                      </w:r>
                                    </w:p>
                                  </w:tc>
                                  <w:tc>
                                    <w:tcPr>
                                      <w:tcW w:w="1253" w:type="dxa"/>
                                      <w:tcBorders>
                                        <w:bottom w:val="single" w:sz="4" w:space="0" w:color="auto"/>
                                      </w:tcBorders>
                                    </w:tcPr>
                                    <w:p w14:paraId="00A6B066" w14:textId="77777777" w:rsidR="007B5626" w:rsidRPr="00E708CA" w:rsidRDefault="007B5626" w:rsidP="00DD1144">
                                      <w:pPr>
                                        <w:pStyle w:val="a9"/>
                                        <w:ind w:leftChars="0" w:left="0"/>
                                        <w:jc w:val="left"/>
                                        <w:rPr>
                                          <w:ins w:id="2043" w:author="作成者"/>
                                        </w:rPr>
                                      </w:pPr>
                                      <w:proofErr w:type="spellStart"/>
                                      <w:ins w:id="2044" w:author="作成者">
                                        <w:r>
                                          <w:t>aaa</w:t>
                                        </w:r>
                                        <w:proofErr w:type="spellEnd"/>
                                      </w:ins>
                                    </w:p>
                                  </w:tc>
                                </w:tr>
                              </w:tbl>
                              <w:p w14:paraId="7EDA2B32" w14:textId="77777777" w:rsidR="007B5626" w:rsidRDefault="007B5626" w:rsidP="00366ECC">
                                <w:pPr>
                                  <w:jc w:val="left"/>
                                  <w:rPr>
                                    <w:ins w:id="2045" w:author="作成者"/>
                                    <w:sz w:val="20"/>
                                    <w:szCs w:val="20"/>
                                  </w:rPr>
                                </w:pPr>
                              </w:p>
                              <w:p w14:paraId="12B81FE1" w14:textId="77777777" w:rsidR="007B5626" w:rsidRDefault="007B5626" w:rsidP="00366ECC">
                                <w:pPr>
                                  <w:jc w:val="left"/>
                                  <w:rPr>
                                    <w:ins w:id="2046" w:author="作成者"/>
                                    <w:sz w:val="20"/>
                                    <w:szCs w:val="20"/>
                                  </w:rPr>
                                </w:pPr>
                              </w:p>
                              <w:p w14:paraId="3CABBC9A" w14:textId="77777777" w:rsidR="007B5626" w:rsidRDefault="007B5626" w:rsidP="00366ECC">
                                <w:pPr>
                                  <w:jc w:val="left"/>
                                  <w:rPr>
                                    <w:ins w:id="2047" w:author="作成者"/>
                                    <w:sz w:val="20"/>
                                    <w:szCs w:val="20"/>
                                  </w:rPr>
                                </w:pPr>
                              </w:p>
                              <w:p w14:paraId="236F2CD3" w14:textId="3281EF50" w:rsidR="007B5626" w:rsidRPr="00D464F6" w:rsidRDefault="007B5626" w:rsidP="00366ECC">
                                <w:pPr>
                                  <w:jc w:val="left"/>
                                  <w:rPr>
                                    <w:ins w:id="2048" w:author="作成者"/>
                                    <w:b/>
                                    <w:sz w:val="20"/>
                                    <w:szCs w:val="20"/>
                                  </w:rPr>
                                </w:pPr>
                                <w:ins w:id="2049" w:author="作成者">
                                  <w:r>
                                    <w:rPr>
                                      <w:rFonts w:hint="eastAsia"/>
                                      <w:sz w:val="20"/>
                                      <w:szCs w:val="20"/>
                                    </w:rPr>
                                    <w:t xml:space="preserve">　</w:t>
                                  </w:r>
                                  <w:r>
                                    <w:rPr>
                                      <w:sz w:val="20"/>
                                      <w:szCs w:val="20"/>
                                    </w:rPr>
                                    <w:t xml:space="preserve">　　　　　</w:t>
                                  </w:r>
                                </w:ins>
                                <w:r>
                                  <w:rPr>
                                    <w:rFonts w:hint="eastAsia"/>
                                    <w:b/>
                                    <w:sz w:val="20"/>
                                    <w:szCs w:val="20"/>
                                  </w:rPr>
                                  <w:t>Value registered to Terraform</w:t>
                                </w:r>
                                <w:r>
                                  <w:rPr>
                                    <w:rFonts w:hint="eastAsia"/>
                                    <w:b/>
                                    <w:sz w:val="20"/>
                                    <w:szCs w:val="20"/>
                                  </w:rPr>
                                  <w:t>’</w:t>
                                </w:r>
                                <w:r>
                                  <w:rPr>
                                    <w:rFonts w:hint="eastAsia"/>
                                    <w:b/>
                                    <w:sz w:val="20"/>
                                    <w:szCs w:val="20"/>
                                  </w:rPr>
                                  <w:t>s Variables</w:t>
                                </w:r>
                              </w:p>
                              <w:tbl>
                                <w:tblPr>
                                  <w:tblStyle w:val="ab"/>
                                  <w:tblW w:w="0" w:type="auto"/>
                                  <w:tblInd w:w="926" w:type="dxa"/>
                                  <w:tblLook w:val="04A0" w:firstRow="1" w:lastRow="0" w:firstColumn="1" w:lastColumn="0" w:noHBand="0" w:noVBand="1"/>
                                </w:tblPr>
                                <w:tblGrid>
                                  <w:gridCol w:w="2995"/>
                                  <w:gridCol w:w="2994"/>
                                </w:tblGrid>
                                <w:tr w:rsidR="007B5626" w14:paraId="3E973173" w14:textId="77777777" w:rsidTr="00DD1144">
                                  <w:trPr>
                                    <w:trHeight w:val="372"/>
                                    <w:ins w:id="2050" w:author="作成者"/>
                                  </w:trPr>
                                  <w:tc>
                                    <w:tcPr>
                                      <w:tcW w:w="2995" w:type="dxa"/>
                                      <w:shd w:val="clear" w:color="auto" w:fill="002060"/>
                                    </w:tcPr>
                                    <w:p w14:paraId="7B175C10" w14:textId="77777777" w:rsidR="007B5626" w:rsidRDefault="007B5626" w:rsidP="00DD1144">
                                      <w:pPr>
                                        <w:jc w:val="left"/>
                                        <w:rPr>
                                          <w:ins w:id="2051" w:author="作成者"/>
                                          <w:b/>
                                          <w:sz w:val="20"/>
                                          <w:szCs w:val="20"/>
                                        </w:rPr>
                                      </w:pPr>
                                      <w:ins w:id="2052" w:author="作成者">
                                        <w:r>
                                          <w:rPr>
                                            <w:rFonts w:hint="eastAsia"/>
                                            <w:b/>
                                            <w:sz w:val="20"/>
                                            <w:szCs w:val="20"/>
                                          </w:rPr>
                                          <w:t>Key</w:t>
                                        </w:r>
                                      </w:ins>
                                    </w:p>
                                  </w:tc>
                                  <w:tc>
                                    <w:tcPr>
                                      <w:tcW w:w="2994" w:type="dxa"/>
                                      <w:shd w:val="clear" w:color="auto" w:fill="002060"/>
                                    </w:tcPr>
                                    <w:p w14:paraId="4A33C19B" w14:textId="77777777" w:rsidR="007B5626" w:rsidRDefault="007B5626" w:rsidP="00DD1144">
                                      <w:pPr>
                                        <w:jc w:val="left"/>
                                        <w:rPr>
                                          <w:ins w:id="2053" w:author="作成者"/>
                                          <w:b/>
                                          <w:sz w:val="20"/>
                                          <w:szCs w:val="20"/>
                                        </w:rPr>
                                      </w:pPr>
                                      <w:ins w:id="2054" w:author="作成者">
                                        <w:r>
                                          <w:rPr>
                                            <w:rFonts w:hint="eastAsia"/>
                                            <w:b/>
                                            <w:sz w:val="20"/>
                                            <w:szCs w:val="20"/>
                                          </w:rPr>
                                          <w:t>Value</w:t>
                                        </w:r>
                                      </w:ins>
                                    </w:p>
                                  </w:tc>
                                </w:tr>
                                <w:tr w:rsidR="007B5626" w14:paraId="050A2228" w14:textId="77777777" w:rsidTr="00DD1144">
                                  <w:trPr>
                                    <w:trHeight w:val="352"/>
                                    <w:ins w:id="2055" w:author="作成者"/>
                                  </w:trPr>
                                  <w:tc>
                                    <w:tcPr>
                                      <w:tcW w:w="2995" w:type="dxa"/>
                                    </w:tcPr>
                                    <w:p w14:paraId="4950CFF5" w14:textId="77777777" w:rsidR="007B5626" w:rsidRPr="00515ED5" w:rsidRDefault="007B5626" w:rsidP="00DD1144">
                                      <w:pPr>
                                        <w:jc w:val="left"/>
                                        <w:rPr>
                                          <w:ins w:id="2056" w:author="作成者"/>
                                          <w:sz w:val="20"/>
                                          <w:szCs w:val="20"/>
                                        </w:rPr>
                                      </w:pPr>
                                      <w:proofErr w:type="spellStart"/>
                                      <w:ins w:id="2057" w:author="作成者">
                                        <w:r w:rsidRPr="00515ED5">
                                          <w:rPr>
                                            <w:rFonts w:hint="eastAsia"/>
                                            <w:sz w:val="20"/>
                                            <w:szCs w:val="20"/>
                                          </w:rPr>
                                          <w:t>VAR_hoge</w:t>
                                        </w:r>
                                        <w:proofErr w:type="spellEnd"/>
                                      </w:ins>
                                    </w:p>
                                  </w:tc>
                                  <w:tc>
                                    <w:tcPr>
                                      <w:tcW w:w="2994" w:type="dxa"/>
                                    </w:tcPr>
                                    <w:p w14:paraId="3C46D946" w14:textId="77777777" w:rsidR="007B5626" w:rsidRPr="00515ED5" w:rsidRDefault="007B5626" w:rsidP="00DD1144">
                                      <w:pPr>
                                        <w:jc w:val="left"/>
                                        <w:rPr>
                                          <w:ins w:id="2058" w:author="作成者"/>
                                          <w:sz w:val="20"/>
                                          <w:szCs w:val="20"/>
                                        </w:rPr>
                                      </w:pPr>
                                      <w:proofErr w:type="spellStart"/>
                                      <w:ins w:id="2059" w:author="作成者">
                                        <w:r>
                                          <w:t>aaa</w:t>
                                        </w:r>
                                        <w:proofErr w:type="spellEnd"/>
                                      </w:ins>
                                    </w:p>
                                  </w:tc>
                                </w:tr>
                              </w:tbl>
                              <w:p w14:paraId="70CD1632" w14:textId="77777777" w:rsidR="007B5626" w:rsidRPr="00515ED5" w:rsidRDefault="007B5626" w:rsidP="00366ECC">
                                <w:pPr>
                                  <w:jc w:val="left"/>
                                  <w:rPr>
                                    <w:ins w:id="2060" w:author="作成者"/>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3" name="下矢印 283"/>
                          <wps:cNvSpPr/>
                          <wps:spPr>
                            <a:xfrm>
                              <a:off x="114300" y="200025"/>
                              <a:ext cx="400050" cy="3695700"/>
                            </a:xfrm>
                            <a:prstGeom prst="downArrow">
                              <a:avLst/>
                            </a:prstGeom>
                            <a:solidFill>
                              <a:schemeClr val="accent6">
                                <a:lumMod val="75000"/>
                                <a:lumOff val="25000"/>
                              </a:schemeClr>
                            </a:solidFill>
                            <a:ln>
                              <a:solidFill>
                                <a:schemeClr val="accent6">
                                  <a:lumMod val="90000"/>
                                  <a:lumOff val="1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84" name="グループ化 284"/>
                          <wpg:cNvGrpSpPr/>
                          <wpg:grpSpPr>
                            <a:xfrm>
                              <a:off x="466725" y="1311861"/>
                              <a:ext cx="2815591" cy="285750"/>
                              <a:chOff x="0" y="-97938"/>
                              <a:chExt cx="2816108" cy="286040"/>
                            </a:xfrm>
                          </wpg:grpSpPr>
                          <wps:wsp>
                            <wps:cNvPr id="285" name="角丸四角形 285"/>
                            <wps:cNvSpPr/>
                            <wps:spPr>
                              <a:xfrm>
                                <a:off x="720593" y="-63898"/>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D96B5B9" w14:textId="5B661C71" w:rsidR="007B5626" w:rsidRDefault="007B5626" w:rsidP="00366ECC">
                                  <w:pPr>
                                    <w:pStyle w:val="Web"/>
                                    <w:spacing w:before="0" w:beforeAutospacing="0" w:after="0" w:afterAutospacing="0"/>
                                    <w:rPr>
                                      <w:ins w:id="2061" w:author="作成者"/>
                                    </w:rPr>
                                  </w:pPr>
                                  <w:ins w:id="2062" w:author="作成者">
                                    <w:r>
                                      <w:rPr>
                                        <w:rFonts w:cs="Times New Roman" w:hint="eastAsia"/>
                                        <w:b/>
                                        <w:bCs/>
                                        <w:color w:val="325121"/>
                                        <w:kern w:val="2"/>
                                        <w:sz w:val="20"/>
                                        <w:szCs w:val="20"/>
                                      </w:rPr>
                                      <w:t xml:space="preserve">⑬ </w:t>
                                    </w:r>
                                  </w:ins>
                                  <w:r>
                                    <w:rPr>
                                      <w:rFonts w:cs="Times New Roman" w:hint="eastAsia"/>
                                      <w:b/>
                                      <w:bCs/>
                                      <w:color w:val="325121"/>
                                      <w:kern w:val="2"/>
                                      <w:sz w:val="20"/>
                                      <w:szCs w:val="20"/>
                                    </w:rPr>
                                    <w:t>Configure Variable values</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86" name="下矢印 286"/>
                            <wps:cNvSpPr/>
                            <wps:spPr>
                              <a:xfrm rot="5400000">
                                <a:off x="190377" y="-288315"/>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287" name="角丸四角形 287"/>
                          <wps:cNvSpPr/>
                          <wps:spPr>
                            <a:xfrm>
                              <a:off x="114300" y="-28461"/>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ACF284C" w14:textId="58EEFD61" w:rsidR="007B5626" w:rsidRPr="00982EAC" w:rsidRDefault="007B5626" w:rsidP="00366ECC">
                                <w:pPr>
                                  <w:jc w:val="left"/>
                                  <w:rPr>
                                    <w:ins w:id="2063" w:author="作成者"/>
                                    <w:b/>
                                    <w:color w:val="003C8A" w:themeColor="accent6" w:themeTint="E6"/>
                                    <w:sz w:val="20"/>
                                    <w:szCs w:val="20"/>
                                  </w:rPr>
                                </w:pPr>
                                <w:ins w:id="2064" w:author="作成者">
                                  <w:r>
                                    <w:rPr>
                                      <w:rFonts w:hint="eastAsia"/>
                                      <w:b/>
                                      <w:color w:val="003C8A" w:themeColor="accent6" w:themeTint="E6"/>
                                      <w:sz w:val="20"/>
                                      <w:szCs w:val="20"/>
                                    </w:rPr>
                                    <w:t>⑥</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Register Module file</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80" name="角丸四角形 480"/>
                          <wps:cNvSpPr/>
                          <wps:spPr>
                            <a:xfrm>
                              <a:off x="114122" y="2597231"/>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EEF780F" w14:textId="3D6F516D" w:rsidR="007B5626" w:rsidRPr="00982EAC" w:rsidRDefault="007B5626" w:rsidP="00366ECC">
                                <w:pPr>
                                  <w:jc w:val="left"/>
                                  <w:rPr>
                                    <w:ins w:id="2065" w:author="作成者"/>
                                    <w:b/>
                                    <w:color w:val="003C8A" w:themeColor="accent6" w:themeTint="E6"/>
                                    <w:sz w:val="20"/>
                                    <w:szCs w:val="20"/>
                                  </w:rPr>
                                </w:pPr>
                                <w:ins w:id="2066" w:author="作成者">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Execute Operation</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5EDBF6" id="グループ化 281" o:spid="_x0000_s1154" style="position:absolute;left:0;text-align:left;margin-left:22.85pt;margin-top:24.15pt;width:460.5pt;height:355.5pt;z-index:251810816;mso-position-horizontal-relative:text;mso-position-vertical-relative:text;mso-width-relative:margin;mso-height-relative:margin" coordorigin=",-762" coordsize="58483,42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">
                  <v:shape id="フローチャート: 処理 282" o:spid="_x0000_s1155" type="#_x0000_t109" style="position:absolute;top:-762;width:58483;height:42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" fillcolor="#f2f2f2 [3052]" strokecolor="#d8d8d8 [2732]" strokeweight="2pt">
                    <v:textbox>
                      <w:txbxContent>
                        <w:p w14:paraId="728C3AF0" w14:textId="77777777" w:rsidR="007B5626" w:rsidRDefault="007B5626" w:rsidP="00366ECC">
                          <w:pPr>
                            <w:jc w:val="left"/>
                            <w:rPr>
                              <w:ins w:id="2067" w:author="作成者"/>
                              <w:sz w:val="20"/>
                              <w:szCs w:val="20"/>
                            </w:rPr>
                          </w:pPr>
                        </w:p>
                        <w:p w14:paraId="08BDED25" w14:textId="77777777" w:rsidR="007B5626" w:rsidRPr="003177F7" w:rsidRDefault="007B5626" w:rsidP="00366ECC">
                          <w:pPr>
                            <w:jc w:val="left"/>
                            <w:rPr>
                              <w:ins w:id="2068" w:author="作成者"/>
                              <w:sz w:val="20"/>
                              <w:szCs w:val="20"/>
                            </w:rPr>
                          </w:pPr>
                        </w:p>
                        <w:tbl>
                          <w:tblPr>
                            <w:tblStyle w:val="ab"/>
                            <w:tblW w:w="7166" w:type="dxa"/>
                            <w:jc w:val="center"/>
                            <w:tblLook w:val="04A0" w:firstRow="1" w:lastRow="0" w:firstColumn="1" w:lastColumn="0" w:noHBand="0" w:noVBand="1"/>
                          </w:tblPr>
                          <w:tblGrid>
                            <w:gridCol w:w="7166"/>
                          </w:tblGrid>
                          <w:tr w:rsidR="007B5626" w:rsidRPr="003177F7" w14:paraId="155E1160" w14:textId="77777777" w:rsidTr="00DD1144">
                            <w:trPr>
                              <w:trHeight w:val="1425"/>
                              <w:jc w:val="center"/>
                              <w:ins w:id="2069" w:author="作成者"/>
                            </w:trPr>
                            <w:tc>
                              <w:tcPr>
                                <w:tcW w:w="7166" w:type="dxa"/>
                              </w:tcPr>
                              <w:p w14:paraId="793F63E7" w14:textId="77777777" w:rsidR="007B5626" w:rsidRPr="00280A77" w:rsidRDefault="007B5626" w:rsidP="00DD1144">
                                <w:pPr>
                                  <w:rPr>
                                    <w:ins w:id="2070" w:author="作成者"/>
                                    <w:sz w:val="20"/>
                                    <w:szCs w:val="20"/>
                                  </w:rPr>
                                </w:pPr>
                                <w:ins w:id="2071" w:author="作成者">
                                  <w:r w:rsidRPr="00280A77">
                                    <w:rPr>
                                      <w:sz w:val="20"/>
                                      <w:szCs w:val="20"/>
                                    </w:rPr>
                                    <w:t>variable "</w:t>
                                  </w:r>
                                  <w:proofErr w:type="spellStart"/>
                                  <w:r w:rsidRPr="00280A77">
                                    <w:rPr>
                                      <w:sz w:val="20"/>
                                      <w:szCs w:val="20"/>
                                    </w:rPr>
                                    <w:t>VAR_hoge</w:t>
                                  </w:r>
                                  <w:proofErr w:type="spellEnd"/>
                                  <w:r w:rsidRPr="00280A77">
                                    <w:rPr>
                                      <w:sz w:val="20"/>
                                      <w:szCs w:val="20"/>
                                    </w:rPr>
                                    <w:t>" {</w:t>
                                  </w:r>
                                </w:ins>
                              </w:p>
                              <w:p w14:paraId="0FE88F5B" w14:textId="77777777" w:rsidR="007B5626" w:rsidRPr="00280A77" w:rsidRDefault="007B5626" w:rsidP="00DD1144">
                                <w:pPr>
                                  <w:ind w:firstLineChars="200" w:firstLine="400"/>
                                  <w:rPr>
                                    <w:ins w:id="2072" w:author="作成者"/>
                                    <w:sz w:val="20"/>
                                    <w:szCs w:val="20"/>
                                  </w:rPr>
                                </w:pPr>
                                <w:ins w:id="2073" w:author="作成者">
                                  <w:r>
                                    <w:rPr>
                                      <w:sz w:val="20"/>
                                      <w:szCs w:val="20"/>
                                    </w:rPr>
                                    <w:t>type = any</w:t>
                                  </w:r>
                                </w:ins>
                              </w:p>
                              <w:p w14:paraId="67D0420A" w14:textId="77777777" w:rsidR="007B5626" w:rsidRDefault="007B5626" w:rsidP="00DD1144">
                                <w:pPr>
                                  <w:ind w:firstLineChars="200" w:firstLine="400"/>
                                  <w:rPr>
                                    <w:ins w:id="2074" w:author="作成者"/>
                                  </w:rPr>
                                </w:pPr>
                                <w:ins w:id="2075" w:author="作成者">
                                  <w:r w:rsidRPr="00280A77">
                                    <w:rPr>
                                      <w:sz w:val="20"/>
                                      <w:szCs w:val="20"/>
                                    </w:rPr>
                                    <w:t xml:space="preserve">default = </w:t>
                                  </w:r>
                                  <w:r>
                                    <w:t>“</w:t>
                                  </w:r>
                                  <w:proofErr w:type="spellStart"/>
                                  <w:r>
                                    <w:t>def</w:t>
                                  </w:r>
                                  <w:proofErr w:type="spellEnd"/>
                                  <w:r>
                                    <w:t>-any”</w:t>
                                  </w:r>
                                </w:ins>
                              </w:p>
                              <w:p w14:paraId="3B826B60" w14:textId="77777777" w:rsidR="007B5626" w:rsidRPr="003177F7" w:rsidRDefault="007B5626" w:rsidP="00DD1144">
                                <w:pPr>
                                  <w:rPr>
                                    <w:ins w:id="2076" w:author="作成者"/>
                                    <w:sz w:val="20"/>
                                    <w:szCs w:val="20"/>
                                  </w:rPr>
                                </w:pPr>
                                <w:ins w:id="2077" w:author="作成者">
                                  <w:r>
                                    <w:t>}</w:t>
                                  </w:r>
                                </w:ins>
                              </w:p>
                            </w:tc>
                          </w:tr>
                        </w:tbl>
                        <w:p w14:paraId="54CD5F00" w14:textId="77777777" w:rsidR="007B5626" w:rsidRPr="003177F7" w:rsidRDefault="007B5626" w:rsidP="00366ECC">
                          <w:pPr>
                            <w:jc w:val="left"/>
                            <w:rPr>
                              <w:ins w:id="2078" w:author="作成者"/>
                              <w:sz w:val="20"/>
                              <w:szCs w:val="20"/>
                            </w:rPr>
                          </w:pPr>
                        </w:p>
                        <w:p w14:paraId="65C255A5" w14:textId="77777777" w:rsidR="007B5626" w:rsidRDefault="007B5626" w:rsidP="00366ECC">
                          <w:pPr>
                            <w:jc w:val="left"/>
                            <w:rPr>
                              <w:ins w:id="2079" w:author="作成者"/>
                              <w:sz w:val="20"/>
                              <w:szCs w:val="20"/>
                            </w:rPr>
                          </w:pPr>
                        </w:p>
                        <w:p w14:paraId="6B5C8231" w14:textId="77777777" w:rsidR="007B5626" w:rsidRDefault="007B5626" w:rsidP="00366ECC">
                          <w:pPr>
                            <w:jc w:val="left"/>
                            <w:rPr>
                              <w:ins w:id="2080" w:author="作成者"/>
                              <w:sz w:val="20"/>
                              <w:szCs w:val="20"/>
                            </w:rPr>
                          </w:pPr>
                        </w:p>
                        <w:p w14:paraId="56FB772D" w14:textId="1299FCAF" w:rsidR="007B5626" w:rsidRPr="00D464F6" w:rsidRDefault="007B5626" w:rsidP="00366ECC">
                          <w:pPr>
                            <w:jc w:val="left"/>
                            <w:rPr>
                              <w:ins w:id="2081" w:author="作成者"/>
                              <w:b/>
                              <w:sz w:val="20"/>
                              <w:szCs w:val="20"/>
                            </w:rPr>
                          </w:pPr>
                          <w:ins w:id="2082" w:author="作成者">
                            <w:r>
                              <w:rPr>
                                <w:rFonts w:hint="eastAsia"/>
                                <w:sz w:val="20"/>
                                <w:szCs w:val="20"/>
                              </w:rPr>
                              <w:t xml:space="preserve">        </w:t>
                            </w:r>
                          </w:ins>
                          <w:r>
                            <w:rPr>
                              <w:rFonts w:hint="eastAsia"/>
                              <w:b/>
                              <w:sz w:val="20"/>
                              <w:szCs w:val="20"/>
                            </w:rPr>
                            <w:t>Substitute value auto registration settings/Substitute value list</w:t>
                          </w:r>
                        </w:p>
                        <w:tbl>
                          <w:tblPr>
                            <w:tblStyle w:val="ab"/>
                            <w:tblW w:w="0" w:type="auto"/>
                            <w:jc w:val="center"/>
                            <w:tblLook w:val="04A0" w:firstRow="1" w:lastRow="0" w:firstColumn="1" w:lastColumn="0" w:noHBand="0" w:noVBand="1"/>
                          </w:tblPr>
                          <w:tblGrid>
                            <w:gridCol w:w="704"/>
                            <w:gridCol w:w="1291"/>
                            <w:gridCol w:w="1291"/>
                            <w:gridCol w:w="1291"/>
                            <w:gridCol w:w="1253"/>
                            <w:gridCol w:w="1253"/>
                          </w:tblGrid>
                          <w:tr w:rsidR="007B5626" w14:paraId="4B4D440B" w14:textId="77777777" w:rsidTr="00DD1144">
                            <w:trPr>
                              <w:jc w:val="center"/>
                              <w:ins w:id="2083" w:author="作成者"/>
                            </w:trPr>
                            <w:tc>
                              <w:tcPr>
                                <w:tcW w:w="704" w:type="dxa"/>
                                <w:tcBorders>
                                  <w:bottom w:val="single" w:sz="4" w:space="0" w:color="auto"/>
                                </w:tcBorders>
                                <w:shd w:val="clear" w:color="auto" w:fill="002060"/>
                              </w:tcPr>
                              <w:p w14:paraId="0817F06A" w14:textId="0AE06B39" w:rsidR="007B5626" w:rsidRPr="00C80F48" w:rsidRDefault="007B5626" w:rsidP="00DD1144">
                                <w:pPr>
                                  <w:pStyle w:val="a9"/>
                                  <w:ind w:leftChars="0" w:left="0"/>
                                  <w:jc w:val="left"/>
                                  <w:rPr>
                                    <w:ins w:id="2084" w:author="作成者"/>
                                    <w:b/>
                                    <w:color w:val="FFFFFF" w:themeColor="background1"/>
                                  </w:rPr>
                                </w:pPr>
                                <w:r>
                                  <w:rPr>
                                    <w:rFonts w:hint="eastAsia"/>
                                    <w:b/>
                                    <w:color w:val="FFFFFF" w:themeColor="background1"/>
                                  </w:rPr>
                                  <w:t>Item No.</w:t>
                                </w:r>
                              </w:p>
                            </w:tc>
                            <w:tc>
                              <w:tcPr>
                                <w:tcW w:w="1291" w:type="dxa"/>
                                <w:tcBorders>
                                  <w:bottom w:val="single" w:sz="4" w:space="0" w:color="auto"/>
                                </w:tcBorders>
                                <w:shd w:val="clear" w:color="auto" w:fill="002060"/>
                              </w:tcPr>
                              <w:p w14:paraId="196EB7AD" w14:textId="3BC055EE" w:rsidR="007B5626" w:rsidRPr="00C80F48" w:rsidRDefault="007B5626" w:rsidP="00DD1144">
                                <w:pPr>
                                  <w:pStyle w:val="a9"/>
                                  <w:ind w:leftChars="0" w:left="0"/>
                                  <w:jc w:val="left"/>
                                  <w:rPr>
                                    <w:ins w:id="2085" w:author="作成者"/>
                                    <w:b/>
                                    <w:color w:val="FFFFFF" w:themeColor="background1"/>
                                  </w:rPr>
                                </w:pPr>
                                <w:r>
                                  <w:rPr>
                                    <w:rFonts w:hint="eastAsia"/>
                                    <w:b/>
                                    <w:color w:val="FFFFFF" w:themeColor="background1"/>
                                  </w:rPr>
                                  <w:t>Variable name</w:t>
                                </w:r>
                              </w:p>
                            </w:tc>
                            <w:tc>
                              <w:tcPr>
                                <w:tcW w:w="1291" w:type="dxa"/>
                                <w:tcBorders>
                                  <w:bottom w:val="single" w:sz="4" w:space="0" w:color="auto"/>
                                </w:tcBorders>
                                <w:shd w:val="clear" w:color="auto" w:fill="002060"/>
                              </w:tcPr>
                              <w:p w14:paraId="47891EEB" w14:textId="70DC50AD" w:rsidR="007B5626" w:rsidRDefault="007B5626" w:rsidP="00DD1144">
                                <w:pPr>
                                  <w:pStyle w:val="a9"/>
                                  <w:ind w:leftChars="0" w:left="0"/>
                                  <w:jc w:val="left"/>
                                  <w:rPr>
                                    <w:ins w:id="2086" w:author="作成者"/>
                                    <w:b/>
                                    <w:color w:val="FFFFFF" w:themeColor="background1"/>
                                  </w:rPr>
                                </w:pPr>
                                <w:r>
                                  <w:rPr>
                                    <w:rFonts w:hint="eastAsia"/>
                                    <w:b/>
                                    <w:color w:val="FFFFFF" w:themeColor="background1"/>
                                  </w:rPr>
                                  <w:t>HCL SETTINGS</w:t>
                                </w:r>
                              </w:p>
                            </w:tc>
                            <w:tc>
                              <w:tcPr>
                                <w:tcW w:w="1291" w:type="dxa"/>
                                <w:tcBorders>
                                  <w:bottom w:val="single" w:sz="4" w:space="0" w:color="auto"/>
                                </w:tcBorders>
                                <w:shd w:val="clear" w:color="auto" w:fill="002060"/>
                              </w:tcPr>
                              <w:p w14:paraId="72740A9D" w14:textId="274E42C1" w:rsidR="007B5626" w:rsidRPr="00C80F48" w:rsidRDefault="007B5626" w:rsidP="00DD1144">
                                <w:pPr>
                                  <w:pStyle w:val="a9"/>
                                  <w:ind w:leftChars="0" w:left="0"/>
                                  <w:jc w:val="left"/>
                                  <w:rPr>
                                    <w:ins w:id="2087" w:author="作成者"/>
                                    <w:b/>
                                    <w:color w:val="FFFFFF" w:themeColor="background1"/>
                                  </w:rPr>
                                </w:pPr>
                                <w:r>
                                  <w:rPr>
                                    <w:rFonts w:hint="eastAsia"/>
                                    <w:b/>
                                    <w:color w:val="FFFFFF" w:themeColor="background1"/>
                                  </w:rPr>
                                  <w:t>Member variable</w:t>
                                </w:r>
                              </w:p>
                            </w:tc>
                            <w:tc>
                              <w:tcPr>
                                <w:tcW w:w="1253" w:type="dxa"/>
                                <w:tcBorders>
                                  <w:bottom w:val="single" w:sz="4" w:space="0" w:color="auto"/>
                                </w:tcBorders>
                                <w:shd w:val="clear" w:color="auto" w:fill="002060"/>
                              </w:tcPr>
                              <w:p w14:paraId="68C822CB" w14:textId="45824D3F" w:rsidR="007B5626" w:rsidRDefault="007B5626" w:rsidP="00DD1144">
                                <w:pPr>
                                  <w:pStyle w:val="a9"/>
                                  <w:ind w:leftChars="0" w:left="0"/>
                                  <w:jc w:val="left"/>
                                  <w:rPr>
                                    <w:ins w:id="2088" w:author="作成者"/>
                                    <w:b/>
                                    <w:color w:val="FFFFFF" w:themeColor="background1"/>
                                  </w:rPr>
                                </w:pPr>
                                <w:r>
                                  <w:rPr>
                                    <w:rFonts w:hint="eastAsia"/>
                                    <w:b/>
                                    <w:color w:val="FFFFFF" w:themeColor="background1"/>
                                  </w:rPr>
                                  <w:t>Substitute order</w:t>
                                </w:r>
                              </w:p>
                            </w:tc>
                            <w:tc>
                              <w:tcPr>
                                <w:tcW w:w="1253" w:type="dxa"/>
                                <w:tcBorders>
                                  <w:bottom w:val="single" w:sz="4" w:space="0" w:color="auto"/>
                                </w:tcBorders>
                                <w:shd w:val="clear" w:color="auto" w:fill="002060"/>
                              </w:tcPr>
                              <w:p w14:paraId="60EBA607" w14:textId="2FA6699C" w:rsidR="007B5626" w:rsidRDefault="007B5626" w:rsidP="00DD1144">
                                <w:pPr>
                                  <w:pStyle w:val="a9"/>
                                  <w:ind w:leftChars="0" w:left="0"/>
                                  <w:jc w:val="left"/>
                                  <w:rPr>
                                    <w:ins w:id="2089" w:author="作成者"/>
                                    <w:b/>
                                    <w:color w:val="FFFFFF" w:themeColor="background1"/>
                                  </w:rPr>
                                </w:pPr>
                                <w:r>
                                  <w:rPr>
                                    <w:rFonts w:hint="eastAsia"/>
                                    <w:b/>
                                    <w:color w:val="FFFFFF" w:themeColor="background1"/>
                                  </w:rPr>
                                  <w:t>Specific value</w:t>
                                </w:r>
                              </w:p>
                            </w:tc>
                          </w:tr>
                          <w:tr w:rsidR="007B5626" w14:paraId="15C9EEC8" w14:textId="77777777" w:rsidTr="00DD1144">
                            <w:trPr>
                              <w:jc w:val="center"/>
                              <w:ins w:id="2090" w:author="作成者"/>
                            </w:trPr>
                            <w:tc>
                              <w:tcPr>
                                <w:tcW w:w="704" w:type="dxa"/>
                                <w:tcBorders>
                                  <w:bottom w:val="single" w:sz="4" w:space="0" w:color="auto"/>
                                </w:tcBorders>
                              </w:tcPr>
                              <w:p w14:paraId="6E382A3E" w14:textId="77777777" w:rsidR="007B5626" w:rsidRDefault="007B5626" w:rsidP="00DD1144">
                                <w:pPr>
                                  <w:pStyle w:val="a9"/>
                                  <w:ind w:leftChars="0" w:left="0"/>
                                  <w:jc w:val="left"/>
                                  <w:rPr>
                                    <w:ins w:id="2091" w:author="作成者"/>
                                  </w:rPr>
                                </w:pPr>
                                <w:ins w:id="2092" w:author="作成者">
                                  <w:r>
                                    <w:rPr>
                                      <w:rFonts w:hint="eastAsia"/>
                                    </w:rPr>
                                    <w:t>1</w:t>
                                  </w:r>
                                </w:ins>
                              </w:p>
                            </w:tc>
                            <w:tc>
                              <w:tcPr>
                                <w:tcW w:w="1291" w:type="dxa"/>
                                <w:tcBorders>
                                  <w:bottom w:val="single" w:sz="4" w:space="0" w:color="auto"/>
                                </w:tcBorders>
                              </w:tcPr>
                              <w:p w14:paraId="7BB97AF7" w14:textId="77777777" w:rsidR="007B5626" w:rsidRDefault="007B5626" w:rsidP="00DD1144">
                                <w:pPr>
                                  <w:pStyle w:val="a9"/>
                                  <w:ind w:leftChars="0" w:left="0"/>
                                  <w:jc w:val="left"/>
                                  <w:rPr>
                                    <w:ins w:id="2093" w:author="作成者"/>
                                  </w:rPr>
                                </w:pPr>
                                <w:proofErr w:type="spellStart"/>
                                <w:ins w:id="2094" w:author="作成者">
                                  <w:r>
                                    <w:rPr>
                                      <w:rFonts w:hint="eastAsia"/>
                                    </w:rPr>
                                    <w:t>V</w:t>
                                  </w:r>
                                  <w:r>
                                    <w:t>AR_hoge</w:t>
                                  </w:r>
                                  <w:proofErr w:type="spellEnd"/>
                                </w:ins>
                              </w:p>
                            </w:tc>
                            <w:tc>
                              <w:tcPr>
                                <w:tcW w:w="1291" w:type="dxa"/>
                                <w:tcBorders>
                                  <w:bottom w:val="single" w:sz="4" w:space="0" w:color="auto"/>
                                </w:tcBorders>
                              </w:tcPr>
                              <w:p w14:paraId="15AF4C0C" w14:textId="77777777" w:rsidR="007B5626" w:rsidRDefault="007B5626" w:rsidP="00DD1144">
                                <w:pPr>
                                  <w:pStyle w:val="a9"/>
                                  <w:ind w:leftChars="0" w:left="0"/>
                                  <w:jc w:val="left"/>
                                  <w:rPr>
                                    <w:ins w:id="2095" w:author="作成者"/>
                                  </w:rPr>
                                </w:pPr>
                                <w:ins w:id="2096" w:author="作成者">
                                  <w:r>
                                    <w:rPr>
                                      <w:rFonts w:hint="eastAsia"/>
                                    </w:rPr>
                                    <w:t>OFF</w:t>
                                  </w:r>
                                </w:ins>
                              </w:p>
                            </w:tc>
                            <w:tc>
                              <w:tcPr>
                                <w:tcW w:w="1291" w:type="dxa"/>
                                <w:tcBorders>
                                  <w:bottom w:val="single" w:sz="4" w:space="0" w:color="auto"/>
                                </w:tcBorders>
                              </w:tcPr>
                              <w:p w14:paraId="010514A5" w14:textId="77777777" w:rsidR="007B5626" w:rsidRDefault="007B5626" w:rsidP="00DD1144">
                                <w:pPr>
                                  <w:pStyle w:val="a9"/>
                                  <w:ind w:leftChars="0" w:left="0"/>
                                  <w:jc w:val="left"/>
                                  <w:rPr>
                                    <w:ins w:id="2097" w:author="作成者"/>
                                  </w:rPr>
                                </w:pPr>
                                <w:ins w:id="2098" w:author="作成者">
                                  <w:r>
                                    <w:rPr>
                                      <w:rFonts w:hint="eastAsia"/>
                                    </w:rPr>
                                    <w:t>k</w:t>
                                  </w:r>
                                  <w:r>
                                    <w:t>ey</w:t>
                                  </w:r>
                                </w:ins>
                              </w:p>
                            </w:tc>
                            <w:tc>
                              <w:tcPr>
                                <w:tcW w:w="1253" w:type="dxa"/>
                                <w:tcBorders>
                                  <w:bottom w:val="single" w:sz="4" w:space="0" w:color="auto"/>
                                </w:tcBorders>
                              </w:tcPr>
                              <w:p w14:paraId="3AF5BED4" w14:textId="446B8FF4" w:rsidR="007B5626" w:rsidRDefault="007B5626" w:rsidP="00DD1144">
                                <w:pPr>
                                  <w:pStyle w:val="a9"/>
                                  <w:ind w:leftChars="0" w:left="0"/>
                                  <w:jc w:val="left"/>
                                  <w:rPr>
                                    <w:ins w:id="2099" w:author="作成者"/>
                                  </w:rPr>
                                </w:pPr>
                                <w:r>
                                  <w:rPr>
                                    <w:rFonts w:hint="eastAsia"/>
                                  </w:rPr>
                                  <w:t>No input required</w:t>
                                </w:r>
                              </w:p>
                            </w:tc>
                            <w:tc>
                              <w:tcPr>
                                <w:tcW w:w="1253" w:type="dxa"/>
                                <w:tcBorders>
                                  <w:bottom w:val="single" w:sz="4" w:space="0" w:color="auto"/>
                                </w:tcBorders>
                              </w:tcPr>
                              <w:p w14:paraId="00A6B066" w14:textId="77777777" w:rsidR="007B5626" w:rsidRPr="00E708CA" w:rsidRDefault="007B5626" w:rsidP="00DD1144">
                                <w:pPr>
                                  <w:pStyle w:val="a9"/>
                                  <w:ind w:leftChars="0" w:left="0"/>
                                  <w:jc w:val="left"/>
                                  <w:rPr>
                                    <w:ins w:id="2100" w:author="作成者"/>
                                  </w:rPr>
                                </w:pPr>
                                <w:proofErr w:type="spellStart"/>
                                <w:ins w:id="2101" w:author="作成者">
                                  <w:r>
                                    <w:t>aaa</w:t>
                                  </w:r>
                                  <w:proofErr w:type="spellEnd"/>
                                </w:ins>
                              </w:p>
                            </w:tc>
                          </w:tr>
                        </w:tbl>
                        <w:p w14:paraId="7EDA2B32" w14:textId="77777777" w:rsidR="007B5626" w:rsidRDefault="007B5626" w:rsidP="00366ECC">
                          <w:pPr>
                            <w:jc w:val="left"/>
                            <w:rPr>
                              <w:ins w:id="2102" w:author="作成者"/>
                              <w:sz w:val="20"/>
                              <w:szCs w:val="20"/>
                            </w:rPr>
                          </w:pPr>
                        </w:p>
                        <w:p w14:paraId="12B81FE1" w14:textId="77777777" w:rsidR="007B5626" w:rsidRDefault="007B5626" w:rsidP="00366ECC">
                          <w:pPr>
                            <w:jc w:val="left"/>
                            <w:rPr>
                              <w:ins w:id="2103" w:author="作成者"/>
                              <w:sz w:val="20"/>
                              <w:szCs w:val="20"/>
                            </w:rPr>
                          </w:pPr>
                        </w:p>
                        <w:p w14:paraId="3CABBC9A" w14:textId="77777777" w:rsidR="007B5626" w:rsidRDefault="007B5626" w:rsidP="00366ECC">
                          <w:pPr>
                            <w:jc w:val="left"/>
                            <w:rPr>
                              <w:ins w:id="2104" w:author="作成者"/>
                              <w:sz w:val="20"/>
                              <w:szCs w:val="20"/>
                            </w:rPr>
                          </w:pPr>
                        </w:p>
                        <w:p w14:paraId="236F2CD3" w14:textId="3281EF50" w:rsidR="007B5626" w:rsidRPr="00D464F6" w:rsidRDefault="007B5626" w:rsidP="00366ECC">
                          <w:pPr>
                            <w:jc w:val="left"/>
                            <w:rPr>
                              <w:ins w:id="2105" w:author="作成者"/>
                              <w:b/>
                              <w:sz w:val="20"/>
                              <w:szCs w:val="20"/>
                            </w:rPr>
                          </w:pPr>
                          <w:ins w:id="2106" w:author="作成者">
                            <w:r>
                              <w:rPr>
                                <w:rFonts w:hint="eastAsia"/>
                                <w:sz w:val="20"/>
                                <w:szCs w:val="20"/>
                              </w:rPr>
                              <w:t xml:space="preserve">　</w:t>
                            </w:r>
                            <w:r>
                              <w:rPr>
                                <w:sz w:val="20"/>
                                <w:szCs w:val="20"/>
                              </w:rPr>
                              <w:t xml:space="preserve">　　　　　</w:t>
                            </w:r>
                          </w:ins>
                          <w:r>
                            <w:rPr>
                              <w:rFonts w:hint="eastAsia"/>
                              <w:b/>
                              <w:sz w:val="20"/>
                              <w:szCs w:val="20"/>
                            </w:rPr>
                            <w:t>Value registered to Terraform</w:t>
                          </w:r>
                          <w:r>
                            <w:rPr>
                              <w:rFonts w:hint="eastAsia"/>
                              <w:b/>
                              <w:sz w:val="20"/>
                              <w:szCs w:val="20"/>
                            </w:rPr>
                            <w:t>’</w:t>
                          </w:r>
                          <w:r>
                            <w:rPr>
                              <w:rFonts w:hint="eastAsia"/>
                              <w:b/>
                              <w:sz w:val="20"/>
                              <w:szCs w:val="20"/>
                            </w:rPr>
                            <w:t>s Variables</w:t>
                          </w:r>
                        </w:p>
                        <w:tbl>
                          <w:tblPr>
                            <w:tblStyle w:val="ab"/>
                            <w:tblW w:w="0" w:type="auto"/>
                            <w:tblInd w:w="926" w:type="dxa"/>
                            <w:tblLook w:val="04A0" w:firstRow="1" w:lastRow="0" w:firstColumn="1" w:lastColumn="0" w:noHBand="0" w:noVBand="1"/>
                          </w:tblPr>
                          <w:tblGrid>
                            <w:gridCol w:w="2995"/>
                            <w:gridCol w:w="2994"/>
                          </w:tblGrid>
                          <w:tr w:rsidR="007B5626" w14:paraId="3E973173" w14:textId="77777777" w:rsidTr="00DD1144">
                            <w:trPr>
                              <w:trHeight w:val="372"/>
                              <w:ins w:id="2107" w:author="作成者"/>
                            </w:trPr>
                            <w:tc>
                              <w:tcPr>
                                <w:tcW w:w="2995" w:type="dxa"/>
                                <w:shd w:val="clear" w:color="auto" w:fill="002060"/>
                              </w:tcPr>
                              <w:p w14:paraId="7B175C10" w14:textId="77777777" w:rsidR="007B5626" w:rsidRDefault="007B5626" w:rsidP="00DD1144">
                                <w:pPr>
                                  <w:jc w:val="left"/>
                                  <w:rPr>
                                    <w:ins w:id="2108" w:author="作成者"/>
                                    <w:b/>
                                    <w:sz w:val="20"/>
                                    <w:szCs w:val="20"/>
                                  </w:rPr>
                                </w:pPr>
                                <w:ins w:id="2109" w:author="作成者">
                                  <w:r>
                                    <w:rPr>
                                      <w:rFonts w:hint="eastAsia"/>
                                      <w:b/>
                                      <w:sz w:val="20"/>
                                      <w:szCs w:val="20"/>
                                    </w:rPr>
                                    <w:t>Key</w:t>
                                  </w:r>
                                </w:ins>
                              </w:p>
                            </w:tc>
                            <w:tc>
                              <w:tcPr>
                                <w:tcW w:w="2994" w:type="dxa"/>
                                <w:shd w:val="clear" w:color="auto" w:fill="002060"/>
                              </w:tcPr>
                              <w:p w14:paraId="4A33C19B" w14:textId="77777777" w:rsidR="007B5626" w:rsidRDefault="007B5626" w:rsidP="00DD1144">
                                <w:pPr>
                                  <w:jc w:val="left"/>
                                  <w:rPr>
                                    <w:ins w:id="2110" w:author="作成者"/>
                                    <w:b/>
                                    <w:sz w:val="20"/>
                                    <w:szCs w:val="20"/>
                                  </w:rPr>
                                </w:pPr>
                                <w:ins w:id="2111" w:author="作成者">
                                  <w:r>
                                    <w:rPr>
                                      <w:rFonts w:hint="eastAsia"/>
                                      <w:b/>
                                      <w:sz w:val="20"/>
                                      <w:szCs w:val="20"/>
                                    </w:rPr>
                                    <w:t>Value</w:t>
                                  </w:r>
                                </w:ins>
                              </w:p>
                            </w:tc>
                          </w:tr>
                          <w:tr w:rsidR="007B5626" w14:paraId="050A2228" w14:textId="77777777" w:rsidTr="00DD1144">
                            <w:trPr>
                              <w:trHeight w:val="352"/>
                              <w:ins w:id="2112" w:author="作成者"/>
                            </w:trPr>
                            <w:tc>
                              <w:tcPr>
                                <w:tcW w:w="2995" w:type="dxa"/>
                              </w:tcPr>
                              <w:p w14:paraId="4950CFF5" w14:textId="77777777" w:rsidR="007B5626" w:rsidRPr="00515ED5" w:rsidRDefault="007B5626" w:rsidP="00DD1144">
                                <w:pPr>
                                  <w:jc w:val="left"/>
                                  <w:rPr>
                                    <w:ins w:id="2113" w:author="作成者"/>
                                    <w:sz w:val="20"/>
                                    <w:szCs w:val="20"/>
                                  </w:rPr>
                                </w:pPr>
                                <w:proofErr w:type="spellStart"/>
                                <w:ins w:id="2114" w:author="作成者">
                                  <w:r w:rsidRPr="00515ED5">
                                    <w:rPr>
                                      <w:rFonts w:hint="eastAsia"/>
                                      <w:sz w:val="20"/>
                                      <w:szCs w:val="20"/>
                                    </w:rPr>
                                    <w:t>VAR_hoge</w:t>
                                  </w:r>
                                  <w:proofErr w:type="spellEnd"/>
                                </w:ins>
                              </w:p>
                            </w:tc>
                            <w:tc>
                              <w:tcPr>
                                <w:tcW w:w="2994" w:type="dxa"/>
                              </w:tcPr>
                              <w:p w14:paraId="3C46D946" w14:textId="77777777" w:rsidR="007B5626" w:rsidRPr="00515ED5" w:rsidRDefault="007B5626" w:rsidP="00DD1144">
                                <w:pPr>
                                  <w:jc w:val="left"/>
                                  <w:rPr>
                                    <w:ins w:id="2115" w:author="作成者"/>
                                    <w:sz w:val="20"/>
                                    <w:szCs w:val="20"/>
                                  </w:rPr>
                                </w:pPr>
                                <w:proofErr w:type="spellStart"/>
                                <w:ins w:id="2116" w:author="作成者">
                                  <w:r>
                                    <w:t>aaa</w:t>
                                  </w:r>
                                  <w:proofErr w:type="spellEnd"/>
                                </w:ins>
                              </w:p>
                            </w:tc>
                          </w:tr>
                        </w:tbl>
                        <w:p w14:paraId="70CD1632" w14:textId="77777777" w:rsidR="007B5626" w:rsidRPr="00515ED5" w:rsidRDefault="007B5626" w:rsidP="00366ECC">
                          <w:pPr>
                            <w:jc w:val="left"/>
                            <w:rPr>
                              <w:ins w:id="2117" w:author="作成者"/>
                              <w:sz w:val="20"/>
                              <w:szCs w:val="20"/>
                            </w:rPr>
                          </w:pPr>
                        </w:p>
                      </w:txbxContent>
                    </v:textbox>
                  </v:shape>
                  <v:shape id="下矢印 283" o:spid="_x0000_s1156" type="#_x0000_t67" style="position:absolute;left:1143;top:2000;width:4000;height:369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" adj="20431" fillcolor="#0057c9 [2425]" strokecolor="#003c8c [2905]" strokeweight="2pt"/>
                  <v:group id="グループ化 284" o:spid="_x0000_s1157" style="position:absolute;left:4667;top:13118;width:28156;height:2858" coordorigin=",-979" coordsize="28161,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">
                    <v:roundrect id="角丸四角形 285" o:spid="_x0000_s1158" style="position:absolute;left:7205;top:-638;width:20956;height:25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" fillcolor="white [3212]" strokecolor="#508035 [2422]" strokeweight="2pt">
                      <v:shadow on="t" color="black" opacity="26214f" origin="-.5,-.5" offset=".74836mm,.74836mm"/>
                      <v:textbox inset="1mm,0,0,0">
                        <w:txbxContent>
                          <w:p w14:paraId="5D96B5B9" w14:textId="5B661C71" w:rsidR="007B5626" w:rsidRDefault="007B5626" w:rsidP="00366ECC">
                            <w:pPr>
                              <w:pStyle w:val="Web"/>
                              <w:spacing w:before="0" w:beforeAutospacing="0" w:after="0" w:afterAutospacing="0"/>
                              <w:rPr>
                                <w:ins w:id="2118" w:author="作成者"/>
                              </w:rPr>
                            </w:pPr>
                            <w:ins w:id="2119" w:author="作成者">
                              <w:r>
                                <w:rPr>
                                  <w:rFonts w:cs="Times New Roman" w:hint="eastAsia"/>
                                  <w:b/>
                                  <w:bCs/>
                                  <w:color w:val="325121"/>
                                  <w:kern w:val="2"/>
                                  <w:sz w:val="20"/>
                                  <w:szCs w:val="20"/>
                                </w:rPr>
                                <w:t xml:space="preserve">⑬ </w:t>
                              </w:r>
                            </w:ins>
                            <w:r>
                              <w:rPr>
                                <w:rFonts w:cs="Times New Roman" w:hint="eastAsia"/>
                                <w:b/>
                                <w:bCs/>
                                <w:color w:val="325121"/>
                                <w:kern w:val="2"/>
                                <w:sz w:val="20"/>
                                <w:szCs w:val="20"/>
                              </w:rPr>
                              <w:t>Configure Variable values</w:t>
                            </w:r>
                          </w:p>
                        </w:txbxContent>
                      </v:textbox>
                    </v:roundrect>
                    <v:shape id="下矢印 286" o:spid="_x0000_s1159" type="#_x0000_t67" style="position:absolute;left:1904;top:-2883;width:2860;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" adj="18321" fillcolor="#518135" strokecolor="#508035 [2422]" strokeweight="2pt">
                      <v:fill opacity="52428f"/>
                    </v:shape>
                  </v:group>
                  <v:roundrect id="角丸四角形 287" o:spid="_x0000_s1160" style="position:absolute;left:1143;top:-284;width:26352;height:25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" fillcolor="white [3201]" strokecolor="#003c8c [2905]" strokeweight="2pt">
                    <v:shadow on="t" color="black" opacity="26214f" origin="-.5,-.5" offset=".74836mm,.74836mm"/>
                    <v:textbox inset="1mm,0,0,0">
                      <w:txbxContent>
                        <w:p w14:paraId="4ACF284C" w14:textId="58EEFD61" w:rsidR="007B5626" w:rsidRPr="00982EAC" w:rsidRDefault="007B5626" w:rsidP="00366ECC">
                          <w:pPr>
                            <w:jc w:val="left"/>
                            <w:rPr>
                              <w:ins w:id="2120" w:author="作成者"/>
                              <w:b/>
                              <w:color w:val="003C8A" w:themeColor="accent6" w:themeTint="E6"/>
                              <w:sz w:val="20"/>
                              <w:szCs w:val="20"/>
                            </w:rPr>
                          </w:pPr>
                          <w:ins w:id="2121" w:author="作成者">
                            <w:r>
                              <w:rPr>
                                <w:rFonts w:hint="eastAsia"/>
                                <w:b/>
                                <w:color w:val="003C8A" w:themeColor="accent6" w:themeTint="E6"/>
                                <w:sz w:val="20"/>
                                <w:szCs w:val="20"/>
                              </w:rPr>
                              <w:t>⑥</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Register Module file</w:t>
                          </w:r>
                        </w:p>
                      </w:txbxContent>
                    </v:textbox>
                  </v:roundrect>
                  <v:roundrect id="角丸四角形 480" o:spid="_x0000_s1161" style="position:absolute;left:1141;top:25972;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" fillcolor="white [3201]" strokecolor="#003c8c [2905]" strokeweight="2pt">
                    <v:shadow on="t" color="black" opacity="26214f" origin="-.5,-.5" offset=".74836mm,.74836mm"/>
                    <v:textbox inset="1mm,0,0,0">
                      <w:txbxContent>
                        <w:p w14:paraId="0EEF780F" w14:textId="3D6F516D" w:rsidR="007B5626" w:rsidRPr="00982EAC" w:rsidRDefault="007B5626" w:rsidP="00366ECC">
                          <w:pPr>
                            <w:jc w:val="left"/>
                            <w:rPr>
                              <w:ins w:id="2122" w:author="作成者"/>
                              <w:b/>
                              <w:color w:val="003C8A" w:themeColor="accent6" w:themeTint="E6"/>
                              <w:sz w:val="20"/>
                              <w:szCs w:val="20"/>
                            </w:rPr>
                          </w:pPr>
                          <w:ins w:id="2123" w:author="作成者">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Execute Operation</w:t>
                          </w:r>
                        </w:p>
                      </w:txbxContent>
                    </v:textbox>
                  </v:roundrect>
                  <w10:wrap type="topAndBottom"/>
                </v:group>
              </w:pict>
            </mc:Fallback>
          </mc:AlternateContent>
        </w:r>
        <w:r>
          <w:t>any</w:t>
        </w:r>
      </w:ins>
      <w:r w:rsidR="00DD1144">
        <w:rPr>
          <w:rFonts w:hint="eastAsia"/>
        </w:rPr>
        <w:t xml:space="preserve"> type</w:t>
      </w:r>
    </w:p>
    <w:p w14:paraId="72342182" w14:textId="77777777" w:rsidR="00366ECC" w:rsidRDefault="00366ECC" w:rsidP="00366ECC">
      <w:pPr>
        <w:pStyle w:val="a9"/>
        <w:ind w:leftChars="0" w:left="780"/>
        <w:rPr>
          <w:ins w:id="2124" w:author="作成者"/>
        </w:rPr>
      </w:pPr>
    </w:p>
    <w:p w14:paraId="54F65C7B" w14:textId="77777777" w:rsidR="00366ECC" w:rsidRDefault="00366ECC" w:rsidP="00366ECC">
      <w:pPr>
        <w:widowControl/>
        <w:jc w:val="left"/>
        <w:rPr>
          <w:ins w:id="2125" w:author="作成者"/>
          <w:b/>
        </w:rPr>
      </w:pPr>
      <w:ins w:id="2126" w:author="作成者">
        <w:r>
          <w:rPr>
            <w:b/>
          </w:rPr>
          <w:br w:type="page"/>
        </w:r>
      </w:ins>
    </w:p>
    <w:p w14:paraId="0A46B606" w14:textId="4599EEB2" w:rsidR="00366ECC" w:rsidRDefault="00366ECC" w:rsidP="00366ECC">
      <w:pPr>
        <w:pStyle w:val="a9"/>
        <w:widowControl/>
        <w:numPr>
          <w:ilvl w:val="1"/>
          <w:numId w:val="14"/>
        </w:numPr>
        <w:ind w:leftChars="0" w:left="780" w:hanging="360"/>
        <w:jc w:val="left"/>
        <w:rPr>
          <w:ins w:id="2127" w:author="作成者"/>
        </w:rPr>
      </w:pPr>
      <w:ins w:id="2128" w:author="作成者">
        <w:r>
          <w:rPr>
            <w:noProof/>
          </w:rPr>
          <w:lastRenderedPageBreak/>
          <mc:AlternateContent>
            <mc:Choice Requires="wpg">
              <w:drawing>
                <wp:anchor distT="0" distB="0" distL="114300" distR="114300" simplePos="0" relativeHeight="251822080" behindDoc="0" locked="0" layoutInCell="1" allowOverlap="1" wp14:anchorId="2D525523" wp14:editId="4A98FC1A">
                  <wp:simplePos x="0" y="0"/>
                  <wp:positionH relativeFrom="column">
                    <wp:posOffset>290195</wp:posOffset>
                  </wp:positionH>
                  <wp:positionV relativeFrom="paragraph">
                    <wp:posOffset>269240</wp:posOffset>
                  </wp:positionV>
                  <wp:extent cx="5848350" cy="4514850"/>
                  <wp:effectExtent l="0" t="0" r="19050" b="19050"/>
                  <wp:wrapTopAndBottom/>
                  <wp:docPr id="497" name="グループ化 497"/>
                  <wp:cNvGraphicFramePr/>
                  <a:graphic xmlns:a="http://schemas.openxmlformats.org/drawingml/2006/main">
                    <a:graphicData uri="http://schemas.microsoft.com/office/word/2010/wordprocessingGroup">
                      <wpg:wgp>
                        <wpg:cNvGrpSpPr/>
                        <wpg:grpSpPr>
                          <a:xfrm>
                            <a:off x="0" y="0"/>
                            <a:ext cx="5848350" cy="4514850"/>
                            <a:chOff x="0" y="-76201"/>
                            <a:chExt cx="5848350" cy="4282474"/>
                          </a:xfrm>
                        </wpg:grpSpPr>
                        <wps:wsp>
                          <wps:cNvPr id="498" name="フローチャート: 処理 498"/>
                          <wps:cNvSpPr/>
                          <wps:spPr>
                            <a:xfrm>
                              <a:off x="0" y="-76201"/>
                              <a:ext cx="5848350" cy="4282474"/>
                            </a:xfrm>
                            <a:prstGeom prst="flowChartProcess">
                              <a:avLst/>
                            </a:prstGeom>
                            <a:solidFill>
                              <a:schemeClr val="bg1">
                                <a:lumMod val="95000"/>
                              </a:schemeClr>
                            </a:solidFill>
                            <a:ln>
                              <a:solidFill>
                                <a:schemeClr val="bg1">
                                  <a:lumMod val="85000"/>
                                </a:schemeClr>
                              </a:solidFill>
                            </a:ln>
                          </wps:spPr>
                          <wps:style>
                            <a:lnRef idx="2">
                              <a:schemeClr val="dk1"/>
                            </a:lnRef>
                            <a:fillRef idx="1">
                              <a:schemeClr val="lt1"/>
                            </a:fillRef>
                            <a:effectRef idx="0">
                              <a:schemeClr val="dk1"/>
                            </a:effectRef>
                            <a:fontRef idx="minor">
                              <a:schemeClr val="dk1"/>
                            </a:fontRef>
                          </wps:style>
                          <wps:txbx>
                            <w:txbxContent>
                              <w:p w14:paraId="36A2E6B3" w14:textId="77777777" w:rsidR="007B5626" w:rsidRDefault="007B5626" w:rsidP="00366ECC">
                                <w:pPr>
                                  <w:jc w:val="left"/>
                                  <w:rPr>
                                    <w:ins w:id="2129" w:author="作成者"/>
                                    <w:sz w:val="20"/>
                                    <w:szCs w:val="20"/>
                                  </w:rPr>
                                </w:pPr>
                              </w:p>
                              <w:p w14:paraId="22793387" w14:textId="77777777" w:rsidR="007B5626" w:rsidRPr="003177F7" w:rsidRDefault="007B5626" w:rsidP="00366ECC">
                                <w:pPr>
                                  <w:jc w:val="left"/>
                                  <w:rPr>
                                    <w:ins w:id="2130" w:author="作成者"/>
                                    <w:sz w:val="20"/>
                                    <w:szCs w:val="20"/>
                                  </w:rPr>
                                </w:pPr>
                              </w:p>
                              <w:tbl>
                                <w:tblPr>
                                  <w:tblStyle w:val="ab"/>
                                  <w:tblW w:w="7166" w:type="dxa"/>
                                  <w:jc w:val="center"/>
                                  <w:tblLook w:val="04A0" w:firstRow="1" w:lastRow="0" w:firstColumn="1" w:lastColumn="0" w:noHBand="0" w:noVBand="1"/>
                                </w:tblPr>
                                <w:tblGrid>
                                  <w:gridCol w:w="7166"/>
                                </w:tblGrid>
                                <w:tr w:rsidR="007B5626" w:rsidRPr="003177F7" w14:paraId="1D2A3DEE" w14:textId="77777777" w:rsidTr="00DD1144">
                                  <w:trPr>
                                    <w:trHeight w:val="1425"/>
                                    <w:jc w:val="center"/>
                                    <w:ins w:id="2131" w:author="作成者"/>
                                  </w:trPr>
                                  <w:tc>
                                    <w:tcPr>
                                      <w:tcW w:w="7166" w:type="dxa"/>
                                    </w:tcPr>
                                    <w:p w14:paraId="1EBA74FF" w14:textId="77777777" w:rsidR="007B5626" w:rsidRPr="00280A77" w:rsidRDefault="007B5626" w:rsidP="00DD1144">
                                      <w:pPr>
                                        <w:rPr>
                                          <w:ins w:id="2132" w:author="作成者"/>
                                          <w:sz w:val="20"/>
                                          <w:szCs w:val="20"/>
                                        </w:rPr>
                                      </w:pPr>
                                      <w:ins w:id="2133" w:author="作成者">
                                        <w:r w:rsidRPr="00280A77">
                                          <w:rPr>
                                            <w:sz w:val="20"/>
                                            <w:szCs w:val="20"/>
                                          </w:rPr>
                                          <w:t>variable "</w:t>
                                        </w:r>
                                        <w:proofErr w:type="spellStart"/>
                                        <w:r w:rsidRPr="00280A77">
                                          <w:rPr>
                                            <w:sz w:val="20"/>
                                            <w:szCs w:val="20"/>
                                          </w:rPr>
                                          <w:t>VAR_hoge</w:t>
                                        </w:r>
                                        <w:proofErr w:type="spellEnd"/>
                                        <w:r w:rsidRPr="00280A77">
                                          <w:rPr>
                                            <w:sz w:val="20"/>
                                            <w:szCs w:val="20"/>
                                          </w:rPr>
                                          <w:t>" {</w:t>
                                        </w:r>
                                      </w:ins>
                                    </w:p>
                                    <w:p w14:paraId="722721E4" w14:textId="77777777" w:rsidR="007B5626" w:rsidRDefault="007B5626" w:rsidP="00DD1144">
                                      <w:pPr>
                                        <w:ind w:firstLineChars="200" w:firstLine="400"/>
                                        <w:rPr>
                                          <w:ins w:id="2134" w:author="作成者"/>
                                        </w:rPr>
                                      </w:pPr>
                                      <w:ins w:id="2135" w:author="作成者">
                                        <w:r w:rsidRPr="00280A77">
                                          <w:rPr>
                                            <w:sz w:val="20"/>
                                            <w:szCs w:val="20"/>
                                          </w:rPr>
                                          <w:t xml:space="preserve">default = </w:t>
                                        </w:r>
                                        <w:r>
                                          <w:t>“</w:t>
                                        </w:r>
                                        <w:proofErr w:type="spellStart"/>
                                        <w:r>
                                          <w:t>def</w:t>
                                        </w:r>
                                        <w:proofErr w:type="spellEnd"/>
                                        <w:r>
                                          <w:t>-string”</w:t>
                                        </w:r>
                                      </w:ins>
                                    </w:p>
                                    <w:p w14:paraId="624C1E10" w14:textId="77777777" w:rsidR="007B5626" w:rsidRPr="003177F7" w:rsidRDefault="007B5626" w:rsidP="00DD1144">
                                      <w:pPr>
                                        <w:rPr>
                                          <w:ins w:id="2136" w:author="作成者"/>
                                          <w:sz w:val="20"/>
                                          <w:szCs w:val="20"/>
                                        </w:rPr>
                                      </w:pPr>
                                      <w:ins w:id="2137" w:author="作成者">
                                        <w:r>
                                          <w:t>}</w:t>
                                        </w:r>
                                      </w:ins>
                                    </w:p>
                                  </w:tc>
                                </w:tr>
                              </w:tbl>
                              <w:p w14:paraId="78969F6F" w14:textId="77777777" w:rsidR="007B5626" w:rsidRPr="003177F7" w:rsidRDefault="007B5626" w:rsidP="00366ECC">
                                <w:pPr>
                                  <w:jc w:val="left"/>
                                  <w:rPr>
                                    <w:ins w:id="2138" w:author="作成者"/>
                                    <w:sz w:val="20"/>
                                    <w:szCs w:val="20"/>
                                  </w:rPr>
                                </w:pPr>
                              </w:p>
                              <w:p w14:paraId="456F6C92" w14:textId="77777777" w:rsidR="007B5626" w:rsidRDefault="007B5626" w:rsidP="00366ECC">
                                <w:pPr>
                                  <w:jc w:val="left"/>
                                  <w:rPr>
                                    <w:ins w:id="2139" w:author="作成者"/>
                                    <w:sz w:val="20"/>
                                    <w:szCs w:val="20"/>
                                  </w:rPr>
                                </w:pPr>
                              </w:p>
                              <w:p w14:paraId="5EA4F1A2" w14:textId="77777777" w:rsidR="007B5626" w:rsidRDefault="007B5626" w:rsidP="00366ECC">
                                <w:pPr>
                                  <w:jc w:val="left"/>
                                  <w:rPr>
                                    <w:ins w:id="2140" w:author="作成者"/>
                                    <w:sz w:val="20"/>
                                    <w:szCs w:val="20"/>
                                  </w:rPr>
                                </w:pPr>
                              </w:p>
                              <w:p w14:paraId="78D6B076" w14:textId="0F6A6158" w:rsidR="007B5626" w:rsidRPr="00D464F6" w:rsidRDefault="007B5626" w:rsidP="00366ECC">
                                <w:pPr>
                                  <w:jc w:val="left"/>
                                  <w:rPr>
                                    <w:ins w:id="2141" w:author="作成者"/>
                                    <w:b/>
                                    <w:sz w:val="20"/>
                                    <w:szCs w:val="20"/>
                                  </w:rPr>
                                </w:pPr>
                                <w:ins w:id="2142" w:author="作成者">
                                  <w:r>
                                    <w:rPr>
                                      <w:rFonts w:hint="eastAsia"/>
                                      <w:sz w:val="20"/>
                                      <w:szCs w:val="20"/>
                                    </w:rPr>
                                    <w:t xml:space="preserve">        </w:t>
                                  </w:r>
                                </w:ins>
                                <w:r>
                                  <w:rPr>
                                    <w:rFonts w:hint="eastAsia"/>
                                    <w:b/>
                                    <w:sz w:val="20"/>
                                    <w:szCs w:val="20"/>
                                  </w:rPr>
                                  <w:t>Substitute value auto registration settings/Substitute value list</w:t>
                                </w:r>
                              </w:p>
                              <w:tbl>
                                <w:tblPr>
                                  <w:tblStyle w:val="ab"/>
                                  <w:tblW w:w="0" w:type="auto"/>
                                  <w:jc w:val="center"/>
                                  <w:tblLook w:val="04A0" w:firstRow="1" w:lastRow="0" w:firstColumn="1" w:lastColumn="0" w:noHBand="0" w:noVBand="1"/>
                                </w:tblPr>
                                <w:tblGrid>
                                  <w:gridCol w:w="704"/>
                                  <w:gridCol w:w="1291"/>
                                  <w:gridCol w:w="1291"/>
                                  <w:gridCol w:w="1291"/>
                                  <w:gridCol w:w="1253"/>
                                  <w:gridCol w:w="1253"/>
                                </w:tblGrid>
                                <w:tr w:rsidR="007B5626" w14:paraId="56504CFC" w14:textId="77777777" w:rsidTr="00DD1144">
                                  <w:trPr>
                                    <w:jc w:val="center"/>
                                    <w:ins w:id="2143" w:author="作成者"/>
                                  </w:trPr>
                                  <w:tc>
                                    <w:tcPr>
                                      <w:tcW w:w="704" w:type="dxa"/>
                                      <w:tcBorders>
                                        <w:bottom w:val="single" w:sz="4" w:space="0" w:color="auto"/>
                                      </w:tcBorders>
                                      <w:shd w:val="clear" w:color="auto" w:fill="002060"/>
                                    </w:tcPr>
                                    <w:p w14:paraId="5F3C8C30" w14:textId="279FA0D5" w:rsidR="007B5626" w:rsidRPr="00C80F48" w:rsidRDefault="007B5626" w:rsidP="00DD1144">
                                      <w:pPr>
                                        <w:pStyle w:val="a9"/>
                                        <w:ind w:leftChars="0" w:left="0"/>
                                        <w:jc w:val="left"/>
                                        <w:rPr>
                                          <w:ins w:id="2144" w:author="作成者"/>
                                          <w:b/>
                                          <w:color w:val="FFFFFF" w:themeColor="background1"/>
                                        </w:rPr>
                                      </w:pPr>
                                      <w:r>
                                        <w:rPr>
                                          <w:rFonts w:hint="eastAsia"/>
                                          <w:b/>
                                          <w:color w:val="FFFFFF" w:themeColor="background1"/>
                                        </w:rPr>
                                        <w:t>Item No.</w:t>
                                      </w:r>
                                    </w:p>
                                  </w:tc>
                                  <w:tc>
                                    <w:tcPr>
                                      <w:tcW w:w="1291" w:type="dxa"/>
                                      <w:tcBorders>
                                        <w:bottom w:val="single" w:sz="4" w:space="0" w:color="auto"/>
                                      </w:tcBorders>
                                      <w:shd w:val="clear" w:color="auto" w:fill="002060"/>
                                    </w:tcPr>
                                    <w:p w14:paraId="30DAE7E1" w14:textId="02679468" w:rsidR="007B5626" w:rsidRPr="00C80F48" w:rsidRDefault="007B5626" w:rsidP="00DD1144">
                                      <w:pPr>
                                        <w:pStyle w:val="a9"/>
                                        <w:ind w:leftChars="0" w:left="0"/>
                                        <w:jc w:val="left"/>
                                        <w:rPr>
                                          <w:ins w:id="2145" w:author="作成者"/>
                                          <w:b/>
                                          <w:color w:val="FFFFFF" w:themeColor="background1"/>
                                        </w:rPr>
                                      </w:pPr>
                                      <w:r>
                                        <w:rPr>
                                          <w:rFonts w:hint="eastAsia"/>
                                          <w:b/>
                                          <w:color w:val="FFFFFF" w:themeColor="background1"/>
                                        </w:rPr>
                                        <w:t>Variable name</w:t>
                                      </w:r>
                                    </w:p>
                                  </w:tc>
                                  <w:tc>
                                    <w:tcPr>
                                      <w:tcW w:w="1291" w:type="dxa"/>
                                      <w:tcBorders>
                                        <w:bottom w:val="single" w:sz="4" w:space="0" w:color="auto"/>
                                      </w:tcBorders>
                                      <w:shd w:val="clear" w:color="auto" w:fill="002060"/>
                                    </w:tcPr>
                                    <w:p w14:paraId="58FE5F6E" w14:textId="33E4680A" w:rsidR="007B5626" w:rsidRDefault="007B5626" w:rsidP="00DD1144">
                                      <w:pPr>
                                        <w:pStyle w:val="a9"/>
                                        <w:ind w:leftChars="0" w:left="0"/>
                                        <w:jc w:val="left"/>
                                        <w:rPr>
                                          <w:ins w:id="2146" w:author="作成者"/>
                                          <w:b/>
                                          <w:color w:val="FFFFFF" w:themeColor="background1"/>
                                        </w:rPr>
                                      </w:pPr>
                                      <w:r>
                                        <w:rPr>
                                          <w:rFonts w:hint="eastAsia"/>
                                          <w:b/>
                                          <w:color w:val="FFFFFF" w:themeColor="background1"/>
                                        </w:rPr>
                                        <w:t>HCL SETTINGS</w:t>
                                      </w:r>
                                    </w:p>
                                  </w:tc>
                                  <w:tc>
                                    <w:tcPr>
                                      <w:tcW w:w="1291" w:type="dxa"/>
                                      <w:tcBorders>
                                        <w:bottom w:val="single" w:sz="4" w:space="0" w:color="auto"/>
                                      </w:tcBorders>
                                      <w:shd w:val="clear" w:color="auto" w:fill="002060"/>
                                    </w:tcPr>
                                    <w:p w14:paraId="319FDDBF" w14:textId="0C38374B" w:rsidR="007B5626" w:rsidRPr="00C80F48" w:rsidRDefault="007B5626" w:rsidP="00DD1144">
                                      <w:pPr>
                                        <w:pStyle w:val="a9"/>
                                        <w:ind w:leftChars="0" w:left="0"/>
                                        <w:jc w:val="left"/>
                                        <w:rPr>
                                          <w:ins w:id="2147" w:author="作成者"/>
                                          <w:b/>
                                          <w:color w:val="FFFFFF" w:themeColor="background1"/>
                                        </w:rPr>
                                      </w:pPr>
                                      <w:r>
                                        <w:rPr>
                                          <w:rFonts w:hint="eastAsia"/>
                                          <w:b/>
                                          <w:color w:val="FFFFFF" w:themeColor="background1"/>
                                        </w:rPr>
                                        <w:t>Member variable</w:t>
                                      </w:r>
                                    </w:p>
                                  </w:tc>
                                  <w:tc>
                                    <w:tcPr>
                                      <w:tcW w:w="1253" w:type="dxa"/>
                                      <w:tcBorders>
                                        <w:bottom w:val="single" w:sz="4" w:space="0" w:color="auto"/>
                                      </w:tcBorders>
                                      <w:shd w:val="clear" w:color="auto" w:fill="002060"/>
                                    </w:tcPr>
                                    <w:p w14:paraId="5D0AB99C" w14:textId="79E0CE30" w:rsidR="007B5626" w:rsidRDefault="007B5626" w:rsidP="00DD1144">
                                      <w:pPr>
                                        <w:pStyle w:val="a9"/>
                                        <w:ind w:leftChars="0" w:left="0"/>
                                        <w:jc w:val="left"/>
                                        <w:rPr>
                                          <w:ins w:id="2148" w:author="作成者"/>
                                          <w:b/>
                                          <w:color w:val="FFFFFF" w:themeColor="background1"/>
                                        </w:rPr>
                                      </w:pPr>
                                      <w:r>
                                        <w:rPr>
                                          <w:rFonts w:hint="eastAsia"/>
                                          <w:b/>
                                          <w:color w:val="FFFFFF" w:themeColor="background1"/>
                                        </w:rPr>
                                        <w:t>Substitute order</w:t>
                                      </w:r>
                                    </w:p>
                                  </w:tc>
                                  <w:tc>
                                    <w:tcPr>
                                      <w:tcW w:w="1253" w:type="dxa"/>
                                      <w:tcBorders>
                                        <w:bottom w:val="single" w:sz="4" w:space="0" w:color="auto"/>
                                      </w:tcBorders>
                                      <w:shd w:val="clear" w:color="auto" w:fill="002060"/>
                                    </w:tcPr>
                                    <w:p w14:paraId="7F7F6B9C" w14:textId="71EDEEF6" w:rsidR="007B5626" w:rsidRDefault="007B5626" w:rsidP="00DD1144">
                                      <w:pPr>
                                        <w:pStyle w:val="a9"/>
                                        <w:ind w:leftChars="0" w:left="0"/>
                                        <w:jc w:val="left"/>
                                        <w:rPr>
                                          <w:ins w:id="2149" w:author="作成者"/>
                                          <w:b/>
                                          <w:color w:val="FFFFFF" w:themeColor="background1"/>
                                        </w:rPr>
                                      </w:pPr>
                                      <w:r>
                                        <w:rPr>
                                          <w:rFonts w:hint="eastAsia"/>
                                          <w:b/>
                                          <w:color w:val="FFFFFF" w:themeColor="background1"/>
                                        </w:rPr>
                                        <w:t>Specific value</w:t>
                                      </w:r>
                                    </w:p>
                                  </w:tc>
                                </w:tr>
                                <w:tr w:rsidR="007B5626" w14:paraId="481C40A2" w14:textId="77777777" w:rsidTr="00DD1144">
                                  <w:trPr>
                                    <w:jc w:val="center"/>
                                    <w:ins w:id="2150" w:author="作成者"/>
                                  </w:trPr>
                                  <w:tc>
                                    <w:tcPr>
                                      <w:tcW w:w="704" w:type="dxa"/>
                                      <w:tcBorders>
                                        <w:bottom w:val="single" w:sz="4" w:space="0" w:color="auto"/>
                                      </w:tcBorders>
                                    </w:tcPr>
                                    <w:p w14:paraId="61A64F90" w14:textId="77777777" w:rsidR="007B5626" w:rsidRDefault="007B5626" w:rsidP="00455654">
                                      <w:pPr>
                                        <w:pStyle w:val="a9"/>
                                        <w:ind w:leftChars="0" w:left="0"/>
                                        <w:jc w:val="left"/>
                                        <w:rPr>
                                          <w:ins w:id="2151" w:author="作成者"/>
                                        </w:rPr>
                                      </w:pPr>
                                      <w:ins w:id="2152" w:author="作成者">
                                        <w:r>
                                          <w:rPr>
                                            <w:rFonts w:hint="eastAsia"/>
                                          </w:rPr>
                                          <w:t>1</w:t>
                                        </w:r>
                                      </w:ins>
                                    </w:p>
                                  </w:tc>
                                  <w:tc>
                                    <w:tcPr>
                                      <w:tcW w:w="1291" w:type="dxa"/>
                                      <w:tcBorders>
                                        <w:bottom w:val="single" w:sz="4" w:space="0" w:color="auto"/>
                                      </w:tcBorders>
                                    </w:tcPr>
                                    <w:p w14:paraId="4447365B" w14:textId="77777777" w:rsidR="007B5626" w:rsidRDefault="007B5626" w:rsidP="00455654">
                                      <w:pPr>
                                        <w:pStyle w:val="a9"/>
                                        <w:ind w:leftChars="0" w:left="0"/>
                                        <w:jc w:val="left"/>
                                        <w:rPr>
                                          <w:ins w:id="2153" w:author="作成者"/>
                                        </w:rPr>
                                      </w:pPr>
                                      <w:proofErr w:type="spellStart"/>
                                      <w:ins w:id="2154" w:author="作成者">
                                        <w:r>
                                          <w:rPr>
                                            <w:rFonts w:hint="eastAsia"/>
                                          </w:rPr>
                                          <w:t>V</w:t>
                                        </w:r>
                                        <w:r>
                                          <w:t>AR_hoge</w:t>
                                        </w:r>
                                        <w:proofErr w:type="spellEnd"/>
                                      </w:ins>
                                    </w:p>
                                  </w:tc>
                                  <w:tc>
                                    <w:tcPr>
                                      <w:tcW w:w="1291" w:type="dxa"/>
                                      <w:tcBorders>
                                        <w:bottom w:val="single" w:sz="4" w:space="0" w:color="auto"/>
                                      </w:tcBorders>
                                    </w:tcPr>
                                    <w:p w14:paraId="7AFD223D" w14:textId="77777777" w:rsidR="007B5626" w:rsidRDefault="007B5626" w:rsidP="00455654">
                                      <w:pPr>
                                        <w:pStyle w:val="a9"/>
                                        <w:ind w:leftChars="0" w:left="0"/>
                                        <w:jc w:val="left"/>
                                        <w:rPr>
                                          <w:ins w:id="2155" w:author="作成者"/>
                                        </w:rPr>
                                      </w:pPr>
                                      <w:ins w:id="2156" w:author="作成者">
                                        <w:r>
                                          <w:rPr>
                                            <w:rFonts w:hint="eastAsia"/>
                                          </w:rPr>
                                          <w:t>OFF</w:t>
                                        </w:r>
                                      </w:ins>
                                    </w:p>
                                  </w:tc>
                                  <w:tc>
                                    <w:tcPr>
                                      <w:tcW w:w="1291" w:type="dxa"/>
                                      <w:tcBorders>
                                        <w:bottom w:val="single" w:sz="4" w:space="0" w:color="auto"/>
                                      </w:tcBorders>
                                    </w:tcPr>
                                    <w:p w14:paraId="5C176E8D" w14:textId="20BE69F7" w:rsidR="007B5626" w:rsidRDefault="007B5626" w:rsidP="00455654">
                                      <w:pPr>
                                        <w:pStyle w:val="a9"/>
                                        <w:ind w:leftChars="0" w:left="0"/>
                                        <w:jc w:val="left"/>
                                        <w:rPr>
                                          <w:ins w:id="2157" w:author="作成者"/>
                                        </w:rPr>
                                      </w:pPr>
                                      <w:r w:rsidRPr="005049EB">
                                        <w:rPr>
                                          <w:rFonts w:hint="eastAsia"/>
                                        </w:rPr>
                                        <w:t>No input required</w:t>
                                      </w:r>
                                    </w:p>
                                  </w:tc>
                                  <w:tc>
                                    <w:tcPr>
                                      <w:tcW w:w="1253" w:type="dxa"/>
                                      <w:tcBorders>
                                        <w:bottom w:val="single" w:sz="4" w:space="0" w:color="auto"/>
                                      </w:tcBorders>
                                    </w:tcPr>
                                    <w:p w14:paraId="09F902C0" w14:textId="7D53AEEC" w:rsidR="007B5626" w:rsidRDefault="007B5626" w:rsidP="00455654">
                                      <w:pPr>
                                        <w:pStyle w:val="a9"/>
                                        <w:ind w:leftChars="0" w:left="0"/>
                                        <w:jc w:val="left"/>
                                        <w:rPr>
                                          <w:ins w:id="2158" w:author="作成者"/>
                                        </w:rPr>
                                      </w:pPr>
                                      <w:r w:rsidRPr="005049EB">
                                        <w:rPr>
                                          <w:rFonts w:hint="eastAsia"/>
                                        </w:rPr>
                                        <w:t>No input required</w:t>
                                      </w:r>
                                    </w:p>
                                  </w:tc>
                                  <w:tc>
                                    <w:tcPr>
                                      <w:tcW w:w="1253" w:type="dxa"/>
                                      <w:tcBorders>
                                        <w:bottom w:val="single" w:sz="4" w:space="0" w:color="auto"/>
                                      </w:tcBorders>
                                    </w:tcPr>
                                    <w:p w14:paraId="30EB25F7" w14:textId="77777777" w:rsidR="007B5626" w:rsidRPr="00E708CA" w:rsidRDefault="007B5626" w:rsidP="00455654">
                                      <w:pPr>
                                        <w:pStyle w:val="a9"/>
                                        <w:ind w:leftChars="0" w:left="0"/>
                                        <w:jc w:val="left"/>
                                        <w:rPr>
                                          <w:ins w:id="2159" w:author="作成者"/>
                                        </w:rPr>
                                      </w:pPr>
                                      <w:proofErr w:type="spellStart"/>
                                      <w:ins w:id="2160" w:author="作成者">
                                        <w:r>
                                          <w:t>aaa</w:t>
                                        </w:r>
                                        <w:proofErr w:type="spellEnd"/>
                                      </w:ins>
                                    </w:p>
                                  </w:tc>
                                </w:tr>
                              </w:tbl>
                              <w:p w14:paraId="7EE860C3" w14:textId="77777777" w:rsidR="007B5626" w:rsidRDefault="007B5626" w:rsidP="00366ECC">
                                <w:pPr>
                                  <w:jc w:val="left"/>
                                  <w:rPr>
                                    <w:ins w:id="2161" w:author="作成者"/>
                                    <w:sz w:val="20"/>
                                    <w:szCs w:val="20"/>
                                  </w:rPr>
                                </w:pPr>
                              </w:p>
                              <w:p w14:paraId="33D517D8" w14:textId="77777777" w:rsidR="007B5626" w:rsidRDefault="007B5626" w:rsidP="00366ECC">
                                <w:pPr>
                                  <w:jc w:val="left"/>
                                  <w:rPr>
                                    <w:ins w:id="2162" w:author="作成者"/>
                                    <w:sz w:val="20"/>
                                    <w:szCs w:val="20"/>
                                  </w:rPr>
                                </w:pPr>
                              </w:p>
                              <w:p w14:paraId="11008ED1" w14:textId="77777777" w:rsidR="007B5626" w:rsidRDefault="007B5626" w:rsidP="00366ECC">
                                <w:pPr>
                                  <w:jc w:val="left"/>
                                  <w:rPr>
                                    <w:ins w:id="2163" w:author="作成者"/>
                                    <w:sz w:val="20"/>
                                    <w:szCs w:val="20"/>
                                  </w:rPr>
                                </w:pPr>
                              </w:p>
                              <w:p w14:paraId="5D739721" w14:textId="58CFF31E" w:rsidR="007B5626" w:rsidRPr="00D464F6" w:rsidRDefault="007B5626" w:rsidP="00366ECC">
                                <w:pPr>
                                  <w:jc w:val="left"/>
                                  <w:rPr>
                                    <w:ins w:id="2164" w:author="作成者"/>
                                    <w:b/>
                                    <w:sz w:val="20"/>
                                    <w:szCs w:val="20"/>
                                  </w:rPr>
                                </w:pPr>
                                <w:ins w:id="2165" w:author="作成者">
                                  <w:r>
                                    <w:rPr>
                                      <w:rFonts w:hint="eastAsia"/>
                                      <w:sz w:val="20"/>
                                      <w:szCs w:val="20"/>
                                    </w:rPr>
                                    <w:t xml:space="preserve">　</w:t>
                                  </w:r>
                                  <w:r>
                                    <w:rPr>
                                      <w:sz w:val="20"/>
                                      <w:szCs w:val="20"/>
                                    </w:rPr>
                                    <w:t xml:space="preserve">　　　　　</w:t>
                                  </w:r>
                                </w:ins>
                                <w:r>
                                  <w:rPr>
                                    <w:rFonts w:hint="eastAsia"/>
                                    <w:b/>
                                    <w:sz w:val="20"/>
                                    <w:szCs w:val="20"/>
                                  </w:rPr>
                                  <w:t>Value registered to Terraform</w:t>
                                </w:r>
                                <w:r>
                                  <w:rPr>
                                    <w:rFonts w:hint="eastAsia"/>
                                    <w:b/>
                                    <w:sz w:val="20"/>
                                    <w:szCs w:val="20"/>
                                  </w:rPr>
                                  <w:t>’</w:t>
                                </w:r>
                                <w:r>
                                  <w:rPr>
                                    <w:rFonts w:hint="eastAsia"/>
                                    <w:b/>
                                    <w:sz w:val="20"/>
                                    <w:szCs w:val="20"/>
                                  </w:rPr>
                                  <w:t>s Variables</w:t>
                                </w:r>
                              </w:p>
                              <w:tbl>
                                <w:tblPr>
                                  <w:tblStyle w:val="ab"/>
                                  <w:tblW w:w="0" w:type="auto"/>
                                  <w:tblInd w:w="896" w:type="dxa"/>
                                  <w:tblLook w:val="04A0" w:firstRow="1" w:lastRow="0" w:firstColumn="1" w:lastColumn="0" w:noHBand="0" w:noVBand="1"/>
                                </w:tblPr>
                                <w:tblGrid>
                                  <w:gridCol w:w="2995"/>
                                  <w:gridCol w:w="2994"/>
                                </w:tblGrid>
                                <w:tr w:rsidR="007B5626" w14:paraId="28BEE10E" w14:textId="77777777" w:rsidTr="00DD1144">
                                  <w:trPr>
                                    <w:trHeight w:val="372"/>
                                    <w:ins w:id="2166" w:author="作成者"/>
                                  </w:trPr>
                                  <w:tc>
                                    <w:tcPr>
                                      <w:tcW w:w="2995" w:type="dxa"/>
                                      <w:shd w:val="clear" w:color="auto" w:fill="002060"/>
                                    </w:tcPr>
                                    <w:p w14:paraId="3679B776" w14:textId="77777777" w:rsidR="007B5626" w:rsidRDefault="007B5626" w:rsidP="00DD1144">
                                      <w:pPr>
                                        <w:jc w:val="left"/>
                                        <w:rPr>
                                          <w:ins w:id="2167" w:author="作成者"/>
                                          <w:b/>
                                          <w:sz w:val="20"/>
                                          <w:szCs w:val="20"/>
                                        </w:rPr>
                                      </w:pPr>
                                      <w:ins w:id="2168" w:author="作成者">
                                        <w:r>
                                          <w:rPr>
                                            <w:rFonts w:hint="eastAsia"/>
                                            <w:b/>
                                            <w:sz w:val="20"/>
                                            <w:szCs w:val="20"/>
                                          </w:rPr>
                                          <w:t>Key</w:t>
                                        </w:r>
                                      </w:ins>
                                    </w:p>
                                  </w:tc>
                                  <w:tc>
                                    <w:tcPr>
                                      <w:tcW w:w="2994" w:type="dxa"/>
                                      <w:shd w:val="clear" w:color="auto" w:fill="002060"/>
                                    </w:tcPr>
                                    <w:p w14:paraId="768007F9" w14:textId="77777777" w:rsidR="007B5626" w:rsidRDefault="007B5626" w:rsidP="00DD1144">
                                      <w:pPr>
                                        <w:jc w:val="left"/>
                                        <w:rPr>
                                          <w:ins w:id="2169" w:author="作成者"/>
                                          <w:b/>
                                          <w:sz w:val="20"/>
                                          <w:szCs w:val="20"/>
                                        </w:rPr>
                                      </w:pPr>
                                      <w:ins w:id="2170" w:author="作成者">
                                        <w:r>
                                          <w:rPr>
                                            <w:rFonts w:hint="eastAsia"/>
                                            <w:b/>
                                            <w:sz w:val="20"/>
                                            <w:szCs w:val="20"/>
                                          </w:rPr>
                                          <w:t>Value</w:t>
                                        </w:r>
                                      </w:ins>
                                    </w:p>
                                  </w:tc>
                                </w:tr>
                                <w:tr w:rsidR="007B5626" w14:paraId="118B8665" w14:textId="77777777" w:rsidTr="00DD1144">
                                  <w:trPr>
                                    <w:trHeight w:val="352"/>
                                    <w:ins w:id="2171" w:author="作成者"/>
                                  </w:trPr>
                                  <w:tc>
                                    <w:tcPr>
                                      <w:tcW w:w="2995" w:type="dxa"/>
                                    </w:tcPr>
                                    <w:p w14:paraId="3DCCAAD5" w14:textId="77777777" w:rsidR="007B5626" w:rsidRPr="00515ED5" w:rsidRDefault="007B5626" w:rsidP="00DD1144">
                                      <w:pPr>
                                        <w:jc w:val="left"/>
                                        <w:rPr>
                                          <w:ins w:id="2172" w:author="作成者"/>
                                          <w:sz w:val="20"/>
                                          <w:szCs w:val="20"/>
                                        </w:rPr>
                                      </w:pPr>
                                      <w:proofErr w:type="spellStart"/>
                                      <w:ins w:id="2173" w:author="作成者">
                                        <w:r w:rsidRPr="00515ED5">
                                          <w:rPr>
                                            <w:rFonts w:hint="eastAsia"/>
                                            <w:sz w:val="20"/>
                                            <w:szCs w:val="20"/>
                                          </w:rPr>
                                          <w:t>VAR_hoge</w:t>
                                        </w:r>
                                        <w:proofErr w:type="spellEnd"/>
                                      </w:ins>
                                    </w:p>
                                  </w:tc>
                                  <w:tc>
                                    <w:tcPr>
                                      <w:tcW w:w="2994" w:type="dxa"/>
                                    </w:tcPr>
                                    <w:p w14:paraId="6FC27190" w14:textId="77777777" w:rsidR="007B5626" w:rsidRPr="00515ED5" w:rsidRDefault="007B5626" w:rsidP="00DD1144">
                                      <w:pPr>
                                        <w:jc w:val="left"/>
                                        <w:rPr>
                                          <w:ins w:id="2174" w:author="作成者"/>
                                          <w:sz w:val="20"/>
                                          <w:szCs w:val="20"/>
                                        </w:rPr>
                                      </w:pPr>
                                      <w:proofErr w:type="spellStart"/>
                                      <w:ins w:id="2175" w:author="作成者">
                                        <w:r>
                                          <w:t>aaa</w:t>
                                        </w:r>
                                        <w:proofErr w:type="spellEnd"/>
                                      </w:ins>
                                    </w:p>
                                  </w:tc>
                                </w:tr>
                              </w:tbl>
                              <w:p w14:paraId="30AF8584" w14:textId="77777777" w:rsidR="007B5626" w:rsidRPr="00515ED5" w:rsidRDefault="007B5626" w:rsidP="00366ECC">
                                <w:pPr>
                                  <w:jc w:val="left"/>
                                  <w:rPr>
                                    <w:ins w:id="2176" w:author="作成者"/>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9" name="下矢印 499"/>
                          <wps:cNvSpPr/>
                          <wps:spPr>
                            <a:xfrm>
                              <a:off x="114300" y="200025"/>
                              <a:ext cx="400050" cy="3695700"/>
                            </a:xfrm>
                            <a:prstGeom prst="downArrow">
                              <a:avLst/>
                            </a:prstGeom>
                            <a:solidFill>
                              <a:schemeClr val="accent6">
                                <a:lumMod val="75000"/>
                                <a:lumOff val="25000"/>
                              </a:schemeClr>
                            </a:solidFill>
                            <a:ln>
                              <a:solidFill>
                                <a:schemeClr val="accent6">
                                  <a:lumMod val="90000"/>
                                  <a:lumOff val="1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00" name="グループ化 500"/>
                          <wpg:cNvGrpSpPr/>
                          <wpg:grpSpPr>
                            <a:xfrm>
                              <a:off x="466725" y="1311861"/>
                              <a:ext cx="2815591" cy="285750"/>
                              <a:chOff x="0" y="-97938"/>
                              <a:chExt cx="2816108" cy="286040"/>
                            </a:xfrm>
                          </wpg:grpSpPr>
                          <wps:wsp>
                            <wps:cNvPr id="501" name="角丸四角形 501"/>
                            <wps:cNvSpPr/>
                            <wps:spPr>
                              <a:xfrm>
                                <a:off x="720593" y="-63898"/>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83F83AB" w14:textId="6D9F1CEF" w:rsidR="007B5626" w:rsidRDefault="007B5626" w:rsidP="00366ECC">
                                  <w:pPr>
                                    <w:pStyle w:val="Web"/>
                                    <w:spacing w:before="0" w:beforeAutospacing="0" w:after="0" w:afterAutospacing="0"/>
                                    <w:rPr>
                                      <w:ins w:id="2177" w:author="作成者"/>
                                    </w:rPr>
                                  </w:pPr>
                                  <w:ins w:id="2178" w:author="作成者">
                                    <w:r>
                                      <w:rPr>
                                        <w:rFonts w:cs="Times New Roman" w:hint="eastAsia"/>
                                        <w:b/>
                                        <w:bCs/>
                                        <w:color w:val="325121"/>
                                        <w:kern w:val="2"/>
                                        <w:sz w:val="20"/>
                                        <w:szCs w:val="20"/>
                                      </w:rPr>
                                      <w:t xml:space="preserve">⑬ </w:t>
                                    </w:r>
                                  </w:ins>
                                  <w:r>
                                    <w:rPr>
                                      <w:rFonts w:cs="Times New Roman" w:hint="eastAsia"/>
                                      <w:b/>
                                      <w:bCs/>
                                      <w:color w:val="325121"/>
                                      <w:kern w:val="2"/>
                                      <w:sz w:val="20"/>
                                      <w:szCs w:val="20"/>
                                    </w:rPr>
                                    <w:t>Configure Variable values</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502" name="下矢印 502"/>
                            <wps:cNvSpPr/>
                            <wps:spPr>
                              <a:xfrm rot="5400000">
                                <a:off x="190377" y="-288315"/>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503" name="角丸四角形 503"/>
                          <wps:cNvSpPr/>
                          <wps:spPr>
                            <a:xfrm>
                              <a:off x="114300" y="-28461"/>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7FBA773" w14:textId="1060FC0E" w:rsidR="007B5626" w:rsidRPr="00982EAC" w:rsidRDefault="007B5626" w:rsidP="00366ECC">
                                <w:pPr>
                                  <w:jc w:val="left"/>
                                  <w:rPr>
                                    <w:ins w:id="2179" w:author="作成者"/>
                                    <w:b/>
                                    <w:color w:val="003C8A" w:themeColor="accent6" w:themeTint="E6"/>
                                    <w:sz w:val="20"/>
                                    <w:szCs w:val="20"/>
                                  </w:rPr>
                                </w:pPr>
                                <w:ins w:id="2180" w:author="作成者">
                                  <w:r>
                                    <w:rPr>
                                      <w:rFonts w:hint="eastAsia"/>
                                      <w:b/>
                                      <w:color w:val="003C8A" w:themeColor="accent6" w:themeTint="E6"/>
                                      <w:sz w:val="20"/>
                                      <w:szCs w:val="20"/>
                                    </w:rPr>
                                    <w:t>⑥</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Register Module file</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504" name="角丸四角形 504"/>
                          <wps:cNvSpPr/>
                          <wps:spPr>
                            <a:xfrm>
                              <a:off x="114122" y="2597231"/>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E26633A" w14:textId="239D6998" w:rsidR="007B5626" w:rsidRPr="00982EAC" w:rsidRDefault="007B5626" w:rsidP="00366ECC">
                                <w:pPr>
                                  <w:jc w:val="left"/>
                                  <w:rPr>
                                    <w:ins w:id="2181" w:author="作成者"/>
                                    <w:b/>
                                    <w:color w:val="003C8A" w:themeColor="accent6" w:themeTint="E6"/>
                                    <w:sz w:val="20"/>
                                    <w:szCs w:val="20"/>
                                  </w:rPr>
                                </w:pPr>
                                <w:ins w:id="2182" w:author="作成者">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Execute Operation</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525523" id="グループ化 497" o:spid="_x0000_s1162" style="position:absolute;left:0;text-align:left;margin-left:22.85pt;margin-top:21.2pt;width:460.5pt;height:355.5pt;z-index:251822080;mso-position-horizontal-relative:text;mso-position-vertical-relative:text;mso-width-relative:margin;mso-height-relative:margin" coordorigin=",-762" coordsize="58483,42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">
                  <v:shape id="フローチャート: 処理 498" o:spid="_x0000_s1163" type="#_x0000_t109" style="position:absolute;top:-762;width:58483;height:42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" fillcolor="#f2f2f2 [3052]" strokecolor="#d8d8d8 [2732]" strokeweight="2pt">
                    <v:textbox>
                      <w:txbxContent>
                        <w:p w14:paraId="36A2E6B3" w14:textId="77777777" w:rsidR="007B5626" w:rsidRDefault="007B5626" w:rsidP="00366ECC">
                          <w:pPr>
                            <w:jc w:val="left"/>
                            <w:rPr>
                              <w:ins w:id="2183" w:author="作成者"/>
                              <w:sz w:val="20"/>
                              <w:szCs w:val="20"/>
                            </w:rPr>
                          </w:pPr>
                        </w:p>
                        <w:p w14:paraId="22793387" w14:textId="77777777" w:rsidR="007B5626" w:rsidRPr="003177F7" w:rsidRDefault="007B5626" w:rsidP="00366ECC">
                          <w:pPr>
                            <w:jc w:val="left"/>
                            <w:rPr>
                              <w:ins w:id="2184" w:author="作成者"/>
                              <w:sz w:val="20"/>
                              <w:szCs w:val="20"/>
                            </w:rPr>
                          </w:pPr>
                        </w:p>
                        <w:tbl>
                          <w:tblPr>
                            <w:tblStyle w:val="ab"/>
                            <w:tblW w:w="7166" w:type="dxa"/>
                            <w:jc w:val="center"/>
                            <w:tblLook w:val="04A0" w:firstRow="1" w:lastRow="0" w:firstColumn="1" w:lastColumn="0" w:noHBand="0" w:noVBand="1"/>
                          </w:tblPr>
                          <w:tblGrid>
                            <w:gridCol w:w="7166"/>
                          </w:tblGrid>
                          <w:tr w:rsidR="007B5626" w:rsidRPr="003177F7" w14:paraId="1D2A3DEE" w14:textId="77777777" w:rsidTr="00DD1144">
                            <w:trPr>
                              <w:trHeight w:val="1425"/>
                              <w:jc w:val="center"/>
                              <w:ins w:id="2185" w:author="作成者"/>
                            </w:trPr>
                            <w:tc>
                              <w:tcPr>
                                <w:tcW w:w="7166" w:type="dxa"/>
                              </w:tcPr>
                              <w:p w14:paraId="1EBA74FF" w14:textId="77777777" w:rsidR="007B5626" w:rsidRPr="00280A77" w:rsidRDefault="007B5626" w:rsidP="00DD1144">
                                <w:pPr>
                                  <w:rPr>
                                    <w:ins w:id="2186" w:author="作成者"/>
                                    <w:sz w:val="20"/>
                                    <w:szCs w:val="20"/>
                                  </w:rPr>
                                </w:pPr>
                                <w:ins w:id="2187" w:author="作成者">
                                  <w:r w:rsidRPr="00280A77">
                                    <w:rPr>
                                      <w:sz w:val="20"/>
                                      <w:szCs w:val="20"/>
                                    </w:rPr>
                                    <w:t>variable "</w:t>
                                  </w:r>
                                  <w:proofErr w:type="spellStart"/>
                                  <w:r w:rsidRPr="00280A77">
                                    <w:rPr>
                                      <w:sz w:val="20"/>
                                      <w:szCs w:val="20"/>
                                    </w:rPr>
                                    <w:t>VAR_hoge</w:t>
                                  </w:r>
                                  <w:proofErr w:type="spellEnd"/>
                                  <w:r w:rsidRPr="00280A77">
                                    <w:rPr>
                                      <w:sz w:val="20"/>
                                      <w:szCs w:val="20"/>
                                    </w:rPr>
                                    <w:t>" {</w:t>
                                  </w:r>
                                </w:ins>
                              </w:p>
                              <w:p w14:paraId="722721E4" w14:textId="77777777" w:rsidR="007B5626" w:rsidRDefault="007B5626" w:rsidP="00DD1144">
                                <w:pPr>
                                  <w:ind w:firstLineChars="200" w:firstLine="400"/>
                                  <w:rPr>
                                    <w:ins w:id="2188" w:author="作成者"/>
                                  </w:rPr>
                                </w:pPr>
                                <w:ins w:id="2189" w:author="作成者">
                                  <w:r w:rsidRPr="00280A77">
                                    <w:rPr>
                                      <w:sz w:val="20"/>
                                      <w:szCs w:val="20"/>
                                    </w:rPr>
                                    <w:t xml:space="preserve">default = </w:t>
                                  </w:r>
                                  <w:r>
                                    <w:t>“</w:t>
                                  </w:r>
                                  <w:proofErr w:type="spellStart"/>
                                  <w:r>
                                    <w:t>def</w:t>
                                  </w:r>
                                  <w:proofErr w:type="spellEnd"/>
                                  <w:r>
                                    <w:t>-string”</w:t>
                                  </w:r>
                                </w:ins>
                              </w:p>
                              <w:p w14:paraId="624C1E10" w14:textId="77777777" w:rsidR="007B5626" w:rsidRPr="003177F7" w:rsidRDefault="007B5626" w:rsidP="00DD1144">
                                <w:pPr>
                                  <w:rPr>
                                    <w:ins w:id="2190" w:author="作成者"/>
                                    <w:sz w:val="20"/>
                                    <w:szCs w:val="20"/>
                                  </w:rPr>
                                </w:pPr>
                                <w:ins w:id="2191" w:author="作成者">
                                  <w:r>
                                    <w:t>}</w:t>
                                  </w:r>
                                </w:ins>
                              </w:p>
                            </w:tc>
                          </w:tr>
                        </w:tbl>
                        <w:p w14:paraId="78969F6F" w14:textId="77777777" w:rsidR="007B5626" w:rsidRPr="003177F7" w:rsidRDefault="007B5626" w:rsidP="00366ECC">
                          <w:pPr>
                            <w:jc w:val="left"/>
                            <w:rPr>
                              <w:ins w:id="2192" w:author="作成者"/>
                              <w:sz w:val="20"/>
                              <w:szCs w:val="20"/>
                            </w:rPr>
                          </w:pPr>
                        </w:p>
                        <w:p w14:paraId="456F6C92" w14:textId="77777777" w:rsidR="007B5626" w:rsidRDefault="007B5626" w:rsidP="00366ECC">
                          <w:pPr>
                            <w:jc w:val="left"/>
                            <w:rPr>
                              <w:ins w:id="2193" w:author="作成者"/>
                              <w:sz w:val="20"/>
                              <w:szCs w:val="20"/>
                            </w:rPr>
                          </w:pPr>
                        </w:p>
                        <w:p w14:paraId="5EA4F1A2" w14:textId="77777777" w:rsidR="007B5626" w:rsidRDefault="007B5626" w:rsidP="00366ECC">
                          <w:pPr>
                            <w:jc w:val="left"/>
                            <w:rPr>
                              <w:ins w:id="2194" w:author="作成者"/>
                              <w:sz w:val="20"/>
                              <w:szCs w:val="20"/>
                            </w:rPr>
                          </w:pPr>
                        </w:p>
                        <w:p w14:paraId="78D6B076" w14:textId="0F6A6158" w:rsidR="007B5626" w:rsidRPr="00D464F6" w:rsidRDefault="007B5626" w:rsidP="00366ECC">
                          <w:pPr>
                            <w:jc w:val="left"/>
                            <w:rPr>
                              <w:ins w:id="2195" w:author="作成者"/>
                              <w:b/>
                              <w:sz w:val="20"/>
                              <w:szCs w:val="20"/>
                            </w:rPr>
                          </w:pPr>
                          <w:ins w:id="2196" w:author="作成者">
                            <w:r>
                              <w:rPr>
                                <w:rFonts w:hint="eastAsia"/>
                                <w:sz w:val="20"/>
                                <w:szCs w:val="20"/>
                              </w:rPr>
                              <w:t xml:space="preserve">        </w:t>
                            </w:r>
                          </w:ins>
                          <w:r>
                            <w:rPr>
                              <w:rFonts w:hint="eastAsia"/>
                              <w:b/>
                              <w:sz w:val="20"/>
                              <w:szCs w:val="20"/>
                            </w:rPr>
                            <w:t>Substitute value auto registration settings/Substitute value list</w:t>
                          </w:r>
                        </w:p>
                        <w:tbl>
                          <w:tblPr>
                            <w:tblStyle w:val="ab"/>
                            <w:tblW w:w="0" w:type="auto"/>
                            <w:jc w:val="center"/>
                            <w:tblLook w:val="04A0" w:firstRow="1" w:lastRow="0" w:firstColumn="1" w:lastColumn="0" w:noHBand="0" w:noVBand="1"/>
                          </w:tblPr>
                          <w:tblGrid>
                            <w:gridCol w:w="704"/>
                            <w:gridCol w:w="1291"/>
                            <w:gridCol w:w="1291"/>
                            <w:gridCol w:w="1291"/>
                            <w:gridCol w:w="1253"/>
                            <w:gridCol w:w="1253"/>
                          </w:tblGrid>
                          <w:tr w:rsidR="007B5626" w14:paraId="56504CFC" w14:textId="77777777" w:rsidTr="00DD1144">
                            <w:trPr>
                              <w:jc w:val="center"/>
                              <w:ins w:id="2197" w:author="作成者"/>
                            </w:trPr>
                            <w:tc>
                              <w:tcPr>
                                <w:tcW w:w="704" w:type="dxa"/>
                                <w:tcBorders>
                                  <w:bottom w:val="single" w:sz="4" w:space="0" w:color="auto"/>
                                </w:tcBorders>
                                <w:shd w:val="clear" w:color="auto" w:fill="002060"/>
                              </w:tcPr>
                              <w:p w14:paraId="5F3C8C30" w14:textId="279FA0D5" w:rsidR="007B5626" w:rsidRPr="00C80F48" w:rsidRDefault="007B5626" w:rsidP="00DD1144">
                                <w:pPr>
                                  <w:pStyle w:val="a9"/>
                                  <w:ind w:leftChars="0" w:left="0"/>
                                  <w:jc w:val="left"/>
                                  <w:rPr>
                                    <w:ins w:id="2198" w:author="作成者"/>
                                    <w:b/>
                                    <w:color w:val="FFFFFF" w:themeColor="background1"/>
                                  </w:rPr>
                                </w:pPr>
                                <w:r>
                                  <w:rPr>
                                    <w:rFonts w:hint="eastAsia"/>
                                    <w:b/>
                                    <w:color w:val="FFFFFF" w:themeColor="background1"/>
                                  </w:rPr>
                                  <w:t>Item No.</w:t>
                                </w:r>
                              </w:p>
                            </w:tc>
                            <w:tc>
                              <w:tcPr>
                                <w:tcW w:w="1291" w:type="dxa"/>
                                <w:tcBorders>
                                  <w:bottom w:val="single" w:sz="4" w:space="0" w:color="auto"/>
                                </w:tcBorders>
                                <w:shd w:val="clear" w:color="auto" w:fill="002060"/>
                              </w:tcPr>
                              <w:p w14:paraId="30DAE7E1" w14:textId="02679468" w:rsidR="007B5626" w:rsidRPr="00C80F48" w:rsidRDefault="007B5626" w:rsidP="00DD1144">
                                <w:pPr>
                                  <w:pStyle w:val="a9"/>
                                  <w:ind w:leftChars="0" w:left="0"/>
                                  <w:jc w:val="left"/>
                                  <w:rPr>
                                    <w:ins w:id="2199" w:author="作成者"/>
                                    <w:b/>
                                    <w:color w:val="FFFFFF" w:themeColor="background1"/>
                                  </w:rPr>
                                </w:pPr>
                                <w:r>
                                  <w:rPr>
                                    <w:rFonts w:hint="eastAsia"/>
                                    <w:b/>
                                    <w:color w:val="FFFFFF" w:themeColor="background1"/>
                                  </w:rPr>
                                  <w:t>Variable name</w:t>
                                </w:r>
                              </w:p>
                            </w:tc>
                            <w:tc>
                              <w:tcPr>
                                <w:tcW w:w="1291" w:type="dxa"/>
                                <w:tcBorders>
                                  <w:bottom w:val="single" w:sz="4" w:space="0" w:color="auto"/>
                                </w:tcBorders>
                                <w:shd w:val="clear" w:color="auto" w:fill="002060"/>
                              </w:tcPr>
                              <w:p w14:paraId="58FE5F6E" w14:textId="33E4680A" w:rsidR="007B5626" w:rsidRDefault="007B5626" w:rsidP="00DD1144">
                                <w:pPr>
                                  <w:pStyle w:val="a9"/>
                                  <w:ind w:leftChars="0" w:left="0"/>
                                  <w:jc w:val="left"/>
                                  <w:rPr>
                                    <w:ins w:id="2200" w:author="作成者"/>
                                    <w:b/>
                                    <w:color w:val="FFFFFF" w:themeColor="background1"/>
                                  </w:rPr>
                                </w:pPr>
                                <w:r>
                                  <w:rPr>
                                    <w:rFonts w:hint="eastAsia"/>
                                    <w:b/>
                                    <w:color w:val="FFFFFF" w:themeColor="background1"/>
                                  </w:rPr>
                                  <w:t>HCL SETTINGS</w:t>
                                </w:r>
                              </w:p>
                            </w:tc>
                            <w:tc>
                              <w:tcPr>
                                <w:tcW w:w="1291" w:type="dxa"/>
                                <w:tcBorders>
                                  <w:bottom w:val="single" w:sz="4" w:space="0" w:color="auto"/>
                                </w:tcBorders>
                                <w:shd w:val="clear" w:color="auto" w:fill="002060"/>
                              </w:tcPr>
                              <w:p w14:paraId="319FDDBF" w14:textId="0C38374B" w:rsidR="007B5626" w:rsidRPr="00C80F48" w:rsidRDefault="007B5626" w:rsidP="00DD1144">
                                <w:pPr>
                                  <w:pStyle w:val="a9"/>
                                  <w:ind w:leftChars="0" w:left="0"/>
                                  <w:jc w:val="left"/>
                                  <w:rPr>
                                    <w:ins w:id="2201" w:author="作成者"/>
                                    <w:b/>
                                    <w:color w:val="FFFFFF" w:themeColor="background1"/>
                                  </w:rPr>
                                </w:pPr>
                                <w:r>
                                  <w:rPr>
                                    <w:rFonts w:hint="eastAsia"/>
                                    <w:b/>
                                    <w:color w:val="FFFFFF" w:themeColor="background1"/>
                                  </w:rPr>
                                  <w:t>Member variable</w:t>
                                </w:r>
                              </w:p>
                            </w:tc>
                            <w:tc>
                              <w:tcPr>
                                <w:tcW w:w="1253" w:type="dxa"/>
                                <w:tcBorders>
                                  <w:bottom w:val="single" w:sz="4" w:space="0" w:color="auto"/>
                                </w:tcBorders>
                                <w:shd w:val="clear" w:color="auto" w:fill="002060"/>
                              </w:tcPr>
                              <w:p w14:paraId="5D0AB99C" w14:textId="79E0CE30" w:rsidR="007B5626" w:rsidRDefault="007B5626" w:rsidP="00DD1144">
                                <w:pPr>
                                  <w:pStyle w:val="a9"/>
                                  <w:ind w:leftChars="0" w:left="0"/>
                                  <w:jc w:val="left"/>
                                  <w:rPr>
                                    <w:ins w:id="2202" w:author="作成者"/>
                                    <w:b/>
                                    <w:color w:val="FFFFFF" w:themeColor="background1"/>
                                  </w:rPr>
                                </w:pPr>
                                <w:r>
                                  <w:rPr>
                                    <w:rFonts w:hint="eastAsia"/>
                                    <w:b/>
                                    <w:color w:val="FFFFFF" w:themeColor="background1"/>
                                  </w:rPr>
                                  <w:t>Substitute order</w:t>
                                </w:r>
                              </w:p>
                            </w:tc>
                            <w:tc>
                              <w:tcPr>
                                <w:tcW w:w="1253" w:type="dxa"/>
                                <w:tcBorders>
                                  <w:bottom w:val="single" w:sz="4" w:space="0" w:color="auto"/>
                                </w:tcBorders>
                                <w:shd w:val="clear" w:color="auto" w:fill="002060"/>
                              </w:tcPr>
                              <w:p w14:paraId="7F7F6B9C" w14:textId="71EDEEF6" w:rsidR="007B5626" w:rsidRDefault="007B5626" w:rsidP="00DD1144">
                                <w:pPr>
                                  <w:pStyle w:val="a9"/>
                                  <w:ind w:leftChars="0" w:left="0"/>
                                  <w:jc w:val="left"/>
                                  <w:rPr>
                                    <w:ins w:id="2203" w:author="作成者"/>
                                    <w:b/>
                                    <w:color w:val="FFFFFF" w:themeColor="background1"/>
                                  </w:rPr>
                                </w:pPr>
                                <w:r>
                                  <w:rPr>
                                    <w:rFonts w:hint="eastAsia"/>
                                    <w:b/>
                                    <w:color w:val="FFFFFF" w:themeColor="background1"/>
                                  </w:rPr>
                                  <w:t>Specific value</w:t>
                                </w:r>
                              </w:p>
                            </w:tc>
                          </w:tr>
                          <w:tr w:rsidR="007B5626" w14:paraId="481C40A2" w14:textId="77777777" w:rsidTr="00DD1144">
                            <w:trPr>
                              <w:jc w:val="center"/>
                              <w:ins w:id="2204" w:author="作成者"/>
                            </w:trPr>
                            <w:tc>
                              <w:tcPr>
                                <w:tcW w:w="704" w:type="dxa"/>
                                <w:tcBorders>
                                  <w:bottom w:val="single" w:sz="4" w:space="0" w:color="auto"/>
                                </w:tcBorders>
                              </w:tcPr>
                              <w:p w14:paraId="61A64F90" w14:textId="77777777" w:rsidR="007B5626" w:rsidRDefault="007B5626" w:rsidP="00455654">
                                <w:pPr>
                                  <w:pStyle w:val="a9"/>
                                  <w:ind w:leftChars="0" w:left="0"/>
                                  <w:jc w:val="left"/>
                                  <w:rPr>
                                    <w:ins w:id="2205" w:author="作成者"/>
                                  </w:rPr>
                                </w:pPr>
                                <w:ins w:id="2206" w:author="作成者">
                                  <w:r>
                                    <w:rPr>
                                      <w:rFonts w:hint="eastAsia"/>
                                    </w:rPr>
                                    <w:t>1</w:t>
                                  </w:r>
                                </w:ins>
                              </w:p>
                            </w:tc>
                            <w:tc>
                              <w:tcPr>
                                <w:tcW w:w="1291" w:type="dxa"/>
                                <w:tcBorders>
                                  <w:bottom w:val="single" w:sz="4" w:space="0" w:color="auto"/>
                                </w:tcBorders>
                              </w:tcPr>
                              <w:p w14:paraId="4447365B" w14:textId="77777777" w:rsidR="007B5626" w:rsidRDefault="007B5626" w:rsidP="00455654">
                                <w:pPr>
                                  <w:pStyle w:val="a9"/>
                                  <w:ind w:leftChars="0" w:left="0"/>
                                  <w:jc w:val="left"/>
                                  <w:rPr>
                                    <w:ins w:id="2207" w:author="作成者"/>
                                  </w:rPr>
                                </w:pPr>
                                <w:proofErr w:type="spellStart"/>
                                <w:ins w:id="2208" w:author="作成者">
                                  <w:r>
                                    <w:rPr>
                                      <w:rFonts w:hint="eastAsia"/>
                                    </w:rPr>
                                    <w:t>V</w:t>
                                  </w:r>
                                  <w:r>
                                    <w:t>AR_hoge</w:t>
                                  </w:r>
                                  <w:proofErr w:type="spellEnd"/>
                                </w:ins>
                              </w:p>
                            </w:tc>
                            <w:tc>
                              <w:tcPr>
                                <w:tcW w:w="1291" w:type="dxa"/>
                                <w:tcBorders>
                                  <w:bottom w:val="single" w:sz="4" w:space="0" w:color="auto"/>
                                </w:tcBorders>
                              </w:tcPr>
                              <w:p w14:paraId="7AFD223D" w14:textId="77777777" w:rsidR="007B5626" w:rsidRDefault="007B5626" w:rsidP="00455654">
                                <w:pPr>
                                  <w:pStyle w:val="a9"/>
                                  <w:ind w:leftChars="0" w:left="0"/>
                                  <w:jc w:val="left"/>
                                  <w:rPr>
                                    <w:ins w:id="2209" w:author="作成者"/>
                                  </w:rPr>
                                </w:pPr>
                                <w:ins w:id="2210" w:author="作成者">
                                  <w:r>
                                    <w:rPr>
                                      <w:rFonts w:hint="eastAsia"/>
                                    </w:rPr>
                                    <w:t>OFF</w:t>
                                  </w:r>
                                </w:ins>
                              </w:p>
                            </w:tc>
                            <w:tc>
                              <w:tcPr>
                                <w:tcW w:w="1291" w:type="dxa"/>
                                <w:tcBorders>
                                  <w:bottom w:val="single" w:sz="4" w:space="0" w:color="auto"/>
                                </w:tcBorders>
                              </w:tcPr>
                              <w:p w14:paraId="5C176E8D" w14:textId="20BE69F7" w:rsidR="007B5626" w:rsidRDefault="007B5626" w:rsidP="00455654">
                                <w:pPr>
                                  <w:pStyle w:val="a9"/>
                                  <w:ind w:leftChars="0" w:left="0"/>
                                  <w:jc w:val="left"/>
                                  <w:rPr>
                                    <w:ins w:id="2211" w:author="作成者"/>
                                  </w:rPr>
                                </w:pPr>
                                <w:r w:rsidRPr="005049EB">
                                  <w:rPr>
                                    <w:rFonts w:hint="eastAsia"/>
                                  </w:rPr>
                                  <w:t>No input required</w:t>
                                </w:r>
                              </w:p>
                            </w:tc>
                            <w:tc>
                              <w:tcPr>
                                <w:tcW w:w="1253" w:type="dxa"/>
                                <w:tcBorders>
                                  <w:bottom w:val="single" w:sz="4" w:space="0" w:color="auto"/>
                                </w:tcBorders>
                              </w:tcPr>
                              <w:p w14:paraId="09F902C0" w14:textId="7D53AEEC" w:rsidR="007B5626" w:rsidRDefault="007B5626" w:rsidP="00455654">
                                <w:pPr>
                                  <w:pStyle w:val="a9"/>
                                  <w:ind w:leftChars="0" w:left="0"/>
                                  <w:jc w:val="left"/>
                                  <w:rPr>
                                    <w:ins w:id="2212" w:author="作成者"/>
                                  </w:rPr>
                                </w:pPr>
                                <w:r w:rsidRPr="005049EB">
                                  <w:rPr>
                                    <w:rFonts w:hint="eastAsia"/>
                                  </w:rPr>
                                  <w:t>No input required</w:t>
                                </w:r>
                              </w:p>
                            </w:tc>
                            <w:tc>
                              <w:tcPr>
                                <w:tcW w:w="1253" w:type="dxa"/>
                                <w:tcBorders>
                                  <w:bottom w:val="single" w:sz="4" w:space="0" w:color="auto"/>
                                </w:tcBorders>
                              </w:tcPr>
                              <w:p w14:paraId="30EB25F7" w14:textId="77777777" w:rsidR="007B5626" w:rsidRPr="00E708CA" w:rsidRDefault="007B5626" w:rsidP="00455654">
                                <w:pPr>
                                  <w:pStyle w:val="a9"/>
                                  <w:ind w:leftChars="0" w:left="0"/>
                                  <w:jc w:val="left"/>
                                  <w:rPr>
                                    <w:ins w:id="2213" w:author="作成者"/>
                                  </w:rPr>
                                </w:pPr>
                                <w:proofErr w:type="spellStart"/>
                                <w:ins w:id="2214" w:author="作成者">
                                  <w:r>
                                    <w:t>aaa</w:t>
                                  </w:r>
                                  <w:proofErr w:type="spellEnd"/>
                                </w:ins>
                              </w:p>
                            </w:tc>
                          </w:tr>
                        </w:tbl>
                        <w:p w14:paraId="7EE860C3" w14:textId="77777777" w:rsidR="007B5626" w:rsidRDefault="007B5626" w:rsidP="00366ECC">
                          <w:pPr>
                            <w:jc w:val="left"/>
                            <w:rPr>
                              <w:ins w:id="2215" w:author="作成者"/>
                              <w:sz w:val="20"/>
                              <w:szCs w:val="20"/>
                            </w:rPr>
                          </w:pPr>
                        </w:p>
                        <w:p w14:paraId="33D517D8" w14:textId="77777777" w:rsidR="007B5626" w:rsidRDefault="007B5626" w:rsidP="00366ECC">
                          <w:pPr>
                            <w:jc w:val="left"/>
                            <w:rPr>
                              <w:ins w:id="2216" w:author="作成者"/>
                              <w:sz w:val="20"/>
                              <w:szCs w:val="20"/>
                            </w:rPr>
                          </w:pPr>
                        </w:p>
                        <w:p w14:paraId="11008ED1" w14:textId="77777777" w:rsidR="007B5626" w:rsidRDefault="007B5626" w:rsidP="00366ECC">
                          <w:pPr>
                            <w:jc w:val="left"/>
                            <w:rPr>
                              <w:ins w:id="2217" w:author="作成者"/>
                              <w:sz w:val="20"/>
                              <w:szCs w:val="20"/>
                            </w:rPr>
                          </w:pPr>
                        </w:p>
                        <w:p w14:paraId="5D739721" w14:textId="58CFF31E" w:rsidR="007B5626" w:rsidRPr="00D464F6" w:rsidRDefault="007B5626" w:rsidP="00366ECC">
                          <w:pPr>
                            <w:jc w:val="left"/>
                            <w:rPr>
                              <w:ins w:id="2218" w:author="作成者"/>
                              <w:b/>
                              <w:sz w:val="20"/>
                              <w:szCs w:val="20"/>
                            </w:rPr>
                          </w:pPr>
                          <w:ins w:id="2219" w:author="作成者">
                            <w:r>
                              <w:rPr>
                                <w:rFonts w:hint="eastAsia"/>
                                <w:sz w:val="20"/>
                                <w:szCs w:val="20"/>
                              </w:rPr>
                              <w:t xml:space="preserve">　</w:t>
                            </w:r>
                            <w:r>
                              <w:rPr>
                                <w:sz w:val="20"/>
                                <w:szCs w:val="20"/>
                              </w:rPr>
                              <w:t xml:space="preserve">　　　　　</w:t>
                            </w:r>
                          </w:ins>
                          <w:r>
                            <w:rPr>
                              <w:rFonts w:hint="eastAsia"/>
                              <w:b/>
                              <w:sz w:val="20"/>
                              <w:szCs w:val="20"/>
                            </w:rPr>
                            <w:t>Value registered to Terraform</w:t>
                          </w:r>
                          <w:r>
                            <w:rPr>
                              <w:rFonts w:hint="eastAsia"/>
                              <w:b/>
                              <w:sz w:val="20"/>
                              <w:szCs w:val="20"/>
                            </w:rPr>
                            <w:t>’</w:t>
                          </w:r>
                          <w:r>
                            <w:rPr>
                              <w:rFonts w:hint="eastAsia"/>
                              <w:b/>
                              <w:sz w:val="20"/>
                              <w:szCs w:val="20"/>
                            </w:rPr>
                            <w:t>s Variables</w:t>
                          </w:r>
                        </w:p>
                        <w:tbl>
                          <w:tblPr>
                            <w:tblStyle w:val="ab"/>
                            <w:tblW w:w="0" w:type="auto"/>
                            <w:tblInd w:w="896" w:type="dxa"/>
                            <w:tblLook w:val="04A0" w:firstRow="1" w:lastRow="0" w:firstColumn="1" w:lastColumn="0" w:noHBand="0" w:noVBand="1"/>
                          </w:tblPr>
                          <w:tblGrid>
                            <w:gridCol w:w="2995"/>
                            <w:gridCol w:w="2994"/>
                          </w:tblGrid>
                          <w:tr w:rsidR="007B5626" w14:paraId="28BEE10E" w14:textId="77777777" w:rsidTr="00DD1144">
                            <w:trPr>
                              <w:trHeight w:val="372"/>
                              <w:ins w:id="2220" w:author="作成者"/>
                            </w:trPr>
                            <w:tc>
                              <w:tcPr>
                                <w:tcW w:w="2995" w:type="dxa"/>
                                <w:shd w:val="clear" w:color="auto" w:fill="002060"/>
                              </w:tcPr>
                              <w:p w14:paraId="3679B776" w14:textId="77777777" w:rsidR="007B5626" w:rsidRDefault="007B5626" w:rsidP="00DD1144">
                                <w:pPr>
                                  <w:jc w:val="left"/>
                                  <w:rPr>
                                    <w:ins w:id="2221" w:author="作成者"/>
                                    <w:b/>
                                    <w:sz w:val="20"/>
                                    <w:szCs w:val="20"/>
                                  </w:rPr>
                                </w:pPr>
                                <w:ins w:id="2222" w:author="作成者">
                                  <w:r>
                                    <w:rPr>
                                      <w:rFonts w:hint="eastAsia"/>
                                      <w:b/>
                                      <w:sz w:val="20"/>
                                      <w:szCs w:val="20"/>
                                    </w:rPr>
                                    <w:t>Key</w:t>
                                  </w:r>
                                </w:ins>
                              </w:p>
                            </w:tc>
                            <w:tc>
                              <w:tcPr>
                                <w:tcW w:w="2994" w:type="dxa"/>
                                <w:shd w:val="clear" w:color="auto" w:fill="002060"/>
                              </w:tcPr>
                              <w:p w14:paraId="768007F9" w14:textId="77777777" w:rsidR="007B5626" w:rsidRDefault="007B5626" w:rsidP="00DD1144">
                                <w:pPr>
                                  <w:jc w:val="left"/>
                                  <w:rPr>
                                    <w:ins w:id="2223" w:author="作成者"/>
                                    <w:b/>
                                    <w:sz w:val="20"/>
                                    <w:szCs w:val="20"/>
                                  </w:rPr>
                                </w:pPr>
                                <w:ins w:id="2224" w:author="作成者">
                                  <w:r>
                                    <w:rPr>
                                      <w:rFonts w:hint="eastAsia"/>
                                      <w:b/>
                                      <w:sz w:val="20"/>
                                      <w:szCs w:val="20"/>
                                    </w:rPr>
                                    <w:t>Value</w:t>
                                  </w:r>
                                </w:ins>
                              </w:p>
                            </w:tc>
                          </w:tr>
                          <w:tr w:rsidR="007B5626" w14:paraId="118B8665" w14:textId="77777777" w:rsidTr="00DD1144">
                            <w:trPr>
                              <w:trHeight w:val="352"/>
                              <w:ins w:id="2225" w:author="作成者"/>
                            </w:trPr>
                            <w:tc>
                              <w:tcPr>
                                <w:tcW w:w="2995" w:type="dxa"/>
                              </w:tcPr>
                              <w:p w14:paraId="3DCCAAD5" w14:textId="77777777" w:rsidR="007B5626" w:rsidRPr="00515ED5" w:rsidRDefault="007B5626" w:rsidP="00DD1144">
                                <w:pPr>
                                  <w:jc w:val="left"/>
                                  <w:rPr>
                                    <w:ins w:id="2226" w:author="作成者"/>
                                    <w:sz w:val="20"/>
                                    <w:szCs w:val="20"/>
                                  </w:rPr>
                                </w:pPr>
                                <w:proofErr w:type="spellStart"/>
                                <w:ins w:id="2227" w:author="作成者">
                                  <w:r w:rsidRPr="00515ED5">
                                    <w:rPr>
                                      <w:rFonts w:hint="eastAsia"/>
                                      <w:sz w:val="20"/>
                                      <w:szCs w:val="20"/>
                                    </w:rPr>
                                    <w:t>VAR_hoge</w:t>
                                  </w:r>
                                  <w:proofErr w:type="spellEnd"/>
                                </w:ins>
                              </w:p>
                            </w:tc>
                            <w:tc>
                              <w:tcPr>
                                <w:tcW w:w="2994" w:type="dxa"/>
                              </w:tcPr>
                              <w:p w14:paraId="6FC27190" w14:textId="77777777" w:rsidR="007B5626" w:rsidRPr="00515ED5" w:rsidRDefault="007B5626" w:rsidP="00DD1144">
                                <w:pPr>
                                  <w:jc w:val="left"/>
                                  <w:rPr>
                                    <w:ins w:id="2228" w:author="作成者"/>
                                    <w:sz w:val="20"/>
                                    <w:szCs w:val="20"/>
                                  </w:rPr>
                                </w:pPr>
                                <w:proofErr w:type="spellStart"/>
                                <w:ins w:id="2229" w:author="作成者">
                                  <w:r>
                                    <w:t>aaa</w:t>
                                  </w:r>
                                  <w:proofErr w:type="spellEnd"/>
                                </w:ins>
                              </w:p>
                            </w:tc>
                          </w:tr>
                        </w:tbl>
                        <w:p w14:paraId="30AF8584" w14:textId="77777777" w:rsidR="007B5626" w:rsidRPr="00515ED5" w:rsidRDefault="007B5626" w:rsidP="00366ECC">
                          <w:pPr>
                            <w:jc w:val="left"/>
                            <w:rPr>
                              <w:ins w:id="2230" w:author="作成者"/>
                              <w:sz w:val="20"/>
                              <w:szCs w:val="20"/>
                            </w:rPr>
                          </w:pPr>
                        </w:p>
                      </w:txbxContent>
                    </v:textbox>
                  </v:shape>
                  <v:shape id="下矢印 499" o:spid="_x0000_s1164" type="#_x0000_t67" style="position:absolute;left:1143;top:2000;width:4000;height:369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" adj="20431" fillcolor="#0057c9 [2425]" strokecolor="#003c8c [2905]" strokeweight="2pt"/>
                  <v:group id="グループ化 500" o:spid="_x0000_s1165" style="position:absolute;left:4667;top:13118;width:28156;height:2858" coordorigin=",-979" coordsize="28161,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">
                    <v:roundrect id="角丸四角形 501" o:spid="_x0000_s1166" style="position:absolute;left:7205;top:-638;width:20956;height:25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" fillcolor="white [3212]" strokecolor="#508035 [2422]" strokeweight="2pt">
                      <v:shadow on="t" color="black" opacity="26214f" origin="-.5,-.5" offset=".74836mm,.74836mm"/>
                      <v:textbox inset="1mm,0,0,0">
                        <w:txbxContent>
                          <w:p w14:paraId="583F83AB" w14:textId="6D9F1CEF" w:rsidR="007B5626" w:rsidRDefault="007B5626" w:rsidP="00366ECC">
                            <w:pPr>
                              <w:pStyle w:val="Web"/>
                              <w:spacing w:before="0" w:beforeAutospacing="0" w:after="0" w:afterAutospacing="0"/>
                              <w:rPr>
                                <w:ins w:id="2231" w:author="作成者"/>
                              </w:rPr>
                            </w:pPr>
                            <w:ins w:id="2232" w:author="作成者">
                              <w:r>
                                <w:rPr>
                                  <w:rFonts w:cs="Times New Roman" w:hint="eastAsia"/>
                                  <w:b/>
                                  <w:bCs/>
                                  <w:color w:val="325121"/>
                                  <w:kern w:val="2"/>
                                  <w:sz w:val="20"/>
                                  <w:szCs w:val="20"/>
                                </w:rPr>
                                <w:t xml:space="preserve">⑬ </w:t>
                              </w:r>
                            </w:ins>
                            <w:r>
                              <w:rPr>
                                <w:rFonts w:cs="Times New Roman" w:hint="eastAsia"/>
                                <w:b/>
                                <w:bCs/>
                                <w:color w:val="325121"/>
                                <w:kern w:val="2"/>
                                <w:sz w:val="20"/>
                                <w:szCs w:val="20"/>
                              </w:rPr>
                              <w:t>Configure Variable values</w:t>
                            </w:r>
                          </w:p>
                        </w:txbxContent>
                      </v:textbox>
                    </v:roundrect>
                    <v:shape id="下矢印 502" o:spid="_x0000_s1167" type="#_x0000_t67" style="position:absolute;left:1904;top:-2883;width:2860;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" adj="18321" fillcolor="#518135" strokecolor="#508035 [2422]" strokeweight="2pt">
                      <v:fill opacity="52428f"/>
                    </v:shape>
                  </v:group>
                  <v:roundrect id="角丸四角形 503" o:spid="_x0000_s1168" style="position:absolute;left:1143;top:-284;width:26352;height:25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" fillcolor="white [3201]" strokecolor="#003c8c [2905]" strokeweight="2pt">
                    <v:shadow on="t" color="black" opacity="26214f" origin="-.5,-.5" offset=".74836mm,.74836mm"/>
                    <v:textbox inset="1mm,0,0,0">
                      <w:txbxContent>
                        <w:p w14:paraId="17FBA773" w14:textId="1060FC0E" w:rsidR="007B5626" w:rsidRPr="00982EAC" w:rsidRDefault="007B5626" w:rsidP="00366ECC">
                          <w:pPr>
                            <w:jc w:val="left"/>
                            <w:rPr>
                              <w:ins w:id="2233" w:author="作成者"/>
                              <w:b/>
                              <w:color w:val="003C8A" w:themeColor="accent6" w:themeTint="E6"/>
                              <w:sz w:val="20"/>
                              <w:szCs w:val="20"/>
                            </w:rPr>
                          </w:pPr>
                          <w:ins w:id="2234" w:author="作成者">
                            <w:r>
                              <w:rPr>
                                <w:rFonts w:hint="eastAsia"/>
                                <w:b/>
                                <w:color w:val="003C8A" w:themeColor="accent6" w:themeTint="E6"/>
                                <w:sz w:val="20"/>
                                <w:szCs w:val="20"/>
                              </w:rPr>
                              <w:t>⑥</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Register Module file</w:t>
                          </w:r>
                        </w:p>
                      </w:txbxContent>
                    </v:textbox>
                  </v:roundrect>
                  <v:roundrect id="角丸四角形 504" o:spid="_x0000_s1169" style="position:absolute;left:1141;top:25972;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" fillcolor="white [3201]" strokecolor="#003c8c [2905]" strokeweight="2pt">
                    <v:shadow on="t" color="black" opacity="26214f" origin="-.5,-.5" offset=".74836mm,.74836mm"/>
                    <v:textbox inset="1mm,0,0,0">
                      <w:txbxContent>
                        <w:p w14:paraId="1E26633A" w14:textId="239D6998" w:rsidR="007B5626" w:rsidRPr="00982EAC" w:rsidRDefault="007B5626" w:rsidP="00366ECC">
                          <w:pPr>
                            <w:jc w:val="left"/>
                            <w:rPr>
                              <w:ins w:id="2235" w:author="作成者"/>
                              <w:b/>
                              <w:color w:val="003C8A" w:themeColor="accent6" w:themeTint="E6"/>
                              <w:sz w:val="20"/>
                              <w:szCs w:val="20"/>
                            </w:rPr>
                          </w:pPr>
                          <w:ins w:id="2236" w:author="作成者">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Execute Operation</w:t>
                          </w:r>
                        </w:p>
                      </w:txbxContent>
                    </v:textbox>
                  </v:roundrect>
                  <w10:wrap type="topAndBottom"/>
                </v:group>
              </w:pict>
            </mc:Fallback>
          </mc:AlternateContent>
        </w:r>
      </w:ins>
      <w:r w:rsidR="00886047">
        <w:t xml:space="preserve">Description with no </w:t>
      </w:r>
      <w:ins w:id="2237" w:author="作成者">
        <w:r>
          <w:rPr>
            <w:rFonts w:hint="eastAsia"/>
          </w:rPr>
          <w:t>t</w:t>
        </w:r>
        <w:r>
          <w:t>ype</w:t>
        </w:r>
      </w:ins>
    </w:p>
    <w:p w14:paraId="55C1C7C4" w14:textId="77777777" w:rsidR="00366ECC" w:rsidRDefault="00366ECC" w:rsidP="00366ECC">
      <w:pPr>
        <w:widowControl/>
        <w:jc w:val="left"/>
        <w:rPr>
          <w:ins w:id="2238" w:author="作成者"/>
        </w:rPr>
      </w:pPr>
      <w:ins w:id="2239" w:author="作成者">
        <w:r>
          <w:br w:type="page"/>
        </w:r>
      </w:ins>
    </w:p>
    <w:p w14:paraId="06197DE7" w14:textId="77777777" w:rsidR="00366ECC" w:rsidRDefault="00366ECC" w:rsidP="00366ECC">
      <w:pPr>
        <w:pStyle w:val="a9"/>
        <w:widowControl/>
        <w:ind w:leftChars="0" w:left="780"/>
        <w:jc w:val="left"/>
        <w:rPr>
          <w:ins w:id="2240" w:author="作成者"/>
        </w:rPr>
      </w:pPr>
    </w:p>
    <w:p w14:paraId="1AFFB646" w14:textId="77777777" w:rsidR="00366ECC" w:rsidRDefault="00366ECC" w:rsidP="00366ECC">
      <w:pPr>
        <w:rPr>
          <w:ins w:id="2241" w:author="作成者"/>
        </w:rPr>
      </w:pPr>
    </w:p>
    <w:p w14:paraId="5F006D79" w14:textId="1BCE3B57" w:rsidR="00366ECC" w:rsidRDefault="00886047" w:rsidP="00366ECC">
      <w:pPr>
        <w:pStyle w:val="aff0"/>
        <w:numPr>
          <w:ilvl w:val="3"/>
          <w:numId w:val="26"/>
        </w:numPr>
        <w:ind w:left="426" w:hanging="426"/>
        <w:rPr>
          <w:ins w:id="2242" w:author="作成者"/>
        </w:rPr>
      </w:pPr>
      <w:r>
        <w:rPr>
          <w:rFonts w:hint="eastAsia"/>
        </w:rPr>
        <w:t>C</w:t>
      </w:r>
      <w:r>
        <w:t>omplex pattern</w:t>
      </w:r>
    </w:p>
    <w:p w14:paraId="2E74B731" w14:textId="19623CD5" w:rsidR="00366ECC" w:rsidRDefault="00172BD2" w:rsidP="00366ECC">
      <w:pPr>
        <w:pStyle w:val="aff0"/>
        <w:numPr>
          <w:ilvl w:val="0"/>
          <w:numId w:val="50"/>
        </w:numPr>
        <w:rPr>
          <w:ins w:id="2243" w:author="作成者"/>
        </w:rPr>
      </w:pPr>
      <w:ins w:id="2244" w:author="作成者">
        <w:r>
          <w:rPr>
            <w:noProof/>
          </w:rPr>
          <mc:AlternateContent>
            <mc:Choice Requires="wpg">
              <w:drawing>
                <wp:anchor distT="0" distB="0" distL="114300" distR="114300" simplePos="0" relativeHeight="251812864" behindDoc="0" locked="0" layoutInCell="1" allowOverlap="1" wp14:anchorId="164DB245" wp14:editId="625B0E70">
                  <wp:simplePos x="0" y="0"/>
                  <wp:positionH relativeFrom="column">
                    <wp:posOffset>840105</wp:posOffset>
                  </wp:positionH>
                  <wp:positionV relativeFrom="paragraph">
                    <wp:posOffset>2306955</wp:posOffset>
                  </wp:positionV>
                  <wp:extent cx="2936240" cy="527050"/>
                  <wp:effectExtent l="19050" t="38100" r="111760" b="120650"/>
                  <wp:wrapTopAndBottom/>
                  <wp:docPr id="489" name="グループ化 489"/>
                  <wp:cNvGraphicFramePr/>
                  <a:graphic xmlns:a="http://schemas.openxmlformats.org/drawingml/2006/main">
                    <a:graphicData uri="http://schemas.microsoft.com/office/word/2010/wordprocessingGroup">
                      <wpg:wgp>
                        <wpg:cNvGrpSpPr/>
                        <wpg:grpSpPr>
                          <a:xfrm>
                            <a:off x="0" y="0"/>
                            <a:ext cx="2936240" cy="527050"/>
                            <a:chOff x="619803" y="778489"/>
                            <a:chExt cx="2937171" cy="337068"/>
                          </a:xfrm>
                        </wpg:grpSpPr>
                        <wps:wsp>
                          <wps:cNvPr id="490" name="角丸四角形 490"/>
                          <wps:cNvSpPr/>
                          <wps:spPr>
                            <a:xfrm>
                              <a:off x="1340395" y="802791"/>
                              <a:ext cx="2216579" cy="312766"/>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DE389E7" w14:textId="1B1D5E27" w:rsidR="007B5626" w:rsidRPr="003D76E0" w:rsidRDefault="007B5626" w:rsidP="00366ECC">
                                <w:pPr>
                                  <w:jc w:val="left"/>
                                  <w:rPr>
                                    <w:ins w:id="2245" w:author="作成者"/>
                                    <w:b/>
                                    <w:color w:val="325121" w:themeColor="accent3" w:themeTint="E6"/>
                                    <w:sz w:val="20"/>
                                    <w:szCs w:val="20"/>
                                  </w:rPr>
                                </w:pPr>
                                <w:ins w:id="2246" w:author="作成者">
                                  <w:r>
                                    <w:rPr>
                                      <w:rFonts w:hint="eastAsia"/>
                                      <w:b/>
                                      <w:color w:val="325121" w:themeColor="accent3" w:themeTint="E6"/>
                                      <w:sz w:val="20"/>
                                      <w:szCs w:val="20"/>
                                    </w:rPr>
                                    <w:t>⑫</w:t>
                                  </w:r>
                                  <w:r w:rsidRPr="003D76E0">
                                    <w:rPr>
                                      <w:rFonts w:hint="eastAsia"/>
                                      <w:b/>
                                      <w:color w:val="325121" w:themeColor="accent3" w:themeTint="E6"/>
                                      <w:sz w:val="20"/>
                                      <w:szCs w:val="20"/>
                                    </w:rPr>
                                    <w:t xml:space="preserve"> </w:t>
                                  </w:r>
                                </w:ins>
                                <w:r>
                                  <w:rPr>
                                    <w:rFonts w:hint="eastAsia"/>
                                    <w:b/>
                                    <w:color w:val="325121" w:themeColor="accent3" w:themeTint="E6"/>
                                    <w:sz w:val="20"/>
                                    <w:szCs w:val="20"/>
                                  </w:rPr>
                                  <w:t>C</w:t>
                                </w:r>
                                <w:r>
                                  <w:rPr>
                                    <w:b/>
                                    <w:color w:val="325121" w:themeColor="accent3" w:themeTint="E6"/>
                                    <w:sz w:val="20"/>
                                    <w:szCs w:val="20"/>
                                  </w:rPr>
                                  <w:t>onfigure maximum number of repetitions</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91" name="下矢印 491"/>
                          <wps:cNvSpPr/>
                          <wps:spPr>
                            <a:xfrm rot="5400000">
                              <a:off x="810180" y="588112"/>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4DB245" id="グループ化 489" o:spid="_x0000_s1170" style="position:absolute;left:0;text-align:left;margin-left:66.15pt;margin-top:181.65pt;width:231.2pt;height:41.5pt;z-index:251812864;mso-position-horizontal-relative:text;mso-position-vertical-relative:text;mso-width-relative:margin;mso-height-relative:margin" coordorigin="6198,7784" coordsize="29371,3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">
                  <v:roundrect id="角丸四角形 490" o:spid="_x0000_s1171" style="position:absolute;left:13403;top:8027;width:22166;height:31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" fillcolor="white [3212]" strokecolor="#508035 [2422]" strokeweight="2pt">
                    <v:shadow on="t" color="black" opacity="26214f" origin="-.5,-.5" offset=".74836mm,.74836mm"/>
                    <v:textbox inset="1mm,0,0,0">
                      <w:txbxContent>
                        <w:p w14:paraId="5DE389E7" w14:textId="1B1D5E27" w:rsidR="007B5626" w:rsidRPr="003D76E0" w:rsidRDefault="007B5626" w:rsidP="00366ECC">
                          <w:pPr>
                            <w:jc w:val="left"/>
                            <w:rPr>
                              <w:ins w:id="2247" w:author="作成者"/>
                              <w:b/>
                              <w:color w:val="325121" w:themeColor="accent3" w:themeTint="E6"/>
                              <w:sz w:val="20"/>
                              <w:szCs w:val="20"/>
                            </w:rPr>
                          </w:pPr>
                          <w:ins w:id="2248" w:author="作成者">
                            <w:r>
                              <w:rPr>
                                <w:rFonts w:hint="eastAsia"/>
                                <w:b/>
                                <w:color w:val="325121" w:themeColor="accent3" w:themeTint="E6"/>
                                <w:sz w:val="20"/>
                                <w:szCs w:val="20"/>
                              </w:rPr>
                              <w:t>⑫</w:t>
                            </w:r>
                            <w:r w:rsidRPr="003D76E0">
                              <w:rPr>
                                <w:rFonts w:hint="eastAsia"/>
                                <w:b/>
                                <w:color w:val="325121" w:themeColor="accent3" w:themeTint="E6"/>
                                <w:sz w:val="20"/>
                                <w:szCs w:val="20"/>
                              </w:rPr>
                              <w:t xml:space="preserve"> </w:t>
                            </w:r>
                          </w:ins>
                          <w:r>
                            <w:rPr>
                              <w:rFonts w:hint="eastAsia"/>
                              <w:b/>
                              <w:color w:val="325121" w:themeColor="accent3" w:themeTint="E6"/>
                              <w:sz w:val="20"/>
                              <w:szCs w:val="20"/>
                            </w:rPr>
                            <w:t>C</w:t>
                          </w:r>
                          <w:r>
                            <w:rPr>
                              <w:b/>
                              <w:color w:val="325121" w:themeColor="accent3" w:themeTint="E6"/>
                              <w:sz w:val="20"/>
                              <w:szCs w:val="20"/>
                            </w:rPr>
                            <w:t>onfigure maximum number of repetitions</w:t>
                          </w:r>
                        </w:p>
                      </w:txbxContent>
                    </v:textbox>
                  </v:roundrect>
                  <v:shape id="下矢印 491" o:spid="_x0000_s1172" type="#_x0000_t67" style="position:absolute;left:8101;top:5881;width:2861;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" adj="18321" fillcolor="#518135" strokecolor="#508035 [2422]" strokeweight="2pt">
                    <v:fill opacity="52428f"/>
                  </v:shape>
                  <w10:wrap type="topAndBottom"/>
                </v:group>
              </w:pict>
            </mc:Fallback>
          </mc:AlternateContent>
        </w:r>
        <w:r w:rsidR="00366ECC">
          <w:rPr>
            <w:noProof/>
          </w:rPr>
          <mc:AlternateContent>
            <mc:Choice Requires="wpg">
              <w:drawing>
                <wp:anchor distT="0" distB="0" distL="114300" distR="114300" simplePos="0" relativeHeight="251811840" behindDoc="0" locked="0" layoutInCell="1" allowOverlap="1" wp14:anchorId="6A0C49DC" wp14:editId="68C471BF">
                  <wp:simplePos x="0" y="0"/>
                  <wp:positionH relativeFrom="column">
                    <wp:posOffset>382905</wp:posOffset>
                  </wp:positionH>
                  <wp:positionV relativeFrom="paragraph">
                    <wp:posOffset>296545</wp:posOffset>
                  </wp:positionV>
                  <wp:extent cx="5848350" cy="7555230"/>
                  <wp:effectExtent l="0" t="0" r="19050" b="26670"/>
                  <wp:wrapTopAndBottom/>
                  <wp:docPr id="481" name="グループ化 481"/>
                  <wp:cNvGraphicFramePr/>
                  <a:graphic xmlns:a="http://schemas.openxmlformats.org/drawingml/2006/main">
                    <a:graphicData uri="http://schemas.microsoft.com/office/word/2010/wordprocessingGroup">
                      <wpg:wgp>
                        <wpg:cNvGrpSpPr/>
                        <wpg:grpSpPr>
                          <a:xfrm>
                            <a:off x="0" y="0"/>
                            <a:ext cx="5848350" cy="7555230"/>
                            <a:chOff x="0" y="-76202"/>
                            <a:chExt cx="5848350" cy="5360314"/>
                          </a:xfrm>
                        </wpg:grpSpPr>
                        <wps:wsp>
                          <wps:cNvPr id="482" name="フローチャート: 処理 482"/>
                          <wps:cNvSpPr/>
                          <wps:spPr>
                            <a:xfrm>
                              <a:off x="0" y="-76202"/>
                              <a:ext cx="5848350" cy="5360314"/>
                            </a:xfrm>
                            <a:prstGeom prst="flowChartProcess">
                              <a:avLst/>
                            </a:prstGeom>
                            <a:solidFill>
                              <a:schemeClr val="bg1">
                                <a:lumMod val="95000"/>
                              </a:schemeClr>
                            </a:solidFill>
                            <a:ln>
                              <a:solidFill>
                                <a:schemeClr val="bg1">
                                  <a:lumMod val="85000"/>
                                </a:schemeClr>
                              </a:solidFill>
                            </a:ln>
                          </wps:spPr>
                          <wps:style>
                            <a:lnRef idx="2">
                              <a:schemeClr val="dk1"/>
                            </a:lnRef>
                            <a:fillRef idx="1">
                              <a:schemeClr val="lt1"/>
                            </a:fillRef>
                            <a:effectRef idx="0">
                              <a:schemeClr val="dk1"/>
                            </a:effectRef>
                            <a:fontRef idx="minor">
                              <a:schemeClr val="dk1"/>
                            </a:fontRef>
                          </wps:style>
                          <wps:txbx>
                            <w:txbxContent>
                              <w:p w14:paraId="026C53D5" w14:textId="77777777" w:rsidR="007B5626" w:rsidRDefault="007B5626" w:rsidP="00366ECC">
                                <w:pPr>
                                  <w:jc w:val="left"/>
                                  <w:rPr>
                                    <w:ins w:id="2249" w:author="作成者"/>
                                    <w:sz w:val="20"/>
                                    <w:szCs w:val="20"/>
                                  </w:rPr>
                                </w:pPr>
                              </w:p>
                              <w:p w14:paraId="10D8C63C" w14:textId="77777777" w:rsidR="007B5626" w:rsidRDefault="007B5626" w:rsidP="00366ECC">
                                <w:pPr>
                                  <w:jc w:val="left"/>
                                  <w:rPr>
                                    <w:ins w:id="2250" w:author="作成者"/>
                                    <w:sz w:val="20"/>
                                    <w:szCs w:val="20"/>
                                  </w:rPr>
                                </w:pPr>
                              </w:p>
                              <w:p w14:paraId="67399396" w14:textId="77777777" w:rsidR="007B5626" w:rsidRPr="003177F7" w:rsidRDefault="007B5626" w:rsidP="00366ECC">
                                <w:pPr>
                                  <w:jc w:val="left"/>
                                  <w:rPr>
                                    <w:ins w:id="2251" w:author="作成者"/>
                                    <w:sz w:val="20"/>
                                    <w:szCs w:val="20"/>
                                  </w:rPr>
                                </w:pPr>
                              </w:p>
                              <w:tbl>
                                <w:tblPr>
                                  <w:tblStyle w:val="ab"/>
                                  <w:tblW w:w="7166" w:type="dxa"/>
                                  <w:jc w:val="center"/>
                                  <w:tblLook w:val="04A0" w:firstRow="1" w:lastRow="0" w:firstColumn="1" w:lastColumn="0" w:noHBand="0" w:noVBand="1"/>
                                </w:tblPr>
                                <w:tblGrid>
                                  <w:gridCol w:w="7166"/>
                                </w:tblGrid>
                                <w:tr w:rsidR="007B5626" w:rsidRPr="003177F7" w14:paraId="02D22DC1" w14:textId="77777777" w:rsidTr="00DD1144">
                                  <w:trPr>
                                    <w:trHeight w:val="1425"/>
                                    <w:jc w:val="center"/>
                                    <w:ins w:id="2252" w:author="作成者"/>
                                  </w:trPr>
                                  <w:tc>
                                    <w:tcPr>
                                      <w:tcW w:w="7166" w:type="dxa"/>
                                    </w:tcPr>
                                    <w:p w14:paraId="26DFBD48" w14:textId="77777777" w:rsidR="007B5626" w:rsidRPr="00F45693" w:rsidRDefault="007B5626" w:rsidP="00DD1144">
                                      <w:pPr>
                                        <w:rPr>
                                          <w:ins w:id="2253" w:author="作成者"/>
                                          <w:sz w:val="20"/>
                                          <w:szCs w:val="20"/>
                                        </w:rPr>
                                      </w:pPr>
                                      <w:ins w:id="2254" w:author="作成者">
                                        <w:r w:rsidRPr="00F45693">
                                          <w:rPr>
                                            <w:sz w:val="20"/>
                                            <w:szCs w:val="20"/>
                                          </w:rPr>
                                          <w:t>variable "</w:t>
                                        </w:r>
                                        <w:proofErr w:type="spellStart"/>
                                        <w:r w:rsidRPr="00F45693">
                                          <w:rPr>
                                            <w:sz w:val="20"/>
                                            <w:szCs w:val="20"/>
                                          </w:rPr>
                                          <w:t>VAR_hoge</w:t>
                                        </w:r>
                                        <w:proofErr w:type="spellEnd"/>
                                        <w:r w:rsidRPr="00F45693">
                                          <w:rPr>
                                            <w:sz w:val="20"/>
                                            <w:szCs w:val="20"/>
                                          </w:rPr>
                                          <w:t>" {</w:t>
                                        </w:r>
                                      </w:ins>
                                    </w:p>
                                    <w:p w14:paraId="706D3A30" w14:textId="77777777" w:rsidR="007B5626" w:rsidRPr="00F45693" w:rsidRDefault="007B5626" w:rsidP="00DD1144">
                                      <w:pPr>
                                        <w:rPr>
                                          <w:ins w:id="2255" w:author="作成者"/>
                                          <w:sz w:val="20"/>
                                          <w:szCs w:val="20"/>
                                        </w:rPr>
                                      </w:pPr>
                                      <w:ins w:id="2256" w:author="作成者">
                                        <w:r w:rsidRPr="00F45693">
                                          <w:rPr>
                                            <w:sz w:val="20"/>
                                            <w:szCs w:val="20"/>
                                          </w:rPr>
                                          <w:t>type = list(list(string))</w:t>
                                        </w:r>
                                      </w:ins>
                                    </w:p>
                                    <w:p w14:paraId="295E24C5" w14:textId="77777777" w:rsidR="007B5626" w:rsidRPr="00F45693" w:rsidRDefault="007B5626" w:rsidP="00DD1144">
                                      <w:pPr>
                                        <w:rPr>
                                          <w:ins w:id="2257" w:author="作成者"/>
                                          <w:sz w:val="20"/>
                                          <w:szCs w:val="20"/>
                                        </w:rPr>
                                      </w:pPr>
                                      <w:ins w:id="2258" w:author="作成者">
                                        <w:r w:rsidRPr="00F45693">
                                          <w:rPr>
                                            <w:sz w:val="20"/>
                                            <w:szCs w:val="20"/>
                                          </w:rPr>
                                          <w:t>default = [</w:t>
                                        </w:r>
                                      </w:ins>
                                    </w:p>
                                    <w:p w14:paraId="1BB5719C" w14:textId="77777777" w:rsidR="007B5626" w:rsidRPr="00F45693" w:rsidRDefault="007B5626" w:rsidP="00DD1144">
                                      <w:pPr>
                                        <w:rPr>
                                          <w:ins w:id="2259" w:author="作成者"/>
                                          <w:sz w:val="20"/>
                                          <w:szCs w:val="20"/>
                                        </w:rPr>
                                      </w:pPr>
                                      <w:ins w:id="2260" w:author="作成者">
                                        <w:r w:rsidRPr="00F45693">
                                          <w:rPr>
                                            <w:sz w:val="20"/>
                                            <w:szCs w:val="20"/>
                                          </w:rPr>
                                          <w:t xml:space="preserve">    [“a”, “b”, “c”],</w:t>
                                        </w:r>
                                      </w:ins>
                                    </w:p>
                                    <w:p w14:paraId="1AD4318F" w14:textId="77777777" w:rsidR="007B5626" w:rsidRPr="00F45693" w:rsidRDefault="007B5626" w:rsidP="00DD1144">
                                      <w:pPr>
                                        <w:rPr>
                                          <w:ins w:id="2261" w:author="作成者"/>
                                          <w:sz w:val="20"/>
                                          <w:szCs w:val="20"/>
                                        </w:rPr>
                                      </w:pPr>
                                      <w:ins w:id="2262" w:author="作成者">
                                        <w:r w:rsidRPr="00F45693">
                                          <w:rPr>
                                            <w:sz w:val="20"/>
                                            <w:szCs w:val="20"/>
                                          </w:rPr>
                                          <w:t xml:space="preserve">    [“d”, “e”, “f”]</w:t>
                                        </w:r>
                                      </w:ins>
                                    </w:p>
                                    <w:p w14:paraId="597E0427" w14:textId="77777777" w:rsidR="007B5626" w:rsidRPr="00F45693" w:rsidRDefault="007B5626" w:rsidP="00DD1144">
                                      <w:pPr>
                                        <w:rPr>
                                          <w:ins w:id="2263" w:author="作成者"/>
                                          <w:sz w:val="20"/>
                                          <w:szCs w:val="20"/>
                                        </w:rPr>
                                      </w:pPr>
                                      <w:ins w:id="2264" w:author="作成者">
                                        <w:r w:rsidRPr="00F45693">
                                          <w:rPr>
                                            <w:sz w:val="20"/>
                                            <w:szCs w:val="20"/>
                                          </w:rPr>
                                          <w:t>]</w:t>
                                        </w:r>
                                      </w:ins>
                                    </w:p>
                                    <w:p w14:paraId="527237C4" w14:textId="77777777" w:rsidR="007B5626" w:rsidRPr="003177F7" w:rsidRDefault="007B5626" w:rsidP="00DD1144">
                                      <w:pPr>
                                        <w:pStyle w:val="a9"/>
                                        <w:ind w:leftChars="0" w:left="0"/>
                                        <w:rPr>
                                          <w:ins w:id="2265" w:author="作成者"/>
                                          <w:sz w:val="20"/>
                                          <w:szCs w:val="20"/>
                                        </w:rPr>
                                      </w:pPr>
                                      <w:ins w:id="2266" w:author="作成者">
                                        <w:r w:rsidRPr="00F45693">
                                          <w:rPr>
                                            <w:sz w:val="20"/>
                                            <w:szCs w:val="20"/>
                                          </w:rPr>
                                          <w:t>}</w:t>
                                        </w:r>
                                      </w:ins>
                                    </w:p>
                                  </w:tc>
                                </w:tr>
                              </w:tbl>
                              <w:p w14:paraId="5431E688" w14:textId="77777777" w:rsidR="007B5626" w:rsidRPr="003177F7" w:rsidRDefault="007B5626" w:rsidP="00366ECC">
                                <w:pPr>
                                  <w:jc w:val="left"/>
                                  <w:rPr>
                                    <w:ins w:id="2267" w:author="作成者"/>
                                    <w:sz w:val="20"/>
                                    <w:szCs w:val="20"/>
                                  </w:rPr>
                                </w:pPr>
                              </w:p>
                              <w:p w14:paraId="1965C9B3" w14:textId="77777777" w:rsidR="007B5626" w:rsidRDefault="007B5626" w:rsidP="00366ECC">
                                <w:pPr>
                                  <w:jc w:val="left"/>
                                  <w:rPr>
                                    <w:ins w:id="2268" w:author="作成者"/>
                                    <w:sz w:val="20"/>
                                    <w:szCs w:val="20"/>
                                  </w:rPr>
                                </w:pPr>
                              </w:p>
                              <w:p w14:paraId="70F79DC8" w14:textId="77777777" w:rsidR="007B5626" w:rsidRDefault="007B5626" w:rsidP="00366ECC">
                                <w:pPr>
                                  <w:jc w:val="left"/>
                                  <w:rPr>
                                    <w:ins w:id="2269" w:author="作成者"/>
                                    <w:sz w:val="20"/>
                                    <w:szCs w:val="20"/>
                                  </w:rPr>
                                </w:pPr>
                              </w:p>
                              <w:p w14:paraId="666D05FA" w14:textId="77777777" w:rsidR="007B5626" w:rsidRDefault="007B5626" w:rsidP="00366ECC">
                                <w:pPr>
                                  <w:jc w:val="left"/>
                                  <w:rPr>
                                    <w:ins w:id="2270" w:author="作成者"/>
                                    <w:sz w:val="20"/>
                                    <w:szCs w:val="20"/>
                                  </w:rPr>
                                </w:pPr>
                              </w:p>
                              <w:tbl>
                                <w:tblPr>
                                  <w:tblStyle w:val="ab"/>
                                  <w:tblW w:w="0" w:type="auto"/>
                                  <w:jc w:val="center"/>
                                  <w:tblLook w:val="04A0" w:firstRow="1" w:lastRow="0" w:firstColumn="1" w:lastColumn="0" w:noHBand="0" w:noVBand="1"/>
                                </w:tblPr>
                                <w:tblGrid>
                                  <w:gridCol w:w="862"/>
                                  <w:gridCol w:w="1581"/>
                                  <w:gridCol w:w="1581"/>
                                  <w:gridCol w:w="1534"/>
                                </w:tblGrid>
                                <w:tr w:rsidR="007B5626" w14:paraId="54F3200D" w14:textId="77777777" w:rsidTr="00DD1144">
                                  <w:trPr>
                                    <w:trHeight w:val="699"/>
                                    <w:jc w:val="center"/>
                                    <w:ins w:id="2271" w:author="作成者"/>
                                  </w:trPr>
                                  <w:tc>
                                    <w:tcPr>
                                      <w:tcW w:w="862" w:type="dxa"/>
                                      <w:tcBorders>
                                        <w:bottom w:val="single" w:sz="4" w:space="0" w:color="auto"/>
                                      </w:tcBorders>
                                      <w:shd w:val="clear" w:color="auto" w:fill="002060"/>
                                    </w:tcPr>
                                    <w:p w14:paraId="7F8B3FA1" w14:textId="74816D38" w:rsidR="007B5626" w:rsidRPr="00C80F48" w:rsidRDefault="007B5626" w:rsidP="00DD1144">
                                      <w:pPr>
                                        <w:pStyle w:val="a9"/>
                                        <w:ind w:leftChars="0" w:left="0"/>
                                        <w:jc w:val="left"/>
                                        <w:rPr>
                                          <w:ins w:id="2272" w:author="作成者"/>
                                          <w:b/>
                                          <w:color w:val="FFFFFF" w:themeColor="background1"/>
                                        </w:rPr>
                                      </w:pPr>
                                      <w:r>
                                        <w:rPr>
                                          <w:rFonts w:hint="eastAsia"/>
                                          <w:b/>
                                          <w:color w:val="FFFFFF" w:themeColor="background1"/>
                                        </w:rPr>
                                        <w:t>Item No.</w:t>
                                      </w:r>
                                    </w:p>
                                  </w:tc>
                                  <w:tc>
                                    <w:tcPr>
                                      <w:tcW w:w="1581" w:type="dxa"/>
                                      <w:tcBorders>
                                        <w:bottom w:val="single" w:sz="4" w:space="0" w:color="auto"/>
                                      </w:tcBorders>
                                      <w:shd w:val="clear" w:color="auto" w:fill="002060"/>
                                    </w:tcPr>
                                    <w:p w14:paraId="1C14EE57" w14:textId="714891F0" w:rsidR="007B5626" w:rsidRPr="00C80F48" w:rsidRDefault="007B5626" w:rsidP="00DD1144">
                                      <w:pPr>
                                        <w:pStyle w:val="a9"/>
                                        <w:ind w:leftChars="0" w:left="0"/>
                                        <w:jc w:val="left"/>
                                        <w:rPr>
                                          <w:ins w:id="2273" w:author="作成者"/>
                                          <w:b/>
                                          <w:color w:val="FFFFFF" w:themeColor="background1"/>
                                        </w:rPr>
                                      </w:pPr>
                                      <w:r>
                                        <w:rPr>
                                          <w:rFonts w:hint="eastAsia"/>
                                          <w:b/>
                                          <w:color w:val="FFFFFF" w:themeColor="background1"/>
                                        </w:rPr>
                                        <w:t>Variable name</w:t>
                                      </w:r>
                                    </w:p>
                                  </w:tc>
                                  <w:tc>
                                    <w:tcPr>
                                      <w:tcW w:w="1581" w:type="dxa"/>
                                      <w:shd w:val="clear" w:color="auto" w:fill="002060"/>
                                    </w:tcPr>
                                    <w:p w14:paraId="6A0833FA" w14:textId="48B7587A" w:rsidR="007B5626" w:rsidRPr="00C80F48" w:rsidRDefault="007B5626" w:rsidP="00172BD2">
                                      <w:pPr>
                                        <w:pStyle w:val="a9"/>
                                        <w:ind w:leftChars="0" w:left="0"/>
                                        <w:jc w:val="left"/>
                                        <w:rPr>
                                          <w:ins w:id="2274" w:author="作成者"/>
                                          <w:b/>
                                          <w:color w:val="FFFFFF" w:themeColor="background1"/>
                                        </w:rPr>
                                      </w:pPr>
                                      <w:r>
                                        <w:rPr>
                                          <w:rFonts w:hint="eastAsia"/>
                                          <w:b/>
                                          <w:color w:val="FFFFFF" w:themeColor="background1"/>
                                        </w:rPr>
                                        <w:t>Memb</w:t>
                                      </w:r>
                                      <w:r>
                                        <w:rPr>
                                          <w:b/>
                                          <w:color w:val="FFFFFF" w:themeColor="background1"/>
                                        </w:rPr>
                                        <w:t xml:space="preserve">er </w:t>
                                      </w:r>
                                      <w:r>
                                        <w:rPr>
                                          <w:rFonts w:hint="eastAsia"/>
                                          <w:b/>
                                          <w:color w:val="FFFFFF" w:themeColor="background1"/>
                                        </w:rPr>
                                        <w:t>Variable name</w:t>
                                      </w:r>
                                      <w:ins w:id="2275" w:author="作成者">
                                        <w:r>
                                          <w:rPr>
                                            <w:rFonts w:hint="eastAsia"/>
                                            <w:b/>
                                            <w:color w:val="FFFFFF" w:themeColor="background1"/>
                                          </w:rPr>
                                          <w:t>（</w:t>
                                        </w:r>
                                      </w:ins>
                                      <w:r>
                                        <w:rPr>
                                          <w:rFonts w:hint="eastAsia"/>
                                          <w:b/>
                                          <w:color w:val="FFFFFF" w:themeColor="background1"/>
                                        </w:rPr>
                                        <w:t>W</w:t>
                                      </w:r>
                                      <w:r>
                                        <w:rPr>
                                          <w:b/>
                                          <w:color w:val="FFFFFF" w:themeColor="background1"/>
                                        </w:rPr>
                                        <w:t>ith repetition</w:t>
                                      </w:r>
                                      <w:ins w:id="2276" w:author="作成者">
                                        <w:r>
                                          <w:rPr>
                                            <w:rFonts w:hint="eastAsia"/>
                                            <w:b/>
                                            <w:color w:val="FFFFFF" w:themeColor="background1"/>
                                          </w:rPr>
                                          <w:t>）</w:t>
                                        </w:r>
                                      </w:ins>
                                    </w:p>
                                  </w:tc>
                                  <w:tc>
                                    <w:tcPr>
                                      <w:tcW w:w="1534" w:type="dxa"/>
                                      <w:shd w:val="clear" w:color="auto" w:fill="002060"/>
                                    </w:tcPr>
                                    <w:p w14:paraId="57BEFCBF" w14:textId="7AD0A7C1" w:rsidR="007B5626" w:rsidRDefault="007B5626" w:rsidP="00DD1144">
                                      <w:pPr>
                                        <w:pStyle w:val="a9"/>
                                        <w:ind w:leftChars="0" w:left="0"/>
                                        <w:jc w:val="left"/>
                                        <w:rPr>
                                          <w:ins w:id="2277" w:author="作成者"/>
                                          <w:b/>
                                          <w:color w:val="FFFFFF" w:themeColor="background1"/>
                                        </w:rPr>
                                      </w:pPr>
                                      <w:r w:rsidRPr="00B64215">
                                        <w:rPr>
                                          <w:b/>
                                          <w:color w:val="FFFFFF" w:themeColor="background1"/>
                                          <w:sz w:val="14"/>
                                        </w:rPr>
                                        <w:t>Maximum amount of repetitions</w:t>
                                      </w:r>
                                    </w:p>
                                  </w:tc>
                                </w:tr>
                                <w:tr w:rsidR="007B5626" w14:paraId="009BF449" w14:textId="77777777" w:rsidTr="00DD1144">
                                  <w:trPr>
                                    <w:trHeight w:val="220"/>
                                    <w:jc w:val="center"/>
                                    <w:ins w:id="2278" w:author="作成者"/>
                                  </w:trPr>
                                  <w:tc>
                                    <w:tcPr>
                                      <w:tcW w:w="862" w:type="dxa"/>
                                      <w:tcBorders>
                                        <w:bottom w:val="single" w:sz="4" w:space="0" w:color="auto"/>
                                      </w:tcBorders>
                                    </w:tcPr>
                                    <w:p w14:paraId="0E216572" w14:textId="77777777" w:rsidR="007B5626" w:rsidRDefault="007B5626" w:rsidP="00DD1144">
                                      <w:pPr>
                                        <w:pStyle w:val="a9"/>
                                        <w:ind w:leftChars="0" w:left="0"/>
                                        <w:jc w:val="left"/>
                                        <w:rPr>
                                          <w:ins w:id="2279" w:author="作成者"/>
                                        </w:rPr>
                                      </w:pPr>
                                      <w:ins w:id="2280" w:author="作成者">
                                        <w:r>
                                          <w:rPr>
                                            <w:rFonts w:hint="eastAsia"/>
                                          </w:rPr>
                                          <w:t>1</w:t>
                                        </w:r>
                                      </w:ins>
                                    </w:p>
                                  </w:tc>
                                  <w:tc>
                                    <w:tcPr>
                                      <w:tcW w:w="1581" w:type="dxa"/>
                                      <w:tcBorders>
                                        <w:bottom w:val="single" w:sz="4" w:space="0" w:color="auto"/>
                                      </w:tcBorders>
                                    </w:tcPr>
                                    <w:p w14:paraId="323D8E45" w14:textId="77777777" w:rsidR="007B5626" w:rsidRDefault="007B5626" w:rsidP="00DD1144">
                                      <w:pPr>
                                        <w:pStyle w:val="a9"/>
                                        <w:ind w:leftChars="0" w:left="0"/>
                                        <w:jc w:val="left"/>
                                        <w:rPr>
                                          <w:ins w:id="2281" w:author="作成者"/>
                                        </w:rPr>
                                      </w:pPr>
                                      <w:proofErr w:type="spellStart"/>
                                      <w:ins w:id="2282" w:author="作成者">
                                        <w:r>
                                          <w:rPr>
                                            <w:rFonts w:hint="eastAsia"/>
                                          </w:rPr>
                                          <w:t>V</w:t>
                                        </w:r>
                                        <w:r>
                                          <w:t>AR_hoge</w:t>
                                        </w:r>
                                        <w:proofErr w:type="spellEnd"/>
                                      </w:ins>
                                    </w:p>
                                  </w:tc>
                                  <w:tc>
                                    <w:tcPr>
                                      <w:tcW w:w="1581" w:type="dxa"/>
                                      <w:tcBorders>
                                        <w:bottom w:val="single" w:sz="4" w:space="0" w:color="auto"/>
                                      </w:tcBorders>
                                    </w:tcPr>
                                    <w:p w14:paraId="7E87CE52" w14:textId="77777777" w:rsidR="007B5626" w:rsidRDefault="007B5626" w:rsidP="00DD1144">
                                      <w:pPr>
                                        <w:pStyle w:val="a9"/>
                                        <w:ind w:leftChars="0" w:left="0"/>
                                        <w:jc w:val="left"/>
                                        <w:rPr>
                                          <w:ins w:id="2283" w:author="作成者"/>
                                        </w:rPr>
                                      </w:pPr>
                                    </w:p>
                                  </w:tc>
                                  <w:tc>
                                    <w:tcPr>
                                      <w:tcW w:w="1534" w:type="dxa"/>
                                    </w:tcPr>
                                    <w:p w14:paraId="3B031727" w14:textId="77777777" w:rsidR="007B5626" w:rsidRDefault="007B5626" w:rsidP="00DD1144">
                                      <w:pPr>
                                        <w:pStyle w:val="a9"/>
                                        <w:ind w:leftChars="0" w:left="0"/>
                                        <w:jc w:val="left"/>
                                        <w:rPr>
                                          <w:ins w:id="2284" w:author="作成者"/>
                                        </w:rPr>
                                      </w:pPr>
                                      <w:ins w:id="2285" w:author="作成者">
                                        <w:r>
                                          <w:rPr>
                                            <w:rFonts w:hint="eastAsia"/>
                                          </w:rPr>
                                          <w:t>2</w:t>
                                        </w:r>
                                      </w:ins>
                                    </w:p>
                                  </w:tc>
                                </w:tr>
                              </w:tbl>
                              <w:p w14:paraId="79F74213" w14:textId="77777777" w:rsidR="007B5626" w:rsidRDefault="007B5626" w:rsidP="00366ECC">
                                <w:pPr>
                                  <w:jc w:val="left"/>
                                  <w:rPr>
                                    <w:ins w:id="2286" w:author="作成者"/>
                                    <w:sz w:val="20"/>
                                    <w:szCs w:val="20"/>
                                  </w:rPr>
                                </w:pPr>
                              </w:p>
                              <w:p w14:paraId="1DAEBD87" w14:textId="77777777" w:rsidR="007B5626" w:rsidRDefault="007B5626" w:rsidP="00366ECC">
                                <w:pPr>
                                  <w:jc w:val="left"/>
                                  <w:rPr>
                                    <w:ins w:id="2287" w:author="作成者"/>
                                    <w:sz w:val="20"/>
                                    <w:szCs w:val="20"/>
                                  </w:rPr>
                                </w:pPr>
                              </w:p>
                              <w:p w14:paraId="53A9B557" w14:textId="77777777" w:rsidR="007B5626" w:rsidRDefault="007B5626" w:rsidP="00366ECC">
                                <w:pPr>
                                  <w:jc w:val="left"/>
                                  <w:rPr>
                                    <w:ins w:id="2288" w:author="作成者"/>
                                    <w:sz w:val="20"/>
                                    <w:szCs w:val="20"/>
                                  </w:rPr>
                                </w:pPr>
                              </w:p>
                              <w:p w14:paraId="309EA785" w14:textId="77777777" w:rsidR="007B5626" w:rsidRDefault="007B5626" w:rsidP="00366ECC">
                                <w:pPr>
                                  <w:jc w:val="left"/>
                                  <w:rPr>
                                    <w:ins w:id="2289" w:author="作成者"/>
                                    <w:sz w:val="20"/>
                                    <w:szCs w:val="20"/>
                                  </w:rPr>
                                </w:pPr>
                              </w:p>
                              <w:p w14:paraId="518D55C8" w14:textId="4E660691" w:rsidR="007B5626" w:rsidRPr="00D464F6" w:rsidRDefault="007B5626" w:rsidP="00366ECC">
                                <w:pPr>
                                  <w:jc w:val="left"/>
                                  <w:rPr>
                                    <w:ins w:id="2290" w:author="作成者"/>
                                    <w:b/>
                                    <w:sz w:val="20"/>
                                    <w:szCs w:val="20"/>
                                  </w:rPr>
                                </w:pPr>
                                <w:ins w:id="2291" w:author="作成者">
                                  <w:r>
                                    <w:rPr>
                                      <w:rFonts w:hint="eastAsia"/>
                                      <w:sz w:val="20"/>
                                      <w:szCs w:val="20"/>
                                    </w:rPr>
                                    <w:t xml:space="preserve">        </w:t>
                                  </w:r>
                                </w:ins>
                                <w:r>
                                  <w:rPr>
                                    <w:rFonts w:hint="eastAsia"/>
                                    <w:b/>
                                    <w:sz w:val="20"/>
                                    <w:szCs w:val="20"/>
                                  </w:rPr>
                                  <w:t>Substitute value auto registration settings/Substitute value list</w:t>
                                </w:r>
                              </w:p>
                              <w:tbl>
                                <w:tblPr>
                                  <w:tblStyle w:val="ab"/>
                                  <w:tblW w:w="0" w:type="auto"/>
                                  <w:jc w:val="center"/>
                                  <w:tblLook w:val="04A0" w:firstRow="1" w:lastRow="0" w:firstColumn="1" w:lastColumn="0" w:noHBand="0" w:noVBand="1"/>
                                </w:tblPr>
                                <w:tblGrid>
                                  <w:gridCol w:w="704"/>
                                  <w:gridCol w:w="1291"/>
                                  <w:gridCol w:w="1291"/>
                                  <w:gridCol w:w="1291"/>
                                  <w:gridCol w:w="1253"/>
                                  <w:gridCol w:w="1253"/>
                                </w:tblGrid>
                                <w:tr w:rsidR="007B5626" w14:paraId="3D132DD5" w14:textId="77777777" w:rsidTr="00DD1144">
                                  <w:trPr>
                                    <w:jc w:val="center"/>
                                    <w:ins w:id="2292" w:author="作成者"/>
                                  </w:trPr>
                                  <w:tc>
                                    <w:tcPr>
                                      <w:tcW w:w="704" w:type="dxa"/>
                                      <w:tcBorders>
                                        <w:bottom w:val="single" w:sz="4" w:space="0" w:color="auto"/>
                                      </w:tcBorders>
                                      <w:shd w:val="clear" w:color="auto" w:fill="002060"/>
                                    </w:tcPr>
                                    <w:p w14:paraId="3620C9E6" w14:textId="79AB6C08" w:rsidR="007B5626" w:rsidRPr="00C80F48" w:rsidRDefault="007B5626" w:rsidP="00DD1144">
                                      <w:pPr>
                                        <w:pStyle w:val="a9"/>
                                        <w:ind w:leftChars="0" w:left="0"/>
                                        <w:jc w:val="left"/>
                                        <w:rPr>
                                          <w:ins w:id="2293" w:author="作成者"/>
                                          <w:b/>
                                          <w:color w:val="FFFFFF" w:themeColor="background1"/>
                                        </w:rPr>
                                      </w:pPr>
                                      <w:r>
                                        <w:rPr>
                                          <w:rFonts w:hint="eastAsia"/>
                                          <w:b/>
                                          <w:color w:val="FFFFFF" w:themeColor="background1"/>
                                        </w:rPr>
                                        <w:t>Item No.</w:t>
                                      </w:r>
                                    </w:p>
                                  </w:tc>
                                  <w:tc>
                                    <w:tcPr>
                                      <w:tcW w:w="1291" w:type="dxa"/>
                                      <w:tcBorders>
                                        <w:bottom w:val="single" w:sz="4" w:space="0" w:color="auto"/>
                                      </w:tcBorders>
                                      <w:shd w:val="clear" w:color="auto" w:fill="002060"/>
                                    </w:tcPr>
                                    <w:p w14:paraId="22EE5A24" w14:textId="2B50BA85" w:rsidR="007B5626" w:rsidRPr="00C80F48" w:rsidRDefault="007B5626" w:rsidP="00DD1144">
                                      <w:pPr>
                                        <w:pStyle w:val="a9"/>
                                        <w:ind w:leftChars="0" w:left="0"/>
                                        <w:jc w:val="left"/>
                                        <w:rPr>
                                          <w:ins w:id="2294" w:author="作成者"/>
                                          <w:b/>
                                          <w:color w:val="FFFFFF" w:themeColor="background1"/>
                                        </w:rPr>
                                      </w:pPr>
                                      <w:r>
                                        <w:rPr>
                                          <w:rFonts w:hint="eastAsia"/>
                                          <w:b/>
                                          <w:color w:val="FFFFFF" w:themeColor="background1"/>
                                        </w:rPr>
                                        <w:t>Variable name</w:t>
                                      </w:r>
                                    </w:p>
                                  </w:tc>
                                  <w:tc>
                                    <w:tcPr>
                                      <w:tcW w:w="1291" w:type="dxa"/>
                                      <w:tcBorders>
                                        <w:bottom w:val="single" w:sz="4" w:space="0" w:color="auto"/>
                                      </w:tcBorders>
                                      <w:shd w:val="clear" w:color="auto" w:fill="002060"/>
                                    </w:tcPr>
                                    <w:p w14:paraId="2D04EBE6" w14:textId="05B1E744" w:rsidR="007B5626" w:rsidRDefault="007B5626" w:rsidP="00DD1144">
                                      <w:pPr>
                                        <w:pStyle w:val="a9"/>
                                        <w:ind w:leftChars="0" w:left="0"/>
                                        <w:jc w:val="left"/>
                                        <w:rPr>
                                          <w:ins w:id="2295" w:author="作成者"/>
                                          <w:b/>
                                          <w:color w:val="FFFFFF" w:themeColor="background1"/>
                                        </w:rPr>
                                      </w:pPr>
                                      <w:r>
                                        <w:rPr>
                                          <w:rFonts w:hint="eastAsia"/>
                                          <w:b/>
                                          <w:color w:val="FFFFFF" w:themeColor="background1"/>
                                        </w:rPr>
                                        <w:t>HCL SETTINGS</w:t>
                                      </w:r>
                                    </w:p>
                                  </w:tc>
                                  <w:tc>
                                    <w:tcPr>
                                      <w:tcW w:w="1291" w:type="dxa"/>
                                      <w:tcBorders>
                                        <w:bottom w:val="single" w:sz="4" w:space="0" w:color="auto"/>
                                      </w:tcBorders>
                                      <w:shd w:val="clear" w:color="auto" w:fill="002060"/>
                                    </w:tcPr>
                                    <w:p w14:paraId="30DAA1B6" w14:textId="21C31D8F" w:rsidR="007B5626" w:rsidRPr="00C80F48" w:rsidRDefault="007B5626" w:rsidP="00DD1144">
                                      <w:pPr>
                                        <w:pStyle w:val="a9"/>
                                        <w:ind w:leftChars="0" w:left="0"/>
                                        <w:jc w:val="left"/>
                                        <w:rPr>
                                          <w:ins w:id="2296" w:author="作成者"/>
                                          <w:b/>
                                          <w:color w:val="FFFFFF" w:themeColor="background1"/>
                                        </w:rPr>
                                      </w:pPr>
                                      <w:r>
                                        <w:rPr>
                                          <w:rFonts w:hint="eastAsia"/>
                                          <w:b/>
                                          <w:color w:val="FFFFFF" w:themeColor="background1"/>
                                        </w:rPr>
                                        <w:t>Member variable</w:t>
                                      </w:r>
                                    </w:p>
                                  </w:tc>
                                  <w:tc>
                                    <w:tcPr>
                                      <w:tcW w:w="1253" w:type="dxa"/>
                                      <w:tcBorders>
                                        <w:bottom w:val="single" w:sz="4" w:space="0" w:color="auto"/>
                                      </w:tcBorders>
                                      <w:shd w:val="clear" w:color="auto" w:fill="002060"/>
                                    </w:tcPr>
                                    <w:p w14:paraId="4E7A7DB6" w14:textId="4BF174FB" w:rsidR="007B5626" w:rsidRDefault="007B5626" w:rsidP="00DD1144">
                                      <w:pPr>
                                        <w:pStyle w:val="a9"/>
                                        <w:ind w:leftChars="0" w:left="0"/>
                                        <w:jc w:val="left"/>
                                        <w:rPr>
                                          <w:ins w:id="2297" w:author="作成者"/>
                                          <w:b/>
                                          <w:color w:val="FFFFFF" w:themeColor="background1"/>
                                        </w:rPr>
                                      </w:pPr>
                                      <w:r>
                                        <w:rPr>
                                          <w:rFonts w:hint="eastAsia"/>
                                          <w:b/>
                                          <w:color w:val="FFFFFF" w:themeColor="background1"/>
                                        </w:rPr>
                                        <w:t>Substitute order</w:t>
                                      </w:r>
                                    </w:p>
                                  </w:tc>
                                  <w:tc>
                                    <w:tcPr>
                                      <w:tcW w:w="1253" w:type="dxa"/>
                                      <w:tcBorders>
                                        <w:bottom w:val="single" w:sz="4" w:space="0" w:color="auto"/>
                                      </w:tcBorders>
                                      <w:shd w:val="clear" w:color="auto" w:fill="002060"/>
                                    </w:tcPr>
                                    <w:p w14:paraId="4C358A9B" w14:textId="0EBC9A95" w:rsidR="007B5626" w:rsidRDefault="007B5626" w:rsidP="00DD1144">
                                      <w:pPr>
                                        <w:pStyle w:val="a9"/>
                                        <w:ind w:leftChars="0" w:left="0"/>
                                        <w:jc w:val="left"/>
                                        <w:rPr>
                                          <w:ins w:id="2298" w:author="作成者"/>
                                          <w:b/>
                                          <w:color w:val="FFFFFF" w:themeColor="background1"/>
                                        </w:rPr>
                                      </w:pPr>
                                      <w:r>
                                        <w:rPr>
                                          <w:rFonts w:hint="eastAsia"/>
                                          <w:b/>
                                          <w:color w:val="FFFFFF" w:themeColor="background1"/>
                                        </w:rPr>
                                        <w:t>Specific value</w:t>
                                      </w:r>
                                    </w:p>
                                  </w:tc>
                                </w:tr>
                                <w:tr w:rsidR="007B5626" w14:paraId="676D5E0E" w14:textId="77777777" w:rsidTr="00DD1144">
                                  <w:trPr>
                                    <w:jc w:val="center"/>
                                    <w:ins w:id="2299" w:author="作成者"/>
                                  </w:trPr>
                                  <w:tc>
                                    <w:tcPr>
                                      <w:tcW w:w="704" w:type="dxa"/>
                                      <w:tcBorders>
                                        <w:bottom w:val="single" w:sz="4" w:space="0" w:color="auto"/>
                                      </w:tcBorders>
                                    </w:tcPr>
                                    <w:p w14:paraId="23D20FD5" w14:textId="77777777" w:rsidR="007B5626" w:rsidRDefault="007B5626" w:rsidP="00DD1144">
                                      <w:pPr>
                                        <w:pStyle w:val="a9"/>
                                        <w:ind w:leftChars="0" w:left="0"/>
                                        <w:jc w:val="left"/>
                                        <w:rPr>
                                          <w:ins w:id="2300" w:author="作成者"/>
                                        </w:rPr>
                                      </w:pPr>
                                      <w:ins w:id="2301" w:author="作成者">
                                        <w:r>
                                          <w:rPr>
                                            <w:rFonts w:hint="eastAsia"/>
                                          </w:rPr>
                                          <w:t>1</w:t>
                                        </w:r>
                                      </w:ins>
                                    </w:p>
                                  </w:tc>
                                  <w:tc>
                                    <w:tcPr>
                                      <w:tcW w:w="1291" w:type="dxa"/>
                                      <w:tcBorders>
                                        <w:bottom w:val="single" w:sz="4" w:space="0" w:color="auto"/>
                                      </w:tcBorders>
                                    </w:tcPr>
                                    <w:p w14:paraId="4CB634D9" w14:textId="77777777" w:rsidR="007B5626" w:rsidRDefault="007B5626" w:rsidP="00DD1144">
                                      <w:pPr>
                                        <w:pStyle w:val="a9"/>
                                        <w:ind w:leftChars="0" w:left="0"/>
                                        <w:jc w:val="left"/>
                                        <w:rPr>
                                          <w:ins w:id="2302" w:author="作成者"/>
                                        </w:rPr>
                                      </w:pPr>
                                      <w:proofErr w:type="spellStart"/>
                                      <w:ins w:id="2303" w:author="作成者">
                                        <w:r>
                                          <w:rPr>
                                            <w:rFonts w:hint="eastAsia"/>
                                          </w:rPr>
                                          <w:t>V</w:t>
                                        </w:r>
                                        <w:r>
                                          <w:t>AR_hoge</w:t>
                                        </w:r>
                                        <w:proofErr w:type="spellEnd"/>
                                      </w:ins>
                                    </w:p>
                                  </w:tc>
                                  <w:tc>
                                    <w:tcPr>
                                      <w:tcW w:w="1291" w:type="dxa"/>
                                      <w:tcBorders>
                                        <w:bottom w:val="single" w:sz="4" w:space="0" w:color="auto"/>
                                      </w:tcBorders>
                                    </w:tcPr>
                                    <w:p w14:paraId="051633D7" w14:textId="77777777" w:rsidR="007B5626" w:rsidRDefault="007B5626" w:rsidP="00DD1144">
                                      <w:pPr>
                                        <w:pStyle w:val="a9"/>
                                        <w:ind w:leftChars="0" w:left="0"/>
                                        <w:jc w:val="left"/>
                                        <w:rPr>
                                          <w:ins w:id="2304" w:author="作成者"/>
                                        </w:rPr>
                                      </w:pPr>
                                      <w:ins w:id="2305" w:author="作成者">
                                        <w:r>
                                          <w:rPr>
                                            <w:rFonts w:hint="eastAsia"/>
                                          </w:rPr>
                                          <w:t>OFF</w:t>
                                        </w:r>
                                      </w:ins>
                                    </w:p>
                                  </w:tc>
                                  <w:tc>
                                    <w:tcPr>
                                      <w:tcW w:w="1291" w:type="dxa"/>
                                      <w:tcBorders>
                                        <w:bottom w:val="single" w:sz="4" w:space="0" w:color="auto"/>
                                      </w:tcBorders>
                                    </w:tcPr>
                                    <w:p w14:paraId="3FCF6BC3" w14:textId="77777777" w:rsidR="007B5626" w:rsidRDefault="007B5626" w:rsidP="00DD1144">
                                      <w:pPr>
                                        <w:pStyle w:val="a9"/>
                                        <w:ind w:leftChars="0" w:left="0"/>
                                        <w:jc w:val="left"/>
                                        <w:rPr>
                                          <w:ins w:id="2306" w:author="作成者"/>
                                        </w:rPr>
                                      </w:pPr>
                                      <w:ins w:id="2307" w:author="作成者">
                                        <w:r>
                                          <w:rPr>
                                            <w:rFonts w:hint="eastAsia"/>
                                          </w:rPr>
                                          <w:t>[0]</w:t>
                                        </w:r>
                                      </w:ins>
                                    </w:p>
                                  </w:tc>
                                  <w:tc>
                                    <w:tcPr>
                                      <w:tcW w:w="1253" w:type="dxa"/>
                                      <w:tcBorders>
                                        <w:bottom w:val="single" w:sz="4" w:space="0" w:color="auto"/>
                                      </w:tcBorders>
                                    </w:tcPr>
                                    <w:p w14:paraId="1365FB93" w14:textId="77777777" w:rsidR="007B5626" w:rsidRDefault="007B5626" w:rsidP="00DD1144">
                                      <w:pPr>
                                        <w:pStyle w:val="a9"/>
                                        <w:ind w:leftChars="0" w:left="0"/>
                                        <w:jc w:val="left"/>
                                        <w:rPr>
                                          <w:ins w:id="2308" w:author="作成者"/>
                                        </w:rPr>
                                      </w:pPr>
                                      <w:ins w:id="2309" w:author="作成者">
                                        <w:r>
                                          <w:rPr>
                                            <w:rFonts w:hint="eastAsia"/>
                                          </w:rPr>
                                          <w:t>1</w:t>
                                        </w:r>
                                      </w:ins>
                                    </w:p>
                                  </w:tc>
                                  <w:tc>
                                    <w:tcPr>
                                      <w:tcW w:w="1253" w:type="dxa"/>
                                      <w:tcBorders>
                                        <w:bottom w:val="single" w:sz="4" w:space="0" w:color="auto"/>
                                      </w:tcBorders>
                                    </w:tcPr>
                                    <w:p w14:paraId="4A70E0D0" w14:textId="1E227C6D" w:rsidR="007B5626" w:rsidRPr="00E708CA" w:rsidRDefault="007B5626" w:rsidP="00DD1144">
                                      <w:pPr>
                                        <w:pStyle w:val="a9"/>
                                        <w:ind w:leftChars="0" w:left="0"/>
                                        <w:jc w:val="left"/>
                                        <w:rPr>
                                          <w:ins w:id="2310" w:author="作成者"/>
                                        </w:rPr>
                                      </w:pPr>
                                      <w:r>
                                        <w:rPr>
                                          <w:rFonts w:hint="eastAsia"/>
                                        </w:rPr>
                                        <w:t>AAA</w:t>
                                      </w:r>
                                    </w:p>
                                  </w:tc>
                                </w:tr>
                                <w:tr w:rsidR="007B5626" w14:paraId="7CFA7F47" w14:textId="77777777" w:rsidTr="00DD1144">
                                  <w:trPr>
                                    <w:jc w:val="center"/>
                                    <w:ins w:id="2311" w:author="作成者"/>
                                  </w:trPr>
                                  <w:tc>
                                    <w:tcPr>
                                      <w:tcW w:w="704" w:type="dxa"/>
                                      <w:tcBorders>
                                        <w:top w:val="single" w:sz="4" w:space="0" w:color="auto"/>
                                        <w:left w:val="single" w:sz="4" w:space="0" w:color="auto"/>
                                        <w:bottom w:val="single" w:sz="4" w:space="0" w:color="auto"/>
                                        <w:right w:val="single" w:sz="4" w:space="0" w:color="auto"/>
                                      </w:tcBorders>
                                    </w:tcPr>
                                    <w:p w14:paraId="69BE3EC3" w14:textId="77777777" w:rsidR="007B5626" w:rsidRDefault="007B5626" w:rsidP="00DD1144">
                                      <w:pPr>
                                        <w:pStyle w:val="a9"/>
                                        <w:ind w:leftChars="0" w:left="0"/>
                                        <w:jc w:val="left"/>
                                        <w:rPr>
                                          <w:ins w:id="2312" w:author="作成者"/>
                                        </w:rPr>
                                      </w:pPr>
                                      <w:ins w:id="2313" w:author="作成者">
                                        <w:r>
                                          <w:rPr>
                                            <w:rFonts w:hint="eastAsia"/>
                                          </w:rPr>
                                          <w:t>2</w:t>
                                        </w:r>
                                      </w:ins>
                                    </w:p>
                                  </w:tc>
                                  <w:tc>
                                    <w:tcPr>
                                      <w:tcW w:w="1291" w:type="dxa"/>
                                      <w:tcBorders>
                                        <w:top w:val="single" w:sz="4" w:space="0" w:color="auto"/>
                                        <w:left w:val="single" w:sz="4" w:space="0" w:color="auto"/>
                                        <w:bottom w:val="single" w:sz="4" w:space="0" w:color="auto"/>
                                        <w:right w:val="single" w:sz="4" w:space="0" w:color="auto"/>
                                      </w:tcBorders>
                                    </w:tcPr>
                                    <w:p w14:paraId="427AAC76" w14:textId="77777777" w:rsidR="007B5626" w:rsidRDefault="007B5626" w:rsidP="00DD1144">
                                      <w:pPr>
                                        <w:pStyle w:val="a9"/>
                                        <w:ind w:leftChars="0" w:left="0"/>
                                        <w:jc w:val="left"/>
                                        <w:rPr>
                                          <w:ins w:id="2314" w:author="作成者"/>
                                        </w:rPr>
                                      </w:pPr>
                                      <w:proofErr w:type="spellStart"/>
                                      <w:ins w:id="2315" w:author="作成者">
                                        <w:r>
                                          <w:rPr>
                                            <w:rFonts w:hint="eastAsia"/>
                                          </w:rPr>
                                          <w:t>VAR_hoge</w:t>
                                        </w:r>
                                        <w:proofErr w:type="spellEnd"/>
                                      </w:ins>
                                    </w:p>
                                  </w:tc>
                                  <w:tc>
                                    <w:tcPr>
                                      <w:tcW w:w="1291" w:type="dxa"/>
                                      <w:tcBorders>
                                        <w:top w:val="single" w:sz="4" w:space="0" w:color="auto"/>
                                        <w:left w:val="single" w:sz="4" w:space="0" w:color="auto"/>
                                        <w:bottom w:val="single" w:sz="4" w:space="0" w:color="auto"/>
                                        <w:right w:val="single" w:sz="4" w:space="0" w:color="auto"/>
                                      </w:tcBorders>
                                    </w:tcPr>
                                    <w:p w14:paraId="7736FABD" w14:textId="77777777" w:rsidR="007B5626" w:rsidRDefault="007B5626" w:rsidP="00DD1144">
                                      <w:pPr>
                                        <w:pStyle w:val="a9"/>
                                        <w:ind w:leftChars="0" w:left="0"/>
                                        <w:jc w:val="left"/>
                                        <w:rPr>
                                          <w:ins w:id="2316" w:author="作成者"/>
                                        </w:rPr>
                                      </w:pPr>
                                      <w:ins w:id="2317" w:author="作成者">
                                        <w:r>
                                          <w:rPr>
                                            <w:rFonts w:hint="eastAsia"/>
                                          </w:rPr>
                                          <w:t>OFF</w:t>
                                        </w:r>
                                      </w:ins>
                                    </w:p>
                                  </w:tc>
                                  <w:tc>
                                    <w:tcPr>
                                      <w:tcW w:w="1291" w:type="dxa"/>
                                      <w:tcBorders>
                                        <w:top w:val="single" w:sz="4" w:space="0" w:color="auto"/>
                                        <w:left w:val="single" w:sz="4" w:space="0" w:color="auto"/>
                                        <w:bottom w:val="single" w:sz="4" w:space="0" w:color="auto"/>
                                      </w:tcBorders>
                                    </w:tcPr>
                                    <w:p w14:paraId="133E16A1" w14:textId="77777777" w:rsidR="007B5626" w:rsidRPr="00E708CA" w:rsidRDefault="007B5626" w:rsidP="00DD1144">
                                      <w:pPr>
                                        <w:pStyle w:val="a9"/>
                                        <w:ind w:leftChars="0" w:left="0"/>
                                        <w:jc w:val="left"/>
                                        <w:rPr>
                                          <w:ins w:id="2318" w:author="作成者"/>
                                        </w:rPr>
                                      </w:pPr>
                                      <w:ins w:id="2319" w:author="作成者">
                                        <w:r>
                                          <w:rPr>
                                            <w:rFonts w:hint="eastAsia"/>
                                          </w:rPr>
                                          <w:t>[0]</w:t>
                                        </w:r>
                                      </w:ins>
                                    </w:p>
                                  </w:tc>
                                  <w:tc>
                                    <w:tcPr>
                                      <w:tcW w:w="1253" w:type="dxa"/>
                                      <w:tcBorders>
                                        <w:top w:val="single" w:sz="4" w:space="0" w:color="auto"/>
                                        <w:bottom w:val="single" w:sz="4" w:space="0" w:color="auto"/>
                                      </w:tcBorders>
                                    </w:tcPr>
                                    <w:p w14:paraId="4FF6DC9A" w14:textId="77777777" w:rsidR="007B5626" w:rsidRDefault="007B5626" w:rsidP="00DD1144">
                                      <w:pPr>
                                        <w:pStyle w:val="a9"/>
                                        <w:ind w:leftChars="0" w:left="0"/>
                                        <w:jc w:val="left"/>
                                        <w:rPr>
                                          <w:ins w:id="2320" w:author="作成者"/>
                                        </w:rPr>
                                      </w:pPr>
                                      <w:ins w:id="2321" w:author="作成者">
                                        <w:r>
                                          <w:rPr>
                                            <w:rFonts w:hint="eastAsia"/>
                                          </w:rPr>
                                          <w:t>2</w:t>
                                        </w:r>
                                      </w:ins>
                                    </w:p>
                                  </w:tc>
                                  <w:tc>
                                    <w:tcPr>
                                      <w:tcW w:w="1253" w:type="dxa"/>
                                      <w:tcBorders>
                                        <w:top w:val="single" w:sz="4" w:space="0" w:color="auto"/>
                                        <w:bottom w:val="single" w:sz="4" w:space="0" w:color="auto"/>
                                      </w:tcBorders>
                                    </w:tcPr>
                                    <w:p w14:paraId="4C79F00A" w14:textId="7FE7BACB" w:rsidR="007B5626" w:rsidRPr="00E708CA" w:rsidRDefault="007B5626" w:rsidP="00DD1144">
                                      <w:pPr>
                                        <w:pStyle w:val="a9"/>
                                        <w:ind w:leftChars="0" w:left="0"/>
                                        <w:jc w:val="left"/>
                                        <w:rPr>
                                          <w:ins w:id="2322" w:author="作成者"/>
                                        </w:rPr>
                                      </w:pPr>
                                      <w:r>
                                        <w:rPr>
                                          <w:rFonts w:hint="eastAsia"/>
                                        </w:rPr>
                                        <w:t>BBB</w:t>
                                      </w:r>
                                    </w:p>
                                  </w:tc>
                                </w:tr>
                                <w:tr w:rsidR="007B5626" w14:paraId="38E2739A" w14:textId="77777777" w:rsidTr="00DD1144">
                                  <w:trPr>
                                    <w:jc w:val="center"/>
                                    <w:ins w:id="2323" w:author="作成者"/>
                                  </w:trPr>
                                  <w:tc>
                                    <w:tcPr>
                                      <w:tcW w:w="704" w:type="dxa"/>
                                      <w:tcBorders>
                                        <w:top w:val="single" w:sz="4" w:space="0" w:color="auto"/>
                                        <w:left w:val="single" w:sz="4" w:space="0" w:color="auto"/>
                                        <w:bottom w:val="single" w:sz="4" w:space="0" w:color="auto"/>
                                        <w:right w:val="single" w:sz="4" w:space="0" w:color="auto"/>
                                      </w:tcBorders>
                                    </w:tcPr>
                                    <w:p w14:paraId="30F1CA38" w14:textId="77777777" w:rsidR="007B5626" w:rsidRDefault="007B5626" w:rsidP="00DD1144">
                                      <w:pPr>
                                        <w:pStyle w:val="a9"/>
                                        <w:ind w:leftChars="0" w:left="0"/>
                                        <w:jc w:val="left"/>
                                        <w:rPr>
                                          <w:ins w:id="2324" w:author="作成者"/>
                                        </w:rPr>
                                      </w:pPr>
                                      <w:ins w:id="2325" w:author="作成者">
                                        <w:r>
                                          <w:rPr>
                                            <w:rFonts w:hint="eastAsia"/>
                                          </w:rPr>
                                          <w:t>3</w:t>
                                        </w:r>
                                      </w:ins>
                                    </w:p>
                                  </w:tc>
                                  <w:tc>
                                    <w:tcPr>
                                      <w:tcW w:w="1291" w:type="dxa"/>
                                      <w:tcBorders>
                                        <w:top w:val="single" w:sz="4" w:space="0" w:color="auto"/>
                                        <w:left w:val="single" w:sz="4" w:space="0" w:color="auto"/>
                                        <w:bottom w:val="single" w:sz="4" w:space="0" w:color="auto"/>
                                        <w:right w:val="single" w:sz="4" w:space="0" w:color="auto"/>
                                      </w:tcBorders>
                                    </w:tcPr>
                                    <w:p w14:paraId="46E790E6" w14:textId="77777777" w:rsidR="007B5626" w:rsidRDefault="007B5626" w:rsidP="00DD1144">
                                      <w:pPr>
                                        <w:pStyle w:val="a9"/>
                                        <w:ind w:leftChars="0" w:left="0"/>
                                        <w:jc w:val="left"/>
                                        <w:rPr>
                                          <w:ins w:id="2326" w:author="作成者"/>
                                        </w:rPr>
                                      </w:pPr>
                                      <w:proofErr w:type="spellStart"/>
                                      <w:ins w:id="2327" w:author="作成者">
                                        <w:r>
                                          <w:rPr>
                                            <w:rFonts w:hint="eastAsia"/>
                                          </w:rPr>
                                          <w:t>VAR_hoge</w:t>
                                        </w:r>
                                        <w:proofErr w:type="spellEnd"/>
                                      </w:ins>
                                    </w:p>
                                  </w:tc>
                                  <w:tc>
                                    <w:tcPr>
                                      <w:tcW w:w="1291" w:type="dxa"/>
                                      <w:tcBorders>
                                        <w:top w:val="single" w:sz="4" w:space="0" w:color="auto"/>
                                        <w:left w:val="single" w:sz="4" w:space="0" w:color="auto"/>
                                        <w:right w:val="single" w:sz="4" w:space="0" w:color="auto"/>
                                      </w:tcBorders>
                                    </w:tcPr>
                                    <w:p w14:paraId="3CAE9721" w14:textId="77777777" w:rsidR="007B5626" w:rsidRDefault="007B5626" w:rsidP="00DD1144">
                                      <w:pPr>
                                        <w:pStyle w:val="a9"/>
                                        <w:ind w:leftChars="0" w:left="0"/>
                                        <w:jc w:val="left"/>
                                        <w:rPr>
                                          <w:ins w:id="2328" w:author="作成者"/>
                                        </w:rPr>
                                      </w:pPr>
                                      <w:ins w:id="2329" w:author="作成者">
                                        <w:r>
                                          <w:rPr>
                                            <w:rFonts w:hint="eastAsia"/>
                                          </w:rPr>
                                          <w:t>OFF</w:t>
                                        </w:r>
                                      </w:ins>
                                    </w:p>
                                  </w:tc>
                                  <w:tc>
                                    <w:tcPr>
                                      <w:tcW w:w="1291" w:type="dxa"/>
                                      <w:tcBorders>
                                        <w:top w:val="single" w:sz="4" w:space="0" w:color="auto"/>
                                        <w:left w:val="single" w:sz="4" w:space="0" w:color="auto"/>
                                      </w:tcBorders>
                                    </w:tcPr>
                                    <w:p w14:paraId="10E8A316" w14:textId="77777777" w:rsidR="007B5626" w:rsidRDefault="007B5626" w:rsidP="00DD1144">
                                      <w:pPr>
                                        <w:pStyle w:val="a9"/>
                                        <w:ind w:leftChars="0" w:left="0"/>
                                        <w:jc w:val="left"/>
                                        <w:rPr>
                                          <w:ins w:id="2330" w:author="作成者"/>
                                        </w:rPr>
                                      </w:pPr>
                                      <w:ins w:id="2331" w:author="作成者">
                                        <w:r>
                                          <w:rPr>
                                            <w:rFonts w:hint="eastAsia"/>
                                          </w:rPr>
                                          <w:t>[1]</w:t>
                                        </w:r>
                                      </w:ins>
                                    </w:p>
                                  </w:tc>
                                  <w:tc>
                                    <w:tcPr>
                                      <w:tcW w:w="1253" w:type="dxa"/>
                                      <w:tcBorders>
                                        <w:top w:val="single" w:sz="4" w:space="0" w:color="auto"/>
                                      </w:tcBorders>
                                    </w:tcPr>
                                    <w:p w14:paraId="47C52B27" w14:textId="77777777" w:rsidR="007B5626" w:rsidRDefault="007B5626" w:rsidP="00DD1144">
                                      <w:pPr>
                                        <w:pStyle w:val="a9"/>
                                        <w:ind w:leftChars="0" w:left="0"/>
                                        <w:jc w:val="left"/>
                                        <w:rPr>
                                          <w:ins w:id="2332" w:author="作成者"/>
                                        </w:rPr>
                                      </w:pPr>
                                      <w:ins w:id="2333" w:author="作成者">
                                        <w:r>
                                          <w:rPr>
                                            <w:rFonts w:hint="eastAsia"/>
                                          </w:rPr>
                                          <w:t>1</w:t>
                                        </w:r>
                                      </w:ins>
                                    </w:p>
                                  </w:tc>
                                  <w:tc>
                                    <w:tcPr>
                                      <w:tcW w:w="1253" w:type="dxa"/>
                                      <w:tcBorders>
                                        <w:top w:val="single" w:sz="4" w:space="0" w:color="auto"/>
                                      </w:tcBorders>
                                    </w:tcPr>
                                    <w:p w14:paraId="72155ECB" w14:textId="27B3941E" w:rsidR="007B5626" w:rsidRDefault="007B5626" w:rsidP="00DD1144">
                                      <w:pPr>
                                        <w:pStyle w:val="a9"/>
                                        <w:ind w:leftChars="0" w:left="0"/>
                                        <w:jc w:val="left"/>
                                        <w:rPr>
                                          <w:ins w:id="2334" w:author="作成者"/>
                                        </w:rPr>
                                      </w:pPr>
                                      <w:r>
                                        <w:rPr>
                                          <w:rFonts w:hint="eastAsia"/>
                                        </w:rPr>
                                        <w:t>CCC</w:t>
                                      </w:r>
                                    </w:p>
                                  </w:tc>
                                </w:tr>
                              </w:tbl>
                              <w:p w14:paraId="6279BD79" w14:textId="77777777" w:rsidR="007B5626" w:rsidRDefault="007B5626" w:rsidP="00366ECC">
                                <w:pPr>
                                  <w:jc w:val="left"/>
                                  <w:rPr>
                                    <w:ins w:id="2335" w:author="作成者"/>
                                    <w:sz w:val="20"/>
                                    <w:szCs w:val="20"/>
                                  </w:rPr>
                                </w:pPr>
                              </w:p>
                              <w:p w14:paraId="7366C5B0" w14:textId="77777777" w:rsidR="007B5626" w:rsidRDefault="007B5626" w:rsidP="00366ECC">
                                <w:pPr>
                                  <w:jc w:val="left"/>
                                  <w:rPr>
                                    <w:ins w:id="2336" w:author="作成者"/>
                                    <w:sz w:val="20"/>
                                    <w:szCs w:val="20"/>
                                  </w:rPr>
                                </w:pPr>
                              </w:p>
                              <w:p w14:paraId="48BADF02" w14:textId="77777777" w:rsidR="007B5626" w:rsidRDefault="007B5626" w:rsidP="00366ECC">
                                <w:pPr>
                                  <w:jc w:val="left"/>
                                  <w:rPr>
                                    <w:ins w:id="2337" w:author="作成者"/>
                                    <w:sz w:val="20"/>
                                    <w:szCs w:val="20"/>
                                  </w:rPr>
                                </w:pPr>
                              </w:p>
                              <w:p w14:paraId="440A231F" w14:textId="41AF3D04" w:rsidR="007B5626" w:rsidRPr="00D464F6" w:rsidRDefault="007B5626" w:rsidP="00366ECC">
                                <w:pPr>
                                  <w:jc w:val="left"/>
                                  <w:rPr>
                                    <w:ins w:id="2338" w:author="作成者"/>
                                    <w:b/>
                                    <w:sz w:val="20"/>
                                    <w:szCs w:val="20"/>
                                  </w:rPr>
                                </w:pPr>
                                <w:ins w:id="2339" w:author="作成者">
                                  <w:r>
                                    <w:rPr>
                                      <w:rFonts w:hint="eastAsia"/>
                                      <w:sz w:val="20"/>
                                      <w:szCs w:val="20"/>
                                    </w:rPr>
                                    <w:t xml:space="preserve">　</w:t>
                                  </w:r>
                                  <w:r>
                                    <w:rPr>
                                      <w:sz w:val="20"/>
                                      <w:szCs w:val="20"/>
                                    </w:rPr>
                                    <w:t xml:space="preserve">　　　　　</w:t>
                                  </w:r>
                                </w:ins>
                                <w:r>
                                  <w:rPr>
                                    <w:rFonts w:hint="eastAsia"/>
                                    <w:b/>
                                    <w:sz w:val="20"/>
                                    <w:szCs w:val="20"/>
                                  </w:rPr>
                                  <w:t>Value registered to Terraform</w:t>
                                </w:r>
                                <w:r>
                                  <w:rPr>
                                    <w:rFonts w:hint="eastAsia"/>
                                    <w:b/>
                                    <w:sz w:val="20"/>
                                    <w:szCs w:val="20"/>
                                  </w:rPr>
                                  <w:t>’</w:t>
                                </w:r>
                                <w:r>
                                  <w:rPr>
                                    <w:rFonts w:hint="eastAsia"/>
                                    <w:b/>
                                    <w:sz w:val="20"/>
                                    <w:szCs w:val="20"/>
                                  </w:rPr>
                                  <w:t>s Variables</w:t>
                                </w:r>
                              </w:p>
                              <w:tbl>
                                <w:tblPr>
                                  <w:tblStyle w:val="ab"/>
                                  <w:tblW w:w="0" w:type="auto"/>
                                  <w:tblInd w:w="896" w:type="dxa"/>
                                  <w:tblLook w:val="04A0" w:firstRow="1" w:lastRow="0" w:firstColumn="1" w:lastColumn="0" w:noHBand="0" w:noVBand="1"/>
                                </w:tblPr>
                                <w:tblGrid>
                                  <w:gridCol w:w="2995"/>
                                  <w:gridCol w:w="2994"/>
                                </w:tblGrid>
                                <w:tr w:rsidR="007B5626" w14:paraId="0DB961FF" w14:textId="77777777" w:rsidTr="00DD1144">
                                  <w:trPr>
                                    <w:trHeight w:val="372"/>
                                    <w:ins w:id="2340" w:author="作成者"/>
                                  </w:trPr>
                                  <w:tc>
                                    <w:tcPr>
                                      <w:tcW w:w="2995" w:type="dxa"/>
                                      <w:shd w:val="clear" w:color="auto" w:fill="002060"/>
                                    </w:tcPr>
                                    <w:p w14:paraId="53F23C78" w14:textId="77777777" w:rsidR="007B5626" w:rsidRDefault="007B5626" w:rsidP="00DD1144">
                                      <w:pPr>
                                        <w:jc w:val="left"/>
                                        <w:rPr>
                                          <w:ins w:id="2341" w:author="作成者"/>
                                          <w:b/>
                                          <w:sz w:val="20"/>
                                          <w:szCs w:val="20"/>
                                        </w:rPr>
                                      </w:pPr>
                                      <w:ins w:id="2342" w:author="作成者">
                                        <w:r>
                                          <w:rPr>
                                            <w:rFonts w:hint="eastAsia"/>
                                            <w:b/>
                                            <w:sz w:val="20"/>
                                            <w:szCs w:val="20"/>
                                          </w:rPr>
                                          <w:t>Key</w:t>
                                        </w:r>
                                      </w:ins>
                                    </w:p>
                                  </w:tc>
                                  <w:tc>
                                    <w:tcPr>
                                      <w:tcW w:w="2994" w:type="dxa"/>
                                      <w:shd w:val="clear" w:color="auto" w:fill="002060"/>
                                    </w:tcPr>
                                    <w:p w14:paraId="0F06AA21" w14:textId="77777777" w:rsidR="007B5626" w:rsidRDefault="007B5626" w:rsidP="00DD1144">
                                      <w:pPr>
                                        <w:jc w:val="left"/>
                                        <w:rPr>
                                          <w:ins w:id="2343" w:author="作成者"/>
                                          <w:b/>
                                          <w:sz w:val="20"/>
                                          <w:szCs w:val="20"/>
                                        </w:rPr>
                                      </w:pPr>
                                      <w:ins w:id="2344" w:author="作成者">
                                        <w:r>
                                          <w:rPr>
                                            <w:rFonts w:hint="eastAsia"/>
                                            <w:b/>
                                            <w:sz w:val="20"/>
                                            <w:szCs w:val="20"/>
                                          </w:rPr>
                                          <w:t>Value</w:t>
                                        </w:r>
                                      </w:ins>
                                    </w:p>
                                  </w:tc>
                                </w:tr>
                                <w:tr w:rsidR="007B5626" w14:paraId="22E70798" w14:textId="77777777" w:rsidTr="00DD1144">
                                  <w:trPr>
                                    <w:trHeight w:val="352"/>
                                    <w:ins w:id="2345" w:author="作成者"/>
                                  </w:trPr>
                                  <w:tc>
                                    <w:tcPr>
                                      <w:tcW w:w="2995" w:type="dxa"/>
                                    </w:tcPr>
                                    <w:p w14:paraId="1BF13B58" w14:textId="77777777" w:rsidR="007B5626" w:rsidRPr="00515ED5" w:rsidRDefault="007B5626" w:rsidP="00DD1144">
                                      <w:pPr>
                                        <w:jc w:val="left"/>
                                        <w:rPr>
                                          <w:ins w:id="2346" w:author="作成者"/>
                                          <w:sz w:val="20"/>
                                          <w:szCs w:val="20"/>
                                        </w:rPr>
                                      </w:pPr>
                                      <w:proofErr w:type="spellStart"/>
                                      <w:ins w:id="2347" w:author="作成者">
                                        <w:r w:rsidRPr="00515ED5">
                                          <w:rPr>
                                            <w:rFonts w:hint="eastAsia"/>
                                            <w:sz w:val="20"/>
                                            <w:szCs w:val="20"/>
                                          </w:rPr>
                                          <w:t>VAR_hoge</w:t>
                                        </w:r>
                                        <w:proofErr w:type="spellEnd"/>
                                      </w:ins>
                                    </w:p>
                                  </w:tc>
                                  <w:tc>
                                    <w:tcPr>
                                      <w:tcW w:w="2994" w:type="dxa"/>
                                    </w:tcPr>
                                    <w:p w14:paraId="107E724B" w14:textId="77777777" w:rsidR="007B5626" w:rsidRDefault="007B5626" w:rsidP="00DD1144">
                                      <w:pPr>
                                        <w:pStyle w:val="a9"/>
                                        <w:ind w:leftChars="0" w:left="0"/>
                                        <w:rPr>
                                          <w:ins w:id="2348" w:author="作成者"/>
                                          <w:sz w:val="20"/>
                                          <w:szCs w:val="20"/>
                                        </w:rPr>
                                      </w:pPr>
                                      <w:ins w:id="2349" w:author="作成者">
                                        <w:r>
                                          <w:rPr>
                                            <w:sz w:val="20"/>
                                            <w:szCs w:val="20"/>
                                          </w:rPr>
                                          <w:t>[</w:t>
                                        </w:r>
                                      </w:ins>
                                    </w:p>
                                    <w:p w14:paraId="5DF35A1F" w14:textId="032430CF" w:rsidR="007B5626" w:rsidRDefault="007B5626" w:rsidP="00DD1144">
                                      <w:pPr>
                                        <w:pStyle w:val="a9"/>
                                        <w:ind w:leftChars="0" w:left="0"/>
                                        <w:rPr>
                                          <w:ins w:id="2350" w:author="作成者"/>
                                          <w:sz w:val="20"/>
                                          <w:szCs w:val="20"/>
                                        </w:rPr>
                                      </w:pPr>
                                      <w:ins w:id="2351" w:author="作成者">
                                        <w:r>
                                          <w:rPr>
                                            <w:sz w:val="20"/>
                                            <w:szCs w:val="20"/>
                                          </w:rPr>
                                          <w:t xml:space="preserve">    [“</w:t>
                                        </w:r>
                                      </w:ins>
                                      <w:r>
                                        <w:rPr>
                                          <w:rFonts w:hint="eastAsia"/>
                                          <w:sz w:val="20"/>
                                          <w:szCs w:val="20"/>
                                        </w:rPr>
                                        <w:t>AAA</w:t>
                                      </w:r>
                                      <w:ins w:id="2352" w:author="作成者">
                                        <w:r>
                                          <w:rPr>
                                            <w:sz w:val="20"/>
                                            <w:szCs w:val="20"/>
                                          </w:rPr>
                                          <w:t>”, “</w:t>
                                        </w:r>
                                      </w:ins>
                                      <w:r>
                                        <w:rPr>
                                          <w:rFonts w:hint="eastAsia"/>
                                          <w:sz w:val="20"/>
                                          <w:szCs w:val="20"/>
                                        </w:rPr>
                                        <w:t>BBB</w:t>
                                      </w:r>
                                      <w:ins w:id="2353" w:author="作成者">
                                        <w:r>
                                          <w:rPr>
                                            <w:sz w:val="20"/>
                                            <w:szCs w:val="20"/>
                                          </w:rPr>
                                          <w:t>”],</w:t>
                                        </w:r>
                                      </w:ins>
                                    </w:p>
                                    <w:p w14:paraId="5BD53DE9" w14:textId="081569DF" w:rsidR="007B5626" w:rsidRDefault="007B5626" w:rsidP="00DD1144">
                                      <w:pPr>
                                        <w:pStyle w:val="a9"/>
                                        <w:ind w:leftChars="0" w:left="0"/>
                                        <w:rPr>
                                          <w:ins w:id="2354" w:author="作成者"/>
                                          <w:sz w:val="20"/>
                                          <w:szCs w:val="20"/>
                                        </w:rPr>
                                      </w:pPr>
                                      <w:ins w:id="2355" w:author="作成者">
                                        <w:r>
                                          <w:rPr>
                                            <w:sz w:val="20"/>
                                            <w:szCs w:val="20"/>
                                          </w:rPr>
                                          <w:t xml:space="preserve">    [“</w:t>
                                        </w:r>
                                      </w:ins>
                                      <w:r>
                                        <w:rPr>
                                          <w:rFonts w:hint="eastAsia"/>
                                          <w:sz w:val="20"/>
                                          <w:szCs w:val="20"/>
                                        </w:rPr>
                                        <w:t>CCC</w:t>
                                      </w:r>
                                      <w:ins w:id="2356" w:author="作成者">
                                        <w:r>
                                          <w:rPr>
                                            <w:sz w:val="20"/>
                                            <w:szCs w:val="20"/>
                                          </w:rPr>
                                          <w:t>”]</w:t>
                                        </w:r>
                                      </w:ins>
                                    </w:p>
                                    <w:p w14:paraId="1EB50E01" w14:textId="77777777" w:rsidR="007B5626" w:rsidRPr="00515ED5" w:rsidRDefault="007B5626" w:rsidP="00DD1144">
                                      <w:pPr>
                                        <w:jc w:val="left"/>
                                        <w:rPr>
                                          <w:ins w:id="2357" w:author="作成者"/>
                                          <w:sz w:val="20"/>
                                          <w:szCs w:val="20"/>
                                        </w:rPr>
                                      </w:pPr>
                                      <w:ins w:id="2358" w:author="作成者">
                                        <w:r>
                                          <w:rPr>
                                            <w:sz w:val="20"/>
                                            <w:szCs w:val="20"/>
                                          </w:rPr>
                                          <w:t>]</w:t>
                                        </w:r>
                                      </w:ins>
                                    </w:p>
                                  </w:tc>
                                </w:tr>
                              </w:tbl>
                              <w:p w14:paraId="141B13C9" w14:textId="77777777" w:rsidR="007B5626" w:rsidRPr="00D464F6" w:rsidRDefault="007B5626" w:rsidP="00366ECC">
                                <w:pPr>
                                  <w:jc w:val="left"/>
                                  <w:rPr>
                                    <w:ins w:id="2359" w:author="作成者"/>
                                    <w:b/>
                                    <w:sz w:val="20"/>
                                    <w:szCs w:val="20"/>
                                  </w:rPr>
                                </w:pPr>
                              </w:p>
                              <w:p w14:paraId="6DD2B705" w14:textId="77777777" w:rsidR="007B5626" w:rsidRPr="003177F7" w:rsidRDefault="007B5626" w:rsidP="00366ECC">
                                <w:pPr>
                                  <w:jc w:val="left"/>
                                  <w:rPr>
                                    <w:ins w:id="2360" w:author="作成者"/>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3" name="下矢印 483"/>
                          <wps:cNvSpPr/>
                          <wps:spPr>
                            <a:xfrm>
                              <a:off x="114300" y="200024"/>
                              <a:ext cx="400050" cy="4863704"/>
                            </a:xfrm>
                            <a:prstGeom prst="downArrow">
                              <a:avLst/>
                            </a:prstGeom>
                            <a:solidFill>
                              <a:schemeClr val="accent6">
                                <a:lumMod val="75000"/>
                                <a:lumOff val="25000"/>
                              </a:schemeClr>
                            </a:solidFill>
                            <a:ln>
                              <a:solidFill>
                                <a:schemeClr val="accent6">
                                  <a:lumMod val="90000"/>
                                  <a:lumOff val="1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84" name="グループ化 484"/>
                          <wpg:cNvGrpSpPr/>
                          <wpg:grpSpPr>
                            <a:xfrm>
                              <a:off x="400049" y="2567170"/>
                              <a:ext cx="2818953" cy="285751"/>
                              <a:chOff x="-66688" y="1158641"/>
                              <a:chExt cx="2819470" cy="286040"/>
                            </a:xfrm>
                          </wpg:grpSpPr>
                          <wps:wsp>
                            <wps:cNvPr id="485" name="角丸四角形 485"/>
                            <wps:cNvSpPr/>
                            <wps:spPr>
                              <a:xfrm>
                                <a:off x="657267" y="1191440"/>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CE84E45" w14:textId="253E2BC3" w:rsidR="007B5626" w:rsidRDefault="007B5626" w:rsidP="00366ECC">
                                  <w:pPr>
                                    <w:pStyle w:val="Web"/>
                                    <w:spacing w:before="0" w:beforeAutospacing="0" w:after="0" w:afterAutospacing="0"/>
                                    <w:rPr>
                                      <w:ins w:id="2361" w:author="作成者"/>
                                    </w:rPr>
                                  </w:pPr>
                                  <w:ins w:id="2362" w:author="作成者">
                                    <w:r>
                                      <w:rPr>
                                        <w:rFonts w:cs="Times New Roman" w:hint="eastAsia"/>
                                        <w:b/>
                                        <w:bCs/>
                                        <w:color w:val="325121"/>
                                        <w:kern w:val="2"/>
                                        <w:sz w:val="20"/>
                                        <w:szCs w:val="20"/>
                                      </w:rPr>
                                      <w:t xml:space="preserve">⑬ </w:t>
                                    </w:r>
                                  </w:ins>
                                  <w:r>
                                    <w:rPr>
                                      <w:rFonts w:cs="Times New Roman" w:hint="eastAsia"/>
                                      <w:b/>
                                      <w:bCs/>
                                      <w:color w:val="325121"/>
                                      <w:kern w:val="2"/>
                                      <w:sz w:val="20"/>
                                      <w:szCs w:val="20"/>
                                    </w:rPr>
                                    <w:t>Configure Variable values</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486" name="下矢印 486"/>
                            <wps:cNvSpPr/>
                            <wps:spPr>
                              <a:xfrm rot="5400000">
                                <a:off x="123689" y="968264"/>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487" name="角丸四角形 487"/>
                          <wps:cNvSpPr/>
                          <wps:spPr>
                            <a:xfrm>
                              <a:off x="114300" y="19050"/>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CEA7F18" w14:textId="1E2FC4A4" w:rsidR="007B5626" w:rsidRPr="00982EAC" w:rsidRDefault="007B5626" w:rsidP="00366ECC">
                                <w:pPr>
                                  <w:jc w:val="left"/>
                                  <w:rPr>
                                    <w:ins w:id="2363" w:author="作成者"/>
                                    <w:b/>
                                    <w:color w:val="003C8A" w:themeColor="accent6" w:themeTint="E6"/>
                                    <w:sz w:val="20"/>
                                    <w:szCs w:val="20"/>
                                  </w:rPr>
                                </w:pPr>
                                <w:ins w:id="2364" w:author="作成者">
                                  <w:r>
                                    <w:rPr>
                                      <w:rFonts w:hint="eastAsia"/>
                                      <w:b/>
                                      <w:color w:val="003C8A" w:themeColor="accent6" w:themeTint="E6"/>
                                      <w:sz w:val="20"/>
                                      <w:szCs w:val="20"/>
                                    </w:rPr>
                                    <w:t>⑥</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Register Module file</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88" name="角丸四角形 488"/>
                          <wps:cNvSpPr/>
                          <wps:spPr>
                            <a:xfrm>
                              <a:off x="114122" y="3797087"/>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80D6812" w14:textId="4325D497" w:rsidR="007B5626" w:rsidRPr="00982EAC" w:rsidRDefault="007B5626" w:rsidP="00366ECC">
                                <w:pPr>
                                  <w:jc w:val="left"/>
                                  <w:rPr>
                                    <w:ins w:id="2365" w:author="作成者"/>
                                    <w:b/>
                                    <w:color w:val="003C8A" w:themeColor="accent6" w:themeTint="E6"/>
                                    <w:sz w:val="20"/>
                                    <w:szCs w:val="20"/>
                                  </w:rPr>
                                </w:pPr>
                                <w:ins w:id="2366" w:author="作成者">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Execute Operation</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A0C49DC" id="グループ化 481" o:spid="_x0000_s1173" style="position:absolute;left:0;text-align:left;margin-left:30.15pt;margin-top:23.35pt;width:460.5pt;height:594.9pt;z-index:251811840;mso-position-horizontal-relative:text;mso-position-vertical-relative:text;mso-height-relative:margin" coordorigin=",-762" coordsize="58483,53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">
                  <v:shape id="フローチャート: 処理 482" o:spid="_x0000_s1174" type="#_x0000_t109" style="position:absolute;top:-762;width:58483;height:5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" fillcolor="#f2f2f2 [3052]" strokecolor="#d8d8d8 [2732]" strokeweight="2pt">
                    <v:textbox>
                      <w:txbxContent>
                        <w:p w14:paraId="026C53D5" w14:textId="77777777" w:rsidR="007B5626" w:rsidRDefault="007B5626" w:rsidP="00366ECC">
                          <w:pPr>
                            <w:jc w:val="left"/>
                            <w:rPr>
                              <w:ins w:id="2367" w:author="作成者"/>
                              <w:sz w:val="20"/>
                              <w:szCs w:val="20"/>
                            </w:rPr>
                          </w:pPr>
                        </w:p>
                        <w:p w14:paraId="10D8C63C" w14:textId="77777777" w:rsidR="007B5626" w:rsidRDefault="007B5626" w:rsidP="00366ECC">
                          <w:pPr>
                            <w:jc w:val="left"/>
                            <w:rPr>
                              <w:ins w:id="2368" w:author="作成者"/>
                              <w:sz w:val="20"/>
                              <w:szCs w:val="20"/>
                            </w:rPr>
                          </w:pPr>
                        </w:p>
                        <w:p w14:paraId="67399396" w14:textId="77777777" w:rsidR="007B5626" w:rsidRPr="003177F7" w:rsidRDefault="007B5626" w:rsidP="00366ECC">
                          <w:pPr>
                            <w:jc w:val="left"/>
                            <w:rPr>
                              <w:ins w:id="2369" w:author="作成者"/>
                              <w:sz w:val="20"/>
                              <w:szCs w:val="20"/>
                            </w:rPr>
                          </w:pPr>
                        </w:p>
                        <w:tbl>
                          <w:tblPr>
                            <w:tblStyle w:val="ab"/>
                            <w:tblW w:w="7166" w:type="dxa"/>
                            <w:jc w:val="center"/>
                            <w:tblLook w:val="04A0" w:firstRow="1" w:lastRow="0" w:firstColumn="1" w:lastColumn="0" w:noHBand="0" w:noVBand="1"/>
                          </w:tblPr>
                          <w:tblGrid>
                            <w:gridCol w:w="7166"/>
                          </w:tblGrid>
                          <w:tr w:rsidR="007B5626" w:rsidRPr="003177F7" w14:paraId="02D22DC1" w14:textId="77777777" w:rsidTr="00DD1144">
                            <w:trPr>
                              <w:trHeight w:val="1425"/>
                              <w:jc w:val="center"/>
                              <w:ins w:id="2370" w:author="作成者"/>
                            </w:trPr>
                            <w:tc>
                              <w:tcPr>
                                <w:tcW w:w="7166" w:type="dxa"/>
                              </w:tcPr>
                              <w:p w14:paraId="26DFBD48" w14:textId="77777777" w:rsidR="007B5626" w:rsidRPr="00F45693" w:rsidRDefault="007B5626" w:rsidP="00DD1144">
                                <w:pPr>
                                  <w:rPr>
                                    <w:ins w:id="2371" w:author="作成者"/>
                                    <w:sz w:val="20"/>
                                    <w:szCs w:val="20"/>
                                  </w:rPr>
                                </w:pPr>
                                <w:ins w:id="2372" w:author="作成者">
                                  <w:r w:rsidRPr="00F45693">
                                    <w:rPr>
                                      <w:sz w:val="20"/>
                                      <w:szCs w:val="20"/>
                                    </w:rPr>
                                    <w:t>variable "</w:t>
                                  </w:r>
                                  <w:proofErr w:type="spellStart"/>
                                  <w:r w:rsidRPr="00F45693">
                                    <w:rPr>
                                      <w:sz w:val="20"/>
                                      <w:szCs w:val="20"/>
                                    </w:rPr>
                                    <w:t>VAR_hoge</w:t>
                                  </w:r>
                                  <w:proofErr w:type="spellEnd"/>
                                  <w:r w:rsidRPr="00F45693">
                                    <w:rPr>
                                      <w:sz w:val="20"/>
                                      <w:szCs w:val="20"/>
                                    </w:rPr>
                                    <w:t>" {</w:t>
                                  </w:r>
                                </w:ins>
                              </w:p>
                              <w:p w14:paraId="706D3A30" w14:textId="77777777" w:rsidR="007B5626" w:rsidRPr="00F45693" w:rsidRDefault="007B5626" w:rsidP="00DD1144">
                                <w:pPr>
                                  <w:rPr>
                                    <w:ins w:id="2373" w:author="作成者"/>
                                    <w:sz w:val="20"/>
                                    <w:szCs w:val="20"/>
                                  </w:rPr>
                                </w:pPr>
                                <w:ins w:id="2374" w:author="作成者">
                                  <w:r w:rsidRPr="00F45693">
                                    <w:rPr>
                                      <w:sz w:val="20"/>
                                      <w:szCs w:val="20"/>
                                    </w:rPr>
                                    <w:t>type = list(list(string))</w:t>
                                  </w:r>
                                </w:ins>
                              </w:p>
                              <w:p w14:paraId="295E24C5" w14:textId="77777777" w:rsidR="007B5626" w:rsidRPr="00F45693" w:rsidRDefault="007B5626" w:rsidP="00DD1144">
                                <w:pPr>
                                  <w:rPr>
                                    <w:ins w:id="2375" w:author="作成者"/>
                                    <w:sz w:val="20"/>
                                    <w:szCs w:val="20"/>
                                  </w:rPr>
                                </w:pPr>
                                <w:ins w:id="2376" w:author="作成者">
                                  <w:r w:rsidRPr="00F45693">
                                    <w:rPr>
                                      <w:sz w:val="20"/>
                                      <w:szCs w:val="20"/>
                                    </w:rPr>
                                    <w:t>default = [</w:t>
                                  </w:r>
                                </w:ins>
                              </w:p>
                              <w:p w14:paraId="1BB5719C" w14:textId="77777777" w:rsidR="007B5626" w:rsidRPr="00F45693" w:rsidRDefault="007B5626" w:rsidP="00DD1144">
                                <w:pPr>
                                  <w:rPr>
                                    <w:ins w:id="2377" w:author="作成者"/>
                                    <w:sz w:val="20"/>
                                    <w:szCs w:val="20"/>
                                  </w:rPr>
                                </w:pPr>
                                <w:ins w:id="2378" w:author="作成者">
                                  <w:r w:rsidRPr="00F45693">
                                    <w:rPr>
                                      <w:sz w:val="20"/>
                                      <w:szCs w:val="20"/>
                                    </w:rPr>
                                    <w:t xml:space="preserve">    [“a”, “b”, “c”],</w:t>
                                  </w:r>
                                </w:ins>
                              </w:p>
                              <w:p w14:paraId="1AD4318F" w14:textId="77777777" w:rsidR="007B5626" w:rsidRPr="00F45693" w:rsidRDefault="007B5626" w:rsidP="00DD1144">
                                <w:pPr>
                                  <w:rPr>
                                    <w:ins w:id="2379" w:author="作成者"/>
                                    <w:sz w:val="20"/>
                                    <w:szCs w:val="20"/>
                                  </w:rPr>
                                </w:pPr>
                                <w:ins w:id="2380" w:author="作成者">
                                  <w:r w:rsidRPr="00F45693">
                                    <w:rPr>
                                      <w:sz w:val="20"/>
                                      <w:szCs w:val="20"/>
                                    </w:rPr>
                                    <w:t xml:space="preserve">    [“d”, “e”, “f”]</w:t>
                                  </w:r>
                                </w:ins>
                              </w:p>
                              <w:p w14:paraId="597E0427" w14:textId="77777777" w:rsidR="007B5626" w:rsidRPr="00F45693" w:rsidRDefault="007B5626" w:rsidP="00DD1144">
                                <w:pPr>
                                  <w:rPr>
                                    <w:ins w:id="2381" w:author="作成者"/>
                                    <w:sz w:val="20"/>
                                    <w:szCs w:val="20"/>
                                  </w:rPr>
                                </w:pPr>
                                <w:ins w:id="2382" w:author="作成者">
                                  <w:r w:rsidRPr="00F45693">
                                    <w:rPr>
                                      <w:sz w:val="20"/>
                                      <w:szCs w:val="20"/>
                                    </w:rPr>
                                    <w:t>]</w:t>
                                  </w:r>
                                </w:ins>
                              </w:p>
                              <w:p w14:paraId="527237C4" w14:textId="77777777" w:rsidR="007B5626" w:rsidRPr="003177F7" w:rsidRDefault="007B5626" w:rsidP="00DD1144">
                                <w:pPr>
                                  <w:pStyle w:val="a9"/>
                                  <w:ind w:leftChars="0" w:left="0"/>
                                  <w:rPr>
                                    <w:ins w:id="2383" w:author="作成者"/>
                                    <w:sz w:val="20"/>
                                    <w:szCs w:val="20"/>
                                  </w:rPr>
                                </w:pPr>
                                <w:ins w:id="2384" w:author="作成者">
                                  <w:r w:rsidRPr="00F45693">
                                    <w:rPr>
                                      <w:sz w:val="20"/>
                                      <w:szCs w:val="20"/>
                                    </w:rPr>
                                    <w:t>}</w:t>
                                  </w:r>
                                </w:ins>
                              </w:p>
                            </w:tc>
                          </w:tr>
                        </w:tbl>
                        <w:p w14:paraId="5431E688" w14:textId="77777777" w:rsidR="007B5626" w:rsidRPr="003177F7" w:rsidRDefault="007B5626" w:rsidP="00366ECC">
                          <w:pPr>
                            <w:jc w:val="left"/>
                            <w:rPr>
                              <w:ins w:id="2385" w:author="作成者"/>
                              <w:sz w:val="20"/>
                              <w:szCs w:val="20"/>
                            </w:rPr>
                          </w:pPr>
                        </w:p>
                        <w:p w14:paraId="1965C9B3" w14:textId="77777777" w:rsidR="007B5626" w:rsidRDefault="007B5626" w:rsidP="00366ECC">
                          <w:pPr>
                            <w:jc w:val="left"/>
                            <w:rPr>
                              <w:ins w:id="2386" w:author="作成者"/>
                              <w:sz w:val="20"/>
                              <w:szCs w:val="20"/>
                            </w:rPr>
                          </w:pPr>
                        </w:p>
                        <w:p w14:paraId="70F79DC8" w14:textId="77777777" w:rsidR="007B5626" w:rsidRDefault="007B5626" w:rsidP="00366ECC">
                          <w:pPr>
                            <w:jc w:val="left"/>
                            <w:rPr>
                              <w:ins w:id="2387" w:author="作成者"/>
                              <w:sz w:val="20"/>
                              <w:szCs w:val="20"/>
                            </w:rPr>
                          </w:pPr>
                        </w:p>
                        <w:p w14:paraId="666D05FA" w14:textId="77777777" w:rsidR="007B5626" w:rsidRDefault="007B5626" w:rsidP="00366ECC">
                          <w:pPr>
                            <w:jc w:val="left"/>
                            <w:rPr>
                              <w:ins w:id="2388" w:author="作成者"/>
                              <w:sz w:val="20"/>
                              <w:szCs w:val="20"/>
                            </w:rPr>
                          </w:pPr>
                        </w:p>
                        <w:tbl>
                          <w:tblPr>
                            <w:tblStyle w:val="ab"/>
                            <w:tblW w:w="0" w:type="auto"/>
                            <w:jc w:val="center"/>
                            <w:tblLook w:val="04A0" w:firstRow="1" w:lastRow="0" w:firstColumn="1" w:lastColumn="0" w:noHBand="0" w:noVBand="1"/>
                          </w:tblPr>
                          <w:tblGrid>
                            <w:gridCol w:w="862"/>
                            <w:gridCol w:w="1581"/>
                            <w:gridCol w:w="1581"/>
                            <w:gridCol w:w="1534"/>
                          </w:tblGrid>
                          <w:tr w:rsidR="007B5626" w14:paraId="54F3200D" w14:textId="77777777" w:rsidTr="00DD1144">
                            <w:trPr>
                              <w:trHeight w:val="699"/>
                              <w:jc w:val="center"/>
                              <w:ins w:id="2389" w:author="作成者"/>
                            </w:trPr>
                            <w:tc>
                              <w:tcPr>
                                <w:tcW w:w="862" w:type="dxa"/>
                                <w:tcBorders>
                                  <w:bottom w:val="single" w:sz="4" w:space="0" w:color="auto"/>
                                </w:tcBorders>
                                <w:shd w:val="clear" w:color="auto" w:fill="002060"/>
                              </w:tcPr>
                              <w:p w14:paraId="7F8B3FA1" w14:textId="74816D38" w:rsidR="007B5626" w:rsidRPr="00C80F48" w:rsidRDefault="007B5626" w:rsidP="00DD1144">
                                <w:pPr>
                                  <w:pStyle w:val="a9"/>
                                  <w:ind w:leftChars="0" w:left="0"/>
                                  <w:jc w:val="left"/>
                                  <w:rPr>
                                    <w:ins w:id="2390" w:author="作成者"/>
                                    <w:b/>
                                    <w:color w:val="FFFFFF" w:themeColor="background1"/>
                                  </w:rPr>
                                </w:pPr>
                                <w:r>
                                  <w:rPr>
                                    <w:rFonts w:hint="eastAsia"/>
                                    <w:b/>
                                    <w:color w:val="FFFFFF" w:themeColor="background1"/>
                                  </w:rPr>
                                  <w:t>Item No.</w:t>
                                </w:r>
                              </w:p>
                            </w:tc>
                            <w:tc>
                              <w:tcPr>
                                <w:tcW w:w="1581" w:type="dxa"/>
                                <w:tcBorders>
                                  <w:bottom w:val="single" w:sz="4" w:space="0" w:color="auto"/>
                                </w:tcBorders>
                                <w:shd w:val="clear" w:color="auto" w:fill="002060"/>
                              </w:tcPr>
                              <w:p w14:paraId="1C14EE57" w14:textId="714891F0" w:rsidR="007B5626" w:rsidRPr="00C80F48" w:rsidRDefault="007B5626" w:rsidP="00DD1144">
                                <w:pPr>
                                  <w:pStyle w:val="a9"/>
                                  <w:ind w:leftChars="0" w:left="0"/>
                                  <w:jc w:val="left"/>
                                  <w:rPr>
                                    <w:ins w:id="2391" w:author="作成者"/>
                                    <w:b/>
                                    <w:color w:val="FFFFFF" w:themeColor="background1"/>
                                  </w:rPr>
                                </w:pPr>
                                <w:r>
                                  <w:rPr>
                                    <w:rFonts w:hint="eastAsia"/>
                                    <w:b/>
                                    <w:color w:val="FFFFFF" w:themeColor="background1"/>
                                  </w:rPr>
                                  <w:t>Variable name</w:t>
                                </w:r>
                              </w:p>
                            </w:tc>
                            <w:tc>
                              <w:tcPr>
                                <w:tcW w:w="1581" w:type="dxa"/>
                                <w:shd w:val="clear" w:color="auto" w:fill="002060"/>
                              </w:tcPr>
                              <w:p w14:paraId="6A0833FA" w14:textId="48B7587A" w:rsidR="007B5626" w:rsidRPr="00C80F48" w:rsidRDefault="007B5626" w:rsidP="00172BD2">
                                <w:pPr>
                                  <w:pStyle w:val="a9"/>
                                  <w:ind w:leftChars="0" w:left="0"/>
                                  <w:jc w:val="left"/>
                                  <w:rPr>
                                    <w:ins w:id="2392" w:author="作成者"/>
                                    <w:b/>
                                    <w:color w:val="FFFFFF" w:themeColor="background1"/>
                                  </w:rPr>
                                </w:pPr>
                                <w:r>
                                  <w:rPr>
                                    <w:rFonts w:hint="eastAsia"/>
                                    <w:b/>
                                    <w:color w:val="FFFFFF" w:themeColor="background1"/>
                                  </w:rPr>
                                  <w:t>Memb</w:t>
                                </w:r>
                                <w:r>
                                  <w:rPr>
                                    <w:b/>
                                    <w:color w:val="FFFFFF" w:themeColor="background1"/>
                                  </w:rPr>
                                  <w:t xml:space="preserve">er </w:t>
                                </w:r>
                                <w:r>
                                  <w:rPr>
                                    <w:rFonts w:hint="eastAsia"/>
                                    <w:b/>
                                    <w:color w:val="FFFFFF" w:themeColor="background1"/>
                                  </w:rPr>
                                  <w:t>Variable name</w:t>
                                </w:r>
                                <w:ins w:id="2393" w:author="作成者">
                                  <w:r>
                                    <w:rPr>
                                      <w:rFonts w:hint="eastAsia"/>
                                      <w:b/>
                                      <w:color w:val="FFFFFF" w:themeColor="background1"/>
                                    </w:rPr>
                                    <w:t>（</w:t>
                                  </w:r>
                                </w:ins>
                                <w:r>
                                  <w:rPr>
                                    <w:rFonts w:hint="eastAsia"/>
                                    <w:b/>
                                    <w:color w:val="FFFFFF" w:themeColor="background1"/>
                                  </w:rPr>
                                  <w:t>W</w:t>
                                </w:r>
                                <w:r>
                                  <w:rPr>
                                    <w:b/>
                                    <w:color w:val="FFFFFF" w:themeColor="background1"/>
                                  </w:rPr>
                                  <w:t>ith repetition</w:t>
                                </w:r>
                                <w:ins w:id="2394" w:author="作成者">
                                  <w:r>
                                    <w:rPr>
                                      <w:rFonts w:hint="eastAsia"/>
                                      <w:b/>
                                      <w:color w:val="FFFFFF" w:themeColor="background1"/>
                                    </w:rPr>
                                    <w:t>）</w:t>
                                  </w:r>
                                </w:ins>
                              </w:p>
                            </w:tc>
                            <w:tc>
                              <w:tcPr>
                                <w:tcW w:w="1534" w:type="dxa"/>
                                <w:shd w:val="clear" w:color="auto" w:fill="002060"/>
                              </w:tcPr>
                              <w:p w14:paraId="57BEFCBF" w14:textId="7AD0A7C1" w:rsidR="007B5626" w:rsidRDefault="007B5626" w:rsidP="00DD1144">
                                <w:pPr>
                                  <w:pStyle w:val="a9"/>
                                  <w:ind w:leftChars="0" w:left="0"/>
                                  <w:jc w:val="left"/>
                                  <w:rPr>
                                    <w:ins w:id="2395" w:author="作成者"/>
                                    <w:b/>
                                    <w:color w:val="FFFFFF" w:themeColor="background1"/>
                                  </w:rPr>
                                </w:pPr>
                                <w:r w:rsidRPr="00B64215">
                                  <w:rPr>
                                    <w:b/>
                                    <w:color w:val="FFFFFF" w:themeColor="background1"/>
                                    <w:sz w:val="14"/>
                                  </w:rPr>
                                  <w:t>Maximum amount of repetitions</w:t>
                                </w:r>
                              </w:p>
                            </w:tc>
                          </w:tr>
                          <w:tr w:rsidR="007B5626" w14:paraId="009BF449" w14:textId="77777777" w:rsidTr="00DD1144">
                            <w:trPr>
                              <w:trHeight w:val="220"/>
                              <w:jc w:val="center"/>
                              <w:ins w:id="2396" w:author="作成者"/>
                            </w:trPr>
                            <w:tc>
                              <w:tcPr>
                                <w:tcW w:w="862" w:type="dxa"/>
                                <w:tcBorders>
                                  <w:bottom w:val="single" w:sz="4" w:space="0" w:color="auto"/>
                                </w:tcBorders>
                              </w:tcPr>
                              <w:p w14:paraId="0E216572" w14:textId="77777777" w:rsidR="007B5626" w:rsidRDefault="007B5626" w:rsidP="00DD1144">
                                <w:pPr>
                                  <w:pStyle w:val="a9"/>
                                  <w:ind w:leftChars="0" w:left="0"/>
                                  <w:jc w:val="left"/>
                                  <w:rPr>
                                    <w:ins w:id="2397" w:author="作成者"/>
                                  </w:rPr>
                                </w:pPr>
                                <w:ins w:id="2398" w:author="作成者">
                                  <w:r>
                                    <w:rPr>
                                      <w:rFonts w:hint="eastAsia"/>
                                    </w:rPr>
                                    <w:t>1</w:t>
                                  </w:r>
                                </w:ins>
                              </w:p>
                            </w:tc>
                            <w:tc>
                              <w:tcPr>
                                <w:tcW w:w="1581" w:type="dxa"/>
                                <w:tcBorders>
                                  <w:bottom w:val="single" w:sz="4" w:space="0" w:color="auto"/>
                                </w:tcBorders>
                              </w:tcPr>
                              <w:p w14:paraId="323D8E45" w14:textId="77777777" w:rsidR="007B5626" w:rsidRDefault="007B5626" w:rsidP="00DD1144">
                                <w:pPr>
                                  <w:pStyle w:val="a9"/>
                                  <w:ind w:leftChars="0" w:left="0"/>
                                  <w:jc w:val="left"/>
                                  <w:rPr>
                                    <w:ins w:id="2399" w:author="作成者"/>
                                  </w:rPr>
                                </w:pPr>
                                <w:proofErr w:type="spellStart"/>
                                <w:ins w:id="2400" w:author="作成者">
                                  <w:r>
                                    <w:rPr>
                                      <w:rFonts w:hint="eastAsia"/>
                                    </w:rPr>
                                    <w:t>V</w:t>
                                  </w:r>
                                  <w:r>
                                    <w:t>AR_hoge</w:t>
                                  </w:r>
                                  <w:proofErr w:type="spellEnd"/>
                                </w:ins>
                              </w:p>
                            </w:tc>
                            <w:tc>
                              <w:tcPr>
                                <w:tcW w:w="1581" w:type="dxa"/>
                                <w:tcBorders>
                                  <w:bottom w:val="single" w:sz="4" w:space="0" w:color="auto"/>
                                </w:tcBorders>
                              </w:tcPr>
                              <w:p w14:paraId="7E87CE52" w14:textId="77777777" w:rsidR="007B5626" w:rsidRDefault="007B5626" w:rsidP="00DD1144">
                                <w:pPr>
                                  <w:pStyle w:val="a9"/>
                                  <w:ind w:leftChars="0" w:left="0"/>
                                  <w:jc w:val="left"/>
                                  <w:rPr>
                                    <w:ins w:id="2401" w:author="作成者"/>
                                  </w:rPr>
                                </w:pPr>
                              </w:p>
                            </w:tc>
                            <w:tc>
                              <w:tcPr>
                                <w:tcW w:w="1534" w:type="dxa"/>
                              </w:tcPr>
                              <w:p w14:paraId="3B031727" w14:textId="77777777" w:rsidR="007B5626" w:rsidRDefault="007B5626" w:rsidP="00DD1144">
                                <w:pPr>
                                  <w:pStyle w:val="a9"/>
                                  <w:ind w:leftChars="0" w:left="0"/>
                                  <w:jc w:val="left"/>
                                  <w:rPr>
                                    <w:ins w:id="2402" w:author="作成者"/>
                                  </w:rPr>
                                </w:pPr>
                                <w:ins w:id="2403" w:author="作成者">
                                  <w:r>
                                    <w:rPr>
                                      <w:rFonts w:hint="eastAsia"/>
                                    </w:rPr>
                                    <w:t>2</w:t>
                                  </w:r>
                                </w:ins>
                              </w:p>
                            </w:tc>
                          </w:tr>
                        </w:tbl>
                        <w:p w14:paraId="79F74213" w14:textId="77777777" w:rsidR="007B5626" w:rsidRDefault="007B5626" w:rsidP="00366ECC">
                          <w:pPr>
                            <w:jc w:val="left"/>
                            <w:rPr>
                              <w:ins w:id="2404" w:author="作成者"/>
                              <w:sz w:val="20"/>
                              <w:szCs w:val="20"/>
                            </w:rPr>
                          </w:pPr>
                        </w:p>
                        <w:p w14:paraId="1DAEBD87" w14:textId="77777777" w:rsidR="007B5626" w:rsidRDefault="007B5626" w:rsidP="00366ECC">
                          <w:pPr>
                            <w:jc w:val="left"/>
                            <w:rPr>
                              <w:ins w:id="2405" w:author="作成者"/>
                              <w:sz w:val="20"/>
                              <w:szCs w:val="20"/>
                            </w:rPr>
                          </w:pPr>
                        </w:p>
                        <w:p w14:paraId="53A9B557" w14:textId="77777777" w:rsidR="007B5626" w:rsidRDefault="007B5626" w:rsidP="00366ECC">
                          <w:pPr>
                            <w:jc w:val="left"/>
                            <w:rPr>
                              <w:ins w:id="2406" w:author="作成者"/>
                              <w:sz w:val="20"/>
                              <w:szCs w:val="20"/>
                            </w:rPr>
                          </w:pPr>
                        </w:p>
                        <w:p w14:paraId="309EA785" w14:textId="77777777" w:rsidR="007B5626" w:rsidRDefault="007B5626" w:rsidP="00366ECC">
                          <w:pPr>
                            <w:jc w:val="left"/>
                            <w:rPr>
                              <w:ins w:id="2407" w:author="作成者"/>
                              <w:sz w:val="20"/>
                              <w:szCs w:val="20"/>
                            </w:rPr>
                          </w:pPr>
                        </w:p>
                        <w:p w14:paraId="518D55C8" w14:textId="4E660691" w:rsidR="007B5626" w:rsidRPr="00D464F6" w:rsidRDefault="007B5626" w:rsidP="00366ECC">
                          <w:pPr>
                            <w:jc w:val="left"/>
                            <w:rPr>
                              <w:ins w:id="2408" w:author="作成者"/>
                              <w:b/>
                              <w:sz w:val="20"/>
                              <w:szCs w:val="20"/>
                            </w:rPr>
                          </w:pPr>
                          <w:ins w:id="2409" w:author="作成者">
                            <w:r>
                              <w:rPr>
                                <w:rFonts w:hint="eastAsia"/>
                                <w:sz w:val="20"/>
                                <w:szCs w:val="20"/>
                              </w:rPr>
                              <w:t xml:space="preserve">        </w:t>
                            </w:r>
                          </w:ins>
                          <w:r>
                            <w:rPr>
                              <w:rFonts w:hint="eastAsia"/>
                              <w:b/>
                              <w:sz w:val="20"/>
                              <w:szCs w:val="20"/>
                            </w:rPr>
                            <w:t>Substitute value auto registration settings/Substitute value list</w:t>
                          </w:r>
                        </w:p>
                        <w:tbl>
                          <w:tblPr>
                            <w:tblStyle w:val="ab"/>
                            <w:tblW w:w="0" w:type="auto"/>
                            <w:jc w:val="center"/>
                            <w:tblLook w:val="04A0" w:firstRow="1" w:lastRow="0" w:firstColumn="1" w:lastColumn="0" w:noHBand="0" w:noVBand="1"/>
                          </w:tblPr>
                          <w:tblGrid>
                            <w:gridCol w:w="704"/>
                            <w:gridCol w:w="1291"/>
                            <w:gridCol w:w="1291"/>
                            <w:gridCol w:w="1291"/>
                            <w:gridCol w:w="1253"/>
                            <w:gridCol w:w="1253"/>
                          </w:tblGrid>
                          <w:tr w:rsidR="007B5626" w14:paraId="3D132DD5" w14:textId="77777777" w:rsidTr="00DD1144">
                            <w:trPr>
                              <w:jc w:val="center"/>
                              <w:ins w:id="2410" w:author="作成者"/>
                            </w:trPr>
                            <w:tc>
                              <w:tcPr>
                                <w:tcW w:w="704" w:type="dxa"/>
                                <w:tcBorders>
                                  <w:bottom w:val="single" w:sz="4" w:space="0" w:color="auto"/>
                                </w:tcBorders>
                                <w:shd w:val="clear" w:color="auto" w:fill="002060"/>
                              </w:tcPr>
                              <w:p w14:paraId="3620C9E6" w14:textId="79AB6C08" w:rsidR="007B5626" w:rsidRPr="00C80F48" w:rsidRDefault="007B5626" w:rsidP="00DD1144">
                                <w:pPr>
                                  <w:pStyle w:val="a9"/>
                                  <w:ind w:leftChars="0" w:left="0"/>
                                  <w:jc w:val="left"/>
                                  <w:rPr>
                                    <w:ins w:id="2411" w:author="作成者"/>
                                    <w:b/>
                                    <w:color w:val="FFFFFF" w:themeColor="background1"/>
                                  </w:rPr>
                                </w:pPr>
                                <w:r>
                                  <w:rPr>
                                    <w:rFonts w:hint="eastAsia"/>
                                    <w:b/>
                                    <w:color w:val="FFFFFF" w:themeColor="background1"/>
                                  </w:rPr>
                                  <w:t>Item No.</w:t>
                                </w:r>
                              </w:p>
                            </w:tc>
                            <w:tc>
                              <w:tcPr>
                                <w:tcW w:w="1291" w:type="dxa"/>
                                <w:tcBorders>
                                  <w:bottom w:val="single" w:sz="4" w:space="0" w:color="auto"/>
                                </w:tcBorders>
                                <w:shd w:val="clear" w:color="auto" w:fill="002060"/>
                              </w:tcPr>
                              <w:p w14:paraId="22EE5A24" w14:textId="2B50BA85" w:rsidR="007B5626" w:rsidRPr="00C80F48" w:rsidRDefault="007B5626" w:rsidP="00DD1144">
                                <w:pPr>
                                  <w:pStyle w:val="a9"/>
                                  <w:ind w:leftChars="0" w:left="0"/>
                                  <w:jc w:val="left"/>
                                  <w:rPr>
                                    <w:ins w:id="2412" w:author="作成者"/>
                                    <w:b/>
                                    <w:color w:val="FFFFFF" w:themeColor="background1"/>
                                  </w:rPr>
                                </w:pPr>
                                <w:r>
                                  <w:rPr>
                                    <w:rFonts w:hint="eastAsia"/>
                                    <w:b/>
                                    <w:color w:val="FFFFFF" w:themeColor="background1"/>
                                  </w:rPr>
                                  <w:t>Variable name</w:t>
                                </w:r>
                              </w:p>
                            </w:tc>
                            <w:tc>
                              <w:tcPr>
                                <w:tcW w:w="1291" w:type="dxa"/>
                                <w:tcBorders>
                                  <w:bottom w:val="single" w:sz="4" w:space="0" w:color="auto"/>
                                </w:tcBorders>
                                <w:shd w:val="clear" w:color="auto" w:fill="002060"/>
                              </w:tcPr>
                              <w:p w14:paraId="2D04EBE6" w14:textId="05B1E744" w:rsidR="007B5626" w:rsidRDefault="007B5626" w:rsidP="00DD1144">
                                <w:pPr>
                                  <w:pStyle w:val="a9"/>
                                  <w:ind w:leftChars="0" w:left="0"/>
                                  <w:jc w:val="left"/>
                                  <w:rPr>
                                    <w:ins w:id="2413" w:author="作成者"/>
                                    <w:b/>
                                    <w:color w:val="FFFFFF" w:themeColor="background1"/>
                                  </w:rPr>
                                </w:pPr>
                                <w:r>
                                  <w:rPr>
                                    <w:rFonts w:hint="eastAsia"/>
                                    <w:b/>
                                    <w:color w:val="FFFFFF" w:themeColor="background1"/>
                                  </w:rPr>
                                  <w:t>HCL SETTINGS</w:t>
                                </w:r>
                              </w:p>
                            </w:tc>
                            <w:tc>
                              <w:tcPr>
                                <w:tcW w:w="1291" w:type="dxa"/>
                                <w:tcBorders>
                                  <w:bottom w:val="single" w:sz="4" w:space="0" w:color="auto"/>
                                </w:tcBorders>
                                <w:shd w:val="clear" w:color="auto" w:fill="002060"/>
                              </w:tcPr>
                              <w:p w14:paraId="30DAA1B6" w14:textId="21C31D8F" w:rsidR="007B5626" w:rsidRPr="00C80F48" w:rsidRDefault="007B5626" w:rsidP="00DD1144">
                                <w:pPr>
                                  <w:pStyle w:val="a9"/>
                                  <w:ind w:leftChars="0" w:left="0"/>
                                  <w:jc w:val="left"/>
                                  <w:rPr>
                                    <w:ins w:id="2414" w:author="作成者"/>
                                    <w:b/>
                                    <w:color w:val="FFFFFF" w:themeColor="background1"/>
                                  </w:rPr>
                                </w:pPr>
                                <w:r>
                                  <w:rPr>
                                    <w:rFonts w:hint="eastAsia"/>
                                    <w:b/>
                                    <w:color w:val="FFFFFF" w:themeColor="background1"/>
                                  </w:rPr>
                                  <w:t>Member variable</w:t>
                                </w:r>
                              </w:p>
                            </w:tc>
                            <w:tc>
                              <w:tcPr>
                                <w:tcW w:w="1253" w:type="dxa"/>
                                <w:tcBorders>
                                  <w:bottom w:val="single" w:sz="4" w:space="0" w:color="auto"/>
                                </w:tcBorders>
                                <w:shd w:val="clear" w:color="auto" w:fill="002060"/>
                              </w:tcPr>
                              <w:p w14:paraId="4E7A7DB6" w14:textId="4BF174FB" w:rsidR="007B5626" w:rsidRDefault="007B5626" w:rsidP="00DD1144">
                                <w:pPr>
                                  <w:pStyle w:val="a9"/>
                                  <w:ind w:leftChars="0" w:left="0"/>
                                  <w:jc w:val="left"/>
                                  <w:rPr>
                                    <w:ins w:id="2415" w:author="作成者"/>
                                    <w:b/>
                                    <w:color w:val="FFFFFF" w:themeColor="background1"/>
                                  </w:rPr>
                                </w:pPr>
                                <w:r>
                                  <w:rPr>
                                    <w:rFonts w:hint="eastAsia"/>
                                    <w:b/>
                                    <w:color w:val="FFFFFF" w:themeColor="background1"/>
                                  </w:rPr>
                                  <w:t>Substitute order</w:t>
                                </w:r>
                              </w:p>
                            </w:tc>
                            <w:tc>
                              <w:tcPr>
                                <w:tcW w:w="1253" w:type="dxa"/>
                                <w:tcBorders>
                                  <w:bottom w:val="single" w:sz="4" w:space="0" w:color="auto"/>
                                </w:tcBorders>
                                <w:shd w:val="clear" w:color="auto" w:fill="002060"/>
                              </w:tcPr>
                              <w:p w14:paraId="4C358A9B" w14:textId="0EBC9A95" w:rsidR="007B5626" w:rsidRDefault="007B5626" w:rsidP="00DD1144">
                                <w:pPr>
                                  <w:pStyle w:val="a9"/>
                                  <w:ind w:leftChars="0" w:left="0"/>
                                  <w:jc w:val="left"/>
                                  <w:rPr>
                                    <w:ins w:id="2416" w:author="作成者"/>
                                    <w:b/>
                                    <w:color w:val="FFFFFF" w:themeColor="background1"/>
                                  </w:rPr>
                                </w:pPr>
                                <w:r>
                                  <w:rPr>
                                    <w:rFonts w:hint="eastAsia"/>
                                    <w:b/>
                                    <w:color w:val="FFFFFF" w:themeColor="background1"/>
                                  </w:rPr>
                                  <w:t>Specific value</w:t>
                                </w:r>
                              </w:p>
                            </w:tc>
                          </w:tr>
                          <w:tr w:rsidR="007B5626" w14:paraId="676D5E0E" w14:textId="77777777" w:rsidTr="00DD1144">
                            <w:trPr>
                              <w:jc w:val="center"/>
                              <w:ins w:id="2417" w:author="作成者"/>
                            </w:trPr>
                            <w:tc>
                              <w:tcPr>
                                <w:tcW w:w="704" w:type="dxa"/>
                                <w:tcBorders>
                                  <w:bottom w:val="single" w:sz="4" w:space="0" w:color="auto"/>
                                </w:tcBorders>
                              </w:tcPr>
                              <w:p w14:paraId="23D20FD5" w14:textId="77777777" w:rsidR="007B5626" w:rsidRDefault="007B5626" w:rsidP="00DD1144">
                                <w:pPr>
                                  <w:pStyle w:val="a9"/>
                                  <w:ind w:leftChars="0" w:left="0"/>
                                  <w:jc w:val="left"/>
                                  <w:rPr>
                                    <w:ins w:id="2418" w:author="作成者"/>
                                  </w:rPr>
                                </w:pPr>
                                <w:ins w:id="2419" w:author="作成者">
                                  <w:r>
                                    <w:rPr>
                                      <w:rFonts w:hint="eastAsia"/>
                                    </w:rPr>
                                    <w:t>1</w:t>
                                  </w:r>
                                </w:ins>
                              </w:p>
                            </w:tc>
                            <w:tc>
                              <w:tcPr>
                                <w:tcW w:w="1291" w:type="dxa"/>
                                <w:tcBorders>
                                  <w:bottom w:val="single" w:sz="4" w:space="0" w:color="auto"/>
                                </w:tcBorders>
                              </w:tcPr>
                              <w:p w14:paraId="4CB634D9" w14:textId="77777777" w:rsidR="007B5626" w:rsidRDefault="007B5626" w:rsidP="00DD1144">
                                <w:pPr>
                                  <w:pStyle w:val="a9"/>
                                  <w:ind w:leftChars="0" w:left="0"/>
                                  <w:jc w:val="left"/>
                                  <w:rPr>
                                    <w:ins w:id="2420" w:author="作成者"/>
                                  </w:rPr>
                                </w:pPr>
                                <w:proofErr w:type="spellStart"/>
                                <w:ins w:id="2421" w:author="作成者">
                                  <w:r>
                                    <w:rPr>
                                      <w:rFonts w:hint="eastAsia"/>
                                    </w:rPr>
                                    <w:t>V</w:t>
                                  </w:r>
                                  <w:r>
                                    <w:t>AR_hoge</w:t>
                                  </w:r>
                                  <w:proofErr w:type="spellEnd"/>
                                </w:ins>
                              </w:p>
                            </w:tc>
                            <w:tc>
                              <w:tcPr>
                                <w:tcW w:w="1291" w:type="dxa"/>
                                <w:tcBorders>
                                  <w:bottom w:val="single" w:sz="4" w:space="0" w:color="auto"/>
                                </w:tcBorders>
                              </w:tcPr>
                              <w:p w14:paraId="051633D7" w14:textId="77777777" w:rsidR="007B5626" w:rsidRDefault="007B5626" w:rsidP="00DD1144">
                                <w:pPr>
                                  <w:pStyle w:val="a9"/>
                                  <w:ind w:leftChars="0" w:left="0"/>
                                  <w:jc w:val="left"/>
                                  <w:rPr>
                                    <w:ins w:id="2422" w:author="作成者"/>
                                  </w:rPr>
                                </w:pPr>
                                <w:ins w:id="2423" w:author="作成者">
                                  <w:r>
                                    <w:rPr>
                                      <w:rFonts w:hint="eastAsia"/>
                                    </w:rPr>
                                    <w:t>OFF</w:t>
                                  </w:r>
                                </w:ins>
                              </w:p>
                            </w:tc>
                            <w:tc>
                              <w:tcPr>
                                <w:tcW w:w="1291" w:type="dxa"/>
                                <w:tcBorders>
                                  <w:bottom w:val="single" w:sz="4" w:space="0" w:color="auto"/>
                                </w:tcBorders>
                              </w:tcPr>
                              <w:p w14:paraId="3FCF6BC3" w14:textId="77777777" w:rsidR="007B5626" w:rsidRDefault="007B5626" w:rsidP="00DD1144">
                                <w:pPr>
                                  <w:pStyle w:val="a9"/>
                                  <w:ind w:leftChars="0" w:left="0"/>
                                  <w:jc w:val="left"/>
                                  <w:rPr>
                                    <w:ins w:id="2424" w:author="作成者"/>
                                  </w:rPr>
                                </w:pPr>
                                <w:ins w:id="2425" w:author="作成者">
                                  <w:r>
                                    <w:rPr>
                                      <w:rFonts w:hint="eastAsia"/>
                                    </w:rPr>
                                    <w:t>[0]</w:t>
                                  </w:r>
                                </w:ins>
                              </w:p>
                            </w:tc>
                            <w:tc>
                              <w:tcPr>
                                <w:tcW w:w="1253" w:type="dxa"/>
                                <w:tcBorders>
                                  <w:bottom w:val="single" w:sz="4" w:space="0" w:color="auto"/>
                                </w:tcBorders>
                              </w:tcPr>
                              <w:p w14:paraId="1365FB93" w14:textId="77777777" w:rsidR="007B5626" w:rsidRDefault="007B5626" w:rsidP="00DD1144">
                                <w:pPr>
                                  <w:pStyle w:val="a9"/>
                                  <w:ind w:leftChars="0" w:left="0"/>
                                  <w:jc w:val="left"/>
                                  <w:rPr>
                                    <w:ins w:id="2426" w:author="作成者"/>
                                  </w:rPr>
                                </w:pPr>
                                <w:ins w:id="2427" w:author="作成者">
                                  <w:r>
                                    <w:rPr>
                                      <w:rFonts w:hint="eastAsia"/>
                                    </w:rPr>
                                    <w:t>1</w:t>
                                  </w:r>
                                </w:ins>
                              </w:p>
                            </w:tc>
                            <w:tc>
                              <w:tcPr>
                                <w:tcW w:w="1253" w:type="dxa"/>
                                <w:tcBorders>
                                  <w:bottom w:val="single" w:sz="4" w:space="0" w:color="auto"/>
                                </w:tcBorders>
                              </w:tcPr>
                              <w:p w14:paraId="4A70E0D0" w14:textId="1E227C6D" w:rsidR="007B5626" w:rsidRPr="00E708CA" w:rsidRDefault="007B5626" w:rsidP="00DD1144">
                                <w:pPr>
                                  <w:pStyle w:val="a9"/>
                                  <w:ind w:leftChars="0" w:left="0"/>
                                  <w:jc w:val="left"/>
                                  <w:rPr>
                                    <w:ins w:id="2428" w:author="作成者"/>
                                  </w:rPr>
                                </w:pPr>
                                <w:r>
                                  <w:rPr>
                                    <w:rFonts w:hint="eastAsia"/>
                                  </w:rPr>
                                  <w:t>AAA</w:t>
                                </w:r>
                              </w:p>
                            </w:tc>
                          </w:tr>
                          <w:tr w:rsidR="007B5626" w14:paraId="7CFA7F47" w14:textId="77777777" w:rsidTr="00DD1144">
                            <w:trPr>
                              <w:jc w:val="center"/>
                              <w:ins w:id="2429" w:author="作成者"/>
                            </w:trPr>
                            <w:tc>
                              <w:tcPr>
                                <w:tcW w:w="704" w:type="dxa"/>
                                <w:tcBorders>
                                  <w:top w:val="single" w:sz="4" w:space="0" w:color="auto"/>
                                  <w:left w:val="single" w:sz="4" w:space="0" w:color="auto"/>
                                  <w:bottom w:val="single" w:sz="4" w:space="0" w:color="auto"/>
                                  <w:right w:val="single" w:sz="4" w:space="0" w:color="auto"/>
                                </w:tcBorders>
                              </w:tcPr>
                              <w:p w14:paraId="69BE3EC3" w14:textId="77777777" w:rsidR="007B5626" w:rsidRDefault="007B5626" w:rsidP="00DD1144">
                                <w:pPr>
                                  <w:pStyle w:val="a9"/>
                                  <w:ind w:leftChars="0" w:left="0"/>
                                  <w:jc w:val="left"/>
                                  <w:rPr>
                                    <w:ins w:id="2430" w:author="作成者"/>
                                  </w:rPr>
                                </w:pPr>
                                <w:ins w:id="2431" w:author="作成者">
                                  <w:r>
                                    <w:rPr>
                                      <w:rFonts w:hint="eastAsia"/>
                                    </w:rPr>
                                    <w:t>2</w:t>
                                  </w:r>
                                </w:ins>
                              </w:p>
                            </w:tc>
                            <w:tc>
                              <w:tcPr>
                                <w:tcW w:w="1291" w:type="dxa"/>
                                <w:tcBorders>
                                  <w:top w:val="single" w:sz="4" w:space="0" w:color="auto"/>
                                  <w:left w:val="single" w:sz="4" w:space="0" w:color="auto"/>
                                  <w:bottom w:val="single" w:sz="4" w:space="0" w:color="auto"/>
                                  <w:right w:val="single" w:sz="4" w:space="0" w:color="auto"/>
                                </w:tcBorders>
                              </w:tcPr>
                              <w:p w14:paraId="427AAC76" w14:textId="77777777" w:rsidR="007B5626" w:rsidRDefault="007B5626" w:rsidP="00DD1144">
                                <w:pPr>
                                  <w:pStyle w:val="a9"/>
                                  <w:ind w:leftChars="0" w:left="0"/>
                                  <w:jc w:val="left"/>
                                  <w:rPr>
                                    <w:ins w:id="2432" w:author="作成者"/>
                                  </w:rPr>
                                </w:pPr>
                                <w:proofErr w:type="spellStart"/>
                                <w:ins w:id="2433" w:author="作成者">
                                  <w:r>
                                    <w:rPr>
                                      <w:rFonts w:hint="eastAsia"/>
                                    </w:rPr>
                                    <w:t>VAR_hoge</w:t>
                                  </w:r>
                                  <w:proofErr w:type="spellEnd"/>
                                </w:ins>
                              </w:p>
                            </w:tc>
                            <w:tc>
                              <w:tcPr>
                                <w:tcW w:w="1291" w:type="dxa"/>
                                <w:tcBorders>
                                  <w:top w:val="single" w:sz="4" w:space="0" w:color="auto"/>
                                  <w:left w:val="single" w:sz="4" w:space="0" w:color="auto"/>
                                  <w:bottom w:val="single" w:sz="4" w:space="0" w:color="auto"/>
                                  <w:right w:val="single" w:sz="4" w:space="0" w:color="auto"/>
                                </w:tcBorders>
                              </w:tcPr>
                              <w:p w14:paraId="7736FABD" w14:textId="77777777" w:rsidR="007B5626" w:rsidRDefault="007B5626" w:rsidP="00DD1144">
                                <w:pPr>
                                  <w:pStyle w:val="a9"/>
                                  <w:ind w:leftChars="0" w:left="0"/>
                                  <w:jc w:val="left"/>
                                  <w:rPr>
                                    <w:ins w:id="2434" w:author="作成者"/>
                                  </w:rPr>
                                </w:pPr>
                                <w:ins w:id="2435" w:author="作成者">
                                  <w:r>
                                    <w:rPr>
                                      <w:rFonts w:hint="eastAsia"/>
                                    </w:rPr>
                                    <w:t>OFF</w:t>
                                  </w:r>
                                </w:ins>
                              </w:p>
                            </w:tc>
                            <w:tc>
                              <w:tcPr>
                                <w:tcW w:w="1291" w:type="dxa"/>
                                <w:tcBorders>
                                  <w:top w:val="single" w:sz="4" w:space="0" w:color="auto"/>
                                  <w:left w:val="single" w:sz="4" w:space="0" w:color="auto"/>
                                  <w:bottom w:val="single" w:sz="4" w:space="0" w:color="auto"/>
                                </w:tcBorders>
                              </w:tcPr>
                              <w:p w14:paraId="133E16A1" w14:textId="77777777" w:rsidR="007B5626" w:rsidRPr="00E708CA" w:rsidRDefault="007B5626" w:rsidP="00DD1144">
                                <w:pPr>
                                  <w:pStyle w:val="a9"/>
                                  <w:ind w:leftChars="0" w:left="0"/>
                                  <w:jc w:val="left"/>
                                  <w:rPr>
                                    <w:ins w:id="2436" w:author="作成者"/>
                                  </w:rPr>
                                </w:pPr>
                                <w:ins w:id="2437" w:author="作成者">
                                  <w:r>
                                    <w:rPr>
                                      <w:rFonts w:hint="eastAsia"/>
                                    </w:rPr>
                                    <w:t>[0]</w:t>
                                  </w:r>
                                </w:ins>
                              </w:p>
                            </w:tc>
                            <w:tc>
                              <w:tcPr>
                                <w:tcW w:w="1253" w:type="dxa"/>
                                <w:tcBorders>
                                  <w:top w:val="single" w:sz="4" w:space="0" w:color="auto"/>
                                  <w:bottom w:val="single" w:sz="4" w:space="0" w:color="auto"/>
                                </w:tcBorders>
                              </w:tcPr>
                              <w:p w14:paraId="4FF6DC9A" w14:textId="77777777" w:rsidR="007B5626" w:rsidRDefault="007B5626" w:rsidP="00DD1144">
                                <w:pPr>
                                  <w:pStyle w:val="a9"/>
                                  <w:ind w:leftChars="0" w:left="0"/>
                                  <w:jc w:val="left"/>
                                  <w:rPr>
                                    <w:ins w:id="2438" w:author="作成者"/>
                                  </w:rPr>
                                </w:pPr>
                                <w:ins w:id="2439" w:author="作成者">
                                  <w:r>
                                    <w:rPr>
                                      <w:rFonts w:hint="eastAsia"/>
                                    </w:rPr>
                                    <w:t>2</w:t>
                                  </w:r>
                                </w:ins>
                              </w:p>
                            </w:tc>
                            <w:tc>
                              <w:tcPr>
                                <w:tcW w:w="1253" w:type="dxa"/>
                                <w:tcBorders>
                                  <w:top w:val="single" w:sz="4" w:space="0" w:color="auto"/>
                                  <w:bottom w:val="single" w:sz="4" w:space="0" w:color="auto"/>
                                </w:tcBorders>
                              </w:tcPr>
                              <w:p w14:paraId="4C79F00A" w14:textId="7FE7BACB" w:rsidR="007B5626" w:rsidRPr="00E708CA" w:rsidRDefault="007B5626" w:rsidP="00DD1144">
                                <w:pPr>
                                  <w:pStyle w:val="a9"/>
                                  <w:ind w:leftChars="0" w:left="0"/>
                                  <w:jc w:val="left"/>
                                  <w:rPr>
                                    <w:ins w:id="2440" w:author="作成者"/>
                                  </w:rPr>
                                </w:pPr>
                                <w:r>
                                  <w:rPr>
                                    <w:rFonts w:hint="eastAsia"/>
                                  </w:rPr>
                                  <w:t>BBB</w:t>
                                </w:r>
                              </w:p>
                            </w:tc>
                          </w:tr>
                          <w:tr w:rsidR="007B5626" w14:paraId="38E2739A" w14:textId="77777777" w:rsidTr="00DD1144">
                            <w:trPr>
                              <w:jc w:val="center"/>
                              <w:ins w:id="2441" w:author="作成者"/>
                            </w:trPr>
                            <w:tc>
                              <w:tcPr>
                                <w:tcW w:w="704" w:type="dxa"/>
                                <w:tcBorders>
                                  <w:top w:val="single" w:sz="4" w:space="0" w:color="auto"/>
                                  <w:left w:val="single" w:sz="4" w:space="0" w:color="auto"/>
                                  <w:bottom w:val="single" w:sz="4" w:space="0" w:color="auto"/>
                                  <w:right w:val="single" w:sz="4" w:space="0" w:color="auto"/>
                                </w:tcBorders>
                              </w:tcPr>
                              <w:p w14:paraId="30F1CA38" w14:textId="77777777" w:rsidR="007B5626" w:rsidRDefault="007B5626" w:rsidP="00DD1144">
                                <w:pPr>
                                  <w:pStyle w:val="a9"/>
                                  <w:ind w:leftChars="0" w:left="0"/>
                                  <w:jc w:val="left"/>
                                  <w:rPr>
                                    <w:ins w:id="2442" w:author="作成者"/>
                                  </w:rPr>
                                </w:pPr>
                                <w:ins w:id="2443" w:author="作成者">
                                  <w:r>
                                    <w:rPr>
                                      <w:rFonts w:hint="eastAsia"/>
                                    </w:rPr>
                                    <w:t>3</w:t>
                                  </w:r>
                                </w:ins>
                              </w:p>
                            </w:tc>
                            <w:tc>
                              <w:tcPr>
                                <w:tcW w:w="1291" w:type="dxa"/>
                                <w:tcBorders>
                                  <w:top w:val="single" w:sz="4" w:space="0" w:color="auto"/>
                                  <w:left w:val="single" w:sz="4" w:space="0" w:color="auto"/>
                                  <w:bottom w:val="single" w:sz="4" w:space="0" w:color="auto"/>
                                  <w:right w:val="single" w:sz="4" w:space="0" w:color="auto"/>
                                </w:tcBorders>
                              </w:tcPr>
                              <w:p w14:paraId="46E790E6" w14:textId="77777777" w:rsidR="007B5626" w:rsidRDefault="007B5626" w:rsidP="00DD1144">
                                <w:pPr>
                                  <w:pStyle w:val="a9"/>
                                  <w:ind w:leftChars="0" w:left="0"/>
                                  <w:jc w:val="left"/>
                                  <w:rPr>
                                    <w:ins w:id="2444" w:author="作成者"/>
                                  </w:rPr>
                                </w:pPr>
                                <w:proofErr w:type="spellStart"/>
                                <w:ins w:id="2445" w:author="作成者">
                                  <w:r>
                                    <w:rPr>
                                      <w:rFonts w:hint="eastAsia"/>
                                    </w:rPr>
                                    <w:t>VAR_hoge</w:t>
                                  </w:r>
                                  <w:proofErr w:type="spellEnd"/>
                                </w:ins>
                              </w:p>
                            </w:tc>
                            <w:tc>
                              <w:tcPr>
                                <w:tcW w:w="1291" w:type="dxa"/>
                                <w:tcBorders>
                                  <w:top w:val="single" w:sz="4" w:space="0" w:color="auto"/>
                                  <w:left w:val="single" w:sz="4" w:space="0" w:color="auto"/>
                                  <w:right w:val="single" w:sz="4" w:space="0" w:color="auto"/>
                                </w:tcBorders>
                              </w:tcPr>
                              <w:p w14:paraId="3CAE9721" w14:textId="77777777" w:rsidR="007B5626" w:rsidRDefault="007B5626" w:rsidP="00DD1144">
                                <w:pPr>
                                  <w:pStyle w:val="a9"/>
                                  <w:ind w:leftChars="0" w:left="0"/>
                                  <w:jc w:val="left"/>
                                  <w:rPr>
                                    <w:ins w:id="2446" w:author="作成者"/>
                                  </w:rPr>
                                </w:pPr>
                                <w:ins w:id="2447" w:author="作成者">
                                  <w:r>
                                    <w:rPr>
                                      <w:rFonts w:hint="eastAsia"/>
                                    </w:rPr>
                                    <w:t>OFF</w:t>
                                  </w:r>
                                </w:ins>
                              </w:p>
                            </w:tc>
                            <w:tc>
                              <w:tcPr>
                                <w:tcW w:w="1291" w:type="dxa"/>
                                <w:tcBorders>
                                  <w:top w:val="single" w:sz="4" w:space="0" w:color="auto"/>
                                  <w:left w:val="single" w:sz="4" w:space="0" w:color="auto"/>
                                </w:tcBorders>
                              </w:tcPr>
                              <w:p w14:paraId="10E8A316" w14:textId="77777777" w:rsidR="007B5626" w:rsidRDefault="007B5626" w:rsidP="00DD1144">
                                <w:pPr>
                                  <w:pStyle w:val="a9"/>
                                  <w:ind w:leftChars="0" w:left="0"/>
                                  <w:jc w:val="left"/>
                                  <w:rPr>
                                    <w:ins w:id="2448" w:author="作成者"/>
                                  </w:rPr>
                                </w:pPr>
                                <w:ins w:id="2449" w:author="作成者">
                                  <w:r>
                                    <w:rPr>
                                      <w:rFonts w:hint="eastAsia"/>
                                    </w:rPr>
                                    <w:t>[1]</w:t>
                                  </w:r>
                                </w:ins>
                              </w:p>
                            </w:tc>
                            <w:tc>
                              <w:tcPr>
                                <w:tcW w:w="1253" w:type="dxa"/>
                                <w:tcBorders>
                                  <w:top w:val="single" w:sz="4" w:space="0" w:color="auto"/>
                                </w:tcBorders>
                              </w:tcPr>
                              <w:p w14:paraId="47C52B27" w14:textId="77777777" w:rsidR="007B5626" w:rsidRDefault="007B5626" w:rsidP="00DD1144">
                                <w:pPr>
                                  <w:pStyle w:val="a9"/>
                                  <w:ind w:leftChars="0" w:left="0"/>
                                  <w:jc w:val="left"/>
                                  <w:rPr>
                                    <w:ins w:id="2450" w:author="作成者"/>
                                  </w:rPr>
                                </w:pPr>
                                <w:ins w:id="2451" w:author="作成者">
                                  <w:r>
                                    <w:rPr>
                                      <w:rFonts w:hint="eastAsia"/>
                                    </w:rPr>
                                    <w:t>1</w:t>
                                  </w:r>
                                </w:ins>
                              </w:p>
                            </w:tc>
                            <w:tc>
                              <w:tcPr>
                                <w:tcW w:w="1253" w:type="dxa"/>
                                <w:tcBorders>
                                  <w:top w:val="single" w:sz="4" w:space="0" w:color="auto"/>
                                </w:tcBorders>
                              </w:tcPr>
                              <w:p w14:paraId="72155ECB" w14:textId="27B3941E" w:rsidR="007B5626" w:rsidRDefault="007B5626" w:rsidP="00DD1144">
                                <w:pPr>
                                  <w:pStyle w:val="a9"/>
                                  <w:ind w:leftChars="0" w:left="0"/>
                                  <w:jc w:val="left"/>
                                  <w:rPr>
                                    <w:ins w:id="2452" w:author="作成者"/>
                                  </w:rPr>
                                </w:pPr>
                                <w:r>
                                  <w:rPr>
                                    <w:rFonts w:hint="eastAsia"/>
                                  </w:rPr>
                                  <w:t>CCC</w:t>
                                </w:r>
                              </w:p>
                            </w:tc>
                          </w:tr>
                        </w:tbl>
                        <w:p w14:paraId="6279BD79" w14:textId="77777777" w:rsidR="007B5626" w:rsidRDefault="007B5626" w:rsidP="00366ECC">
                          <w:pPr>
                            <w:jc w:val="left"/>
                            <w:rPr>
                              <w:ins w:id="2453" w:author="作成者"/>
                              <w:sz w:val="20"/>
                              <w:szCs w:val="20"/>
                            </w:rPr>
                          </w:pPr>
                        </w:p>
                        <w:p w14:paraId="7366C5B0" w14:textId="77777777" w:rsidR="007B5626" w:rsidRDefault="007B5626" w:rsidP="00366ECC">
                          <w:pPr>
                            <w:jc w:val="left"/>
                            <w:rPr>
                              <w:ins w:id="2454" w:author="作成者"/>
                              <w:sz w:val="20"/>
                              <w:szCs w:val="20"/>
                            </w:rPr>
                          </w:pPr>
                        </w:p>
                        <w:p w14:paraId="48BADF02" w14:textId="77777777" w:rsidR="007B5626" w:rsidRDefault="007B5626" w:rsidP="00366ECC">
                          <w:pPr>
                            <w:jc w:val="left"/>
                            <w:rPr>
                              <w:ins w:id="2455" w:author="作成者"/>
                              <w:sz w:val="20"/>
                              <w:szCs w:val="20"/>
                            </w:rPr>
                          </w:pPr>
                        </w:p>
                        <w:p w14:paraId="440A231F" w14:textId="41AF3D04" w:rsidR="007B5626" w:rsidRPr="00D464F6" w:rsidRDefault="007B5626" w:rsidP="00366ECC">
                          <w:pPr>
                            <w:jc w:val="left"/>
                            <w:rPr>
                              <w:ins w:id="2456" w:author="作成者"/>
                              <w:b/>
                              <w:sz w:val="20"/>
                              <w:szCs w:val="20"/>
                            </w:rPr>
                          </w:pPr>
                          <w:ins w:id="2457" w:author="作成者">
                            <w:r>
                              <w:rPr>
                                <w:rFonts w:hint="eastAsia"/>
                                <w:sz w:val="20"/>
                                <w:szCs w:val="20"/>
                              </w:rPr>
                              <w:t xml:space="preserve">　</w:t>
                            </w:r>
                            <w:r>
                              <w:rPr>
                                <w:sz w:val="20"/>
                                <w:szCs w:val="20"/>
                              </w:rPr>
                              <w:t xml:space="preserve">　　　　　</w:t>
                            </w:r>
                          </w:ins>
                          <w:r>
                            <w:rPr>
                              <w:rFonts w:hint="eastAsia"/>
                              <w:b/>
                              <w:sz w:val="20"/>
                              <w:szCs w:val="20"/>
                            </w:rPr>
                            <w:t>Value registered to Terraform</w:t>
                          </w:r>
                          <w:r>
                            <w:rPr>
                              <w:rFonts w:hint="eastAsia"/>
                              <w:b/>
                              <w:sz w:val="20"/>
                              <w:szCs w:val="20"/>
                            </w:rPr>
                            <w:t>’</w:t>
                          </w:r>
                          <w:r>
                            <w:rPr>
                              <w:rFonts w:hint="eastAsia"/>
                              <w:b/>
                              <w:sz w:val="20"/>
                              <w:szCs w:val="20"/>
                            </w:rPr>
                            <w:t>s Variables</w:t>
                          </w:r>
                        </w:p>
                        <w:tbl>
                          <w:tblPr>
                            <w:tblStyle w:val="ab"/>
                            <w:tblW w:w="0" w:type="auto"/>
                            <w:tblInd w:w="896" w:type="dxa"/>
                            <w:tblLook w:val="04A0" w:firstRow="1" w:lastRow="0" w:firstColumn="1" w:lastColumn="0" w:noHBand="0" w:noVBand="1"/>
                          </w:tblPr>
                          <w:tblGrid>
                            <w:gridCol w:w="2995"/>
                            <w:gridCol w:w="2994"/>
                          </w:tblGrid>
                          <w:tr w:rsidR="007B5626" w14:paraId="0DB961FF" w14:textId="77777777" w:rsidTr="00DD1144">
                            <w:trPr>
                              <w:trHeight w:val="372"/>
                              <w:ins w:id="2458" w:author="作成者"/>
                            </w:trPr>
                            <w:tc>
                              <w:tcPr>
                                <w:tcW w:w="2995" w:type="dxa"/>
                                <w:shd w:val="clear" w:color="auto" w:fill="002060"/>
                              </w:tcPr>
                              <w:p w14:paraId="53F23C78" w14:textId="77777777" w:rsidR="007B5626" w:rsidRDefault="007B5626" w:rsidP="00DD1144">
                                <w:pPr>
                                  <w:jc w:val="left"/>
                                  <w:rPr>
                                    <w:ins w:id="2459" w:author="作成者"/>
                                    <w:b/>
                                    <w:sz w:val="20"/>
                                    <w:szCs w:val="20"/>
                                  </w:rPr>
                                </w:pPr>
                                <w:ins w:id="2460" w:author="作成者">
                                  <w:r>
                                    <w:rPr>
                                      <w:rFonts w:hint="eastAsia"/>
                                      <w:b/>
                                      <w:sz w:val="20"/>
                                      <w:szCs w:val="20"/>
                                    </w:rPr>
                                    <w:t>Key</w:t>
                                  </w:r>
                                </w:ins>
                              </w:p>
                            </w:tc>
                            <w:tc>
                              <w:tcPr>
                                <w:tcW w:w="2994" w:type="dxa"/>
                                <w:shd w:val="clear" w:color="auto" w:fill="002060"/>
                              </w:tcPr>
                              <w:p w14:paraId="0F06AA21" w14:textId="77777777" w:rsidR="007B5626" w:rsidRDefault="007B5626" w:rsidP="00DD1144">
                                <w:pPr>
                                  <w:jc w:val="left"/>
                                  <w:rPr>
                                    <w:ins w:id="2461" w:author="作成者"/>
                                    <w:b/>
                                    <w:sz w:val="20"/>
                                    <w:szCs w:val="20"/>
                                  </w:rPr>
                                </w:pPr>
                                <w:ins w:id="2462" w:author="作成者">
                                  <w:r>
                                    <w:rPr>
                                      <w:rFonts w:hint="eastAsia"/>
                                      <w:b/>
                                      <w:sz w:val="20"/>
                                      <w:szCs w:val="20"/>
                                    </w:rPr>
                                    <w:t>Value</w:t>
                                  </w:r>
                                </w:ins>
                              </w:p>
                            </w:tc>
                          </w:tr>
                          <w:tr w:rsidR="007B5626" w14:paraId="22E70798" w14:textId="77777777" w:rsidTr="00DD1144">
                            <w:trPr>
                              <w:trHeight w:val="352"/>
                              <w:ins w:id="2463" w:author="作成者"/>
                            </w:trPr>
                            <w:tc>
                              <w:tcPr>
                                <w:tcW w:w="2995" w:type="dxa"/>
                              </w:tcPr>
                              <w:p w14:paraId="1BF13B58" w14:textId="77777777" w:rsidR="007B5626" w:rsidRPr="00515ED5" w:rsidRDefault="007B5626" w:rsidP="00DD1144">
                                <w:pPr>
                                  <w:jc w:val="left"/>
                                  <w:rPr>
                                    <w:ins w:id="2464" w:author="作成者"/>
                                    <w:sz w:val="20"/>
                                    <w:szCs w:val="20"/>
                                  </w:rPr>
                                </w:pPr>
                                <w:proofErr w:type="spellStart"/>
                                <w:ins w:id="2465" w:author="作成者">
                                  <w:r w:rsidRPr="00515ED5">
                                    <w:rPr>
                                      <w:rFonts w:hint="eastAsia"/>
                                      <w:sz w:val="20"/>
                                      <w:szCs w:val="20"/>
                                    </w:rPr>
                                    <w:t>VAR_hoge</w:t>
                                  </w:r>
                                  <w:proofErr w:type="spellEnd"/>
                                </w:ins>
                              </w:p>
                            </w:tc>
                            <w:tc>
                              <w:tcPr>
                                <w:tcW w:w="2994" w:type="dxa"/>
                              </w:tcPr>
                              <w:p w14:paraId="107E724B" w14:textId="77777777" w:rsidR="007B5626" w:rsidRDefault="007B5626" w:rsidP="00DD1144">
                                <w:pPr>
                                  <w:pStyle w:val="a9"/>
                                  <w:ind w:leftChars="0" w:left="0"/>
                                  <w:rPr>
                                    <w:ins w:id="2466" w:author="作成者"/>
                                    <w:sz w:val="20"/>
                                    <w:szCs w:val="20"/>
                                  </w:rPr>
                                </w:pPr>
                                <w:ins w:id="2467" w:author="作成者">
                                  <w:r>
                                    <w:rPr>
                                      <w:sz w:val="20"/>
                                      <w:szCs w:val="20"/>
                                    </w:rPr>
                                    <w:t>[</w:t>
                                  </w:r>
                                </w:ins>
                              </w:p>
                              <w:p w14:paraId="5DF35A1F" w14:textId="032430CF" w:rsidR="007B5626" w:rsidRDefault="007B5626" w:rsidP="00DD1144">
                                <w:pPr>
                                  <w:pStyle w:val="a9"/>
                                  <w:ind w:leftChars="0" w:left="0"/>
                                  <w:rPr>
                                    <w:ins w:id="2468" w:author="作成者"/>
                                    <w:sz w:val="20"/>
                                    <w:szCs w:val="20"/>
                                  </w:rPr>
                                </w:pPr>
                                <w:ins w:id="2469" w:author="作成者">
                                  <w:r>
                                    <w:rPr>
                                      <w:sz w:val="20"/>
                                      <w:szCs w:val="20"/>
                                    </w:rPr>
                                    <w:t xml:space="preserve">    [“</w:t>
                                  </w:r>
                                </w:ins>
                                <w:r>
                                  <w:rPr>
                                    <w:rFonts w:hint="eastAsia"/>
                                    <w:sz w:val="20"/>
                                    <w:szCs w:val="20"/>
                                  </w:rPr>
                                  <w:t>AAA</w:t>
                                </w:r>
                                <w:ins w:id="2470" w:author="作成者">
                                  <w:r>
                                    <w:rPr>
                                      <w:sz w:val="20"/>
                                      <w:szCs w:val="20"/>
                                    </w:rPr>
                                    <w:t>”, “</w:t>
                                  </w:r>
                                </w:ins>
                                <w:r>
                                  <w:rPr>
                                    <w:rFonts w:hint="eastAsia"/>
                                    <w:sz w:val="20"/>
                                    <w:szCs w:val="20"/>
                                  </w:rPr>
                                  <w:t>BBB</w:t>
                                </w:r>
                                <w:ins w:id="2471" w:author="作成者">
                                  <w:r>
                                    <w:rPr>
                                      <w:sz w:val="20"/>
                                      <w:szCs w:val="20"/>
                                    </w:rPr>
                                    <w:t>”],</w:t>
                                  </w:r>
                                </w:ins>
                              </w:p>
                              <w:p w14:paraId="5BD53DE9" w14:textId="081569DF" w:rsidR="007B5626" w:rsidRDefault="007B5626" w:rsidP="00DD1144">
                                <w:pPr>
                                  <w:pStyle w:val="a9"/>
                                  <w:ind w:leftChars="0" w:left="0"/>
                                  <w:rPr>
                                    <w:ins w:id="2472" w:author="作成者"/>
                                    <w:sz w:val="20"/>
                                    <w:szCs w:val="20"/>
                                  </w:rPr>
                                </w:pPr>
                                <w:ins w:id="2473" w:author="作成者">
                                  <w:r>
                                    <w:rPr>
                                      <w:sz w:val="20"/>
                                      <w:szCs w:val="20"/>
                                    </w:rPr>
                                    <w:t xml:space="preserve">    [“</w:t>
                                  </w:r>
                                </w:ins>
                                <w:r>
                                  <w:rPr>
                                    <w:rFonts w:hint="eastAsia"/>
                                    <w:sz w:val="20"/>
                                    <w:szCs w:val="20"/>
                                  </w:rPr>
                                  <w:t>CCC</w:t>
                                </w:r>
                                <w:ins w:id="2474" w:author="作成者">
                                  <w:r>
                                    <w:rPr>
                                      <w:sz w:val="20"/>
                                      <w:szCs w:val="20"/>
                                    </w:rPr>
                                    <w:t>”]</w:t>
                                  </w:r>
                                </w:ins>
                              </w:p>
                              <w:p w14:paraId="1EB50E01" w14:textId="77777777" w:rsidR="007B5626" w:rsidRPr="00515ED5" w:rsidRDefault="007B5626" w:rsidP="00DD1144">
                                <w:pPr>
                                  <w:jc w:val="left"/>
                                  <w:rPr>
                                    <w:ins w:id="2475" w:author="作成者"/>
                                    <w:sz w:val="20"/>
                                    <w:szCs w:val="20"/>
                                  </w:rPr>
                                </w:pPr>
                                <w:ins w:id="2476" w:author="作成者">
                                  <w:r>
                                    <w:rPr>
                                      <w:sz w:val="20"/>
                                      <w:szCs w:val="20"/>
                                    </w:rPr>
                                    <w:t>]</w:t>
                                  </w:r>
                                </w:ins>
                              </w:p>
                            </w:tc>
                          </w:tr>
                        </w:tbl>
                        <w:p w14:paraId="141B13C9" w14:textId="77777777" w:rsidR="007B5626" w:rsidRPr="00D464F6" w:rsidRDefault="007B5626" w:rsidP="00366ECC">
                          <w:pPr>
                            <w:jc w:val="left"/>
                            <w:rPr>
                              <w:ins w:id="2477" w:author="作成者"/>
                              <w:b/>
                              <w:sz w:val="20"/>
                              <w:szCs w:val="20"/>
                            </w:rPr>
                          </w:pPr>
                        </w:p>
                        <w:p w14:paraId="6DD2B705" w14:textId="77777777" w:rsidR="007B5626" w:rsidRPr="003177F7" w:rsidRDefault="007B5626" w:rsidP="00366ECC">
                          <w:pPr>
                            <w:jc w:val="left"/>
                            <w:rPr>
                              <w:ins w:id="2478" w:author="作成者"/>
                              <w:sz w:val="20"/>
                              <w:szCs w:val="20"/>
                            </w:rPr>
                          </w:pPr>
                        </w:p>
                      </w:txbxContent>
                    </v:textbox>
                  </v:shape>
                  <v:shape id="下矢印 483" o:spid="_x0000_s1175" type="#_x0000_t67" style="position:absolute;left:1143;top:2000;width:4000;height:48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" adj="20712" fillcolor="#0057c9 [2425]" strokecolor="#003c8c [2905]" strokeweight="2pt"/>
                  <v:group id="グループ化 484" o:spid="_x0000_s1176" style="position:absolute;left:4000;top:25671;width:28190;height:2858" coordorigin="-666,11586" coordsize="28194,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">
                    <v:roundrect id="角丸四角形 485" o:spid="_x0000_s1177" style="position:absolute;left:6572;top:11914;width:209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" fillcolor="white [3212]" strokecolor="#508035 [2422]" strokeweight="2pt">
                      <v:shadow on="t" color="black" opacity="26214f" origin="-.5,-.5" offset=".74836mm,.74836mm"/>
                      <v:textbox inset="1mm,0,0,0">
                        <w:txbxContent>
                          <w:p w14:paraId="4CE84E45" w14:textId="253E2BC3" w:rsidR="007B5626" w:rsidRDefault="007B5626" w:rsidP="00366ECC">
                            <w:pPr>
                              <w:pStyle w:val="Web"/>
                              <w:spacing w:before="0" w:beforeAutospacing="0" w:after="0" w:afterAutospacing="0"/>
                              <w:rPr>
                                <w:ins w:id="2479" w:author="作成者"/>
                              </w:rPr>
                            </w:pPr>
                            <w:ins w:id="2480" w:author="作成者">
                              <w:r>
                                <w:rPr>
                                  <w:rFonts w:cs="Times New Roman" w:hint="eastAsia"/>
                                  <w:b/>
                                  <w:bCs/>
                                  <w:color w:val="325121"/>
                                  <w:kern w:val="2"/>
                                  <w:sz w:val="20"/>
                                  <w:szCs w:val="20"/>
                                </w:rPr>
                                <w:t xml:space="preserve">⑬ </w:t>
                              </w:r>
                            </w:ins>
                            <w:r>
                              <w:rPr>
                                <w:rFonts w:cs="Times New Roman" w:hint="eastAsia"/>
                                <w:b/>
                                <w:bCs/>
                                <w:color w:val="325121"/>
                                <w:kern w:val="2"/>
                                <w:sz w:val="20"/>
                                <w:szCs w:val="20"/>
                              </w:rPr>
                              <w:t>Configure Variable values</w:t>
                            </w:r>
                          </w:p>
                        </w:txbxContent>
                      </v:textbox>
                    </v:roundrect>
                    <v:shape id="下矢印 486" o:spid="_x0000_s1178" type="#_x0000_t67" style="position:absolute;left:1238;top:9682;width:2860;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" adj="18321" fillcolor="#518135" strokecolor="#508035 [2422]" strokeweight="2pt">
                      <v:fill opacity="52428f"/>
                    </v:shape>
                  </v:group>
                  <v:roundrect id="角丸四角形 487" o:spid="_x0000_s1179" style="position:absolute;left:1143;top:190;width:26352;height:25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" fillcolor="white [3201]" strokecolor="#003c8c [2905]" strokeweight="2pt">
                    <v:shadow on="t" color="black" opacity="26214f" origin="-.5,-.5" offset=".74836mm,.74836mm"/>
                    <v:textbox inset="1mm,0,0,0">
                      <w:txbxContent>
                        <w:p w14:paraId="7CEA7F18" w14:textId="1E2FC4A4" w:rsidR="007B5626" w:rsidRPr="00982EAC" w:rsidRDefault="007B5626" w:rsidP="00366ECC">
                          <w:pPr>
                            <w:jc w:val="left"/>
                            <w:rPr>
                              <w:ins w:id="2481" w:author="作成者"/>
                              <w:b/>
                              <w:color w:val="003C8A" w:themeColor="accent6" w:themeTint="E6"/>
                              <w:sz w:val="20"/>
                              <w:szCs w:val="20"/>
                            </w:rPr>
                          </w:pPr>
                          <w:ins w:id="2482" w:author="作成者">
                            <w:r>
                              <w:rPr>
                                <w:rFonts w:hint="eastAsia"/>
                                <w:b/>
                                <w:color w:val="003C8A" w:themeColor="accent6" w:themeTint="E6"/>
                                <w:sz w:val="20"/>
                                <w:szCs w:val="20"/>
                              </w:rPr>
                              <w:t>⑥</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Register Module file</w:t>
                          </w:r>
                        </w:p>
                      </w:txbxContent>
                    </v:textbox>
                  </v:roundrect>
                  <v:roundrect id="角丸四角形 488" o:spid="_x0000_s1180" style="position:absolute;left:1141;top:37970;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" fillcolor="white [3201]" strokecolor="#003c8c [2905]" strokeweight="2pt">
                    <v:shadow on="t" color="black" opacity="26214f" origin="-.5,-.5" offset=".74836mm,.74836mm"/>
                    <v:textbox inset="1mm,0,0,0">
                      <w:txbxContent>
                        <w:p w14:paraId="580D6812" w14:textId="4325D497" w:rsidR="007B5626" w:rsidRPr="00982EAC" w:rsidRDefault="007B5626" w:rsidP="00366ECC">
                          <w:pPr>
                            <w:jc w:val="left"/>
                            <w:rPr>
                              <w:ins w:id="2483" w:author="作成者"/>
                              <w:b/>
                              <w:color w:val="003C8A" w:themeColor="accent6" w:themeTint="E6"/>
                              <w:sz w:val="20"/>
                              <w:szCs w:val="20"/>
                            </w:rPr>
                          </w:pPr>
                          <w:ins w:id="2484" w:author="作成者">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Execute Operation</w:t>
                          </w:r>
                        </w:p>
                      </w:txbxContent>
                    </v:textbox>
                  </v:roundrect>
                  <w10:wrap type="topAndBottom"/>
                </v:group>
              </w:pict>
            </mc:Fallback>
          </mc:AlternateContent>
        </w:r>
        <w:r w:rsidR="00366ECC">
          <w:t>list</w:t>
        </w:r>
      </w:ins>
      <w:r w:rsidR="00DD1144">
        <w:rPr>
          <w:rFonts w:hint="eastAsia"/>
        </w:rPr>
        <w:t xml:space="preserve"> </w:t>
      </w:r>
      <w:proofErr w:type="spellStart"/>
      <w:r w:rsidR="00DD1144">
        <w:rPr>
          <w:rFonts w:hint="eastAsia"/>
        </w:rPr>
        <w:t>type</w:t>
      </w:r>
      <w:r w:rsidR="00E45D7B">
        <w:rPr>
          <w:rFonts w:hint="eastAsia"/>
        </w:rPr>
        <w:t>a</w:t>
      </w:r>
      <w:r w:rsidR="00E45D7B">
        <w:t>rray</w:t>
      </w:r>
      <w:ins w:id="2485" w:author="作成者">
        <w:r w:rsidR="00366ECC">
          <w:rPr>
            <w:rFonts w:hint="eastAsia"/>
          </w:rPr>
          <w:t>l</w:t>
        </w:r>
        <w:r w:rsidR="00366ECC">
          <w:t>ist</w:t>
        </w:r>
        <w:proofErr w:type="spellEnd"/>
      </w:ins>
    </w:p>
    <w:p w14:paraId="70AB50A7" w14:textId="1E2232E1" w:rsidR="00366ECC" w:rsidRPr="00EB721D" w:rsidRDefault="00366ECC" w:rsidP="00BB451B">
      <w:pPr>
        <w:pStyle w:val="aff0"/>
        <w:rPr>
          <w:ins w:id="2486" w:author="作成者"/>
        </w:rPr>
      </w:pPr>
    </w:p>
    <w:p w14:paraId="7742039C" w14:textId="6C6CDA93" w:rsidR="00366ECC" w:rsidRDefault="00366ECC" w:rsidP="00366ECC">
      <w:pPr>
        <w:pStyle w:val="a9"/>
        <w:numPr>
          <w:ilvl w:val="0"/>
          <w:numId w:val="50"/>
        </w:numPr>
        <w:ind w:leftChars="0"/>
        <w:rPr>
          <w:ins w:id="2487" w:author="作成者"/>
        </w:rPr>
      </w:pPr>
      <w:ins w:id="2488" w:author="作成者">
        <w:r>
          <w:rPr>
            <w:rFonts w:hint="eastAsia"/>
          </w:rPr>
          <w:lastRenderedPageBreak/>
          <w:t>l</w:t>
        </w:r>
        <w:r>
          <w:t>ist</w:t>
        </w:r>
      </w:ins>
      <w:r w:rsidR="00DD1144">
        <w:rPr>
          <w:rFonts w:hint="eastAsia"/>
        </w:rPr>
        <w:t xml:space="preserve"> type</w:t>
      </w:r>
      <w:r w:rsidR="00172BD2">
        <w:rPr>
          <w:rFonts w:hint="eastAsia"/>
        </w:rPr>
        <w:t xml:space="preserve"> </w:t>
      </w:r>
      <w:ins w:id="2489" w:author="作成者">
        <w:r>
          <w:rPr>
            <w:rFonts w:hint="eastAsia"/>
          </w:rPr>
          <w:t>o</w:t>
        </w:r>
        <w:r>
          <w:t>bject</w:t>
        </w:r>
      </w:ins>
      <w:r w:rsidR="00D8673D">
        <w:t>s</w:t>
      </w:r>
    </w:p>
    <w:p w14:paraId="3A917C12" w14:textId="2F03F4EE" w:rsidR="00366ECC" w:rsidRDefault="00172BD2" w:rsidP="00366ECC">
      <w:pPr>
        <w:pStyle w:val="a9"/>
        <w:ind w:leftChars="0" w:left="360"/>
        <w:rPr>
          <w:ins w:id="2490" w:author="作成者"/>
          <w:b/>
        </w:rPr>
      </w:pPr>
      <w:ins w:id="2491" w:author="作成者">
        <w:r>
          <w:rPr>
            <w:noProof/>
          </w:rPr>
          <mc:AlternateContent>
            <mc:Choice Requires="wpg">
              <w:drawing>
                <wp:anchor distT="0" distB="0" distL="114300" distR="114300" simplePos="0" relativeHeight="251814912" behindDoc="0" locked="0" layoutInCell="1" allowOverlap="1" wp14:anchorId="312D0FD9" wp14:editId="014255E7">
                  <wp:simplePos x="0" y="0"/>
                  <wp:positionH relativeFrom="column">
                    <wp:posOffset>840105</wp:posOffset>
                  </wp:positionH>
                  <wp:positionV relativeFrom="paragraph">
                    <wp:posOffset>3004185</wp:posOffset>
                  </wp:positionV>
                  <wp:extent cx="3944620" cy="426085"/>
                  <wp:effectExtent l="19050" t="38100" r="113030" b="107315"/>
                  <wp:wrapTopAndBottom/>
                  <wp:docPr id="173" name="グループ化 173"/>
                  <wp:cNvGraphicFramePr/>
                  <a:graphic xmlns:a="http://schemas.openxmlformats.org/drawingml/2006/main">
                    <a:graphicData uri="http://schemas.microsoft.com/office/word/2010/wordprocessingGroup">
                      <wpg:wgp>
                        <wpg:cNvGrpSpPr/>
                        <wpg:grpSpPr>
                          <a:xfrm>
                            <a:off x="0" y="0"/>
                            <a:ext cx="3944620" cy="426085"/>
                            <a:chOff x="619803" y="778489"/>
                            <a:chExt cx="2816108" cy="286040"/>
                          </a:xfrm>
                        </wpg:grpSpPr>
                        <wps:wsp>
                          <wps:cNvPr id="174" name="角丸四角形 174"/>
                          <wps:cNvSpPr/>
                          <wps:spPr>
                            <a:xfrm>
                              <a:off x="1340396" y="802792"/>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495363D" w14:textId="1F76D030" w:rsidR="007B5626" w:rsidRPr="003D76E0" w:rsidRDefault="007B5626" w:rsidP="00366ECC">
                                <w:pPr>
                                  <w:jc w:val="left"/>
                                  <w:rPr>
                                    <w:ins w:id="2492" w:author="作成者"/>
                                    <w:b/>
                                    <w:color w:val="325121" w:themeColor="accent3" w:themeTint="E6"/>
                                    <w:sz w:val="20"/>
                                    <w:szCs w:val="20"/>
                                  </w:rPr>
                                </w:pPr>
                                <w:ins w:id="2493" w:author="作成者">
                                  <w:r>
                                    <w:rPr>
                                      <w:rFonts w:hint="eastAsia"/>
                                      <w:b/>
                                      <w:color w:val="325121" w:themeColor="accent3" w:themeTint="E6"/>
                                      <w:sz w:val="20"/>
                                      <w:szCs w:val="20"/>
                                    </w:rPr>
                                    <w:t>⑫</w:t>
                                  </w:r>
                                  <w:r w:rsidRPr="003D76E0">
                                    <w:rPr>
                                      <w:rFonts w:hint="eastAsia"/>
                                      <w:b/>
                                      <w:color w:val="325121" w:themeColor="accent3" w:themeTint="E6"/>
                                      <w:sz w:val="20"/>
                                      <w:szCs w:val="20"/>
                                    </w:rPr>
                                    <w:t xml:space="preserve"> </w:t>
                                  </w:r>
                                </w:ins>
                                <w:r>
                                  <w:rPr>
                                    <w:rFonts w:hint="eastAsia"/>
                                    <w:b/>
                                    <w:color w:val="325121" w:themeColor="accent3" w:themeTint="E6"/>
                                    <w:sz w:val="20"/>
                                    <w:szCs w:val="20"/>
                                  </w:rPr>
                                  <w:t>C</w:t>
                                </w:r>
                                <w:r>
                                  <w:rPr>
                                    <w:b/>
                                    <w:color w:val="325121" w:themeColor="accent3" w:themeTint="E6"/>
                                    <w:sz w:val="20"/>
                                    <w:szCs w:val="20"/>
                                  </w:rPr>
                                  <w:t>onfigure maximum number of repetitions</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75" name="下矢印 175"/>
                          <wps:cNvSpPr/>
                          <wps:spPr>
                            <a:xfrm rot="5400000">
                              <a:off x="810180" y="588112"/>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12D0FD9" id="グループ化 173" o:spid="_x0000_s1181" style="position:absolute;left:0;text-align:left;margin-left:66.15pt;margin-top:236.55pt;width:310.6pt;height:33.55pt;z-index:251814912;mso-position-horizontal-relative:text;mso-position-vertical-relative:text;mso-width-relative:margin;mso-height-relative:margin" coordorigin="6198,7784" coordsize="28161,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">
                  <v:roundrect id="角丸四角形 174" o:spid="_x0000_s1182" style="position:absolute;left:13403;top:8027;width:209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" fillcolor="white [3212]" strokecolor="#508035 [2422]" strokeweight="2pt">
                    <v:shadow on="t" color="black" opacity="26214f" origin="-.5,-.5" offset=".74836mm,.74836mm"/>
                    <v:textbox inset="1mm,0,0,0">
                      <w:txbxContent>
                        <w:p w14:paraId="3495363D" w14:textId="1F76D030" w:rsidR="007B5626" w:rsidRPr="003D76E0" w:rsidRDefault="007B5626" w:rsidP="00366ECC">
                          <w:pPr>
                            <w:jc w:val="left"/>
                            <w:rPr>
                              <w:ins w:id="2494" w:author="作成者"/>
                              <w:b/>
                              <w:color w:val="325121" w:themeColor="accent3" w:themeTint="E6"/>
                              <w:sz w:val="20"/>
                              <w:szCs w:val="20"/>
                            </w:rPr>
                          </w:pPr>
                          <w:ins w:id="2495" w:author="作成者">
                            <w:r>
                              <w:rPr>
                                <w:rFonts w:hint="eastAsia"/>
                                <w:b/>
                                <w:color w:val="325121" w:themeColor="accent3" w:themeTint="E6"/>
                                <w:sz w:val="20"/>
                                <w:szCs w:val="20"/>
                              </w:rPr>
                              <w:t>⑫</w:t>
                            </w:r>
                            <w:r w:rsidRPr="003D76E0">
                              <w:rPr>
                                <w:rFonts w:hint="eastAsia"/>
                                <w:b/>
                                <w:color w:val="325121" w:themeColor="accent3" w:themeTint="E6"/>
                                <w:sz w:val="20"/>
                                <w:szCs w:val="20"/>
                              </w:rPr>
                              <w:t xml:space="preserve"> </w:t>
                            </w:r>
                          </w:ins>
                          <w:r>
                            <w:rPr>
                              <w:rFonts w:hint="eastAsia"/>
                              <w:b/>
                              <w:color w:val="325121" w:themeColor="accent3" w:themeTint="E6"/>
                              <w:sz w:val="20"/>
                              <w:szCs w:val="20"/>
                            </w:rPr>
                            <w:t>C</w:t>
                          </w:r>
                          <w:r>
                            <w:rPr>
                              <w:b/>
                              <w:color w:val="325121" w:themeColor="accent3" w:themeTint="E6"/>
                              <w:sz w:val="20"/>
                              <w:szCs w:val="20"/>
                            </w:rPr>
                            <w:t>onfigure maximum number of repetitions</w:t>
                          </w:r>
                        </w:p>
                      </w:txbxContent>
                    </v:textbox>
                  </v:roundrect>
                  <v:shape id="下矢印 175" o:spid="_x0000_s1183" type="#_x0000_t67" style="position:absolute;left:8101;top:5881;width:2861;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" adj="18321" fillcolor="#518135" strokecolor="#508035 [2422]" strokeweight="2pt">
                    <v:fill opacity="52428f"/>
                  </v:shape>
                  <w10:wrap type="topAndBottom"/>
                </v:group>
              </w:pict>
            </mc:Fallback>
          </mc:AlternateContent>
        </w:r>
        <w:r>
          <w:rPr>
            <w:noProof/>
          </w:rPr>
          <mc:AlternateContent>
            <mc:Choice Requires="wpg">
              <w:drawing>
                <wp:anchor distT="0" distB="0" distL="114300" distR="114300" simplePos="0" relativeHeight="251813888" behindDoc="0" locked="0" layoutInCell="1" allowOverlap="1" wp14:anchorId="0E5DE807" wp14:editId="54D9F1BB">
                  <wp:simplePos x="0" y="0"/>
                  <wp:positionH relativeFrom="column">
                    <wp:posOffset>385445</wp:posOffset>
                  </wp:positionH>
                  <wp:positionV relativeFrom="paragraph">
                    <wp:posOffset>182245</wp:posOffset>
                  </wp:positionV>
                  <wp:extent cx="6048375" cy="8133715"/>
                  <wp:effectExtent l="0" t="0" r="28575" b="19685"/>
                  <wp:wrapTopAndBottom/>
                  <wp:docPr id="164" name="グループ化 164"/>
                  <wp:cNvGraphicFramePr/>
                  <a:graphic xmlns:a="http://schemas.openxmlformats.org/drawingml/2006/main">
                    <a:graphicData uri="http://schemas.microsoft.com/office/word/2010/wordprocessingGroup">
                      <wpg:wgp>
                        <wpg:cNvGrpSpPr/>
                        <wpg:grpSpPr>
                          <a:xfrm>
                            <a:off x="0" y="0"/>
                            <a:ext cx="6048375" cy="8133715"/>
                            <a:chOff x="-1" y="-76203"/>
                            <a:chExt cx="6048375" cy="6071231"/>
                          </a:xfrm>
                        </wpg:grpSpPr>
                        <wps:wsp>
                          <wps:cNvPr id="166" name="フローチャート: 処理 166"/>
                          <wps:cNvSpPr/>
                          <wps:spPr>
                            <a:xfrm>
                              <a:off x="-1" y="-76203"/>
                              <a:ext cx="6048375" cy="6071231"/>
                            </a:xfrm>
                            <a:prstGeom prst="flowChartProcess">
                              <a:avLst/>
                            </a:prstGeom>
                            <a:solidFill>
                              <a:schemeClr val="bg1">
                                <a:lumMod val="95000"/>
                              </a:schemeClr>
                            </a:solidFill>
                            <a:ln>
                              <a:solidFill>
                                <a:schemeClr val="bg1">
                                  <a:lumMod val="85000"/>
                                </a:schemeClr>
                              </a:solidFill>
                            </a:ln>
                          </wps:spPr>
                          <wps:style>
                            <a:lnRef idx="2">
                              <a:schemeClr val="dk1"/>
                            </a:lnRef>
                            <a:fillRef idx="1">
                              <a:schemeClr val="lt1"/>
                            </a:fillRef>
                            <a:effectRef idx="0">
                              <a:schemeClr val="dk1"/>
                            </a:effectRef>
                            <a:fontRef idx="minor">
                              <a:schemeClr val="dk1"/>
                            </a:fontRef>
                          </wps:style>
                          <wps:txbx>
                            <w:txbxContent>
                              <w:p w14:paraId="728D0842" w14:textId="77777777" w:rsidR="007B5626" w:rsidRDefault="007B5626" w:rsidP="00366ECC">
                                <w:pPr>
                                  <w:jc w:val="left"/>
                                  <w:rPr>
                                    <w:ins w:id="2496" w:author="作成者"/>
                                    <w:sz w:val="20"/>
                                    <w:szCs w:val="20"/>
                                  </w:rPr>
                                </w:pPr>
                              </w:p>
                              <w:p w14:paraId="2782B69A" w14:textId="77777777" w:rsidR="007B5626" w:rsidRDefault="007B5626" w:rsidP="00366ECC">
                                <w:pPr>
                                  <w:jc w:val="left"/>
                                  <w:rPr>
                                    <w:ins w:id="2497" w:author="作成者"/>
                                    <w:sz w:val="20"/>
                                    <w:szCs w:val="20"/>
                                  </w:rPr>
                                </w:pPr>
                              </w:p>
                              <w:p w14:paraId="5CA3F7B4" w14:textId="77777777" w:rsidR="007B5626" w:rsidRPr="003177F7" w:rsidRDefault="007B5626" w:rsidP="00366ECC">
                                <w:pPr>
                                  <w:jc w:val="left"/>
                                  <w:rPr>
                                    <w:ins w:id="2498" w:author="作成者"/>
                                    <w:sz w:val="20"/>
                                    <w:szCs w:val="20"/>
                                  </w:rPr>
                                </w:pPr>
                              </w:p>
                              <w:tbl>
                                <w:tblPr>
                                  <w:tblStyle w:val="ab"/>
                                  <w:tblW w:w="7166" w:type="dxa"/>
                                  <w:jc w:val="center"/>
                                  <w:tblLook w:val="04A0" w:firstRow="1" w:lastRow="0" w:firstColumn="1" w:lastColumn="0" w:noHBand="0" w:noVBand="1"/>
                                </w:tblPr>
                                <w:tblGrid>
                                  <w:gridCol w:w="7166"/>
                                </w:tblGrid>
                                <w:tr w:rsidR="007B5626" w:rsidRPr="003177F7" w14:paraId="7450F112" w14:textId="77777777" w:rsidTr="00DD1144">
                                  <w:trPr>
                                    <w:trHeight w:val="1425"/>
                                    <w:jc w:val="center"/>
                                    <w:ins w:id="2499" w:author="作成者"/>
                                  </w:trPr>
                                  <w:tc>
                                    <w:tcPr>
                                      <w:tcW w:w="7166" w:type="dxa"/>
                                    </w:tcPr>
                                    <w:p w14:paraId="1962925A" w14:textId="77777777" w:rsidR="007B5626" w:rsidRPr="0088327F" w:rsidRDefault="007B5626" w:rsidP="00DD1144">
                                      <w:pPr>
                                        <w:rPr>
                                          <w:ins w:id="2500" w:author="作成者"/>
                                          <w:sz w:val="20"/>
                                          <w:szCs w:val="20"/>
                                        </w:rPr>
                                      </w:pPr>
                                      <w:ins w:id="2501" w:author="作成者">
                                        <w:r w:rsidRPr="0088327F">
                                          <w:rPr>
                                            <w:sz w:val="20"/>
                                            <w:szCs w:val="20"/>
                                          </w:rPr>
                                          <w:t>variable "</w:t>
                                        </w:r>
                                        <w:proofErr w:type="spellStart"/>
                                        <w:r w:rsidRPr="0088327F">
                                          <w:rPr>
                                            <w:sz w:val="20"/>
                                            <w:szCs w:val="20"/>
                                          </w:rPr>
                                          <w:t>VAR_hoge</w:t>
                                        </w:r>
                                        <w:proofErr w:type="spellEnd"/>
                                        <w:r w:rsidRPr="0088327F">
                                          <w:rPr>
                                            <w:sz w:val="20"/>
                                            <w:szCs w:val="20"/>
                                          </w:rPr>
                                          <w:t>" {</w:t>
                                        </w:r>
                                      </w:ins>
                                    </w:p>
                                    <w:p w14:paraId="759557FD" w14:textId="77777777" w:rsidR="007B5626" w:rsidRPr="0088327F" w:rsidRDefault="007B5626" w:rsidP="00DD1144">
                                      <w:pPr>
                                        <w:rPr>
                                          <w:ins w:id="2502" w:author="作成者"/>
                                          <w:sz w:val="20"/>
                                          <w:szCs w:val="20"/>
                                        </w:rPr>
                                      </w:pPr>
                                      <w:ins w:id="2503" w:author="作成者">
                                        <w:r w:rsidRPr="0088327F">
                                          <w:rPr>
                                            <w:sz w:val="20"/>
                                            <w:szCs w:val="20"/>
                                          </w:rPr>
                                          <w:t>type = list(</w:t>
                                        </w:r>
                                      </w:ins>
                                    </w:p>
                                    <w:p w14:paraId="7D5D882E" w14:textId="77777777" w:rsidR="007B5626" w:rsidRPr="0088327F" w:rsidRDefault="007B5626" w:rsidP="00DD1144">
                                      <w:pPr>
                                        <w:rPr>
                                          <w:ins w:id="2504" w:author="作成者"/>
                                          <w:sz w:val="20"/>
                                          <w:szCs w:val="20"/>
                                        </w:rPr>
                                      </w:pPr>
                                      <w:ins w:id="2505" w:author="作成者">
                                        <w:r w:rsidRPr="0088327F">
                                          <w:rPr>
                                            <w:sz w:val="20"/>
                                            <w:szCs w:val="20"/>
                                          </w:rPr>
                                          <w:t>object({</w:t>
                                        </w:r>
                                      </w:ins>
                                    </w:p>
                                    <w:p w14:paraId="083E55E9" w14:textId="77777777" w:rsidR="007B5626" w:rsidRDefault="007B5626" w:rsidP="00DD1144">
                                      <w:pPr>
                                        <w:rPr>
                                          <w:ins w:id="2506" w:author="作成者"/>
                                          <w:sz w:val="20"/>
                                          <w:szCs w:val="20"/>
                                        </w:rPr>
                                      </w:pPr>
                                      <w:ins w:id="2507" w:author="作成者">
                                        <w:r w:rsidRPr="0088327F">
                                          <w:rPr>
                                            <w:sz w:val="20"/>
                                            <w:szCs w:val="20"/>
                                          </w:rPr>
                                          <w:t xml:space="preserve">    NAME = string</w:t>
                                        </w:r>
                                      </w:ins>
                                    </w:p>
                                    <w:p w14:paraId="5A726F3C" w14:textId="77777777" w:rsidR="007B5626" w:rsidRPr="0088327F" w:rsidRDefault="007B5626" w:rsidP="00DD1144">
                                      <w:pPr>
                                        <w:rPr>
                                          <w:ins w:id="2508" w:author="作成者"/>
                                          <w:sz w:val="20"/>
                                          <w:szCs w:val="20"/>
                                        </w:rPr>
                                      </w:pPr>
                                      <w:ins w:id="2509" w:author="作成者">
                                        <w:r>
                                          <w:rPr>
                                            <w:sz w:val="20"/>
                                            <w:szCs w:val="20"/>
                                          </w:rPr>
                                          <w:t xml:space="preserve">    AGE = number</w:t>
                                        </w:r>
                                      </w:ins>
                                    </w:p>
                                    <w:p w14:paraId="73223559" w14:textId="77777777" w:rsidR="007B5626" w:rsidRPr="0088327F" w:rsidRDefault="007B5626" w:rsidP="00DD1144">
                                      <w:pPr>
                                        <w:rPr>
                                          <w:ins w:id="2510" w:author="作成者"/>
                                          <w:sz w:val="20"/>
                                          <w:szCs w:val="20"/>
                                        </w:rPr>
                                      </w:pPr>
                                      <w:ins w:id="2511" w:author="作成者">
                                        <w:r w:rsidRPr="0088327F">
                                          <w:rPr>
                                            <w:sz w:val="20"/>
                                            <w:szCs w:val="20"/>
                                          </w:rPr>
                                          <w:t>})</w:t>
                                        </w:r>
                                      </w:ins>
                                    </w:p>
                                    <w:p w14:paraId="02658E66" w14:textId="77777777" w:rsidR="007B5626" w:rsidRPr="0088327F" w:rsidRDefault="007B5626" w:rsidP="00DD1144">
                                      <w:pPr>
                                        <w:rPr>
                                          <w:ins w:id="2512" w:author="作成者"/>
                                          <w:sz w:val="20"/>
                                          <w:szCs w:val="20"/>
                                        </w:rPr>
                                      </w:pPr>
                                      <w:ins w:id="2513" w:author="作成者">
                                        <w:r w:rsidRPr="0088327F">
                                          <w:rPr>
                                            <w:sz w:val="20"/>
                                            <w:szCs w:val="20"/>
                                          </w:rPr>
                                          <w:t>)</w:t>
                                        </w:r>
                                      </w:ins>
                                    </w:p>
                                    <w:p w14:paraId="0D14844C" w14:textId="77777777" w:rsidR="007B5626" w:rsidRPr="0088327F" w:rsidRDefault="007B5626" w:rsidP="00DD1144">
                                      <w:pPr>
                                        <w:rPr>
                                          <w:ins w:id="2514" w:author="作成者"/>
                                          <w:sz w:val="20"/>
                                          <w:szCs w:val="20"/>
                                        </w:rPr>
                                      </w:pPr>
                                      <w:ins w:id="2515" w:author="作成者">
                                        <w:r w:rsidRPr="0088327F">
                                          <w:rPr>
                                            <w:sz w:val="20"/>
                                            <w:szCs w:val="20"/>
                                          </w:rPr>
                                          <w:t>default = [</w:t>
                                        </w:r>
                                      </w:ins>
                                    </w:p>
                                    <w:p w14:paraId="672415A6" w14:textId="14FF53E0" w:rsidR="007B5626" w:rsidRPr="0088327F" w:rsidRDefault="007B5626" w:rsidP="00DD1144">
                                      <w:pPr>
                                        <w:rPr>
                                          <w:ins w:id="2516" w:author="作成者"/>
                                          <w:sz w:val="20"/>
                                          <w:szCs w:val="20"/>
                                        </w:rPr>
                                      </w:pPr>
                                      <w:ins w:id="2517" w:author="作成者">
                                        <w:r w:rsidRPr="0088327F">
                                          <w:rPr>
                                            <w:rFonts w:hint="eastAsia"/>
                                            <w:sz w:val="20"/>
                                            <w:szCs w:val="20"/>
                                          </w:rPr>
                                          <w:t xml:space="preserve">    { </w:t>
                                        </w:r>
                                        <w:r w:rsidRPr="0088327F">
                                          <w:rPr>
                                            <w:rFonts w:hint="eastAsia"/>
                                            <w:sz w:val="20"/>
                                            <w:szCs w:val="20"/>
                                          </w:rPr>
                                          <w:t>“</w:t>
                                        </w:r>
                                        <w:r w:rsidRPr="0088327F">
                                          <w:rPr>
                                            <w:rFonts w:hint="eastAsia"/>
                                            <w:sz w:val="20"/>
                                            <w:szCs w:val="20"/>
                                          </w:rPr>
                                          <w:t>NAME</w:t>
                                        </w:r>
                                        <w:r w:rsidRPr="0088327F">
                                          <w:rPr>
                                            <w:rFonts w:hint="eastAsia"/>
                                            <w:sz w:val="20"/>
                                            <w:szCs w:val="20"/>
                                          </w:rPr>
                                          <w:t>”</w:t>
                                        </w:r>
                                        <w:r w:rsidRPr="0088327F">
                                          <w:rPr>
                                            <w:rFonts w:hint="eastAsia"/>
                                            <w:sz w:val="20"/>
                                            <w:szCs w:val="20"/>
                                          </w:rPr>
                                          <w:t xml:space="preserve"> = </w:t>
                                        </w:r>
                                        <w:r w:rsidRPr="0088327F">
                                          <w:rPr>
                                            <w:rFonts w:hint="eastAsia"/>
                                            <w:sz w:val="20"/>
                                            <w:szCs w:val="20"/>
                                          </w:rPr>
                                          <w:t>“</w:t>
                                        </w:r>
                                      </w:ins>
                                      <w:r>
                                        <w:rPr>
                                          <w:rFonts w:hint="eastAsia"/>
                                          <w:sz w:val="20"/>
                                          <w:szCs w:val="20"/>
                                        </w:rPr>
                                        <w:t>Tanaka</w:t>
                                      </w:r>
                                      <w:ins w:id="2518" w:author="作成者">
                                        <w:r w:rsidRPr="0088327F">
                                          <w:rPr>
                                            <w:rFonts w:hint="eastAsia"/>
                                            <w:sz w:val="20"/>
                                            <w:szCs w:val="20"/>
                                          </w:rPr>
                                          <w:t>”</w:t>
                                        </w:r>
                                        <w:r>
                                          <w:rPr>
                                            <w:rFonts w:hint="eastAsia"/>
                                            <w:sz w:val="20"/>
                                            <w:szCs w:val="20"/>
                                          </w:rPr>
                                          <w:t xml:space="preserve">, </w:t>
                                        </w:r>
                                        <w:r>
                                          <w:rPr>
                                            <w:sz w:val="20"/>
                                            <w:szCs w:val="20"/>
                                          </w:rPr>
                                          <w:t>“AGE” = 30</w:t>
                                        </w:r>
                                        <w:r w:rsidRPr="0088327F">
                                          <w:rPr>
                                            <w:rFonts w:hint="eastAsia"/>
                                            <w:sz w:val="20"/>
                                            <w:szCs w:val="20"/>
                                          </w:rPr>
                                          <w:t xml:space="preserve"> },</w:t>
                                        </w:r>
                                      </w:ins>
                                    </w:p>
                                    <w:p w14:paraId="6E5F816C" w14:textId="3380C26F" w:rsidR="007B5626" w:rsidRPr="0088327F" w:rsidRDefault="007B5626" w:rsidP="00DD1144">
                                      <w:pPr>
                                        <w:rPr>
                                          <w:ins w:id="2519" w:author="作成者"/>
                                          <w:sz w:val="20"/>
                                          <w:szCs w:val="20"/>
                                        </w:rPr>
                                      </w:pPr>
                                      <w:ins w:id="2520" w:author="作成者">
                                        <w:r w:rsidRPr="0088327F">
                                          <w:rPr>
                                            <w:rFonts w:hint="eastAsia"/>
                                            <w:sz w:val="20"/>
                                            <w:szCs w:val="20"/>
                                          </w:rPr>
                                          <w:t xml:space="preserve">    { </w:t>
                                        </w:r>
                                        <w:r w:rsidRPr="0088327F">
                                          <w:rPr>
                                            <w:rFonts w:hint="eastAsia"/>
                                            <w:sz w:val="20"/>
                                            <w:szCs w:val="20"/>
                                          </w:rPr>
                                          <w:t>“</w:t>
                                        </w:r>
                                        <w:r w:rsidRPr="0088327F">
                                          <w:rPr>
                                            <w:rFonts w:hint="eastAsia"/>
                                            <w:sz w:val="20"/>
                                            <w:szCs w:val="20"/>
                                          </w:rPr>
                                          <w:t>NAME</w:t>
                                        </w:r>
                                        <w:r w:rsidRPr="0088327F">
                                          <w:rPr>
                                            <w:rFonts w:hint="eastAsia"/>
                                            <w:sz w:val="20"/>
                                            <w:szCs w:val="20"/>
                                          </w:rPr>
                                          <w:t>”</w:t>
                                        </w:r>
                                        <w:r>
                                          <w:rPr>
                                            <w:rFonts w:hint="eastAsia"/>
                                            <w:sz w:val="20"/>
                                            <w:szCs w:val="20"/>
                                          </w:rPr>
                                          <w:t xml:space="preserve"> </w:t>
                                        </w:r>
                                        <w:r w:rsidRPr="0088327F">
                                          <w:rPr>
                                            <w:rFonts w:hint="eastAsia"/>
                                            <w:sz w:val="20"/>
                                            <w:szCs w:val="20"/>
                                          </w:rPr>
                                          <w:t xml:space="preserve">= </w:t>
                                        </w:r>
                                        <w:r w:rsidRPr="0088327F">
                                          <w:rPr>
                                            <w:rFonts w:hint="eastAsia"/>
                                            <w:sz w:val="20"/>
                                            <w:szCs w:val="20"/>
                                          </w:rPr>
                                          <w:t>“</w:t>
                                        </w:r>
                                      </w:ins>
                                      <w:r>
                                        <w:rPr>
                                          <w:rFonts w:hint="eastAsia"/>
                                          <w:sz w:val="20"/>
                                          <w:szCs w:val="20"/>
                                        </w:rPr>
                                        <w:t>Yamamoto</w:t>
                                      </w:r>
                                      <w:ins w:id="2521" w:author="作成者">
                                        <w:r w:rsidRPr="0088327F">
                                          <w:rPr>
                                            <w:rFonts w:hint="eastAsia"/>
                                            <w:sz w:val="20"/>
                                            <w:szCs w:val="20"/>
                                          </w:rPr>
                                          <w:t>”</w:t>
                                        </w:r>
                                        <w:r>
                                          <w:rPr>
                                            <w:rFonts w:hint="eastAsia"/>
                                            <w:sz w:val="20"/>
                                            <w:szCs w:val="20"/>
                                          </w:rPr>
                                          <w:t>,</w:t>
                                        </w:r>
                                        <w:r>
                                          <w:rPr>
                                            <w:sz w:val="20"/>
                                            <w:szCs w:val="20"/>
                                          </w:rPr>
                                          <w:t xml:space="preserve"> ”</w:t>
                                        </w:r>
                                        <w:r>
                                          <w:rPr>
                                            <w:rFonts w:hint="eastAsia"/>
                                            <w:sz w:val="20"/>
                                            <w:szCs w:val="20"/>
                                          </w:rPr>
                                          <w:t xml:space="preserve"> AGE</w:t>
                                        </w:r>
                                        <w:r>
                                          <w:rPr>
                                            <w:sz w:val="20"/>
                                            <w:szCs w:val="20"/>
                                          </w:rPr>
                                          <w:t>”</w:t>
                                        </w:r>
                                        <w:r>
                                          <w:rPr>
                                            <w:rFonts w:hint="eastAsia"/>
                                            <w:sz w:val="20"/>
                                            <w:szCs w:val="20"/>
                                          </w:rPr>
                                          <w:t xml:space="preserve"> = 26</w:t>
                                        </w:r>
                                        <w:r w:rsidRPr="0088327F">
                                          <w:rPr>
                                            <w:rFonts w:hint="eastAsia"/>
                                            <w:sz w:val="20"/>
                                            <w:szCs w:val="20"/>
                                          </w:rPr>
                                          <w:t xml:space="preserve"> }</w:t>
                                        </w:r>
                                      </w:ins>
                                    </w:p>
                                    <w:p w14:paraId="60F4EE04" w14:textId="77777777" w:rsidR="007B5626" w:rsidRPr="0088327F" w:rsidRDefault="007B5626" w:rsidP="00DD1144">
                                      <w:pPr>
                                        <w:rPr>
                                          <w:ins w:id="2522" w:author="作成者"/>
                                          <w:sz w:val="20"/>
                                          <w:szCs w:val="20"/>
                                        </w:rPr>
                                      </w:pPr>
                                      <w:ins w:id="2523" w:author="作成者">
                                        <w:r w:rsidRPr="0088327F">
                                          <w:rPr>
                                            <w:sz w:val="20"/>
                                            <w:szCs w:val="20"/>
                                          </w:rPr>
                                          <w:t>]</w:t>
                                        </w:r>
                                      </w:ins>
                                    </w:p>
                                    <w:p w14:paraId="2F5BEAF1" w14:textId="77777777" w:rsidR="007B5626" w:rsidRPr="003177F7" w:rsidRDefault="007B5626" w:rsidP="00DD1144">
                                      <w:pPr>
                                        <w:pStyle w:val="a9"/>
                                        <w:ind w:leftChars="0" w:left="0"/>
                                        <w:rPr>
                                          <w:ins w:id="2524" w:author="作成者"/>
                                          <w:sz w:val="20"/>
                                          <w:szCs w:val="20"/>
                                        </w:rPr>
                                      </w:pPr>
                                      <w:ins w:id="2525" w:author="作成者">
                                        <w:r w:rsidRPr="0088327F">
                                          <w:rPr>
                                            <w:sz w:val="20"/>
                                            <w:szCs w:val="20"/>
                                          </w:rPr>
                                          <w:t>}</w:t>
                                        </w:r>
                                      </w:ins>
                                    </w:p>
                                  </w:tc>
                                </w:tr>
                              </w:tbl>
                              <w:p w14:paraId="603D315A" w14:textId="77777777" w:rsidR="007B5626" w:rsidRPr="003177F7" w:rsidRDefault="007B5626" w:rsidP="00366ECC">
                                <w:pPr>
                                  <w:jc w:val="left"/>
                                  <w:rPr>
                                    <w:ins w:id="2526" w:author="作成者"/>
                                    <w:sz w:val="20"/>
                                    <w:szCs w:val="20"/>
                                  </w:rPr>
                                </w:pPr>
                              </w:p>
                              <w:p w14:paraId="269B469A" w14:textId="77777777" w:rsidR="007B5626" w:rsidRDefault="007B5626" w:rsidP="00366ECC">
                                <w:pPr>
                                  <w:jc w:val="left"/>
                                  <w:rPr>
                                    <w:ins w:id="2527" w:author="作成者"/>
                                    <w:sz w:val="20"/>
                                    <w:szCs w:val="20"/>
                                  </w:rPr>
                                </w:pPr>
                              </w:p>
                              <w:p w14:paraId="2DF053EB" w14:textId="77777777" w:rsidR="007B5626" w:rsidRDefault="007B5626" w:rsidP="00366ECC">
                                <w:pPr>
                                  <w:jc w:val="left"/>
                                  <w:rPr>
                                    <w:ins w:id="2528" w:author="作成者"/>
                                    <w:sz w:val="20"/>
                                    <w:szCs w:val="20"/>
                                  </w:rPr>
                                </w:pPr>
                              </w:p>
                              <w:p w14:paraId="77D02D44" w14:textId="2DE086C1" w:rsidR="007B5626" w:rsidRPr="0088327F" w:rsidRDefault="007B5626" w:rsidP="00366ECC">
                                <w:pPr>
                                  <w:jc w:val="left"/>
                                  <w:rPr>
                                    <w:ins w:id="2529" w:author="作成者"/>
                                    <w:b/>
                                    <w:sz w:val="20"/>
                                    <w:szCs w:val="20"/>
                                  </w:rPr>
                                </w:pPr>
                                <w:ins w:id="2530" w:author="作成者">
                                  <w:r>
                                    <w:rPr>
                                      <w:rFonts w:hint="eastAsia"/>
                                      <w:sz w:val="20"/>
                                      <w:szCs w:val="20"/>
                                    </w:rPr>
                                    <w:t xml:space="preserve">　</w:t>
                                  </w:r>
                                  <w:r>
                                    <w:rPr>
                                      <w:sz w:val="20"/>
                                      <w:szCs w:val="20"/>
                                    </w:rPr>
                                    <w:t xml:space="preserve">　　　　　</w:t>
                                  </w:r>
                                </w:ins>
                                <w:r>
                                  <w:rPr>
                                    <w:rFonts w:hint="eastAsia"/>
                                    <w:b/>
                                    <w:sz w:val="20"/>
                                    <w:szCs w:val="20"/>
                                  </w:rPr>
                                  <w:t>V</w:t>
                                </w:r>
                                <w:r>
                                  <w:rPr>
                                    <w:b/>
                                    <w:sz w:val="20"/>
                                    <w:szCs w:val="20"/>
                                  </w:rPr>
                                  <w:t>ariable nest list</w:t>
                                </w:r>
                              </w:p>
                              <w:tbl>
                                <w:tblPr>
                                  <w:tblStyle w:val="ab"/>
                                  <w:tblW w:w="0" w:type="auto"/>
                                  <w:jc w:val="center"/>
                                  <w:tblLook w:val="04A0" w:firstRow="1" w:lastRow="0" w:firstColumn="1" w:lastColumn="0" w:noHBand="0" w:noVBand="1"/>
                                </w:tblPr>
                                <w:tblGrid>
                                  <w:gridCol w:w="862"/>
                                  <w:gridCol w:w="1581"/>
                                  <w:gridCol w:w="1581"/>
                                  <w:gridCol w:w="1534"/>
                                </w:tblGrid>
                                <w:tr w:rsidR="007B5626" w14:paraId="52C97EA8" w14:textId="77777777" w:rsidTr="00DD1144">
                                  <w:trPr>
                                    <w:trHeight w:val="699"/>
                                    <w:jc w:val="center"/>
                                    <w:ins w:id="2531" w:author="作成者"/>
                                  </w:trPr>
                                  <w:tc>
                                    <w:tcPr>
                                      <w:tcW w:w="862" w:type="dxa"/>
                                      <w:tcBorders>
                                        <w:bottom w:val="single" w:sz="4" w:space="0" w:color="auto"/>
                                      </w:tcBorders>
                                      <w:shd w:val="clear" w:color="auto" w:fill="002060"/>
                                    </w:tcPr>
                                    <w:p w14:paraId="0865942D" w14:textId="3664283B" w:rsidR="007B5626" w:rsidRPr="00D8673D" w:rsidRDefault="007B5626" w:rsidP="00DD1144">
                                      <w:pPr>
                                        <w:pStyle w:val="a9"/>
                                        <w:ind w:leftChars="0" w:left="0"/>
                                        <w:jc w:val="left"/>
                                        <w:rPr>
                                          <w:ins w:id="2532" w:author="作成者"/>
                                          <w:b/>
                                          <w:color w:val="FFFFFF" w:themeColor="background1"/>
                                          <w:sz w:val="16"/>
                                        </w:rPr>
                                      </w:pPr>
                                      <w:r w:rsidRPr="00D8673D">
                                        <w:rPr>
                                          <w:rFonts w:hint="eastAsia"/>
                                          <w:b/>
                                          <w:color w:val="FFFFFF" w:themeColor="background1"/>
                                          <w:sz w:val="16"/>
                                        </w:rPr>
                                        <w:t>Item No.</w:t>
                                      </w:r>
                                    </w:p>
                                  </w:tc>
                                  <w:tc>
                                    <w:tcPr>
                                      <w:tcW w:w="1581" w:type="dxa"/>
                                      <w:tcBorders>
                                        <w:bottom w:val="single" w:sz="4" w:space="0" w:color="auto"/>
                                      </w:tcBorders>
                                      <w:shd w:val="clear" w:color="auto" w:fill="002060"/>
                                    </w:tcPr>
                                    <w:p w14:paraId="3BF2293C" w14:textId="30ED356B" w:rsidR="007B5626" w:rsidRPr="00D8673D" w:rsidRDefault="007B5626" w:rsidP="00DD1144">
                                      <w:pPr>
                                        <w:pStyle w:val="a9"/>
                                        <w:ind w:leftChars="0" w:left="0"/>
                                        <w:jc w:val="left"/>
                                        <w:rPr>
                                          <w:ins w:id="2533" w:author="作成者"/>
                                          <w:b/>
                                          <w:color w:val="FFFFFF" w:themeColor="background1"/>
                                          <w:sz w:val="16"/>
                                        </w:rPr>
                                      </w:pPr>
                                      <w:r w:rsidRPr="00D8673D">
                                        <w:rPr>
                                          <w:rFonts w:hint="eastAsia"/>
                                          <w:b/>
                                          <w:color w:val="FFFFFF" w:themeColor="background1"/>
                                          <w:sz w:val="16"/>
                                        </w:rPr>
                                        <w:t>Variable name</w:t>
                                      </w:r>
                                    </w:p>
                                  </w:tc>
                                  <w:tc>
                                    <w:tcPr>
                                      <w:tcW w:w="1581" w:type="dxa"/>
                                      <w:shd w:val="clear" w:color="auto" w:fill="002060"/>
                                    </w:tcPr>
                                    <w:p w14:paraId="5424C70D" w14:textId="3710ACBB" w:rsidR="007B5626" w:rsidRPr="00D8673D" w:rsidRDefault="007B5626" w:rsidP="00DD1144">
                                      <w:pPr>
                                        <w:pStyle w:val="a9"/>
                                        <w:ind w:leftChars="0" w:left="0"/>
                                        <w:jc w:val="left"/>
                                        <w:rPr>
                                          <w:ins w:id="2534" w:author="作成者"/>
                                          <w:b/>
                                          <w:color w:val="FFFFFF" w:themeColor="background1"/>
                                          <w:sz w:val="16"/>
                                        </w:rPr>
                                      </w:pPr>
                                      <w:r w:rsidRPr="00D8673D">
                                        <w:rPr>
                                          <w:rFonts w:hint="eastAsia"/>
                                          <w:b/>
                                          <w:color w:val="FFFFFF" w:themeColor="background1"/>
                                          <w:sz w:val="16"/>
                                        </w:rPr>
                                        <w:t>Member Variable name</w:t>
                                      </w:r>
                                      <w:ins w:id="2535" w:author="作成者">
                                        <w:r w:rsidRPr="00D8673D">
                                          <w:rPr>
                                            <w:rFonts w:hint="eastAsia"/>
                                            <w:b/>
                                            <w:color w:val="FFFFFF" w:themeColor="background1"/>
                                            <w:sz w:val="16"/>
                                          </w:rPr>
                                          <w:t>（</w:t>
                                        </w:r>
                                      </w:ins>
                                      <w:r w:rsidRPr="00D8673D">
                                        <w:rPr>
                                          <w:rFonts w:hint="eastAsia"/>
                                          <w:b/>
                                          <w:color w:val="FFFFFF" w:themeColor="background1"/>
                                          <w:sz w:val="16"/>
                                        </w:rPr>
                                        <w:t>W</w:t>
                                      </w:r>
                                      <w:r w:rsidRPr="00D8673D">
                                        <w:rPr>
                                          <w:b/>
                                          <w:color w:val="FFFFFF" w:themeColor="background1"/>
                                          <w:sz w:val="16"/>
                                        </w:rPr>
                                        <w:t>ith repetition</w:t>
                                      </w:r>
                                      <w:ins w:id="2536" w:author="作成者">
                                        <w:r w:rsidRPr="00D8673D">
                                          <w:rPr>
                                            <w:rFonts w:hint="eastAsia"/>
                                            <w:b/>
                                            <w:color w:val="FFFFFF" w:themeColor="background1"/>
                                            <w:sz w:val="16"/>
                                          </w:rPr>
                                          <w:t>）</w:t>
                                        </w:r>
                                      </w:ins>
                                    </w:p>
                                  </w:tc>
                                  <w:tc>
                                    <w:tcPr>
                                      <w:tcW w:w="1534" w:type="dxa"/>
                                      <w:shd w:val="clear" w:color="auto" w:fill="002060"/>
                                    </w:tcPr>
                                    <w:p w14:paraId="21F518EA" w14:textId="249314C1" w:rsidR="007B5626" w:rsidRPr="00D8673D" w:rsidRDefault="007B5626" w:rsidP="00DD1144">
                                      <w:pPr>
                                        <w:pStyle w:val="a9"/>
                                        <w:ind w:leftChars="0" w:left="0"/>
                                        <w:jc w:val="left"/>
                                        <w:rPr>
                                          <w:ins w:id="2537" w:author="作成者"/>
                                          <w:b/>
                                          <w:color w:val="FFFFFF" w:themeColor="background1"/>
                                          <w:sz w:val="16"/>
                                        </w:rPr>
                                      </w:pPr>
                                      <w:r w:rsidRPr="00B64215">
                                        <w:rPr>
                                          <w:b/>
                                          <w:color w:val="FFFFFF" w:themeColor="background1"/>
                                          <w:sz w:val="14"/>
                                        </w:rPr>
                                        <w:t>Maximum amount of repetitions</w:t>
                                      </w:r>
                                    </w:p>
                                  </w:tc>
                                </w:tr>
                                <w:tr w:rsidR="007B5626" w14:paraId="452CD817" w14:textId="77777777" w:rsidTr="00DD1144">
                                  <w:trPr>
                                    <w:trHeight w:val="220"/>
                                    <w:jc w:val="center"/>
                                    <w:ins w:id="2538" w:author="作成者"/>
                                  </w:trPr>
                                  <w:tc>
                                    <w:tcPr>
                                      <w:tcW w:w="862" w:type="dxa"/>
                                      <w:tcBorders>
                                        <w:bottom w:val="single" w:sz="4" w:space="0" w:color="auto"/>
                                      </w:tcBorders>
                                    </w:tcPr>
                                    <w:p w14:paraId="170CCEF9" w14:textId="77777777" w:rsidR="007B5626" w:rsidRDefault="007B5626" w:rsidP="00DD1144">
                                      <w:pPr>
                                        <w:pStyle w:val="a9"/>
                                        <w:ind w:leftChars="0" w:left="0"/>
                                        <w:jc w:val="left"/>
                                        <w:rPr>
                                          <w:ins w:id="2539" w:author="作成者"/>
                                        </w:rPr>
                                      </w:pPr>
                                      <w:ins w:id="2540" w:author="作成者">
                                        <w:r>
                                          <w:rPr>
                                            <w:rFonts w:hint="eastAsia"/>
                                          </w:rPr>
                                          <w:t>1</w:t>
                                        </w:r>
                                      </w:ins>
                                    </w:p>
                                  </w:tc>
                                  <w:tc>
                                    <w:tcPr>
                                      <w:tcW w:w="1581" w:type="dxa"/>
                                      <w:tcBorders>
                                        <w:bottom w:val="single" w:sz="4" w:space="0" w:color="auto"/>
                                      </w:tcBorders>
                                    </w:tcPr>
                                    <w:p w14:paraId="616CD510" w14:textId="77777777" w:rsidR="007B5626" w:rsidRDefault="007B5626" w:rsidP="00DD1144">
                                      <w:pPr>
                                        <w:pStyle w:val="a9"/>
                                        <w:ind w:leftChars="0" w:left="0"/>
                                        <w:jc w:val="left"/>
                                        <w:rPr>
                                          <w:ins w:id="2541" w:author="作成者"/>
                                        </w:rPr>
                                      </w:pPr>
                                      <w:proofErr w:type="spellStart"/>
                                      <w:ins w:id="2542" w:author="作成者">
                                        <w:r>
                                          <w:rPr>
                                            <w:rFonts w:hint="eastAsia"/>
                                          </w:rPr>
                                          <w:t>V</w:t>
                                        </w:r>
                                        <w:r>
                                          <w:t>AR_hoge</w:t>
                                        </w:r>
                                        <w:proofErr w:type="spellEnd"/>
                                      </w:ins>
                                    </w:p>
                                  </w:tc>
                                  <w:tc>
                                    <w:tcPr>
                                      <w:tcW w:w="1581" w:type="dxa"/>
                                      <w:tcBorders>
                                        <w:bottom w:val="single" w:sz="4" w:space="0" w:color="auto"/>
                                      </w:tcBorders>
                                    </w:tcPr>
                                    <w:p w14:paraId="27369FE7" w14:textId="77777777" w:rsidR="007B5626" w:rsidRDefault="007B5626" w:rsidP="00DD1144">
                                      <w:pPr>
                                        <w:pStyle w:val="a9"/>
                                        <w:ind w:leftChars="0" w:left="0"/>
                                        <w:jc w:val="left"/>
                                        <w:rPr>
                                          <w:ins w:id="2543" w:author="作成者"/>
                                        </w:rPr>
                                      </w:pPr>
                                    </w:p>
                                  </w:tc>
                                  <w:tc>
                                    <w:tcPr>
                                      <w:tcW w:w="1534" w:type="dxa"/>
                                    </w:tcPr>
                                    <w:p w14:paraId="75A139A1" w14:textId="77777777" w:rsidR="007B5626" w:rsidRDefault="007B5626" w:rsidP="00DD1144">
                                      <w:pPr>
                                        <w:pStyle w:val="a9"/>
                                        <w:ind w:leftChars="0" w:left="0"/>
                                        <w:jc w:val="left"/>
                                        <w:rPr>
                                          <w:ins w:id="2544" w:author="作成者"/>
                                        </w:rPr>
                                      </w:pPr>
                                      <w:ins w:id="2545" w:author="作成者">
                                        <w:r>
                                          <w:rPr>
                                            <w:rFonts w:hint="eastAsia"/>
                                          </w:rPr>
                                          <w:t>2</w:t>
                                        </w:r>
                                      </w:ins>
                                    </w:p>
                                  </w:tc>
                                </w:tr>
                              </w:tbl>
                              <w:p w14:paraId="646AB4E8" w14:textId="77777777" w:rsidR="007B5626" w:rsidRDefault="007B5626" w:rsidP="00366ECC">
                                <w:pPr>
                                  <w:jc w:val="left"/>
                                  <w:rPr>
                                    <w:ins w:id="2546" w:author="作成者"/>
                                    <w:sz w:val="20"/>
                                    <w:szCs w:val="20"/>
                                  </w:rPr>
                                </w:pPr>
                              </w:p>
                              <w:p w14:paraId="7BB3206F" w14:textId="569BA942" w:rsidR="007B5626" w:rsidRDefault="007B5626" w:rsidP="00366ECC">
                                <w:pPr>
                                  <w:jc w:val="left"/>
                                  <w:rPr>
                                    <w:ins w:id="2547" w:author="作成者"/>
                                    <w:sz w:val="20"/>
                                    <w:szCs w:val="20"/>
                                  </w:rPr>
                                </w:pPr>
                              </w:p>
                              <w:p w14:paraId="21F0374A" w14:textId="766CEE60" w:rsidR="007B5626" w:rsidRPr="00D464F6" w:rsidRDefault="007B5626" w:rsidP="00366ECC">
                                <w:pPr>
                                  <w:jc w:val="left"/>
                                  <w:rPr>
                                    <w:ins w:id="2548" w:author="作成者"/>
                                    <w:b/>
                                    <w:sz w:val="20"/>
                                    <w:szCs w:val="20"/>
                                  </w:rPr>
                                </w:pPr>
                                <w:ins w:id="2549" w:author="作成者">
                                  <w:r>
                                    <w:rPr>
                                      <w:rFonts w:hint="eastAsia"/>
                                      <w:sz w:val="20"/>
                                      <w:szCs w:val="20"/>
                                    </w:rPr>
                                    <w:t xml:space="preserve">        </w:t>
                                  </w:r>
                                </w:ins>
                                <w:r>
                                  <w:rPr>
                                    <w:rFonts w:hint="eastAsia"/>
                                    <w:b/>
                                    <w:sz w:val="20"/>
                                    <w:szCs w:val="20"/>
                                  </w:rPr>
                                  <w:t>Substitute value auto registration settings/Substitute value list</w:t>
                                </w:r>
                              </w:p>
                              <w:tbl>
                                <w:tblPr>
                                  <w:tblStyle w:val="ab"/>
                                  <w:tblW w:w="0" w:type="auto"/>
                                  <w:jc w:val="center"/>
                                  <w:tblLook w:val="04A0" w:firstRow="1" w:lastRow="0" w:firstColumn="1" w:lastColumn="0" w:noHBand="0" w:noVBand="1"/>
                                </w:tblPr>
                                <w:tblGrid>
                                  <w:gridCol w:w="704"/>
                                  <w:gridCol w:w="1291"/>
                                  <w:gridCol w:w="1291"/>
                                  <w:gridCol w:w="1291"/>
                                  <w:gridCol w:w="1253"/>
                                  <w:gridCol w:w="1253"/>
                                </w:tblGrid>
                                <w:tr w:rsidR="007B5626" w14:paraId="2992B92C" w14:textId="77777777" w:rsidTr="00DD1144">
                                  <w:trPr>
                                    <w:jc w:val="center"/>
                                    <w:ins w:id="2550" w:author="作成者"/>
                                  </w:trPr>
                                  <w:tc>
                                    <w:tcPr>
                                      <w:tcW w:w="704" w:type="dxa"/>
                                      <w:tcBorders>
                                        <w:bottom w:val="single" w:sz="4" w:space="0" w:color="auto"/>
                                      </w:tcBorders>
                                      <w:shd w:val="clear" w:color="auto" w:fill="002060"/>
                                    </w:tcPr>
                                    <w:p w14:paraId="1785DA31" w14:textId="278CAE10" w:rsidR="007B5626" w:rsidRPr="00C80F48" w:rsidRDefault="007B5626" w:rsidP="00DD1144">
                                      <w:pPr>
                                        <w:pStyle w:val="a9"/>
                                        <w:ind w:leftChars="0" w:left="0"/>
                                        <w:jc w:val="left"/>
                                        <w:rPr>
                                          <w:ins w:id="2551" w:author="作成者"/>
                                          <w:b/>
                                          <w:color w:val="FFFFFF" w:themeColor="background1"/>
                                        </w:rPr>
                                      </w:pPr>
                                      <w:r>
                                        <w:rPr>
                                          <w:rFonts w:hint="eastAsia"/>
                                          <w:b/>
                                          <w:color w:val="FFFFFF" w:themeColor="background1"/>
                                        </w:rPr>
                                        <w:t>Item No.</w:t>
                                      </w:r>
                                    </w:p>
                                  </w:tc>
                                  <w:tc>
                                    <w:tcPr>
                                      <w:tcW w:w="1291" w:type="dxa"/>
                                      <w:tcBorders>
                                        <w:bottom w:val="single" w:sz="4" w:space="0" w:color="auto"/>
                                      </w:tcBorders>
                                      <w:shd w:val="clear" w:color="auto" w:fill="002060"/>
                                    </w:tcPr>
                                    <w:p w14:paraId="05104825" w14:textId="36B54D16" w:rsidR="007B5626" w:rsidRPr="00C80F48" w:rsidRDefault="007B5626" w:rsidP="00DD1144">
                                      <w:pPr>
                                        <w:pStyle w:val="a9"/>
                                        <w:ind w:leftChars="0" w:left="0"/>
                                        <w:jc w:val="left"/>
                                        <w:rPr>
                                          <w:ins w:id="2552" w:author="作成者"/>
                                          <w:b/>
                                          <w:color w:val="FFFFFF" w:themeColor="background1"/>
                                        </w:rPr>
                                      </w:pPr>
                                      <w:r>
                                        <w:rPr>
                                          <w:rFonts w:hint="eastAsia"/>
                                          <w:b/>
                                          <w:color w:val="FFFFFF" w:themeColor="background1"/>
                                        </w:rPr>
                                        <w:t>Variable name</w:t>
                                      </w:r>
                                    </w:p>
                                  </w:tc>
                                  <w:tc>
                                    <w:tcPr>
                                      <w:tcW w:w="1291" w:type="dxa"/>
                                      <w:shd w:val="clear" w:color="auto" w:fill="002060"/>
                                    </w:tcPr>
                                    <w:p w14:paraId="5CAC6BB6" w14:textId="003C977C" w:rsidR="007B5626" w:rsidRPr="0088327F" w:rsidRDefault="007B5626" w:rsidP="00DD1144">
                                      <w:pPr>
                                        <w:pStyle w:val="a9"/>
                                        <w:ind w:leftChars="0" w:left="0"/>
                                        <w:jc w:val="left"/>
                                        <w:rPr>
                                          <w:ins w:id="2553" w:author="作成者"/>
                                          <w:b/>
                                          <w:color w:val="FFFFFF" w:themeColor="background1"/>
                                        </w:rPr>
                                      </w:pPr>
                                      <w:r>
                                        <w:rPr>
                                          <w:rFonts w:hint="eastAsia"/>
                                          <w:b/>
                                        </w:rPr>
                                        <w:t>HCL SETTINGS</w:t>
                                      </w:r>
                                    </w:p>
                                  </w:tc>
                                  <w:tc>
                                    <w:tcPr>
                                      <w:tcW w:w="1291" w:type="dxa"/>
                                      <w:shd w:val="clear" w:color="auto" w:fill="002060"/>
                                    </w:tcPr>
                                    <w:p w14:paraId="5DAD0EC4" w14:textId="3E030FB8" w:rsidR="007B5626" w:rsidRPr="00C80F48" w:rsidRDefault="007B5626" w:rsidP="00DD1144">
                                      <w:pPr>
                                        <w:pStyle w:val="a9"/>
                                        <w:ind w:leftChars="0" w:left="0"/>
                                        <w:jc w:val="left"/>
                                        <w:rPr>
                                          <w:ins w:id="2554" w:author="作成者"/>
                                          <w:b/>
                                          <w:color w:val="FFFFFF" w:themeColor="background1"/>
                                        </w:rPr>
                                      </w:pPr>
                                      <w:r>
                                        <w:rPr>
                                          <w:rFonts w:hint="eastAsia"/>
                                          <w:b/>
                                          <w:color w:val="FFFFFF" w:themeColor="background1"/>
                                        </w:rPr>
                                        <w:t>Member variable</w:t>
                                      </w:r>
                                    </w:p>
                                  </w:tc>
                                  <w:tc>
                                    <w:tcPr>
                                      <w:tcW w:w="1253" w:type="dxa"/>
                                      <w:shd w:val="clear" w:color="auto" w:fill="002060"/>
                                    </w:tcPr>
                                    <w:p w14:paraId="531C5363" w14:textId="697BA464" w:rsidR="007B5626" w:rsidRDefault="007B5626" w:rsidP="00DD1144">
                                      <w:pPr>
                                        <w:pStyle w:val="a9"/>
                                        <w:ind w:leftChars="0" w:left="0"/>
                                        <w:jc w:val="left"/>
                                        <w:rPr>
                                          <w:ins w:id="2555" w:author="作成者"/>
                                          <w:b/>
                                          <w:color w:val="FFFFFF" w:themeColor="background1"/>
                                        </w:rPr>
                                      </w:pPr>
                                      <w:r>
                                        <w:rPr>
                                          <w:rFonts w:hint="eastAsia"/>
                                          <w:b/>
                                          <w:color w:val="FFFFFF" w:themeColor="background1"/>
                                        </w:rPr>
                                        <w:t>Substitute order</w:t>
                                      </w:r>
                                    </w:p>
                                  </w:tc>
                                  <w:tc>
                                    <w:tcPr>
                                      <w:tcW w:w="1253" w:type="dxa"/>
                                      <w:shd w:val="clear" w:color="auto" w:fill="002060"/>
                                    </w:tcPr>
                                    <w:p w14:paraId="00B7E32C" w14:textId="62B97DEE" w:rsidR="007B5626" w:rsidRDefault="007B5626" w:rsidP="00DD1144">
                                      <w:pPr>
                                        <w:pStyle w:val="a9"/>
                                        <w:ind w:leftChars="0" w:left="0"/>
                                        <w:jc w:val="left"/>
                                        <w:rPr>
                                          <w:ins w:id="2556" w:author="作成者"/>
                                          <w:b/>
                                          <w:color w:val="FFFFFF" w:themeColor="background1"/>
                                        </w:rPr>
                                      </w:pPr>
                                      <w:r>
                                        <w:rPr>
                                          <w:rFonts w:hint="eastAsia"/>
                                          <w:b/>
                                          <w:color w:val="FFFFFF" w:themeColor="background1"/>
                                        </w:rPr>
                                        <w:t>Specific value</w:t>
                                      </w:r>
                                    </w:p>
                                  </w:tc>
                                </w:tr>
                                <w:tr w:rsidR="007B5626" w14:paraId="45A729D0" w14:textId="77777777" w:rsidTr="00DD1144">
                                  <w:trPr>
                                    <w:jc w:val="center"/>
                                    <w:ins w:id="2557" w:author="作成者"/>
                                  </w:trPr>
                                  <w:tc>
                                    <w:tcPr>
                                      <w:tcW w:w="704" w:type="dxa"/>
                                      <w:tcBorders>
                                        <w:bottom w:val="single" w:sz="4" w:space="0" w:color="auto"/>
                                      </w:tcBorders>
                                    </w:tcPr>
                                    <w:p w14:paraId="7CD68A93" w14:textId="77777777" w:rsidR="007B5626" w:rsidRDefault="007B5626" w:rsidP="00455654">
                                      <w:pPr>
                                        <w:pStyle w:val="a9"/>
                                        <w:ind w:leftChars="0" w:left="0"/>
                                        <w:jc w:val="left"/>
                                        <w:rPr>
                                          <w:ins w:id="2558" w:author="作成者"/>
                                        </w:rPr>
                                      </w:pPr>
                                      <w:ins w:id="2559" w:author="作成者">
                                        <w:r>
                                          <w:rPr>
                                            <w:rFonts w:hint="eastAsia"/>
                                          </w:rPr>
                                          <w:t>1</w:t>
                                        </w:r>
                                      </w:ins>
                                    </w:p>
                                  </w:tc>
                                  <w:tc>
                                    <w:tcPr>
                                      <w:tcW w:w="1291" w:type="dxa"/>
                                      <w:tcBorders>
                                        <w:bottom w:val="single" w:sz="4" w:space="0" w:color="auto"/>
                                      </w:tcBorders>
                                    </w:tcPr>
                                    <w:p w14:paraId="4D8F1A95" w14:textId="77777777" w:rsidR="007B5626" w:rsidRDefault="007B5626" w:rsidP="00455654">
                                      <w:pPr>
                                        <w:pStyle w:val="a9"/>
                                        <w:ind w:leftChars="0" w:left="0"/>
                                        <w:jc w:val="left"/>
                                        <w:rPr>
                                          <w:ins w:id="2560" w:author="作成者"/>
                                        </w:rPr>
                                      </w:pPr>
                                      <w:proofErr w:type="spellStart"/>
                                      <w:ins w:id="2561" w:author="作成者">
                                        <w:r>
                                          <w:rPr>
                                            <w:rFonts w:hint="eastAsia"/>
                                          </w:rPr>
                                          <w:t>V</w:t>
                                        </w:r>
                                        <w:r>
                                          <w:t>AR_hoge</w:t>
                                        </w:r>
                                        <w:proofErr w:type="spellEnd"/>
                                      </w:ins>
                                    </w:p>
                                  </w:tc>
                                  <w:tc>
                                    <w:tcPr>
                                      <w:tcW w:w="1291" w:type="dxa"/>
                                      <w:tcBorders>
                                        <w:bottom w:val="single" w:sz="4" w:space="0" w:color="auto"/>
                                      </w:tcBorders>
                                    </w:tcPr>
                                    <w:p w14:paraId="05FB9B07" w14:textId="77777777" w:rsidR="007B5626" w:rsidRDefault="007B5626" w:rsidP="00455654">
                                      <w:pPr>
                                        <w:pStyle w:val="a9"/>
                                        <w:ind w:leftChars="0" w:left="0"/>
                                        <w:jc w:val="left"/>
                                        <w:rPr>
                                          <w:ins w:id="2562" w:author="作成者"/>
                                        </w:rPr>
                                      </w:pPr>
                                      <w:ins w:id="2563" w:author="作成者">
                                        <w:r w:rsidRPr="009817DD">
                                          <w:t>OFF</w:t>
                                        </w:r>
                                      </w:ins>
                                    </w:p>
                                  </w:tc>
                                  <w:tc>
                                    <w:tcPr>
                                      <w:tcW w:w="1291" w:type="dxa"/>
                                      <w:tcBorders>
                                        <w:bottom w:val="single" w:sz="4" w:space="0" w:color="auto"/>
                                      </w:tcBorders>
                                    </w:tcPr>
                                    <w:p w14:paraId="2077074E" w14:textId="77777777" w:rsidR="007B5626" w:rsidRDefault="007B5626" w:rsidP="00455654">
                                      <w:pPr>
                                        <w:pStyle w:val="a9"/>
                                        <w:ind w:leftChars="0" w:left="0"/>
                                        <w:jc w:val="left"/>
                                        <w:rPr>
                                          <w:ins w:id="2564" w:author="作成者"/>
                                        </w:rPr>
                                      </w:pPr>
                                      <w:ins w:id="2565" w:author="作成者">
                                        <w:r>
                                          <w:t>[0].NAME</w:t>
                                        </w:r>
                                      </w:ins>
                                    </w:p>
                                  </w:tc>
                                  <w:tc>
                                    <w:tcPr>
                                      <w:tcW w:w="1253" w:type="dxa"/>
                                    </w:tcPr>
                                    <w:p w14:paraId="115FF1D0" w14:textId="4FB1C172" w:rsidR="007B5626" w:rsidRPr="00172BD2" w:rsidRDefault="007B5626" w:rsidP="00455654">
                                      <w:pPr>
                                        <w:pStyle w:val="a9"/>
                                        <w:ind w:leftChars="0" w:left="0"/>
                                        <w:jc w:val="left"/>
                                        <w:rPr>
                                          <w:ins w:id="2566" w:author="作成者"/>
                                          <w:sz w:val="12"/>
                                        </w:rPr>
                                      </w:pPr>
                                      <w:r w:rsidRPr="00172BD2">
                                        <w:rPr>
                                          <w:rFonts w:hint="eastAsia"/>
                                          <w:sz w:val="12"/>
                                        </w:rPr>
                                        <w:t>No input required</w:t>
                                      </w:r>
                                    </w:p>
                                  </w:tc>
                                  <w:tc>
                                    <w:tcPr>
                                      <w:tcW w:w="1253" w:type="dxa"/>
                                    </w:tcPr>
                                    <w:p w14:paraId="28CC6E10" w14:textId="5552162B" w:rsidR="007B5626" w:rsidRDefault="007B5626" w:rsidP="00455654">
                                      <w:pPr>
                                        <w:pStyle w:val="a9"/>
                                        <w:ind w:leftChars="0" w:left="0"/>
                                        <w:jc w:val="left"/>
                                        <w:rPr>
                                          <w:ins w:id="2567" w:author="作成者"/>
                                        </w:rPr>
                                      </w:pPr>
                                      <w:r>
                                        <w:rPr>
                                          <w:rFonts w:hint="eastAsia"/>
                                        </w:rPr>
                                        <w:t>HONDA</w:t>
                                      </w:r>
                                    </w:p>
                                  </w:tc>
                                </w:tr>
                                <w:tr w:rsidR="007B5626" w14:paraId="69096341" w14:textId="77777777" w:rsidTr="00DD1144">
                                  <w:trPr>
                                    <w:jc w:val="center"/>
                                    <w:ins w:id="2568" w:author="作成者"/>
                                  </w:trPr>
                                  <w:tc>
                                    <w:tcPr>
                                      <w:tcW w:w="704" w:type="dxa"/>
                                      <w:tcBorders>
                                        <w:top w:val="single" w:sz="4" w:space="0" w:color="auto"/>
                                        <w:left w:val="single" w:sz="4" w:space="0" w:color="auto"/>
                                        <w:bottom w:val="single" w:sz="4" w:space="0" w:color="auto"/>
                                        <w:right w:val="single" w:sz="4" w:space="0" w:color="auto"/>
                                      </w:tcBorders>
                                    </w:tcPr>
                                    <w:p w14:paraId="38FBEDC6" w14:textId="77777777" w:rsidR="007B5626" w:rsidRDefault="007B5626" w:rsidP="00455654">
                                      <w:pPr>
                                        <w:pStyle w:val="a9"/>
                                        <w:ind w:leftChars="0" w:left="0"/>
                                        <w:jc w:val="left"/>
                                        <w:rPr>
                                          <w:ins w:id="2569" w:author="作成者"/>
                                        </w:rPr>
                                      </w:pPr>
                                      <w:ins w:id="2570" w:author="作成者">
                                        <w:r>
                                          <w:rPr>
                                            <w:rFonts w:hint="eastAsia"/>
                                          </w:rPr>
                                          <w:t>2</w:t>
                                        </w:r>
                                      </w:ins>
                                    </w:p>
                                  </w:tc>
                                  <w:tc>
                                    <w:tcPr>
                                      <w:tcW w:w="1291" w:type="dxa"/>
                                      <w:tcBorders>
                                        <w:top w:val="single" w:sz="4" w:space="0" w:color="auto"/>
                                        <w:left w:val="single" w:sz="4" w:space="0" w:color="auto"/>
                                        <w:bottom w:val="single" w:sz="4" w:space="0" w:color="auto"/>
                                        <w:right w:val="single" w:sz="4" w:space="0" w:color="auto"/>
                                      </w:tcBorders>
                                    </w:tcPr>
                                    <w:p w14:paraId="33DD9D45" w14:textId="77777777" w:rsidR="007B5626" w:rsidRDefault="007B5626" w:rsidP="00455654">
                                      <w:pPr>
                                        <w:pStyle w:val="a9"/>
                                        <w:ind w:leftChars="0" w:left="0"/>
                                        <w:jc w:val="left"/>
                                        <w:rPr>
                                          <w:ins w:id="2571" w:author="作成者"/>
                                        </w:rPr>
                                      </w:pPr>
                                      <w:proofErr w:type="spellStart"/>
                                      <w:ins w:id="2572" w:author="作成者">
                                        <w:r>
                                          <w:rPr>
                                            <w:rFonts w:hint="eastAsia"/>
                                          </w:rPr>
                                          <w:t>VAR_hoge</w:t>
                                        </w:r>
                                        <w:proofErr w:type="spellEnd"/>
                                      </w:ins>
                                    </w:p>
                                  </w:tc>
                                  <w:tc>
                                    <w:tcPr>
                                      <w:tcW w:w="1291" w:type="dxa"/>
                                      <w:tcBorders>
                                        <w:left w:val="single" w:sz="4" w:space="0" w:color="auto"/>
                                        <w:bottom w:val="single" w:sz="4" w:space="0" w:color="auto"/>
                                        <w:right w:val="single" w:sz="4" w:space="0" w:color="auto"/>
                                      </w:tcBorders>
                                    </w:tcPr>
                                    <w:p w14:paraId="57E73FD3" w14:textId="77777777" w:rsidR="007B5626" w:rsidRDefault="007B5626" w:rsidP="00455654">
                                      <w:pPr>
                                        <w:pStyle w:val="a9"/>
                                        <w:ind w:leftChars="0" w:left="0"/>
                                        <w:jc w:val="left"/>
                                        <w:rPr>
                                          <w:ins w:id="2573" w:author="作成者"/>
                                        </w:rPr>
                                      </w:pPr>
                                      <w:ins w:id="2574" w:author="作成者">
                                        <w:r w:rsidRPr="009817DD">
                                          <w:t>OFF</w:t>
                                        </w:r>
                                      </w:ins>
                                    </w:p>
                                  </w:tc>
                                  <w:tc>
                                    <w:tcPr>
                                      <w:tcW w:w="1291" w:type="dxa"/>
                                      <w:tcBorders>
                                        <w:left w:val="single" w:sz="4" w:space="0" w:color="auto"/>
                                        <w:bottom w:val="single" w:sz="4" w:space="0" w:color="auto"/>
                                      </w:tcBorders>
                                    </w:tcPr>
                                    <w:p w14:paraId="5D8860BC" w14:textId="77777777" w:rsidR="007B5626" w:rsidRDefault="007B5626" w:rsidP="00455654">
                                      <w:pPr>
                                        <w:pStyle w:val="a9"/>
                                        <w:ind w:leftChars="0" w:left="0"/>
                                        <w:jc w:val="left"/>
                                        <w:rPr>
                                          <w:ins w:id="2575" w:author="作成者"/>
                                        </w:rPr>
                                      </w:pPr>
                                      <w:ins w:id="2576" w:author="作成者">
                                        <w:r>
                                          <w:rPr>
                                            <w:rFonts w:hint="eastAsia"/>
                                          </w:rPr>
                                          <w:t>[</w:t>
                                        </w:r>
                                        <w:r>
                                          <w:t>0].AGE</w:t>
                                        </w:r>
                                      </w:ins>
                                    </w:p>
                                  </w:tc>
                                  <w:tc>
                                    <w:tcPr>
                                      <w:tcW w:w="1253" w:type="dxa"/>
                                    </w:tcPr>
                                    <w:p w14:paraId="53F3F964" w14:textId="344FC1D8" w:rsidR="007B5626" w:rsidRPr="00172BD2" w:rsidRDefault="007B5626" w:rsidP="00455654">
                                      <w:pPr>
                                        <w:pStyle w:val="a9"/>
                                        <w:ind w:leftChars="0" w:left="0"/>
                                        <w:jc w:val="left"/>
                                        <w:rPr>
                                          <w:ins w:id="2577" w:author="作成者"/>
                                          <w:sz w:val="12"/>
                                        </w:rPr>
                                      </w:pPr>
                                      <w:r w:rsidRPr="00172BD2">
                                        <w:rPr>
                                          <w:rFonts w:hint="eastAsia"/>
                                          <w:sz w:val="12"/>
                                        </w:rPr>
                                        <w:t>No input required</w:t>
                                      </w:r>
                                    </w:p>
                                  </w:tc>
                                  <w:tc>
                                    <w:tcPr>
                                      <w:tcW w:w="1253" w:type="dxa"/>
                                    </w:tcPr>
                                    <w:p w14:paraId="51B35D26" w14:textId="77777777" w:rsidR="007B5626" w:rsidRDefault="007B5626" w:rsidP="00455654">
                                      <w:pPr>
                                        <w:pStyle w:val="a9"/>
                                        <w:ind w:leftChars="0" w:left="0"/>
                                        <w:jc w:val="left"/>
                                        <w:rPr>
                                          <w:ins w:id="2578" w:author="作成者"/>
                                        </w:rPr>
                                      </w:pPr>
                                      <w:ins w:id="2579" w:author="作成者">
                                        <w:r>
                                          <w:rPr>
                                            <w:rFonts w:hint="eastAsia"/>
                                          </w:rPr>
                                          <w:t>20</w:t>
                                        </w:r>
                                      </w:ins>
                                    </w:p>
                                  </w:tc>
                                </w:tr>
                                <w:tr w:rsidR="007B5626" w14:paraId="4543C1F2" w14:textId="77777777" w:rsidTr="00DD1144">
                                  <w:trPr>
                                    <w:jc w:val="center"/>
                                    <w:ins w:id="2580" w:author="作成者"/>
                                  </w:trPr>
                                  <w:tc>
                                    <w:tcPr>
                                      <w:tcW w:w="704" w:type="dxa"/>
                                      <w:tcBorders>
                                        <w:top w:val="single" w:sz="4" w:space="0" w:color="auto"/>
                                        <w:left w:val="single" w:sz="4" w:space="0" w:color="auto"/>
                                        <w:bottom w:val="single" w:sz="4" w:space="0" w:color="auto"/>
                                        <w:right w:val="single" w:sz="4" w:space="0" w:color="auto"/>
                                      </w:tcBorders>
                                    </w:tcPr>
                                    <w:p w14:paraId="28319665" w14:textId="77777777" w:rsidR="007B5626" w:rsidRDefault="007B5626" w:rsidP="00455654">
                                      <w:pPr>
                                        <w:pStyle w:val="a9"/>
                                        <w:ind w:leftChars="0" w:left="0"/>
                                        <w:jc w:val="left"/>
                                        <w:rPr>
                                          <w:ins w:id="2581" w:author="作成者"/>
                                        </w:rPr>
                                      </w:pPr>
                                      <w:ins w:id="2582" w:author="作成者">
                                        <w:r>
                                          <w:rPr>
                                            <w:rFonts w:hint="eastAsia"/>
                                          </w:rPr>
                                          <w:t>3</w:t>
                                        </w:r>
                                      </w:ins>
                                    </w:p>
                                  </w:tc>
                                  <w:tc>
                                    <w:tcPr>
                                      <w:tcW w:w="1291" w:type="dxa"/>
                                      <w:tcBorders>
                                        <w:top w:val="single" w:sz="4" w:space="0" w:color="auto"/>
                                        <w:left w:val="single" w:sz="4" w:space="0" w:color="auto"/>
                                        <w:bottom w:val="single" w:sz="4" w:space="0" w:color="auto"/>
                                        <w:right w:val="single" w:sz="4" w:space="0" w:color="auto"/>
                                      </w:tcBorders>
                                    </w:tcPr>
                                    <w:p w14:paraId="11637C1B" w14:textId="77777777" w:rsidR="007B5626" w:rsidRDefault="007B5626" w:rsidP="00455654">
                                      <w:pPr>
                                        <w:pStyle w:val="a9"/>
                                        <w:ind w:leftChars="0" w:left="0"/>
                                        <w:jc w:val="left"/>
                                        <w:rPr>
                                          <w:ins w:id="2583" w:author="作成者"/>
                                        </w:rPr>
                                      </w:pPr>
                                      <w:proofErr w:type="spellStart"/>
                                      <w:ins w:id="2584" w:author="作成者">
                                        <w:r>
                                          <w:rPr>
                                            <w:rFonts w:hint="eastAsia"/>
                                          </w:rPr>
                                          <w:t>VAR_hoge</w:t>
                                        </w:r>
                                        <w:proofErr w:type="spellEnd"/>
                                      </w:ins>
                                    </w:p>
                                  </w:tc>
                                  <w:tc>
                                    <w:tcPr>
                                      <w:tcW w:w="1291" w:type="dxa"/>
                                      <w:tcBorders>
                                        <w:left w:val="single" w:sz="4" w:space="0" w:color="auto"/>
                                        <w:right w:val="single" w:sz="4" w:space="0" w:color="auto"/>
                                      </w:tcBorders>
                                    </w:tcPr>
                                    <w:p w14:paraId="309CE25D" w14:textId="77777777" w:rsidR="007B5626" w:rsidRDefault="007B5626" w:rsidP="00455654">
                                      <w:pPr>
                                        <w:pStyle w:val="a9"/>
                                        <w:ind w:leftChars="0" w:left="0"/>
                                        <w:jc w:val="left"/>
                                        <w:rPr>
                                          <w:ins w:id="2585" w:author="作成者"/>
                                        </w:rPr>
                                      </w:pPr>
                                      <w:ins w:id="2586" w:author="作成者">
                                        <w:r w:rsidRPr="009817DD">
                                          <w:t>OFF</w:t>
                                        </w:r>
                                      </w:ins>
                                    </w:p>
                                  </w:tc>
                                  <w:tc>
                                    <w:tcPr>
                                      <w:tcW w:w="1291" w:type="dxa"/>
                                      <w:tcBorders>
                                        <w:left w:val="single" w:sz="4" w:space="0" w:color="auto"/>
                                      </w:tcBorders>
                                    </w:tcPr>
                                    <w:p w14:paraId="0DA4D95D" w14:textId="77777777" w:rsidR="007B5626" w:rsidRDefault="007B5626" w:rsidP="00455654">
                                      <w:pPr>
                                        <w:pStyle w:val="a9"/>
                                        <w:ind w:leftChars="0" w:left="0"/>
                                        <w:jc w:val="left"/>
                                        <w:rPr>
                                          <w:ins w:id="2587" w:author="作成者"/>
                                        </w:rPr>
                                      </w:pPr>
                                      <w:ins w:id="2588" w:author="作成者">
                                        <w:r>
                                          <w:rPr>
                                            <w:rFonts w:hint="eastAsia"/>
                                          </w:rPr>
                                          <w:t>[</w:t>
                                        </w:r>
                                        <w:r>
                                          <w:t>1].NAME</w:t>
                                        </w:r>
                                      </w:ins>
                                    </w:p>
                                  </w:tc>
                                  <w:tc>
                                    <w:tcPr>
                                      <w:tcW w:w="1253" w:type="dxa"/>
                                    </w:tcPr>
                                    <w:p w14:paraId="08337485" w14:textId="24CBFF8B" w:rsidR="007B5626" w:rsidRPr="00172BD2" w:rsidRDefault="007B5626" w:rsidP="00455654">
                                      <w:pPr>
                                        <w:pStyle w:val="a9"/>
                                        <w:ind w:leftChars="0" w:left="0"/>
                                        <w:jc w:val="left"/>
                                        <w:rPr>
                                          <w:ins w:id="2589" w:author="作成者"/>
                                          <w:sz w:val="12"/>
                                        </w:rPr>
                                      </w:pPr>
                                      <w:r w:rsidRPr="00172BD2">
                                        <w:rPr>
                                          <w:rFonts w:hint="eastAsia"/>
                                          <w:sz w:val="12"/>
                                        </w:rPr>
                                        <w:t>No input required</w:t>
                                      </w:r>
                                    </w:p>
                                  </w:tc>
                                  <w:tc>
                                    <w:tcPr>
                                      <w:tcW w:w="1253" w:type="dxa"/>
                                    </w:tcPr>
                                    <w:p w14:paraId="3909BA7B" w14:textId="0B6692E1" w:rsidR="007B5626" w:rsidRDefault="007B5626" w:rsidP="00455654">
                                      <w:pPr>
                                        <w:pStyle w:val="a9"/>
                                        <w:ind w:leftChars="0" w:left="0"/>
                                        <w:jc w:val="left"/>
                                        <w:rPr>
                                          <w:ins w:id="2590" w:author="作成者"/>
                                        </w:rPr>
                                      </w:pPr>
                                      <w:r>
                                        <w:rPr>
                                          <w:rFonts w:hint="eastAsia"/>
                                        </w:rPr>
                                        <w:t>OGIK</w:t>
                                      </w:r>
                                      <w:r>
                                        <w:t>UBO</w:t>
                                      </w:r>
                                    </w:p>
                                  </w:tc>
                                </w:tr>
                                <w:tr w:rsidR="007B5626" w14:paraId="05DAE5A0" w14:textId="77777777" w:rsidTr="00DD1144">
                                  <w:trPr>
                                    <w:jc w:val="center"/>
                                    <w:ins w:id="2591" w:author="作成者"/>
                                  </w:trPr>
                                  <w:tc>
                                    <w:tcPr>
                                      <w:tcW w:w="704" w:type="dxa"/>
                                      <w:tcBorders>
                                        <w:top w:val="single" w:sz="4" w:space="0" w:color="auto"/>
                                        <w:left w:val="single" w:sz="4" w:space="0" w:color="auto"/>
                                        <w:bottom w:val="single" w:sz="4" w:space="0" w:color="auto"/>
                                        <w:right w:val="single" w:sz="4" w:space="0" w:color="auto"/>
                                      </w:tcBorders>
                                    </w:tcPr>
                                    <w:p w14:paraId="537442C5" w14:textId="77777777" w:rsidR="007B5626" w:rsidRDefault="007B5626" w:rsidP="00455654">
                                      <w:pPr>
                                        <w:pStyle w:val="a9"/>
                                        <w:ind w:leftChars="0" w:left="0"/>
                                        <w:jc w:val="left"/>
                                        <w:rPr>
                                          <w:ins w:id="2592" w:author="作成者"/>
                                        </w:rPr>
                                      </w:pPr>
                                      <w:ins w:id="2593" w:author="作成者">
                                        <w:r>
                                          <w:rPr>
                                            <w:rFonts w:hint="eastAsia"/>
                                          </w:rPr>
                                          <w:t>4</w:t>
                                        </w:r>
                                      </w:ins>
                                    </w:p>
                                  </w:tc>
                                  <w:tc>
                                    <w:tcPr>
                                      <w:tcW w:w="1291" w:type="dxa"/>
                                      <w:tcBorders>
                                        <w:top w:val="single" w:sz="4" w:space="0" w:color="auto"/>
                                        <w:left w:val="single" w:sz="4" w:space="0" w:color="auto"/>
                                        <w:bottom w:val="single" w:sz="4" w:space="0" w:color="auto"/>
                                        <w:right w:val="single" w:sz="4" w:space="0" w:color="auto"/>
                                      </w:tcBorders>
                                    </w:tcPr>
                                    <w:p w14:paraId="2E3261F3" w14:textId="77777777" w:rsidR="007B5626" w:rsidRDefault="007B5626" w:rsidP="00455654">
                                      <w:pPr>
                                        <w:pStyle w:val="a9"/>
                                        <w:ind w:leftChars="0" w:left="0"/>
                                        <w:jc w:val="left"/>
                                        <w:rPr>
                                          <w:ins w:id="2594" w:author="作成者"/>
                                        </w:rPr>
                                      </w:pPr>
                                      <w:proofErr w:type="spellStart"/>
                                      <w:ins w:id="2595" w:author="作成者">
                                        <w:r>
                                          <w:rPr>
                                            <w:rFonts w:hint="eastAsia"/>
                                          </w:rPr>
                                          <w:t>VAR_hoge</w:t>
                                        </w:r>
                                        <w:proofErr w:type="spellEnd"/>
                                      </w:ins>
                                    </w:p>
                                  </w:tc>
                                  <w:tc>
                                    <w:tcPr>
                                      <w:tcW w:w="1291" w:type="dxa"/>
                                      <w:tcBorders>
                                        <w:left w:val="single" w:sz="4" w:space="0" w:color="auto"/>
                                        <w:bottom w:val="single" w:sz="4" w:space="0" w:color="auto"/>
                                        <w:right w:val="single" w:sz="4" w:space="0" w:color="auto"/>
                                      </w:tcBorders>
                                    </w:tcPr>
                                    <w:p w14:paraId="5DE46DB5" w14:textId="77777777" w:rsidR="007B5626" w:rsidRPr="009817DD" w:rsidRDefault="007B5626" w:rsidP="00455654">
                                      <w:pPr>
                                        <w:pStyle w:val="a9"/>
                                        <w:ind w:leftChars="0" w:left="0"/>
                                        <w:jc w:val="left"/>
                                        <w:rPr>
                                          <w:ins w:id="2596" w:author="作成者"/>
                                        </w:rPr>
                                      </w:pPr>
                                      <w:ins w:id="2597" w:author="作成者">
                                        <w:r>
                                          <w:rPr>
                                            <w:rFonts w:hint="eastAsia"/>
                                          </w:rPr>
                                          <w:t>OFF</w:t>
                                        </w:r>
                                      </w:ins>
                                    </w:p>
                                  </w:tc>
                                  <w:tc>
                                    <w:tcPr>
                                      <w:tcW w:w="1291" w:type="dxa"/>
                                      <w:tcBorders>
                                        <w:left w:val="single" w:sz="4" w:space="0" w:color="auto"/>
                                        <w:bottom w:val="single" w:sz="4" w:space="0" w:color="auto"/>
                                      </w:tcBorders>
                                    </w:tcPr>
                                    <w:p w14:paraId="1F51AF11" w14:textId="77777777" w:rsidR="007B5626" w:rsidRDefault="007B5626" w:rsidP="00455654">
                                      <w:pPr>
                                        <w:pStyle w:val="a9"/>
                                        <w:ind w:leftChars="0" w:left="0"/>
                                        <w:jc w:val="left"/>
                                        <w:rPr>
                                          <w:ins w:id="2598" w:author="作成者"/>
                                        </w:rPr>
                                      </w:pPr>
                                      <w:ins w:id="2599" w:author="作成者">
                                        <w:r>
                                          <w:rPr>
                                            <w:rFonts w:hint="eastAsia"/>
                                          </w:rPr>
                                          <w:t>[1].AGE</w:t>
                                        </w:r>
                                      </w:ins>
                                    </w:p>
                                  </w:tc>
                                  <w:tc>
                                    <w:tcPr>
                                      <w:tcW w:w="1253" w:type="dxa"/>
                                      <w:tcBorders>
                                        <w:bottom w:val="single" w:sz="4" w:space="0" w:color="auto"/>
                                      </w:tcBorders>
                                    </w:tcPr>
                                    <w:p w14:paraId="1BB5F1C0" w14:textId="359B2D4C" w:rsidR="007B5626" w:rsidRPr="00172BD2" w:rsidRDefault="007B5626" w:rsidP="00455654">
                                      <w:pPr>
                                        <w:pStyle w:val="a9"/>
                                        <w:ind w:leftChars="0" w:left="0"/>
                                        <w:jc w:val="left"/>
                                        <w:rPr>
                                          <w:ins w:id="2600" w:author="作成者"/>
                                          <w:sz w:val="12"/>
                                        </w:rPr>
                                      </w:pPr>
                                      <w:r w:rsidRPr="00172BD2">
                                        <w:rPr>
                                          <w:rFonts w:hint="eastAsia"/>
                                          <w:sz w:val="12"/>
                                        </w:rPr>
                                        <w:t>No input required</w:t>
                                      </w:r>
                                    </w:p>
                                  </w:tc>
                                  <w:tc>
                                    <w:tcPr>
                                      <w:tcW w:w="1253" w:type="dxa"/>
                                      <w:tcBorders>
                                        <w:bottom w:val="single" w:sz="4" w:space="0" w:color="auto"/>
                                      </w:tcBorders>
                                    </w:tcPr>
                                    <w:p w14:paraId="2E080CAC" w14:textId="77777777" w:rsidR="007B5626" w:rsidRDefault="007B5626" w:rsidP="00455654">
                                      <w:pPr>
                                        <w:pStyle w:val="a9"/>
                                        <w:ind w:leftChars="0" w:left="0"/>
                                        <w:jc w:val="left"/>
                                        <w:rPr>
                                          <w:ins w:id="2601" w:author="作成者"/>
                                        </w:rPr>
                                      </w:pPr>
                                      <w:ins w:id="2602" w:author="作成者">
                                        <w:r>
                                          <w:rPr>
                                            <w:rFonts w:hint="eastAsia"/>
                                          </w:rPr>
                                          <w:t>50</w:t>
                                        </w:r>
                                      </w:ins>
                                    </w:p>
                                  </w:tc>
                                </w:tr>
                              </w:tbl>
                              <w:p w14:paraId="39A7D503" w14:textId="13A60291" w:rsidR="007B5626" w:rsidRDefault="007B5626" w:rsidP="00366ECC">
                                <w:pPr>
                                  <w:jc w:val="left"/>
                                  <w:rPr>
                                    <w:sz w:val="20"/>
                                    <w:szCs w:val="20"/>
                                  </w:rPr>
                                </w:pPr>
                              </w:p>
                              <w:p w14:paraId="62BD2A53" w14:textId="77777777" w:rsidR="007B5626" w:rsidRDefault="007B5626" w:rsidP="00366ECC">
                                <w:pPr>
                                  <w:jc w:val="left"/>
                                  <w:rPr>
                                    <w:ins w:id="2603" w:author="作成者"/>
                                    <w:sz w:val="20"/>
                                    <w:szCs w:val="20"/>
                                  </w:rPr>
                                </w:pPr>
                              </w:p>
                              <w:p w14:paraId="76A39C2B" w14:textId="77777777" w:rsidR="007B5626" w:rsidRDefault="007B5626" w:rsidP="00366ECC">
                                <w:pPr>
                                  <w:jc w:val="left"/>
                                  <w:rPr>
                                    <w:ins w:id="2604" w:author="作成者"/>
                                    <w:sz w:val="20"/>
                                    <w:szCs w:val="20"/>
                                  </w:rPr>
                                </w:pPr>
                              </w:p>
                              <w:p w14:paraId="7DAB13C8" w14:textId="77777777" w:rsidR="007B5626" w:rsidRDefault="007B5626" w:rsidP="00366ECC">
                                <w:pPr>
                                  <w:jc w:val="left"/>
                                  <w:rPr>
                                    <w:ins w:id="2605" w:author="作成者"/>
                                    <w:sz w:val="20"/>
                                    <w:szCs w:val="20"/>
                                  </w:rPr>
                                </w:pPr>
                              </w:p>
                              <w:p w14:paraId="2722CABB" w14:textId="3020A4ED" w:rsidR="007B5626" w:rsidRPr="00D464F6" w:rsidRDefault="007B5626" w:rsidP="00366ECC">
                                <w:pPr>
                                  <w:jc w:val="left"/>
                                  <w:rPr>
                                    <w:ins w:id="2606" w:author="作成者"/>
                                    <w:b/>
                                    <w:sz w:val="20"/>
                                    <w:szCs w:val="20"/>
                                  </w:rPr>
                                </w:pPr>
                                <w:ins w:id="2607" w:author="作成者">
                                  <w:r>
                                    <w:rPr>
                                      <w:rFonts w:hint="eastAsia"/>
                                      <w:sz w:val="20"/>
                                      <w:szCs w:val="20"/>
                                    </w:rPr>
                                    <w:t xml:space="preserve">　</w:t>
                                  </w:r>
                                  <w:r>
                                    <w:rPr>
                                      <w:sz w:val="20"/>
                                      <w:szCs w:val="20"/>
                                    </w:rPr>
                                    <w:t xml:space="preserve">　　　　　</w:t>
                                  </w:r>
                                </w:ins>
                                <w:r>
                                  <w:rPr>
                                    <w:rFonts w:hint="eastAsia"/>
                                    <w:b/>
                                    <w:sz w:val="20"/>
                                    <w:szCs w:val="20"/>
                                  </w:rPr>
                                  <w:t>Value registered to Terraform</w:t>
                                </w:r>
                                <w:r>
                                  <w:rPr>
                                    <w:rFonts w:hint="eastAsia"/>
                                    <w:b/>
                                    <w:sz w:val="20"/>
                                    <w:szCs w:val="20"/>
                                  </w:rPr>
                                  <w:t>’</w:t>
                                </w:r>
                                <w:r>
                                  <w:rPr>
                                    <w:rFonts w:hint="eastAsia"/>
                                    <w:b/>
                                    <w:sz w:val="20"/>
                                    <w:szCs w:val="20"/>
                                  </w:rPr>
                                  <w:t>s Variables</w:t>
                                </w:r>
                              </w:p>
                              <w:tbl>
                                <w:tblPr>
                                  <w:tblStyle w:val="ab"/>
                                  <w:tblW w:w="0" w:type="auto"/>
                                  <w:tblInd w:w="1023" w:type="dxa"/>
                                  <w:tblLook w:val="04A0" w:firstRow="1" w:lastRow="0" w:firstColumn="1" w:lastColumn="0" w:noHBand="0" w:noVBand="1"/>
                                </w:tblPr>
                                <w:tblGrid>
                                  <w:gridCol w:w="3116"/>
                                  <w:gridCol w:w="4045"/>
                                </w:tblGrid>
                                <w:tr w:rsidR="007B5626" w14:paraId="77498B9B" w14:textId="77777777" w:rsidTr="00DD1144">
                                  <w:trPr>
                                    <w:trHeight w:val="372"/>
                                    <w:ins w:id="2608" w:author="作成者"/>
                                  </w:trPr>
                                  <w:tc>
                                    <w:tcPr>
                                      <w:tcW w:w="3116" w:type="dxa"/>
                                      <w:shd w:val="clear" w:color="auto" w:fill="002060"/>
                                    </w:tcPr>
                                    <w:p w14:paraId="7CC83123" w14:textId="77777777" w:rsidR="007B5626" w:rsidRDefault="007B5626" w:rsidP="00DD1144">
                                      <w:pPr>
                                        <w:jc w:val="left"/>
                                        <w:rPr>
                                          <w:ins w:id="2609" w:author="作成者"/>
                                          <w:b/>
                                          <w:sz w:val="20"/>
                                          <w:szCs w:val="20"/>
                                        </w:rPr>
                                      </w:pPr>
                                      <w:ins w:id="2610" w:author="作成者">
                                        <w:r>
                                          <w:rPr>
                                            <w:rFonts w:hint="eastAsia"/>
                                            <w:b/>
                                            <w:sz w:val="20"/>
                                            <w:szCs w:val="20"/>
                                          </w:rPr>
                                          <w:t>Key</w:t>
                                        </w:r>
                                      </w:ins>
                                    </w:p>
                                  </w:tc>
                                  <w:tc>
                                    <w:tcPr>
                                      <w:tcW w:w="4045" w:type="dxa"/>
                                      <w:shd w:val="clear" w:color="auto" w:fill="002060"/>
                                    </w:tcPr>
                                    <w:p w14:paraId="2711F750" w14:textId="77777777" w:rsidR="007B5626" w:rsidRDefault="007B5626" w:rsidP="00DD1144">
                                      <w:pPr>
                                        <w:jc w:val="left"/>
                                        <w:rPr>
                                          <w:ins w:id="2611" w:author="作成者"/>
                                          <w:b/>
                                          <w:sz w:val="20"/>
                                          <w:szCs w:val="20"/>
                                        </w:rPr>
                                      </w:pPr>
                                      <w:ins w:id="2612" w:author="作成者">
                                        <w:r>
                                          <w:rPr>
                                            <w:rFonts w:hint="eastAsia"/>
                                            <w:b/>
                                            <w:sz w:val="20"/>
                                            <w:szCs w:val="20"/>
                                          </w:rPr>
                                          <w:t>Value</w:t>
                                        </w:r>
                                      </w:ins>
                                    </w:p>
                                  </w:tc>
                                </w:tr>
                                <w:tr w:rsidR="007B5626" w14:paraId="00906D5A" w14:textId="77777777" w:rsidTr="00DD1144">
                                  <w:trPr>
                                    <w:trHeight w:val="352"/>
                                    <w:ins w:id="2613" w:author="作成者"/>
                                  </w:trPr>
                                  <w:tc>
                                    <w:tcPr>
                                      <w:tcW w:w="3116" w:type="dxa"/>
                                    </w:tcPr>
                                    <w:p w14:paraId="5B7DA774" w14:textId="77777777" w:rsidR="007B5626" w:rsidRPr="00515ED5" w:rsidRDefault="007B5626" w:rsidP="00DD1144">
                                      <w:pPr>
                                        <w:jc w:val="left"/>
                                        <w:rPr>
                                          <w:ins w:id="2614" w:author="作成者"/>
                                          <w:sz w:val="20"/>
                                          <w:szCs w:val="20"/>
                                        </w:rPr>
                                      </w:pPr>
                                      <w:proofErr w:type="spellStart"/>
                                      <w:ins w:id="2615" w:author="作成者">
                                        <w:r w:rsidRPr="00515ED5">
                                          <w:rPr>
                                            <w:rFonts w:hint="eastAsia"/>
                                            <w:sz w:val="20"/>
                                            <w:szCs w:val="20"/>
                                          </w:rPr>
                                          <w:t>VAR_hoge</w:t>
                                        </w:r>
                                        <w:proofErr w:type="spellEnd"/>
                                      </w:ins>
                                    </w:p>
                                  </w:tc>
                                  <w:tc>
                                    <w:tcPr>
                                      <w:tcW w:w="4045" w:type="dxa"/>
                                    </w:tcPr>
                                    <w:p w14:paraId="7E8DE793" w14:textId="77777777" w:rsidR="007B5626" w:rsidRDefault="007B5626" w:rsidP="00DD1144">
                                      <w:pPr>
                                        <w:pStyle w:val="a9"/>
                                        <w:ind w:leftChars="0" w:left="0"/>
                                        <w:rPr>
                                          <w:ins w:id="2616" w:author="作成者"/>
                                          <w:sz w:val="20"/>
                                          <w:szCs w:val="20"/>
                                        </w:rPr>
                                      </w:pPr>
                                      <w:ins w:id="2617" w:author="作成者">
                                        <w:r>
                                          <w:rPr>
                                            <w:sz w:val="20"/>
                                            <w:szCs w:val="20"/>
                                          </w:rPr>
                                          <w:t>[</w:t>
                                        </w:r>
                                      </w:ins>
                                    </w:p>
                                    <w:p w14:paraId="24F9FBD3" w14:textId="4C441812" w:rsidR="007B5626" w:rsidRDefault="007B5626" w:rsidP="00DD1144">
                                      <w:pPr>
                                        <w:pStyle w:val="a9"/>
                                        <w:ind w:leftChars="0" w:left="0"/>
                                        <w:rPr>
                                          <w:ins w:id="2618" w:author="作成者"/>
                                          <w:sz w:val="20"/>
                                          <w:szCs w:val="20"/>
                                        </w:rPr>
                                      </w:pPr>
                                      <w:ins w:id="2619" w:author="作成者">
                                        <w:r>
                                          <w:rPr>
                                            <w:sz w:val="20"/>
                                            <w:szCs w:val="20"/>
                                          </w:rPr>
                                          <w:t xml:space="preserve">    {“NAME” = “</w:t>
                                        </w:r>
                                      </w:ins>
                                      <w:r>
                                        <w:rPr>
                                          <w:rFonts w:hint="eastAsia"/>
                                          <w:sz w:val="20"/>
                                          <w:szCs w:val="20"/>
                                        </w:rPr>
                                        <w:t>HONDA</w:t>
                                      </w:r>
                                      <w:ins w:id="2620" w:author="作成者">
                                        <w:r>
                                          <w:rPr>
                                            <w:sz w:val="20"/>
                                            <w:szCs w:val="20"/>
                                          </w:rPr>
                                          <w:t>”, “AGE” = 20}</w:t>
                                        </w:r>
                                      </w:ins>
                                    </w:p>
                                    <w:p w14:paraId="253E863A" w14:textId="46267B8B" w:rsidR="007B5626" w:rsidRDefault="007B5626" w:rsidP="00DD1144">
                                      <w:pPr>
                                        <w:pStyle w:val="a9"/>
                                        <w:ind w:leftChars="0" w:left="0"/>
                                        <w:rPr>
                                          <w:ins w:id="2621" w:author="作成者"/>
                                          <w:sz w:val="20"/>
                                          <w:szCs w:val="20"/>
                                        </w:rPr>
                                      </w:pPr>
                                      <w:ins w:id="2622" w:author="作成者">
                                        <w:r>
                                          <w:rPr>
                                            <w:sz w:val="20"/>
                                            <w:szCs w:val="20"/>
                                          </w:rPr>
                                          <w:t xml:space="preserve">    {“NAME” = “</w:t>
                                        </w:r>
                                      </w:ins>
                                      <w:r>
                                        <w:rPr>
                                          <w:rFonts w:hint="eastAsia"/>
                                          <w:sz w:val="20"/>
                                          <w:szCs w:val="20"/>
                                        </w:rPr>
                                        <w:t>OGIKUBO</w:t>
                                      </w:r>
                                      <w:ins w:id="2623" w:author="作成者">
                                        <w:r>
                                          <w:rPr>
                                            <w:sz w:val="20"/>
                                            <w:szCs w:val="20"/>
                                          </w:rPr>
                                          <w:t>”, “AGE” = 50}</w:t>
                                        </w:r>
                                      </w:ins>
                                    </w:p>
                                    <w:p w14:paraId="6AB017DD" w14:textId="77777777" w:rsidR="007B5626" w:rsidRPr="00515ED5" w:rsidRDefault="007B5626" w:rsidP="00DD1144">
                                      <w:pPr>
                                        <w:jc w:val="left"/>
                                        <w:rPr>
                                          <w:ins w:id="2624" w:author="作成者"/>
                                          <w:sz w:val="20"/>
                                          <w:szCs w:val="20"/>
                                        </w:rPr>
                                      </w:pPr>
                                      <w:ins w:id="2625" w:author="作成者">
                                        <w:r>
                                          <w:rPr>
                                            <w:sz w:val="20"/>
                                            <w:szCs w:val="20"/>
                                          </w:rPr>
                                          <w:t>]</w:t>
                                        </w:r>
                                      </w:ins>
                                    </w:p>
                                  </w:tc>
                                </w:tr>
                              </w:tbl>
                              <w:p w14:paraId="3FBFD708" w14:textId="77777777" w:rsidR="007B5626" w:rsidRPr="00D464F6" w:rsidRDefault="007B5626" w:rsidP="00366ECC">
                                <w:pPr>
                                  <w:jc w:val="left"/>
                                  <w:rPr>
                                    <w:ins w:id="2626" w:author="作成者"/>
                                    <w:b/>
                                    <w:sz w:val="20"/>
                                    <w:szCs w:val="20"/>
                                  </w:rPr>
                                </w:pPr>
                              </w:p>
                              <w:p w14:paraId="3DA936BC" w14:textId="77777777" w:rsidR="007B5626" w:rsidRPr="003177F7" w:rsidRDefault="007B5626" w:rsidP="00366ECC">
                                <w:pPr>
                                  <w:jc w:val="left"/>
                                  <w:rPr>
                                    <w:ins w:id="2627" w:author="作成者"/>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7" name="下矢印 167"/>
                          <wps:cNvSpPr/>
                          <wps:spPr>
                            <a:xfrm>
                              <a:off x="114300" y="200023"/>
                              <a:ext cx="400050" cy="5446655"/>
                            </a:xfrm>
                            <a:prstGeom prst="downArrow">
                              <a:avLst/>
                            </a:prstGeom>
                            <a:solidFill>
                              <a:schemeClr val="accent6">
                                <a:lumMod val="75000"/>
                                <a:lumOff val="25000"/>
                              </a:schemeClr>
                            </a:solidFill>
                            <a:ln>
                              <a:solidFill>
                                <a:schemeClr val="accent6">
                                  <a:lumMod val="90000"/>
                                  <a:lumOff val="1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68" name="グループ化 168"/>
                          <wpg:cNvGrpSpPr/>
                          <wpg:grpSpPr>
                            <a:xfrm>
                              <a:off x="457199" y="3075494"/>
                              <a:ext cx="2866578" cy="285751"/>
                              <a:chOff x="-9528" y="1667478"/>
                              <a:chExt cx="2867104" cy="286040"/>
                            </a:xfrm>
                          </wpg:grpSpPr>
                          <wps:wsp>
                            <wps:cNvPr id="169" name="角丸四角形 169"/>
                            <wps:cNvSpPr/>
                            <wps:spPr>
                              <a:xfrm>
                                <a:off x="762061" y="1695460"/>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D384B30" w14:textId="6D93B572" w:rsidR="007B5626" w:rsidRDefault="007B5626" w:rsidP="00366ECC">
                                  <w:pPr>
                                    <w:pStyle w:val="Web"/>
                                    <w:spacing w:before="0" w:beforeAutospacing="0" w:after="0" w:afterAutospacing="0"/>
                                    <w:rPr>
                                      <w:ins w:id="2628" w:author="作成者"/>
                                    </w:rPr>
                                  </w:pPr>
                                  <w:ins w:id="2629" w:author="作成者">
                                    <w:r>
                                      <w:rPr>
                                        <w:rFonts w:cs="Times New Roman" w:hint="eastAsia"/>
                                        <w:b/>
                                        <w:bCs/>
                                        <w:color w:val="325121"/>
                                        <w:kern w:val="2"/>
                                        <w:sz w:val="20"/>
                                        <w:szCs w:val="20"/>
                                      </w:rPr>
                                      <w:t xml:space="preserve">⑬ </w:t>
                                    </w:r>
                                  </w:ins>
                                  <w:r>
                                    <w:rPr>
                                      <w:rFonts w:cs="Times New Roman" w:hint="eastAsia"/>
                                      <w:b/>
                                      <w:bCs/>
                                      <w:color w:val="325121"/>
                                      <w:kern w:val="2"/>
                                      <w:sz w:val="20"/>
                                      <w:szCs w:val="20"/>
                                    </w:rPr>
                                    <w:t>Configure Variable values</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170" name="下矢印 170"/>
                            <wps:cNvSpPr/>
                            <wps:spPr>
                              <a:xfrm rot="5400000">
                                <a:off x="180849" y="1477101"/>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171" name="角丸四角形 171"/>
                          <wps:cNvSpPr/>
                          <wps:spPr>
                            <a:xfrm>
                              <a:off x="114300" y="19050"/>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C0FCB74" w14:textId="32FC9DE6" w:rsidR="007B5626" w:rsidRPr="00982EAC" w:rsidRDefault="007B5626" w:rsidP="00366ECC">
                                <w:pPr>
                                  <w:jc w:val="left"/>
                                  <w:rPr>
                                    <w:ins w:id="2630" w:author="作成者"/>
                                    <w:b/>
                                    <w:color w:val="003C8A" w:themeColor="accent6" w:themeTint="E6"/>
                                    <w:sz w:val="20"/>
                                    <w:szCs w:val="20"/>
                                  </w:rPr>
                                </w:pPr>
                                <w:ins w:id="2631" w:author="作成者">
                                  <w:r>
                                    <w:rPr>
                                      <w:rFonts w:hint="eastAsia"/>
                                      <w:b/>
                                      <w:color w:val="003C8A" w:themeColor="accent6" w:themeTint="E6"/>
                                      <w:sz w:val="20"/>
                                      <w:szCs w:val="20"/>
                                    </w:rPr>
                                    <w:t>⑥</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Register Module file</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72" name="角丸四角形 172"/>
                          <wps:cNvSpPr/>
                          <wps:spPr>
                            <a:xfrm>
                              <a:off x="114300" y="4526153"/>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932358C" w14:textId="0C55D03D" w:rsidR="007B5626" w:rsidRPr="00982EAC" w:rsidRDefault="007B5626" w:rsidP="00366ECC">
                                <w:pPr>
                                  <w:jc w:val="left"/>
                                  <w:rPr>
                                    <w:ins w:id="2632" w:author="作成者"/>
                                    <w:b/>
                                    <w:color w:val="003C8A" w:themeColor="accent6" w:themeTint="E6"/>
                                    <w:sz w:val="20"/>
                                    <w:szCs w:val="20"/>
                                  </w:rPr>
                                </w:pPr>
                                <w:ins w:id="2633" w:author="作成者">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Execute Operation</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5DE807" id="グループ化 164" o:spid="_x0000_s1184" style="position:absolute;left:0;text-align:left;margin-left:30.35pt;margin-top:14.35pt;width:476.25pt;height:640.45pt;z-index:251813888;mso-position-horizontal-relative:text;mso-position-vertical-relative:text;mso-width-relative:margin;mso-height-relative:margin" coordorigin=",-762" coordsize="60483,607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">
                  <v:shape id="フローチャート: 処理 166" o:spid="_x0000_s1185" type="#_x0000_t109" style="position:absolute;top:-762;width:60483;height:60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" fillcolor="#f2f2f2 [3052]" strokecolor="#d8d8d8 [2732]" strokeweight="2pt">
                    <v:textbox>
                      <w:txbxContent>
                        <w:p w14:paraId="728D0842" w14:textId="77777777" w:rsidR="007B5626" w:rsidRDefault="007B5626" w:rsidP="00366ECC">
                          <w:pPr>
                            <w:jc w:val="left"/>
                            <w:rPr>
                              <w:ins w:id="2634" w:author="作成者"/>
                              <w:sz w:val="20"/>
                              <w:szCs w:val="20"/>
                            </w:rPr>
                          </w:pPr>
                        </w:p>
                        <w:p w14:paraId="2782B69A" w14:textId="77777777" w:rsidR="007B5626" w:rsidRDefault="007B5626" w:rsidP="00366ECC">
                          <w:pPr>
                            <w:jc w:val="left"/>
                            <w:rPr>
                              <w:ins w:id="2635" w:author="作成者"/>
                              <w:sz w:val="20"/>
                              <w:szCs w:val="20"/>
                            </w:rPr>
                          </w:pPr>
                        </w:p>
                        <w:p w14:paraId="5CA3F7B4" w14:textId="77777777" w:rsidR="007B5626" w:rsidRPr="003177F7" w:rsidRDefault="007B5626" w:rsidP="00366ECC">
                          <w:pPr>
                            <w:jc w:val="left"/>
                            <w:rPr>
                              <w:ins w:id="2636" w:author="作成者"/>
                              <w:sz w:val="20"/>
                              <w:szCs w:val="20"/>
                            </w:rPr>
                          </w:pPr>
                        </w:p>
                        <w:tbl>
                          <w:tblPr>
                            <w:tblStyle w:val="ab"/>
                            <w:tblW w:w="7166" w:type="dxa"/>
                            <w:jc w:val="center"/>
                            <w:tblLook w:val="04A0" w:firstRow="1" w:lastRow="0" w:firstColumn="1" w:lastColumn="0" w:noHBand="0" w:noVBand="1"/>
                          </w:tblPr>
                          <w:tblGrid>
                            <w:gridCol w:w="7166"/>
                          </w:tblGrid>
                          <w:tr w:rsidR="007B5626" w:rsidRPr="003177F7" w14:paraId="7450F112" w14:textId="77777777" w:rsidTr="00DD1144">
                            <w:trPr>
                              <w:trHeight w:val="1425"/>
                              <w:jc w:val="center"/>
                              <w:ins w:id="2637" w:author="作成者"/>
                            </w:trPr>
                            <w:tc>
                              <w:tcPr>
                                <w:tcW w:w="7166" w:type="dxa"/>
                              </w:tcPr>
                              <w:p w14:paraId="1962925A" w14:textId="77777777" w:rsidR="007B5626" w:rsidRPr="0088327F" w:rsidRDefault="007B5626" w:rsidP="00DD1144">
                                <w:pPr>
                                  <w:rPr>
                                    <w:ins w:id="2638" w:author="作成者"/>
                                    <w:sz w:val="20"/>
                                    <w:szCs w:val="20"/>
                                  </w:rPr>
                                </w:pPr>
                                <w:ins w:id="2639" w:author="作成者">
                                  <w:r w:rsidRPr="0088327F">
                                    <w:rPr>
                                      <w:sz w:val="20"/>
                                      <w:szCs w:val="20"/>
                                    </w:rPr>
                                    <w:t>variable "</w:t>
                                  </w:r>
                                  <w:proofErr w:type="spellStart"/>
                                  <w:r w:rsidRPr="0088327F">
                                    <w:rPr>
                                      <w:sz w:val="20"/>
                                      <w:szCs w:val="20"/>
                                    </w:rPr>
                                    <w:t>VAR_hoge</w:t>
                                  </w:r>
                                  <w:proofErr w:type="spellEnd"/>
                                  <w:r w:rsidRPr="0088327F">
                                    <w:rPr>
                                      <w:sz w:val="20"/>
                                      <w:szCs w:val="20"/>
                                    </w:rPr>
                                    <w:t>" {</w:t>
                                  </w:r>
                                </w:ins>
                              </w:p>
                              <w:p w14:paraId="759557FD" w14:textId="77777777" w:rsidR="007B5626" w:rsidRPr="0088327F" w:rsidRDefault="007B5626" w:rsidP="00DD1144">
                                <w:pPr>
                                  <w:rPr>
                                    <w:ins w:id="2640" w:author="作成者"/>
                                    <w:sz w:val="20"/>
                                    <w:szCs w:val="20"/>
                                  </w:rPr>
                                </w:pPr>
                                <w:ins w:id="2641" w:author="作成者">
                                  <w:r w:rsidRPr="0088327F">
                                    <w:rPr>
                                      <w:sz w:val="20"/>
                                      <w:szCs w:val="20"/>
                                    </w:rPr>
                                    <w:t>type = list(</w:t>
                                  </w:r>
                                </w:ins>
                              </w:p>
                              <w:p w14:paraId="7D5D882E" w14:textId="77777777" w:rsidR="007B5626" w:rsidRPr="0088327F" w:rsidRDefault="007B5626" w:rsidP="00DD1144">
                                <w:pPr>
                                  <w:rPr>
                                    <w:ins w:id="2642" w:author="作成者"/>
                                    <w:sz w:val="20"/>
                                    <w:szCs w:val="20"/>
                                  </w:rPr>
                                </w:pPr>
                                <w:ins w:id="2643" w:author="作成者">
                                  <w:r w:rsidRPr="0088327F">
                                    <w:rPr>
                                      <w:sz w:val="20"/>
                                      <w:szCs w:val="20"/>
                                    </w:rPr>
                                    <w:t>object({</w:t>
                                  </w:r>
                                </w:ins>
                              </w:p>
                              <w:p w14:paraId="083E55E9" w14:textId="77777777" w:rsidR="007B5626" w:rsidRDefault="007B5626" w:rsidP="00DD1144">
                                <w:pPr>
                                  <w:rPr>
                                    <w:ins w:id="2644" w:author="作成者"/>
                                    <w:sz w:val="20"/>
                                    <w:szCs w:val="20"/>
                                  </w:rPr>
                                </w:pPr>
                                <w:ins w:id="2645" w:author="作成者">
                                  <w:r w:rsidRPr="0088327F">
                                    <w:rPr>
                                      <w:sz w:val="20"/>
                                      <w:szCs w:val="20"/>
                                    </w:rPr>
                                    <w:t xml:space="preserve">    NAME = string</w:t>
                                  </w:r>
                                </w:ins>
                              </w:p>
                              <w:p w14:paraId="5A726F3C" w14:textId="77777777" w:rsidR="007B5626" w:rsidRPr="0088327F" w:rsidRDefault="007B5626" w:rsidP="00DD1144">
                                <w:pPr>
                                  <w:rPr>
                                    <w:ins w:id="2646" w:author="作成者"/>
                                    <w:sz w:val="20"/>
                                    <w:szCs w:val="20"/>
                                  </w:rPr>
                                </w:pPr>
                                <w:ins w:id="2647" w:author="作成者">
                                  <w:r>
                                    <w:rPr>
                                      <w:sz w:val="20"/>
                                      <w:szCs w:val="20"/>
                                    </w:rPr>
                                    <w:t xml:space="preserve">    AGE = number</w:t>
                                  </w:r>
                                </w:ins>
                              </w:p>
                              <w:p w14:paraId="73223559" w14:textId="77777777" w:rsidR="007B5626" w:rsidRPr="0088327F" w:rsidRDefault="007B5626" w:rsidP="00DD1144">
                                <w:pPr>
                                  <w:rPr>
                                    <w:ins w:id="2648" w:author="作成者"/>
                                    <w:sz w:val="20"/>
                                    <w:szCs w:val="20"/>
                                  </w:rPr>
                                </w:pPr>
                                <w:ins w:id="2649" w:author="作成者">
                                  <w:r w:rsidRPr="0088327F">
                                    <w:rPr>
                                      <w:sz w:val="20"/>
                                      <w:szCs w:val="20"/>
                                    </w:rPr>
                                    <w:t>})</w:t>
                                  </w:r>
                                </w:ins>
                              </w:p>
                              <w:p w14:paraId="02658E66" w14:textId="77777777" w:rsidR="007B5626" w:rsidRPr="0088327F" w:rsidRDefault="007B5626" w:rsidP="00DD1144">
                                <w:pPr>
                                  <w:rPr>
                                    <w:ins w:id="2650" w:author="作成者"/>
                                    <w:sz w:val="20"/>
                                    <w:szCs w:val="20"/>
                                  </w:rPr>
                                </w:pPr>
                                <w:ins w:id="2651" w:author="作成者">
                                  <w:r w:rsidRPr="0088327F">
                                    <w:rPr>
                                      <w:sz w:val="20"/>
                                      <w:szCs w:val="20"/>
                                    </w:rPr>
                                    <w:t>)</w:t>
                                  </w:r>
                                </w:ins>
                              </w:p>
                              <w:p w14:paraId="0D14844C" w14:textId="77777777" w:rsidR="007B5626" w:rsidRPr="0088327F" w:rsidRDefault="007B5626" w:rsidP="00DD1144">
                                <w:pPr>
                                  <w:rPr>
                                    <w:ins w:id="2652" w:author="作成者"/>
                                    <w:sz w:val="20"/>
                                    <w:szCs w:val="20"/>
                                  </w:rPr>
                                </w:pPr>
                                <w:ins w:id="2653" w:author="作成者">
                                  <w:r w:rsidRPr="0088327F">
                                    <w:rPr>
                                      <w:sz w:val="20"/>
                                      <w:szCs w:val="20"/>
                                    </w:rPr>
                                    <w:t>default = [</w:t>
                                  </w:r>
                                </w:ins>
                              </w:p>
                              <w:p w14:paraId="672415A6" w14:textId="14FF53E0" w:rsidR="007B5626" w:rsidRPr="0088327F" w:rsidRDefault="007B5626" w:rsidP="00DD1144">
                                <w:pPr>
                                  <w:rPr>
                                    <w:ins w:id="2654" w:author="作成者"/>
                                    <w:sz w:val="20"/>
                                    <w:szCs w:val="20"/>
                                  </w:rPr>
                                </w:pPr>
                                <w:ins w:id="2655" w:author="作成者">
                                  <w:r w:rsidRPr="0088327F">
                                    <w:rPr>
                                      <w:rFonts w:hint="eastAsia"/>
                                      <w:sz w:val="20"/>
                                      <w:szCs w:val="20"/>
                                    </w:rPr>
                                    <w:t xml:space="preserve">    { </w:t>
                                  </w:r>
                                  <w:r w:rsidRPr="0088327F">
                                    <w:rPr>
                                      <w:rFonts w:hint="eastAsia"/>
                                      <w:sz w:val="20"/>
                                      <w:szCs w:val="20"/>
                                    </w:rPr>
                                    <w:t>“</w:t>
                                  </w:r>
                                  <w:r w:rsidRPr="0088327F">
                                    <w:rPr>
                                      <w:rFonts w:hint="eastAsia"/>
                                      <w:sz w:val="20"/>
                                      <w:szCs w:val="20"/>
                                    </w:rPr>
                                    <w:t>NAME</w:t>
                                  </w:r>
                                  <w:r w:rsidRPr="0088327F">
                                    <w:rPr>
                                      <w:rFonts w:hint="eastAsia"/>
                                      <w:sz w:val="20"/>
                                      <w:szCs w:val="20"/>
                                    </w:rPr>
                                    <w:t>”</w:t>
                                  </w:r>
                                  <w:r w:rsidRPr="0088327F">
                                    <w:rPr>
                                      <w:rFonts w:hint="eastAsia"/>
                                      <w:sz w:val="20"/>
                                      <w:szCs w:val="20"/>
                                    </w:rPr>
                                    <w:t xml:space="preserve"> = </w:t>
                                  </w:r>
                                  <w:r w:rsidRPr="0088327F">
                                    <w:rPr>
                                      <w:rFonts w:hint="eastAsia"/>
                                      <w:sz w:val="20"/>
                                      <w:szCs w:val="20"/>
                                    </w:rPr>
                                    <w:t>“</w:t>
                                  </w:r>
                                </w:ins>
                                <w:r>
                                  <w:rPr>
                                    <w:rFonts w:hint="eastAsia"/>
                                    <w:sz w:val="20"/>
                                    <w:szCs w:val="20"/>
                                  </w:rPr>
                                  <w:t>Tanaka</w:t>
                                </w:r>
                                <w:ins w:id="2656" w:author="作成者">
                                  <w:r w:rsidRPr="0088327F">
                                    <w:rPr>
                                      <w:rFonts w:hint="eastAsia"/>
                                      <w:sz w:val="20"/>
                                      <w:szCs w:val="20"/>
                                    </w:rPr>
                                    <w:t>”</w:t>
                                  </w:r>
                                  <w:r>
                                    <w:rPr>
                                      <w:rFonts w:hint="eastAsia"/>
                                      <w:sz w:val="20"/>
                                      <w:szCs w:val="20"/>
                                    </w:rPr>
                                    <w:t xml:space="preserve">, </w:t>
                                  </w:r>
                                  <w:r>
                                    <w:rPr>
                                      <w:sz w:val="20"/>
                                      <w:szCs w:val="20"/>
                                    </w:rPr>
                                    <w:t>“AGE” = 30</w:t>
                                  </w:r>
                                  <w:r w:rsidRPr="0088327F">
                                    <w:rPr>
                                      <w:rFonts w:hint="eastAsia"/>
                                      <w:sz w:val="20"/>
                                      <w:szCs w:val="20"/>
                                    </w:rPr>
                                    <w:t xml:space="preserve"> },</w:t>
                                  </w:r>
                                </w:ins>
                              </w:p>
                              <w:p w14:paraId="6E5F816C" w14:textId="3380C26F" w:rsidR="007B5626" w:rsidRPr="0088327F" w:rsidRDefault="007B5626" w:rsidP="00DD1144">
                                <w:pPr>
                                  <w:rPr>
                                    <w:ins w:id="2657" w:author="作成者"/>
                                    <w:sz w:val="20"/>
                                    <w:szCs w:val="20"/>
                                  </w:rPr>
                                </w:pPr>
                                <w:ins w:id="2658" w:author="作成者">
                                  <w:r w:rsidRPr="0088327F">
                                    <w:rPr>
                                      <w:rFonts w:hint="eastAsia"/>
                                      <w:sz w:val="20"/>
                                      <w:szCs w:val="20"/>
                                    </w:rPr>
                                    <w:t xml:space="preserve">    { </w:t>
                                  </w:r>
                                  <w:r w:rsidRPr="0088327F">
                                    <w:rPr>
                                      <w:rFonts w:hint="eastAsia"/>
                                      <w:sz w:val="20"/>
                                      <w:szCs w:val="20"/>
                                    </w:rPr>
                                    <w:t>“</w:t>
                                  </w:r>
                                  <w:r w:rsidRPr="0088327F">
                                    <w:rPr>
                                      <w:rFonts w:hint="eastAsia"/>
                                      <w:sz w:val="20"/>
                                      <w:szCs w:val="20"/>
                                    </w:rPr>
                                    <w:t>NAME</w:t>
                                  </w:r>
                                  <w:r w:rsidRPr="0088327F">
                                    <w:rPr>
                                      <w:rFonts w:hint="eastAsia"/>
                                      <w:sz w:val="20"/>
                                      <w:szCs w:val="20"/>
                                    </w:rPr>
                                    <w:t>”</w:t>
                                  </w:r>
                                  <w:r>
                                    <w:rPr>
                                      <w:rFonts w:hint="eastAsia"/>
                                      <w:sz w:val="20"/>
                                      <w:szCs w:val="20"/>
                                    </w:rPr>
                                    <w:t xml:space="preserve"> </w:t>
                                  </w:r>
                                  <w:r w:rsidRPr="0088327F">
                                    <w:rPr>
                                      <w:rFonts w:hint="eastAsia"/>
                                      <w:sz w:val="20"/>
                                      <w:szCs w:val="20"/>
                                    </w:rPr>
                                    <w:t xml:space="preserve">= </w:t>
                                  </w:r>
                                  <w:r w:rsidRPr="0088327F">
                                    <w:rPr>
                                      <w:rFonts w:hint="eastAsia"/>
                                      <w:sz w:val="20"/>
                                      <w:szCs w:val="20"/>
                                    </w:rPr>
                                    <w:t>“</w:t>
                                  </w:r>
                                </w:ins>
                                <w:r>
                                  <w:rPr>
                                    <w:rFonts w:hint="eastAsia"/>
                                    <w:sz w:val="20"/>
                                    <w:szCs w:val="20"/>
                                  </w:rPr>
                                  <w:t>Yamamoto</w:t>
                                </w:r>
                                <w:ins w:id="2659" w:author="作成者">
                                  <w:r w:rsidRPr="0088327F">
                                    <w:rPr>
                                      <w:rFonts w:hint="eastAsia"/>
                                      <w:sz w:val="20"/>
                                      <w:szCs w:val="20"/>
                                    </w:rPr>
                                    <w:t>”</w:t>
                                  </w:r>
                                  <w:r>
                                    <w:rPr>
                                      <w:rFonts w:hint="eastAsia"/>
                                      <w:sz w:val="20"/>
                                      <w:szCs w:val="20"/>
                                    </w:rPr>
                                    <w:t>,</w:t>
                                  </w:r>
                                  <w:r>
                                    <w:rPr>
                                      <w:sz w:val="20"/>
                                      <w:szCs w:val="20"/>
                                    </w:rPr>
                                    <w:t xml:space="preserve"> ”</w:t>
                                  </w:r>
                                  <w:r>
                                    <w:rPr>
                                      <w:rFonts w:hint="eastAsia"/>
                                      <w:sz w:val="20"/>
                                      <w:szCs w:val="20"/>
                                    </w:rPr>
                                    <w:t xml:space="preserve"> AGE</w:t>
                                  </w:r>
                                  <w:r>
                                    <w:rPr>
                                      <w:sz w:val="20"/>
                                      <w:szCs w:val="20"/>
                                    </w:rPr>
                                    <w:t>”</w:t>
                                  </w:r>
                                  <w:r>
                                    <w:rPr>
                                      <w:rFonts w:hint="eastAsia"/>
                                      <w:sz w:val="20"/>
                                      <w:szCs w:val="20"/>
                                    </w:rPr>
                                    <w:t xml:space="preserve"> = 26</w:t>
                                  </w:r>
                                  <w:r w:rsidRPr="0088327F">
                                    <w:rPr>
                                      <w:rFonts w:hint="eastAsia"/>
                                      <w:sz w:val="20"/>
                                      <w:szCs w:val="20"/>
                                    </w:rPr>
                                    <w:t xml:space="preserve"> }</w:t>
                                  </w:r>
                                </w:ins>
                              </w:p>
                              <w:p w14:paraId="60F4EE04" w14:textId="77777777" w:rsidR="007B5626" w:rsidRPr="0088327F" w:rsidRDefault="007B5626" w:rsidP="00DD1144">
                                <w:pPr>
                                  <w:rPr>
                                    <w:ins w:id="2660" w:author="作成者"/>
                                    <w:sz w:val="20"/>
                                    <w:szCs w:val="20"/>
                                  </w:rPr>
                                </w:pPr>
                                <w:ins w:id="2661" w:author="作成者">
                                  <w:r w:rsidRPr="0088327F">
                                    <w:rPr>
                                      <w:sz w:val="20"/>
                                      <w:szCs w:val="20"/>
                                    </w:rPr>
                                    <w:t>]</w:t>
                                  </w:r>
                                </w:ins>
                              </w:p>
                              <w:p w14:paraId="2F5BEAF1" w14:textId="77777777" w:rsidR="007B5626" w:rsidRPr="003177F7" w:rsidRDefault="007B5626" w:rsidP="00DD1144">
                                <w:pPr>
                                  <w:pStyle w:val="a9"/>
                                  <w:ind w:leftChars="0" w:left="0"/>
                                  <w:rPr>
                                    <w:ins w:id="2662" w:author="作成者"/>
                                    <w:sz w:val="20"/>
                                    <w:szCs w:val="20"/>
                                  </w:rPr>
                                </w:pPr>
                                <w:ins w:id="2663" w:author="作成者">
                                  <w:r w:rsidRPr="0088327F">
                                    <w:rPr>
                                      <w:sz w:val="20"/>
                                      <w:szCs w:val="20"/>
                                    </w:rPr>
                                    <w:t>}</w:t>
                                  </w:r>
                                </w:ins>
                              </w:p>
                            </w:tc>
                          </w:tr>
                        </w:tbl>
                        <w:p w14:paraId="603D315A" w14:textId="77777777" w:rsidR="007B5626" w:rsidRPr="003177F7" w:rsidRDefault="007B5626" w:rsidP="00366ECC">
                          <w:pPr>
                            <w:jc w:val="left"/>
                            <w:rPr>
                              <w:ins w:id="2664" w:author="作成者"/>
                              <w:sz w:val="20"/>
                              <w:szCs w:val="20"/>
                            </w:rPr>
                          </w:pPr>
                        </w:p>
                        <w:p w14:paraId="269B469A" w14:textId="77777777" w:rsidR="007B5626" w:rsidRDefault="007B5626" w:rsidP="00366ECC">
                          <w:pPr>
                            <w:jc w:val="left"/>
                            <w:rPr>
                              <w:ins w:id="2665" w:author="作成者"/>
                              <w:sz w:val="20"/>
                              <w:szCs w:val="20"/>
                            </w:rPr>
                          </w:pPr>
                        </w:p>
                        <w:p w14:paraId="2DF053EB" w14:textId="77777777" w:rsidR="007B5626" w:rsidRDefault="007B5626" w:rsidP="00366ECC">
                          <w:pPr>
                            <w:jc w:val="left"/>
                            <w:rPr>
                              <w:ins w:id="2666" w:author="作成者"/>
                              <w:sz w:val="20"/>
                              <w:szCs w:val="20"/>
                            </w:rPr>
                          </w:pPr>
                        </w:p>
                        <w:p w14:paraId="77D02D44" w14:textId="2DE086C1" w:rsidR="007B5626" w:rsidRPr="0088327F" w:rsidRDefault="007B5626" w:rsidP="00366ECC">
                          <w:pPr>
                            <w:jc w:val="left"/>
                            <w:rPr>
                              <w:ins w:id="2667" w:author="作成者"/>
                              <w:b/>
                              <w:sz w:val="20"/>
                              <w:szCs w:val="20"/>
                            </w:rPr>
                          </w:pPr>
                          <w:ins w:id="2668" w:author="作成者">
                            <w:r>
                              <w:rPr>
                                <w:rFonts w:hint="eastAsia"/>
                                <w:sz w:val="20"/>
                                <w:szCs w:val="20"/>
                              </w:rPr>
                              <w:t xml:space="preserve">　</w:t>
                            </w:r>
                            <w:r>
                              <w:rPr>
                                <w:sz w:val="20"/>
                                <w:szCs w:val="20"/>
                              </w:rPr>
                              <w:t xml:space="preserve">　　　　　</w:t>
                            </w:r>
                          </w:ins>
                          <w:r>
                            <w:rPr>
                              <w:rFonts w:hint="eastAsia"/>
                              <w:b/>
                              <w:sz w:val="20"/>
                              <w:szCs w:val="20"/>
                            </w:rPr>
                            <w:t>V</w:t>
                          </w:r>
                          <w:r>
                            <w:rPr>
                              <w:b/>
                              <w:sz w:val="20"/>
                              <w:szCs w:val="20"/>
                            </w:rPr>
                            <w:t>ariable nest list</w:t>
                          </w:r>
                        </w:p>
                        <w:tbl>
                          <w:tblPr>
                            <w:tblStyle w:val="ab"/>
                            <w:tblW w:w="0" w:type="auto"/>
                            <w:jc w:val="center"/>
                            <w:tblLook w:val="04A0" w:firstRow="1" w:lastRow="0" w:firstColumn="1" w:lastColumn="0" w:noHBand="0" w:noVBand="1"/>
                          </w:tblPr>
                          <w:tblGrid>
                            <w:gridCol w:w="862"/>
                            <w:gridCol w:w="1581"/>
                            <w:gridCol w:w="1581"/>
                            <w:gridCol w:w="1534"/>
                          </w:tblGrid>
                          <w:tr w:rsidR="007B5626" w14:paraId="52C97EA8" w14:textId="77777777" w:rsidTr="00DD1144">
                            <w:trPr>
                              <w:trHeight w:val="699"/>
                              <w:jc w:val="center"/>
                              <w:ins w:id="2669" w:author="作成者"/>
                            </w:trPr>
                            <w:tc>
                              <w:tcPr>
                                <w:tcW w:w="862" w:type="dxa"/>
                                <w:tcBorders>
                                  <w:bottom w:val="single" w:sz="4" w:space="0" w:color="auto"/>
                                </w:tcBorders>
                                <w:shd w:val="clear" w:color="auto" w:fill="002060"/>
                              </w:tcPr>
                              <w:p w14:paraId="0865942D" w14:textId="3664283B" w:rsidR="007B5626" w:rsidRPr="00D8673D" w:rsidRDefault="007B5626" w:rsidP="00DD1144">
                                <w:pPr>
                                  <w:pStyle w:val="a9"/>
                                  <w:ind w:leftChars="0" w:left="0"/>
                                  <w:jc w:val="left"/>
                                  <w:rPr>
                                    <w:ins w:id="2670" w:author="作成者"/>
                                    <w:b/>
                                    <w:color w:val="FFFFFF" w:themeColor="background1"/>
                                    <w:sz w:val="16"/>
                                  </w:rPr>
                                </w:pPr>
                                <w:r w:rsidRPr="00D8673D">
                                  <w:rPr>
                                    <w:rFonts w:hint="eastAsia"/>
                                    <w:b/>
                                    <w:color w:val="FFFFFF" w:themeColor="background1"/>
                                    <w:sz w:val="16"/>
                                  </w:rPr>
                                  <w:t>Item No.</w:t>
                                </w:r>
                              </w:p>
                            </w:tc>
                            <w:tc>
                              <w:tcPr>
                                <w:tcW w:w="1581" w:type="dxa"/>
                                <w:tcBorders>
                                  <w:bottom w:val="single" w:sz="4" w:space="0" w:color="auto"/>
                                </w:tcBorders>
                                <w:shd w:val="clear" w:color="auto" w:fill="002060"/>
                              </w:tcPr>
                              <w:p w14:paraId="3BF2293C" w14:textId="30ED356B" w:rsidR="007B5626" w:rsidRPr="00D8673D" w:rsidRDefault="007B5626" w:rsidP="00DD1144">
                                <w:pPr>
                                  <w:pStyle w:val="a9"/>
                                  <w:ind w:leftChars="0" w:left="0"/>
                                  <w:jc w:val="left"/>
                                  <w:rPr>
                                    <w:ins w:id="2671" w:author="作成者"/>
                                    <w:b/>
                                    <w:color w:val="FFFFFF" w:themeColor="background1"/>
                                    <w:sz w:val="16"/>
                                  </w:rPr>
                                </w:pPr>
                                <w:r w:rsidRPr="00D8673D">
                                  <w:rPr>
                                    <w:rFonts w:hint="eastAsia"/>
                                    <w:b/>
                                    <w:color w:val="FFFFFF" w:themeColor="background1"/>
                                    <w:sz w:val="16"/>
                                  </w:rPr>
                                  <w:t>Variable name</w:t>
                                </w:r>
                              </w:p>
                            </w:tc>
                            <w:tc>
                              <w:tcPr>
                                <w:tcW w:w="1581" w:type="dxa"/>
                                <w:shd w:val="clear" w:color="auto" w:fill="002060"/>
                              </w:tcPr>
                              <w:p w14:paraId="5424C70D" w14:textId="3710ACBB" w:rsidR="007B5626" w:rsidRPr="00D8673D" w:rsidRDefault="007B5626" w:rsidP="00DD1144">
                                <w:pPr>
                                  <w:pStyle w:val="a9"/>
                                  <w:ind w:leftChars="0" w:left="0"/>
                                  <w:jc w:val="left"/>
                                  <w:rPr>
                                    <w:ins w:id="2672" w:author="作成者"/>
                                    <w:b/>
                                    <w:color w:val="FFFFFF" w:themeColor="background1"/>
                                    <w:sz w:val="16"/>
                                  </w:rPr>
                                </w:pPr>
                                <w:r w:rsidRPr="00D8673D">
                                  <w:rPr>
                                    <w:rFonts w:hint="eastAsia"/>
                                    <w:b/>
                                    <w:color w:val="FFFFFF" w:themeColor="background1"/>
                                    <w:sz w:val="16"/>
                                  </w:rPr>
                                  <w:t>Member Variable name</w:t>
                                </w:r>
                                <w:ins w:id="2673" w:author="作成者">
                                  <w:r w:rsidRPr="00D8673D">
                                    <w:rPr>
                                      <w:rFonts w:hint="eastAsia"/>
                                      <w:b/>
                                      <w:color w:val="FFFFFF" w:themeColor="background1"/>
                                      <w:sz w:val="16"/>
                                    </w:rPr>
                                    <w:t>（</w:t>
                                  </w:r>
                                </w:ins>
                                <w:r w:rsidRPr="00D8673D">
                                  <w:rPr>
                                    <w:rFonts w:hint="eastAsia"/>
                                    <w:b/>
                                    <w:color w:val="FFFFFF" w:themeColor="background1"/>
                                    <w:sz w:val="16"/>
                                  </w:rPr>
                                  <w:t>W</w:t>
                                </w:r>
                                <w:r w:rsidRPr="00D8673D">
                                  <w:rPr>
                                    <w:b/>
                                    <w:color w:val="FFFFFF" w:themeColor="background1"/>
                                    <w:sz w:val="16"/>
                                  </w:rPr>
                                  <w:t>ith repetition</w:t>
                                </w:r>
                                <w:ins w:id="2674" w:author="作成者">
                                  <w:r w:rsidRPr="00D8673D">
                                    <w:rPr>
                                      <w:rFonts w:hint="eastAsia"/>
                                      <w:b/>
                                      <w:color w:val="FFFFFF" w:themeColor="background1"/>
                                      <w:sz w:val="16"/>
                                    </w:rPr>
                                    <w:t>）</w:t>
                                  </w:r>
                                </w:ins>
                              </w:p>
                            </w:tc>
                            <w:tc>
                              <w:tcPr>
                                <w:tcW w:w="1534" w:type="dxa"/>
                                <w:shd w:val="clear" w:color="auto" w:fill="002060"/>
                              </w:tcPr>
                              <w:p w14:paraId="21F518EA" w14:textId="249314C1" w:rsidR="007B5626" w:rsidRPr="00D8673D" w:rsidRDefault="007B5626" w:rsidP="00DD1144">
                                <w:pPr>
                                  <w:pStyle w:val="a9"/>
                                  <w:ind w:leftChars="0" w:left="0"/>
                                  <w:jc w:val="left"/>
                                  <w:rPr>
                                    <w:ins w:id="2675" w:author="作成者"/>
                                    <w:b/>
                                    <w:color w:val="FFFFFF" w:themeColor="background1"/>
                                    <w:sz w:val="16"/>
                                  </w:rPr>
                                </w:pPr>
                                <w:r w:rsidRPr="00B64215">
                                  <w:rPr>
                                    <w:b/>
                                    <w:color w:val="FFFFFF" w:themeColor="background1"/>
                                    <w:sz w:val="14"/>
                                  </w:rPr>
                                  <w:t>Maximum amount of repetitions</w:t>
                                </w:r>
                              </w:p>
                            </w:tc>
                          </w:tr>
                          <w:tr w:rsidR="007B5626" w14:paraId="452CD817" w14:textId="77777777" w:rsidTr="00DD1144">
                            <w:trPr>
                              <w:trHeight w:val="220"/>
                              <w:jc w:val="center"/>
                              <w:ins w:id="2676" w:author="作成者"/>
                            </w:trPr>
                            <w:tc>
                              <w:tcPr>
                                <w:tcW w:w="862" w:type="dxa"/>
                                <w:tcBorders>
                                  <w:bottom w:val="single" w:sz="4" w:space="0" w:color="auto"/>
                                </w:tcBorders>
                              </w:tcPr>
                              <w:p w14:paraId="170CCEF9" w14:textId="77777777" w:rsidR="007B5626" w:rsidRDefault="007B5626" w:rsidP="00DD1144">
                                <w:pPr>
                                  <w:pStyle w:val="a9"/>
                                  <w:ind w:leftChars="0" w:left="0"/>
                                  <w:jc w:val="left"/>
                                  <w:rPr>
                                    <w:ins w:id="2677" w:author="作成者"/>
                                  </w:rPr>
                                </w:pPr>
                                <w:ins w:id="2678" w:author="作成者">
                                  <w:r>
                                    <w:rPr>
                                      <w:rFonts w:hint="eastAsia"/>
                                    </w:rPr>
                                    <w:t>1</w:t>
                                  </w:r>
                                </w:ins>
                              </w:p>
                            </w:tc>
                            <w:tc>
                              <w:tcPr>
                                <w:tcW w:w="1581" w:type="dxa"/>
                                <w:tcBorders>
                                  <w:bottom w:val="single" w:sz="4" w:space="0" w:color="auto"/>
                                </w:tcBorders>
                              </w:tcPr>
                              <w:p w14:paraId="616CD510" w14:textId="77777777" w:rsidR="007B5626" w:rsidRDefault="007B5626" w:rsidP="00DD1144">
                                <w:pPr>
                                  <w:pStyle w:val="a9"/>
                                  <w:ind w:leftChars="0" w:left="0"/>
                                  <w:jc w:val="left"/>
                                  <w:rPr>
                                    <w:ins w:id="2679" w:author="作成者"/>
                                  </w:rPr>
                                </w:pPr>
                                <w:proofErr w:type="spellStart"/>
                                <w:ins w:id="2680" w:author="作成者">
                                  <w:r>
                                    <w:rPr>
                                      <w:rFonts w:hint="eastAsia"/>
                                    </w:rPr>
                                    <w:t>V</w:t>
                                  </w:r>
                                  <w:r>
                                    <w:t>AR_hoge</w:t>
                                  </w:r>
                                  <w:proofErr w:type="spellEnd"/>
                                </w:ins>
                              </w:p>
                            </w:tc>
                            <w:tc>
                              <w:tcPr>
                                <w:tcW w:w="1581" w:type="dxa"/>
                                <w:tcBorders>
                                  <w:bottom w:val="single" w:sz="4" w:space="0" w:color="auto"/>
                                </w:tcBorders>
                              </w:tcPr>
                              <w:p w14:paraId="27369FE7" w14:textId="77777777" w:rsidR="007B5626" w:rsidRDefault="007B5626" w:rsidP="00DD1144">
                                <w:pPr>
                                  <w:pStyle w:val="a9"/>
                                  <w:ind w:leftChars="0" w:left="0"/>
                                  <w:jc w:val="left"/>
                                  <w:rPr>
                                    <w:ins w:id="2681" w:author="作成者"/>
                                  </w:rPr>
                                </w:pPr>
                              </w:p>
                            </w:tc>
                            <w:tc>
                              <w:tcPr>
                                <w:tcW w:w="1534" w:type="dxa"/>
                              </w:tcPr>
                              <w:p w14:paraId="75A139A1" w14:textId="77777777" w:rsidR="007B5626" w:rsidRDefault="007B5626" w:rsidP="00DD1144">
                                <w:pPr>
                                  <w:pStyle w:val="a9"/>
                                  <w:ind w:leftChars="0" w:left="0"/>
                                  <w:jc w:val="left"/>
                                  <w:rPr>
                                    <w:ins w:id="2682" w:author="作成者"/>
                                  </w:rPr>
                                </w:pPr>
                                <w:ins w:id="2683" w:author="作成者">
                                  <w:r>
                                    <w:rPr>
                                      <w:rFonts w:hint="eastAsia"/>
                                    </w:rPr>
                                    <w:t>2</w:t>
                                  </w:r>
                                </w:ins>
                              </w:p>
                            </w:tc>
                          </w:tr>
                        </w:tbl>
                        <w:p w14:paraId="646AB4E8" w14:textId="77777777" w:rsidR="007B5626" w:rsidRDefault="007B5626" w:rsidP="00366ECC">
                          <w:pPr>
                            <w:jc w:val="left"/>
                            <w:rPr>
                              <w:ins w:id="2684" w:author="作成者"/>
                              <w:sz w:val="20"/>
                              <w:szCs w:val="20"/>
                            </w:rPr>
                          </w:pPr>
                        </w:p>
                        <w:p w14:paraId="7BB3206F" w14:textId="569BA942" w:rsidR="007B5626" w:rsidRDefault="007B5626" w:rsidP="00366ECC">
                          <w:pPr>
                            <w:jc w:val="left"/>
                            <w:rPr>
                              <w:ins w:id="2685" w:author="作成者"/>
                              <w:sz w:val="20"/>
                              <w:szCs w:val="20"/>
                            </w:rPr>
                          </w:pPr>
                        </w:p>
                        <w:p w14:paraId="21F0374A" w14:textId="766CEE60" w:rsidR="007B5626" w:rsidRPr="00D464F6" w:rsidRDefault="007B5626" w:rsidP="00366ECC">
                          <w:pPr>
                            <w:jc w:val="left"/>
                            <w:rPr>
                              <w:ins w:id="2686" w:author="作成者"/>
                              <w:b/>
                              <w:sz w:val="20"/>
                              <w:szCs w:val="20"/>
                            </w:rPr>
                          </w:pPr>
                          <w:ins w:id="2687" w:author="作成者">
                            <w:r>
                              <w:rPr>
                                <w:rFonts w:hint="eastAsia"/>
                                <w:sz w:val="20"/>
                                <w:szCs w:val="20"/>
                              </w:rPr>
                              <w:t xml:space="preserve">        </w:t>
                            </w:r>
                          </w:ins>
                          <w:r>
                            <w:rPr>
                              <w:rFonts w:hint="eastAsia"/>
                              <w:b/>
                              <w:sz w:val="20"/>
                              <w:szCs w:val="20"/>
                            </w:rPr>
                            <w:t>Substitute value auto registration settings/Substitute value list</w:t>
                          </w:r>
                        </w:p>
                        <w:tbl>
                          <w:tblPr>
                            <w:tblStyle w:val="ab"/>
                            <w:tblW w:w="0" w:type="auto"/>
                            <w:jc w:val="center"/>
                            <w:tblLook w:val="04A0" w:firstRow="1" w:lastRow="0" w:firstColumn="1" w:lastColumn="0" w:noHBand="0" w:noVBand="1"/>
                          </w:tblPr>
                          <w:tblGrid>
                            <w:gridCol w:w="704"/>
                            <w:gridCol w:w="1291"/>
                            <w:gridCol w:w="1291"/>
                            <w:gridCol w:w="1291"/>
                            <w:gridCol w:w="1253"/>
                            <w:gridCol w:w="1253"/>
                          </w:tblGrid>
                          <w:tr w:rsidR="007B5626" w14:paraId="2992B92C" w14:textId="77777777" w:rsidTr="00DD1144">
                            <w:trPr>
                              <w:jc w:val="center"/>
                              <w:ins w:id="2688" w:author="作成者"/>
                            </w:trPr>
                            <w:tc>
                              <w:tcPr>
                                <w:tcW w:w="704" w:type="dxa"/>
                                <w:tcBorders>
                                  <w:bottom w:val="single" w:sz="4" w:space="0" w:color="auto"/>
                                </w:tcBorders>
                                <w:shd w:val="clear" w:color="auto" w:fill="002060"/>
                              </w:tcPr>
                              <w:p w14:paraId="1785DA31" w14:textId="278CAE10" w:rsidR="007B5626" w:rsidRPr="00C80F48" w:rsidRDefault="007B5626" w:rsidP="00DD1144">
                                <w:pPr>
                                  <w:pStyle w:val="a9"/>
                                  <w:ind w:leftChars="0" w:left="0"/>
                                  <w:jc w:val="left"/>
                                  <w:rPr>
                                    <w:ins w:id="2689" w:author="作成者"/>
                                    <w:b/>
                                    <w:color w:val="FFFFFF" w:themeColor="background1"/>
                                  </w:rPr>
                                </w:pPr>
                                <w:r>
                                  <w:rPr>
                                    <w:rFonts w:hint="eastAsia"/>
                                    <w:b/>
                                    <w:color w:val="FFFFFF" w:themeColor="background1"/>
                                  </w:rPr>
                                  <w:t>Item No.</w:t>
                                </w:r>
                              </w:p>
                            </w:tc>
                            <w:tc>
                              <w:tcPr>
                                <w:tcW w:w="1291" w:type="dxa"/>
                                <w:tcBorders>
                                  <w:bottom w:val="single" w:sz="4" w:space="0" w:color="auto"/>
                                </w:tcBorders>
                                <w:shd w:val="clear" w:color="auto" w:fill="002060"/>
                              </w:tcPr>
                              <w:p w14:paraId="05104825" w14:textId="36B54D16" w:rsidR="007B5626" w:rsidRPr="00C80F48" w:rsidRDefault="007B5626" w:rsidP="00DD1144">
                                <w:pPr>
                                  <w:pStyle w:val="a9"/>
                                  <w:ind w:leftChars="0" w:left="0"/>
                                  <w:jc w:val="left"/>
                                  <w:rPr>
                                    <w:ins w:id="2690" w:author="作成者"/>
                                    <w:b/>
                                    <w:color w:val="FFFFFF" w:themeColor="background1"/>
                                  </w:rPr>
                                </w:pPr>
                                <w:r>
                                  <w:rPr>
                                    <w:rFonts w:hint="eastAsia"/>
                                    <w:b/>
                                    <w:color w:val="FFFFFF" w:themeColor="background1"/>
                                  </w:rPr>
                                  <w:t>Variable name</w:t>
                                </w:r>
                              </w:p>
                            </w:tc>
                            <w:tc>
                              <w:tcPr>
                                <w:tcW w:w="1291" w:type="dxa"/>
                                <w:shd w:val="clear" w:color="auto" w:fill="002060"/>
                              </w:tcPr>
                              <w:p w14:paraId="5CAC6BB6" w14:textId="003C977C" w:rsidR="007B5626" w:rsidRPr="0088327F" w:rsidRDefault="007B5626" w:rsidP="00DD1144">
                                <w:pPr>
                                  <w:pStyle w:val="a9"/>
                                  <w:ind w:leftChars="0" w:left="0"/>
                                  <w:jc w:val="left"/>
                                  <w:rPr>
                                    <w:ins w:id="2691" w:author="作成者"/>
                                    <w:b/>
                                    <w:color w:val="FFFFFF" w:themeColor="background1"/>
                                  </w:rPr>
                                </w:pPr>
                                <w:r>
                                  <w:rPr>
                                    <w:rFonts w:hint="eastAsia"/>
                                    <w:b/>
                                  </w:rPr>
                                  <w:t>HCL SETTINGS</w:t>
                                </w:r>
                              </w:p>
                            </w:tc>
                            <w:tc>
                              <w:tcPr>
                                <w:tcW w:w="1291" w:type="dxa"/>
                                <w:shd w:val="clear" w:color="auto" w:fill="002060"/>
                              </w:tcPr>
                              <w:p w14:paraId="5DAD0EC4" w14:textId="3E030FB8" w:rsidR="007B5626" w:rsidRPr="00C80F48" w:rsidRDefault="007B5626" w:rsidP="00DD1144">
                                <w:pPr>
                                  <w:pStyle w:val="a9"/>
                                  <w:ind w:leftChars="0" w:left="0"/>
                                  <w:jc w:val="left"/>
                                  <w:rPr>
                                    <w:ins w:id="2692" w:author="作成者"/>
                                    <w:b/>
                                    <w:color w:val="FFFFFF" w:themeColor="background1"/>
                                  </w:rPr>
                                </w:pPr>
                                <w:r>
                                  <w:rPr>
                                    <w:rFonts w:hint="eastAsia"/>
                                    <w:b/>
                                    <w:color w:val="FFFFFF" w:themeColor="background1"/>
                                  </w:rPr>
                                  <w:t>Member variable</w:t>
                                </w:r>
                              </w:p>
                            </w:tc>
                            <w:tc>
                              <w:tcPr>
                                <w:tcW w:w="1253" w:type="dxa"/>
                                <w:shd w:val="clear" w:color="auto" w:fill="002060"/>
                              </w:tcPr>
                              <w:p w14:paraId="531C5363" w14:textId="697BA464" w:rsidR="007B5626" w:rsidRDefault="007B5626" w:rsidP="00DD1144">
                                <w:pPr>
                                  <w:pStyle w:val="a9"/>
                                  <w:ind w:leftChars="0" w:left="0"/>
                                  <w:jc w:val="left"/>
                                  <w:rPr>
                                    <w:ins w:id="2693" w:author="作成者"/>
                                    <w:b/>
                                    <w:color w:val="FFFFFF" w:themeColor="background1"/>
                                  </w:rPr>
                                </w:pPr>
                                <w:r>
                                  <w:rPr>
                                    <w:rFonts w:hint="eastAsia"/>
                                    <w:b/>
                                    <w:color w:val="FFFFFF" w:themeColor="background1"/>
                                  </w:rPr>
                                  <w:t>Substitute order</w:t>
                                </w:r>
                              </w:p>
                            </w:tc>
                            <w:tc>
                              <w:tcPr>
                                <w:tcW w:w="1253" w:type="dxa"/>
                                <w:shd w:val="clear" w:color="auto" w:fill="002060"/>
                              </w:tcPr>
                              <w:p w14:paraId="00B7E32C" w14:textId="62B97DEE" w:rsidR="007B5626" w:rsidRDefault="007B5626" w:rsidP="00DD1144">
                                <w:pPr>
                                  <w:pStyle w:val="a9"/>
                                  <w:ind w:leftChars="0" w:left="0"/>
                                  <w:jc w:val="left"/>
                                  <w:rPr>
                                    <w:ins w:id="2694" w:author="作成者"/>
                                    <w:b/>
                                    <w:color w:val="FFFFFF" w:themeColor="background1"/>
                                  </w:rPr>
                                </w:pPr>
                                <w:r>
                                  <w:rPr>
                                    <w:rFonts w:hint="eastAsia"/>
                                    <w:b/>
                                    <w:color w:val="FFFFFF" w:themeColor="background1"/>
                                  </w:rPr>
                                  <w:t>Specific value</w:t>
                                </w:r>
                              </w:p>
                            </w:tc>
                          </w:tr>
                          <w:tr w:rsidR="007B5626" w14:paraId="45A729D0" w14:textId="77777777" w:rsidTr="00DD1144">
                            <w:trPr>
                              <w:jc w:val="center"/>
                              <w:ins w:id="2695" w:author="作成者"/>
                            </w:trPr>
                            <w:tc>
                              <w:tcPr>
                                <w:tcW w:w="704" w:type="dxa"/>
                                <w:tcBorders>
                                  <w:bottom w:val="single" w:sz="4" w:space="0" w:color="auto"/>
                                </w:tcBorders>
                              </w:tcPr>
                              <w:p w14:paraId="7CD68A93" w14:textId="77777777" w:rsidR="007B5626" w:rsidRDefault="007B5626" w:rsidP="00455654">
                                <w:pPr>
                                  <w:pStyle w:val="a9"/>
                                  <w:ind w:leftChars="0" w:left="0"/>
                                  <w:jc w:val="left"/>
                                  <w:rPr>
                                    <w:ins w:id="2696" w:author="作成者"/>
                                  </w:rPr>
                                </w:pPr>
                                <w:ins w:id="2697" w:author="作成者">
                                  <w:r>
                                    <w:rPr>
                                      <w:rFonts w:hint="eastAsia"/>
                                    </w:rPr>
                                    <w:t>1</w:t>
                                  </w:r>
                                </w:ins>
                              </w:p>
                            </w:tc>
                            <w:tc>
                              <w:tcPr>
                                <w:tcW w:w="1291" w:type="dxa"/>
                                <w:tcBorders>
                                  <w:bottom w:val="single" w:sz="4" w:space="0" w:color="auto"/>
                                </w:tcBorders>
                              </w:tcPr>
                              <w:p w14:paraId="4D8F1A95" w14:textId="77777777" w:rsidR="007B5626" w:rsidRDefault="007B5626" w:rsidP="00455654">
                                <w:pPr>
                                  <w:pStyle w:val="a9"/>
                                  <w:ind w:leftChars="0" w:left="0"/>
                                  <w:jc w:val="left"/>
                                  <w:rPr>
                                    <w:ins w:id="2698" w:author="作成者"/>
                                  </w:rPr>
                                </w:pPr>
                                <w:proofErr w:type="spellStart"/>
                                <w:ins w:id="2699" w:author="作成者">
                                  <w:r>
                                    <w:rPr>
                                      <w:rFonts w:hint="eastAsia"/>
                                    </w:rPr>
                                    <w:t>V</w:t>
                                  </w:r>
                                  <w:r>
                                    <w:t>AR_hoge</w:t>
                                  </w:r>
                                  <w:proofErr w:type="spellEnd"/>
                                </w:ins>
                              </w:p>
                            </w:tc>
                            <w:tc>
                              <w:tcPr>
                                <w:tcW w:w="1291" w:type="dxa"/>
                                <w:tcBorders>
                                  <w:bottom w:val="single" w:sz="4" w:space="0" w:color="auto"/>
                                </w:tcBorders>
                              </w:tcPr>
                              <w:p w14:paraId="05FB9B07" w14:textId="77777777" w:rsidR="007B5626" w:rsidRDefault="007B5626" w:rsidP="00455654">
                                <w:pPr>
                                  <w:pStyle w:val="a9"/>
                                  <w:ind w:leftChars="0" w:left="0"/>
                                  <w:jc w:val="left"/>
                                  <w:rPr>
                                    <w:ins w:id="2700" w:author="作成者"/>
                                  </w:rPr>
                                </w:pPr>
                                <w:ins w:id="2701" w:author="作成者">
                                  <w:r w:rsidRPr="009817DD">
                                    <w:t>OFF</w:t>
                                  </w:r>
                                </w:ins>
                              </w:p>
                            </w:tc>
                            <w:tc>
                              <w:tcPr>
                                <w:tcW w:w="1291" w:type="dxa"/>
                                <w:tcBorders>
                                  <w:bottom w:val="single" w:sz="4" w:space="0" w:color="auto"/>
                                </w:tcBorders>
                              </w:tcPr>
                              <w:p w14:paraId="2077074E" w14:textId="77777777" w:rsidR="007B5626" w:rsidRDefault="007B5626" w:rsidP="00455654">
                                <w:pPr>
                                  <w:pStyle w:val="a9"/>
                                  <w:ind w:leftChars="0" w:left="0"/>
                                  <w:jc w:val="left"/>
                                  <w:rPr>
                                    <w:ins w:id="2702" w:author="作成者"/>
                                  </w:rPr>
                                </w:pPr>
                                <w:ins w:id="2703" w:author="作成者">
                                  <w:r>
                                    <w:t>[0].NAME</w:t>
                                  </w:r>
                                </w:ins>
                              </w:p>
                            </w:tc>
                            <w:tc>
                              <w:tcPr>
                                <w:tcW w:w="1253" w:type="dxa"/>
                              </w:tcPr>
                              <w:p w14:paraId="115FF1D0" w14:textId="4FB1C172" w:rsidR="007B5626" w:rsidRPr="00172BD2" w:rsidRDefault="007B5626" w:rsidP="00455654">
                                <w:pPr>
                                  <w:pStyle w:val="a9"/>
                                  <w:ind w:leftChars="0" w:left="0"/>
                                  <w:jc w:val="left"/>
                                  <w:rPr>
                                    <w:ins w:id="2704" w:author="作成者"/>
                                    <w:sz w:val="12"/>
                                  </w:rPr>
                                </w:pPr>
                                <w:r w:rsidRPr="00172BD2">
                                  <w:rPr>
                                    <w:rFonts w:hint="eastAsia"/>
                                    <w:sz w:val="12"/>
                                  </w:rPr>
                                  <w:t>No input required</w:t>
                                </w:r>
                              </w:p>
                            </w:tc>
                            <w:tc>
                              <w:tcPr>
                                <w:tcW w:w="1253" w:type="dxa"/>
                              </w:tcPr>
                              <w:p w14:paraId="28CC6E10" w14:textId="5552162B" w:rsidR="007B5626" w:rsidRDefault="007B5626" w:rsidP="00455654">
                                <w:pPr>
                                  <w:pStyle w:val="a9"/>
                                  <w:ind w:leftChars="0" w:left="0"/>
                                  <w:jc w:val="left"/>
                                  <w:rPr>
                                    <w:ins w:id="2705" w:author="作成者"/>
                                  </w:rPr>
                                </w:pPr>
                                <w:r>
                                  <w:rPr>
                                    <w:rFonts w:hint="eastAsia"/>
                                  </w:rPr>
                                  <w:t>HONDA</w:t>
                                </w:r>
                              </w:p>
                            </w:tc>
                          </w:tr>
                          <w:tr w:rsidR="007B5626" w14:paraId="69096341" w14:textId="77777777" w:rsidTr="00DD1144">
                            <w:trPr>
                              <w:jc w:val="center"/>
                              <w:ins w:id="2706" w:author="作成者"/>
                            </w:trPr>
                            <w:tc>
                              <w:tcPr>
                                <w:tcW w:w="704" w:type="dxa"/>
                                <w:tcBorders>
                                  <w:top w:val="single" w:sz="4" w:space="0" w:color="auto"/>
                                  <w:left w:val="single" w:sz="4" w:space="0" w:color="auto"/>
                                  <w:bottom w:val="single" w:sz="4" w:space="0" w:color="auto"/>
                                  <w:right w:val="single" w:sz="4" w:space="0" w:color="auto"/>
                                </w:tcBorders>
                              </w:tcPr>
                              <w:p w14:paraId="38FBEDC6" w14:textId="77777777" w:rsidR="007B5626" w:rsidRDefault="007B5626" w:rsidP="00455654">
                                <w:pPr>
                                  <w:pStyle w:val="a9"/>
                                  <w:ind w:leftChars="0" w:left="0"/>
                                  <w:jc w:val="left"/>
                                  <w:rPr>
                                    <w:ins w:id="2707" w:author="作成者"/>
                                  </w:rPr>
                                </w:pPr>
                                <w:ins w:id="2708" w:author="作成者">
                                  <w:r>
                                    <w:rPr>
                                      <w:rFonts w:hint="eastAsia"/>
                                    </w:rPr>
                                    <w:t>2</w:t>
                                  </w:r>
                                </w:ins>
                              </w:p>
                            </w:tc>
                            <w:tc>
                              <w:tcPr>
                                <w:tcW w:w="1291" w:type="dxa"/>
                                <w:tcBorders>
                                  <w:top w:val="single" w:sz="4" w:space="0" w:color="auto"/>
                                  <w:left w:val="single" w:sz="4" w:space="0" w:color="auto"/>
                                  <w:bottom w:val="single" w:sz="4" w:space="0" w:color="auto"/>
                                  <w:right w:val="single" w:sz="4" w:space="0" w:color="auto"/>
                                </w:tcBorders>
                              </w:tcPr>
                              <w:p w14:paraId="33DD9D45" w14:textId="77777777" w:rsidR="007B5626" w:rsidRDefault="007B5626" w:rsidP="00455654">
                                <w:pPr>
                                  <w:pStyle w:val="a9"/>
                                  <w:ind w:leftChars="0" w:left="0"/>
                                  <w:jc w:val="left"/>
                                  <w:rPr>
                                    <w:ins w:id="2709" w:author="作成者"/>
                                  </w:rPr>
                                </w:pPr>
                                <w:proofErr w:type="spellStart"/>
                                <w:ins w:id="2710" w:author="作成者">
                                  <w:r>
                                    <w:rPr>
                                      <w:rFonts w:hint="eastAsia"/>
                                    </w:rPr>
                                    <w:t>VAR_hoge</w:t>
                                  </w:r>
                                  <w:proofErr w:type="spellEnd"/>
                                </w:ins>
                              </w:p>
                            </w:tc>
                            <w:tc>
                              <w:tcPr>
                                <w:tcW w:w="1291" w:type="dxa"/>
                                <w:tcBorders>
                                  <w:left w:val="single" w:sz="4" w:space="0" w:color="auto"/>
                                  <w:bottom w:val="single" w:sz="4" w:space="0" w:color="auto"/>
                                  <w:right w:val="single" w:sz="4" w:space="0" w:color="auto"/>
                                </w:tcBorders>
                              </w:tcPr>
                              <w:p w14:paraId="57E73FD3" w14:textId="77777777" w:rsidR="007B5626" w:rsidRDefault="007B5626" w:rsidP="00455654">
                                <w:pPr>
                                  <w:pStyle w:val="a9"/>
                                  <w:ind w:leftChars="0" w:left="0"/>
                                  <w:jc w:val="left"/>
                                  <w:rPr>
                                    <w:ins w:id="2711" w:author="作成者"/>
                                  </w:rPr>
                                </w:pPr>
                                <w:ins w:id="2712" w:author="作成者">
                                  <w:r w:rsidRPr="009817DD">
                                    <w:t>OFF</w:t>
                                  </w:r>
                                </w:ins>
                              </w:p>
                            </w:tc>
                            <w:tc>
                              <w:tcPr>
                                <w:tcW w:w="1291" w:type="dxa"/>
                                <w:tcBorders>
                                  <w:left w:val="single" w:sz="4" w:space="0" w:color="auto"/>
                                  <w:bottom w:val="single" w:sz="4" w:space="0" w:color="auto"/>
                                </w:tcBorders>
                              </w:tcPr>
                              <w:p w14:paraId="5D8860BC" w14:textId="77777777" w:rsidR="007B5626" w:rsidRDefault="007B5626" w:rsidP="00455654">
                                <w:pPr>
                                  <w:pStyle w:val="a9"/>
                                  <w:ind w:leftChars="0" w:left="0"/>
                                  <w:jc w:val="left"/>
                                  <w:rPr>
                                    <w:ins w:id="2713" w:author="作成者"/>
                                  </w:rPr>
                                </w:pPr>
                                <w:ins w:id="2714" w:author="作成者">
                                  <w:r>
                                    <w:rPr>
                                      <w:rFonts w:hint="eastAsia"/>
                                    </w:rPr>
                                    <w:t>[</w:t>
                                  </w:r>
                                  <w:r>
                                    <w:t>0].AGE</w:t>
                                  </w:r>
                                </w:ins>
                              </w:p>
                            </w:tc>
                            <w:tc>
                              <w:tcPr>
                                <w:tcW w:w="1253" w:type="dxa"/>
                              </w:tcPr>
                              <w:p w14:paraId="53F3F964" w14:textId="344FC1D8" w:rsidR="007B5626" w:rsidRPr="00172BD2" w:rsidRDefault="007B5626" w:rsidP="00455654">
                                <w:pPr>
                                  <w:pStyle w:val="a9"/>
                                  <w:ind w:leftChars="0" w:left="0"/>
                                  <w:jc w:val="left"/>
                                  <w:rPr>
                                    <w:ins w:id="2715" w:author="作成者"/>
                                    <w:sz w:val="12"/>
                                  </w:rPr>
                                </w:pPr>
                                <w:r w:rsidRPr="00172BD2">
                                  <w:rPr>
                                    <w:rFonts w:hint="eastAsia"/>
                                    <w:sz w:val="12"/>
                                  </w:rPr>
                                  <w:t>No input required</w:t>
                                </w:r>
                              </w:p>
                            </w:tc>
                            <w:tc>
                              <w:tcPr>
                                <w:tcW w:w="1253" w:type="dxa"/>
                              </w:tcPr>
                              <w:p w14:paraId="51B35D26" w14:textId="77777777" w:rsidR="007B5626" w:rsidRDefault="007B5626" w:rsidP="00455654">
                                <w:pPr>
                                  <w:pStyle w:val="a9"/>
                                  <w:ind w:leftChars="0" w:left="0"/>
                                  <w:jc w:val="left"/>
                                  <w:rPr>
                                    <w:ins w:id="2716" w:author="作成者"/>
                                  </w:rPr>
                                </w:pPr>
                                <w:ins w:id="2717" w:author="作成者">
                                  <w:r>
                                    <w:rPr>
                                      <w:rFonts w:hint="eastAsia"/>
                                    </w:rPr>
                                    <w:t>20</w:t>
                                  </w:r>
                                </w:ins>
                              </w:p>
                            </w:tc>
                          </w:tr>
                          <w:tr w:rsidR="007B5626" w14:paraId="4543C1F2" w14:textId="77777777" w:rsidTr="00DD1144">
                            <w:trPr>
                              <w:jc w:val="center"/>
                              <w:ins w:id="2718" w:author="作成者"/>
                            </w:trPr>
                            <w:tc>
                              <w:tcPr>
                                <w:tcW w:w="704" w:type="dxa"/>
                                <w:tcBorders>
                                  <w:top w:val="single" w:sz="4" w:space="0" w:color="auto"/>
                                  <w:left w:val="single" w:sz="4" w:space="0" w:color="auto"/>
                                  <w:bottom w:val="single" w:sz="4" w:space="0" w:color="auto"/>
                                  <w:right w:val="single" w:sz="4" w:space="0" w:color="auto"/>
                                </w:tcBorders>
                              </w:tcPr>
                              <w:p w14:paraId="28319665" w14:textId="77777777" w:rsidR="007B5626" w:rsidRDefault="007B5626" w:rsidP="00455654">
                                <w:pPr>
                                  <w:pStyle w:val="a9"/>
                                  <w:ind w:leftChars="0" w:left="0"/>
                                  <w:jc w:val="left"/>
                                  <w:rPr>
                                    <w:ins w:id="2719" w:author="作成者"/>
                                  </w:rPr>
                                </w:pPr>
                                <w:ins w:id="2720" w:author="作成者">
                                  <w:r>
                                    <w:rPr>
                                      <w:rFonts w:hint="eastAsia"/>
                                    </w:rPr>
                                    <w:t>3</w:t>
                                  </w:r>
                                </w:ins>
                              </w:p>
                            </w:tc>
                            <w:tc>
                              <w:tcPr>
                                <w:tcW w:w="1291" w:type="dxa"/>
                                <w:tcBorders>
                                  <w:top w:val="single" w:sz="4" w:space="0" w:color="auto"/>
                                  <w:left w:val="single" w:sz="4" w:space="0" w:color="auto"/>
                                  <w:bottom w:val="single" w:sz="4" w:space="0" w:color="auto"/>
                                  <w:right w:val="single" w:sz="4" w:space="0" w:color="auto"/>
                                </w:tcBorders>
                              </w:tcPr>
                              <w:p w14:paraId="11637C1B" w14:textId="77777777" w:rsidR="007B5626" w:rsidRDefault="007B5626" w:rsidP="00455654">
                                <w:pPr>
                                  <w:pStyle w:val="a9"/>
                                  <w:ind w:leftChars="0" w:left="0"/>
                                  <w:jc w:val="left"/>
                                  <w:rPr>
                                    <w:ins w:id="2721" w:author="作成者"/>
                                  </w:rPr>
                                </w:pPr>
                                <w:proofErr w:type="spellStart"/>
                                <w:ins w:id="2722" w:author="作成者">
                                  <w:r>
                                    <w:rPr>
                                      <w:rFonts w:hint="eastAsia"/>
                                    </w:rPr>
                                    <w:t>VAR_hoge</w:t>
                                  </w:r>
                                  <w:proofErr w:type="spellEnd"/>
                                </w:ins>
                              </w:p>
                            </w:tc>
                            <w:tc>
                              <w:tcPr>
                                <w:tcW w:w="1291" w:type="dxa"/>
                                <w:tcBorders>
                                  <w:left w:val="single" w:sz="4" w:space="0" w:color="auto"/>
                                  <w:right w:val="single" w:sz="4" w:space="0" w:color="auto"/>
                                </w:tcBorders>
                              </w:tcPr>
                              <w:p w14:paraId="309CE25D" w14:textId="77777777" w:rsidR="007B5626" w:rsidRDefault="007B5626" w:rsidP="00455654">
                                <w:pPr>
                                  <w:pStyle w:val="a9"/>
                                  <w:ind w:leftChars="0" w:left="0"/>
                                  <w:jc w:val="left"/>
                                  <w:rPr>
                                    <w:ins w:id="2723" w:author="作成者"/>
                                  </w:rPr>
                                </w:pPr>
                                <w:ins w:id="2724" w:author="作成者">
                                  <w:r w:rsidRPr="009817DD">
                                    <w:t>OFF</w:t>
                                  </w:r>
                                </w:ins>
                              </w:p>
                            </w:tc>
                            <w:tc>
                              <w:tcPr>
                                <w:tcW w:w="1291" w:type="dxa"/>
                                <w:tcBorders>
                                  <w:left w:val="single" w:sz="4" w:space="0" w:color="auto"/>
                                </w:tcBorders>
                              </w:tcPr>
                              <w:p w14:paraId="0DA4D95D" w14:textId="77777777" w:rsidR="007B5626" w:rsidRDefault="007B5626" w:rsidP="00455654">
                                <w:pPr>
                                  <w:pStyle w:val="a9"/>
                                  <w:ind w:leftChars="0" w:left="0"/>
                                  <w:jc w:val="left"/>
                                  <w:rPr>
                                    <w:ins w:id="2725" w:author="作成者"/>
                                  </w:rPr>
                                </w:pPr>
                                <w:ins w:id="2726" w:author="作成者">
                                  <w:r>
                                    <w:rPr>
                                      <w:rFonts w:hint="eastAsia"/>
                                    </w:rPr>
                                    <w:t>[</w:t>
                                  </w:r>
                                  <w:r>
                                    <w:t>1].NAME</w:t>
                                  </w:r>
                                </w:ins>
                              </w:p>
                            </w:tc>
                            <w:tc>
                              <w:tcPr>
                                <w:tcW w:w="1253" w:type="dxa"/>
                              </w:tcPr>
                              <w:p w14:paraId="08337485" w14:textId="24CBFF8B" w:rsidR="007B5626" w:rsidRPr="00172BD2" w:rsidRDefault="007B5626" w:rsidP="00455654">
                                <w:pPr>
                                  <w:pStyle w:val="a9"/>
                                  <w:ind w:leftChars="0" w:left="0"/>
                                  <w:jc w:val="left"/>
                                  <w:rPr>
                                    <w:ins w:id="2727" w:author="作成者"/>
                                    <w:sz w:val="12"/>
                                  </w:rPr>
                                </w:pPr>
                                <w:r w:rsidRPr="00172BD2">
                                  <w:rPr>
                                    <w:rFonts w:hint="eastAsia"/>
                                    <w:sz w:val="12"/>
                                  </w:rPr>
                                  <w:t>No input required</w:t>
                                </w:r>
                              </w:p>
                            </w:tc>
                            <w:tc>
                              <w:tcPr>
                                <w:tcW w:w="1253" w:type="dxa"/>
                              </w:tcPr>
                              <w:p w14:paraId="3909BA7B" w14:textId="0B6692E1" w:rsidR="007B5626" w:rsidRDefault="007B5626" w:rsidP="00455654">
                                <w:pPr>
                                  <w:pStyle w:val="a9"/>
                                  <w:ind w:leftChars="0" w:left="0"/>
                                  <w:jc w:val="left"/>
                                  <w:rPr>
                                    <w:ins w:id="2728" w:author="作成者"/>
                                  </w:rPr>
                                </w:pPr>
                                <w:r>
                                  <w:rPr>
                                    <w:rFonts w:hint="eastAsia"/>
                                  </w:rPr>
                                  <w:t>OGIK</w:t>
                                </w:r>
                                <w:r>
                                  <w:t>UBO</w:t>
                                </w:r>
                              </w:p>
                            </w:tc>
                          </w:tr>
                          <w:tr w:rsidR="007B5626" w14:paraId="05DAE5A0" w14:textId="77777777" w:rsidTr="00DD1144">
                            <w:trPr>
                              <w:jc w:val="center"/>
                              <w:ins w:id="2729" w:author="作成者"/>
                            </w:trPr>
                            <w:tc>
                              <w:tcPr>
                                <w:tcW w:w="704" w:type="dxa"/>
                                <w:tcBorders>
                                  <w:top w:val="single" w:sz="4" w:space="0" w:color="auto"/>
                                  <w:left w:val="single" w:sz="4" w:space="0" w:color="auto"/>
                                  <w:bottom w:val="single" w:sz="4" w:space="0" w:color="auto"/>
                                  <w:right w:val="single" w:sz="4" w:space="0" w:color="auto"/>
                                </w:tcBorders>
                              </w:tcPr>
                              <w:p w14:paraId="537442C5" w14:textId="77777777" w:rsidR="007B5626" w:rsidRDefault="007B5626" w:rsidP="00455654">
                                <w:pPr>
                                  <w:pStyle w:val="a9"/>
                                  <w:ind w:leftChars="0" w:left="0"/>
                                  <w:jc w:val="left"/>
                                  <w:rPr>
                                    <w:ins w:id="2730" w:author="作成者"/>
                                  </w:rPr>
                                </w:pPr>
                                <w:ins w:id="2731" w:author="作成者">
                                  <w:r>
                                    <w:rPr>
                                      <w:rFonts w:hint="eastAsia"/>
                                    </w:rPr>
                                    <w:t>4</w:t>
                                  </w:r>
                                </w:ins>
                              </w:p>
                            </w:tc>
                            <w:tc>
                              <w:tcPr>
                                <w:tcW w:w="1291" w:type="dxa"/>
                                <w:tcBorders>
                                  <w:top w:val="single" w:sz="4" w:space="0" w:color="auto"/>
                                  <w:left w:val="single" w:sz="4" w:space="0" w:color="auto"/>
                                  <w:bottom w:val="single" w:sz="4" w:space="0" w:color="auto"/>
                                  <w:right w:val="single" w:sz="4" w:space="0" w:color="auto"/>
                                </w:tcBorders>
                              </w:tcPr>
                              <w:p w14:paraId="2E3261F3" w14:textId="77777777" w:rsidR="007B5626" w:rsidRDefault="007B5626" w:rsidP="00455654">
                                <w:pPr>
                                  <w:pStyle w:val="a9"/>
                                  <w:ind w:leftChars="0" w:left="0"/>
                                  <w:jc w:val="left"/>
                                  <w:rPr>
                                    <w:ins w:id="2732" w:author="作成者"/>
                                  </w:rPr>
                                </w:pPr>
                                <w:proofErr w:type="spellStart"/>
                                <w:ins w:id="2733" w:author="作成者">
                                  <w:r>
                                    <w:rPr>
                                      <w:rFonts w:hint="eastAsia"/>
                                    </w:rPr>
                                    <w:t>VAR_hoge</w:t>
                                  </w:r>
                                  <w:proofErr w:type="spellEnd"/>
                                </w:ins>
                              </w:p>
                            </w:tc>
                            <w:tc>
                              <w:tcPr>
                                <w:tcW w:w="1291" w:type="dxa"/>
                                <w:tcBorders>
                                  <w:left w:val="single" w:sz="4" w:space="0" w:color="auto"/>
                                  <w:bottom w:val="single" w:sz="4" w:space="0" w:color="auto"/>
                                  <w:right w:val="single" w:sz="4" w:space="0" w:color="auto"/>
                                </w:tcBorders>
                              </w:tcPr>
                              <w:p w14:paraId="5DE46DB5" w14:textId="77777777" w:rsidR="007B5626" w:rsidRPr="009817DD" w:rsidRDefault="007B5626" w:rsidP="00455654">
                                <w:pPr>
                                  <w:pStyle w:val="a9"/>
                                  <w:ind w:leftChars="0" w:left="0"/>
                                  <w:jc w:val="left"/>
                                  <w:rPr>
                                    <w:ins w:id="2734" w:author="作成者"/>
                                  </w:rPr>
                                </w:pPr>
                                <w:ins w:id="2735" w:author="作成者">
                                  <w:r>
                                    <w:rPr>
                                      <w:rFonts w:hint="eastAsia"/>
                                    </w:rPr>
                                    <w:t>OFF</w:t>
                                  </w:r>
                                </w:ins>
                              </w:p>
                            </w:tc>
                            <w:tc>
                              <w:tcPr>
                                <w:tcW w:w="1291" w:type="dxa"/>
                                <w:tcBorders>
                                  <w:left w:val="single" w:sz="4" w:space="0" w:color="auto"/>
                                  <w:bottom w:val="single" w:sz="4" w:space="0" w:color="auto"/>
                                </w:tcBorders>
                              </w:tcPr>
                              <w:p w14:paraId="1F51AF11" w14:textId="77777777" w:rsidR="007B5626" w:rsidRDefault="007B5626" w:rsidP="00455654">
                                <w:pPr>
                                  <w:pStyle w:val="a9"/>
                                  <w:ind w:leftChars="0" w:left="0"/>
                                  <w:jc w:val="left"/>
                                  <w:rPr>
                                    <w:ins w:id="2736" w:author="作成者"/>
                                  </w:rPr>
                                </w:pPr>
                                <w:ins w:id="2737" w:author="作成者">
                                  <w:r>
                                    <w:rPr>
                                      <w:rFonts w:hint="eastAsia"/>
                                    </w:rPr>
                                    <w:t>[1].AGE</w:t>
                                  </w:r>
                                </w:ins>
                              </w:p>
                            </w:tc>
                            <w:tc>
                              <w:tcPr>
                                <w:tcW w:w="1253" w:type="dxa"/>
                                <w:tcBorders>
                                  <w:bottom w:val="single" w:sz="4" w:space="0" w:color="auto"/>
                                </w:tcBorders>
                              </w:tcPr>
                              <w:p w14:paraId="1BB5F1C0" w14:textId="359B2D4C" w:rsidR="007B5626" w:rsidRPr="00172BD2" w:rsidRDefault="007B5626" w:rsidP="00455654">
                                <w:pPr>
                                  <w:pStyle w:val="a9"/>
                                  <w:ind w:leftChars="0" w:left="0"/>
                                  <w:jc w:val="left"/>
                                  <w:rPr>
                                    <w:ins w:id="2738" w:author="作成者"/>
                                    <w:sz w:val="12"/>
                                  </w:rPr>
                                </w:pPr>
                                <w:r w:rsidRPr="00172BD2">
                                  <w:rPr>
                                    <w:rFonts w:hint="eastAsia"/>
                                    <w:sz w:val="12"/>
                                  </w:rPr>
                                  <w:t>No input required</w:t>
                                </w:r>
                              </w:p>
                            </w:tc>
                            <w:tc>
                              <w:tcPr>
                                <w:tcW w:w="1253" w:type="dxa"/>
                                <w:tcBorders>
                                  <w:bottom w:val="single" w:sz="4" w:space="0" w:color="auto"/>
                                </w:tcBorders>
                              </w:tcPr>
                              <w:p w14:paraId="2E080CAC" w14:textId="77777777" w:rsidR="007B5626" w:rsidRDefault="007B5626" w:rsidP="00455654">
                                <w:pPr>
                                  <w:pStyle w:val="a9"/>
                                  <w:ind w:leftChars="0" w:left="0"/>
                                  <w:jc w:val="left"/>
                                  <w:rPr>
                                    <w:ins w:id="2739" w:author="作成者"/>
                                  </w:rPr>
                                </w:pPr>
                                <w:ins w:id="2740" w:author="作成者">
                                  <w:r>
                                    <w:rPr>
                                      <w:rFonts w:hint="eastAsia"/>
                                    </w:rPr>
                                    <w:t>50</w:t>
                                  </w:r>
                                </w:ins>
                              </w:p>
                            </w:tc>
                          </w:tr>
                        </w:tbl>
                        <w:p w14:paraId="39A7D503" w14:textId="13A60291" w:rsidR="007B5626" w:rsidRDefault="007B5626" w:rsidP="00366ECC">
                          <w:pPr>
                            <w:jc w:val="left"/>
                            <w:rPr>
                              <w:sz w:val="20"/>
                              <w:szCs w:val="20"/>
                            </w:rPr>
                          </w:pPr>
                        </w:p>
                        <w:p w14:paraId="62BD2A53" w14:textId="77777777" w:rsidR="007B5626" w:rsidRDefault="007B5626" w:rsidP="00366ECC">
                          <w:pPr>
                            <w:jc w:val="left"/>
                            <w:rPr>
                              <w:ins w:id="2741" w:author="作成者"/>
                              <w:sz w:val="20"/>
                              <w:szCs w:val="20"/>
                            </w:rPr>
                          </w:pPr>
                        </w:p>
                        <w:p w14:paraId="76A39C2B" w14:textId="77777777" w:rsidR="007B5626" w:rsidRDefault="007B5626" w:rsidP="00366ECC">
                          <w:pPr>
                            <w:jc w:val="left"/>
                            <w:rPr>
                              <w:ins w:id="2742" w:author="作成者"/>
                              <w:sz w:val="20"/>
                              <w:szCs w:val="20"/>
                            </w:rPr>
                          </w:pPr>
                        </w:p>
                        <w:p w14:paraId="7DAB13C8" w14:textId="77777777" w:rsidR="007B5626" w:rsidRDefault="007B5626" w:rsidP="00366ECC">
                          <w:pPr>
                            <w:jc w:val="left"/>
                            <w:rPr>
                              <w:ins w:id="2743" w:author="作成者"/>
                              <w:sz w:val="20"/>
                              <w:szCs w:val="20"/>
                            </w:rPr>
                          </w:pPr>
                        </w:p>
                        <w:p w14:paraId="2722CABB" w14:textId="3020A4ED" w:rsidR="007B5626" w:rsidRPr="00D464F6" w:rsidRDefault="007B5626" w:rsidP="00366ECC">
                          <w:pPr>
                            <w:jc w:val="left"/>
                            <w:rPr>
                              <w:ins w:id="2744" w:author="作成者"/>
                              <w:b/>
                              <w:sz w:val="20"/>
                              <w:szCs w:val="20"/>
                            </w:rPr>
                          </w:pPr>
                          <w:ins w:id="2745" w:author="作成者">
                            <w:r>
                              <w:rPr>
                                <w:rFonts w:hint="eastAsia"/>
                                <w:sz w:val="20"/>
                                <w:szCs w:val="20"/>
                              </w:rPr>
                              <w:t xml:space="preserve">　</w:t>
                            </w:r>
                            <w:r>
                              <w:rPr>
                                <w:sz w:val="20"/>
                                <w:szCs w:val="20"/>
                              </w:rPr>
                              <w:t xml:space="preserve">　　　　　</w:t>
                            </w:r>
                          </w:ins>
                          <w:r>
                            <w:rPr>
                              <w:rFonts w:hint="eastAsia"/>
                              <w:b/>
                              <w:sz w:val="20"/>
                              <w:szCs w:val="20"/>
                            </w:rPr>
                            <w:t>Value registered to Terraform</w:t>
                          </w:r>
                          <w:r>
                            <w:rPr>
                              <w:rFonts w:hint="eastAsia"/>
                              <w:b/>
                              <w:sz w:val="20"/>
                              <w:szCs w:val="20"/>
                            </w:rPr>
                            <w:t>’</w:t>
                          </w:r>
                          <w:r>
                            <w:rPr>
                              <w:rFonts w:hint="eastAsia"/>
                              <w:b/>
                              <w:sz w:val="20"/>
                              <w:szCs w:val="20"/>
                            </w:rPr>
                            <w:t>s Variables</w:t>
                          </w:r>
                        </w:p>
                        <w:tbl>
                          <w:tblPr>
                            <w:tblStyle w:val="ab"/>
                            <w:tblW w:w="0" w:type="auto"/>
                            <w:tblInd w:w="1023" w:type="dxa"/>
                            <w:tblLook w:val="04A0" w:firstRow="1" w:lastRow="0" w:firstColumn="1" w:lastColumn="0" w:noHBand="0" w:noVBand="1"/>
                          </w:tblPr>
                          <w:tblGrid>
                            <w:gridCol w:w="3116"/>
                            <w:gridCol w:w="4045"/>
                          </w:tblGrid>
                          <w:tr w:rsidR="007B5626" w14:paraId="77498B9B" w14:textId="77777777" w:rsidTr="00DD1144">
                            <w:trPr>
                              <w:trHeight w:val="372"/>
                              <w:ins w:id="2746" w:author="作成者"/>
                            </w:trPr>
                            <w:tc>
                              <w:tcPr>
                                <w:tcW w:w="3116" w:type="dxa"/>
                                <w:shd w:val="clear" w:color="auto" w:fill="002060"/>
                              </w:tcPr>
                              <w:p w14:paraId="7CC83123" w14:textId="77777777" w:rsidR="007B5626" w:rsidRDefault="007B5626" w:rsidP="00DD1144">
                                <w:pPr>
                                  <w:jc w:val="left"/>
                                  <w:rPr>
                                    <w:ins w:id="2747" w:author="作成者"/>
                                    <w:b/>
                                    <w:sz w:val="20"/>
                                    <w:szCs w:val="20"/>
                                  </w:rPr>
                                </w:pPr>
                                <w:ins w:id="2748" w:author="作成者">
                                  <w:r>
                                    <w:rPr>
                                      <w:rFonts w:hint="eastAsia"/>
                                      <w:b/>
                                      <w:sz w:val="20"/>
                                      <w:szCs w:val="20"/>
                                    </w:rPr>
                                    <w:t>Key</w:t>
                                  </w:r>
                                </w:ins>
                              </w:p>
                            </w:tc>
                            <w:tc>
                              <w:tcPr>
                                <w:tcW w:w="4045" w:type="dxa"/>
                                <w:shd w:val="clear" w:color="auto" w:fill="002060"/>
                              </w:tcPr>
                              <w:p w14:paraId="2711F750" w14:textId="77777777" w:rsidR="007B5626" w:rsidRDefault="007B5626" w:rsidP="00DD1144">
                                <w:pPr>
                                  <w:jc w:val="left"/>
                                  <w:rPr>
                                    <w:ins w:id="2749" w:author="作成者"/>
                                    <w:b/>
                                    <w:sz w:val="20"/>
                                    <w:szCs w:val="20"/>
                                  </w:rPr>
                                </w:pPr>
                                <w:ins w:id="2750" w:author="作成者">
                                  <w:r>
                                    <w:rPr>
                                      <w:rFonts w:hint="eastAsia"/>
                                      <w:b/>
                                      <w:sz w:val="20"/>
                                      <w:szCs w:val="20"/>
                                    </w:rPr>
                                    <w:t>Value</w:t>
                                  </w:r>
                                </w:ins>
                              </w:p>
                            </w:tc>
                          </w:tr>
                          <w:tr w:rsidR="007B5626" w14:paraId="00906D5A" w14:textId="77777777" w:rsidTr="00DD1144">
                            <w:trPr>
                              <w:trHeight w:val="352"/>
                              <w:ins w:id="2751" w:author="作成者"/>
                            </w:trPr>
                            <w:tc>
                              <w:tcPr>
                                <w:tcW w:w="3116" w:type="dxa"/>
                              </w:tcPr>
                              <w:p w14:paraId="5B7DA774" w14:textId="77777777" w:rsidR="007B5626" w:rsidRPr="00515ED5" w:rsidRDefault="007B5626" w:rsidP="00DD1144">
                                <w:pPr>
                                  <w:jc w:val="left"/>
                                  <w:rPr>
                                    <w:ins w:id="2752" w:author="作成者"/>
                                    <w:sz w:val="20"/>
                                    <w:szCs w:val="20"/>
                                  </w:rPr>
                                </w:pPr>
                                <w:proofErr w:type="spellStart"/>
                                <w:ins w:id="2753" w:author="作成者">
                                  <w:r w:rsidRPr="00515ED5">
                                    <w:rPr>
                                      <w:rFonts w:hint="eastAsia"/>
                                      <w:sz w:val="20"/>
                                      <w:szCs w:val="20"/>
                                    </w:rPr>
                                    <w:t>VAR_hoge</w:t>
                                  </w:r>
                                  <w:proofErr w:type="spellEnd"/>
                                </w:ins>
                              </w:p>
                            </w:tc>
                            <w:tc>
                              <w:tcPr>
                                <w:tcW w:w="4045" w:type="dxa"/>
                              </w:tcPr>
                              <w:p w14:paraId="7E8DE793" w14:textId="77777777" w:rsidR="007B5626" w:rsidRDefault="007B5626" w:rsidP="00DD1144">
                                <w:pPr>
                                  <w:pStyle w:val="a9"/>
                                  <w:ind w:leftChars="0" w:left="0"/>
                                  <w:rPr>
                                    <w:ins w:id="2754" w:author="作成者"/>
                                    <w:sz w:val="20"/>
                                    <w:szCs w:val="20"/>
                                  </w:rPr>
                                </w:pPr>
                                <w:ins w:id="2755" w:author="作成者">
                                  <w:r>
                                    <w:rPr>
                                      <w:sz w:val="20"/>
                                      <w:szCs w:val="20"/>
                                    </w:rPr>
                                    <w:t>[</w:t>
                                  </w:r>
                                </w:ins>
                              </w:p>
                              <w:p w14:paraId="24F9FBD3" w14:textId="4C441812" w:rsidR="007B5626" w:rsidRDefault="007B5626" w:rsidP="00DD1144">
                                <w:pPr>
                                  <w:pStyle w:val="a9"/>
                                  <w:ind w:leftChars="0" w:left="0"/>
                                  <w:rPr>
                                    <w:ins w:id="2756" w:author="作成者"/>
                                    <w:sz w:val="20"/>
                                    <w:szCs w:val="20"/>
                                  </w:rPr>
                                </w:pPr>
                                <w:ins w:id="2757" w:author="作成者">
                                  <w:r>
                                    <w:rPr>
                                      <w:sz w:val="20"/>
                                      <w:szCs w:val="20"/>
                                    </w:rPr>
                                    <w:t xml:space="preserve">    {“NAME” = “</w:t>
                                  </w:r>
                                </w:ins>
                                <w:r>
                                  <w:rPr>
                                    <w:rFonts w:hint="eastAsia"/>
                                    <w:sz w:val="20"/>
                                    <w:szCs w:val="20"/>
                                  </w:rPr>
                                  <w:t>HONDA</w:t>
                                </w:r>
                                <w:ins w:id="2758" w:author="作成者">
                                  <w:r>
                                    <w:rPr>
                                      <w:sz w:val="20"/>
                                      <w:szCs w:val="20"/>
                                    </w:rPr>
                                    <w:t>”, “AGE” = 20}</w:t>
                                  </w:r>
                                </w:ins>
                              </w:p>
                              <w:p w14:paraId="253E863A" w14:textId="46267B8B" w:rsidR="007B5626" w:rsidRDefault="007B5626" w:rsidP="00DD1144">
                                <w:pPr>
                                  <w:pStyle w:val="a9"/>
                                  <w:ind w:leftChars="0" w:left="0"/>
                                  <w:rPr>
                                    <w:ins w:id="2759" w:author="作成者"/>
                                    <w:sz w:val="20"/>
                                    <w:szCs w:val="20"/>
                                  </w:rPr>
                                </w:pPr>
                                <w:ins w:id="2760" w:author="作成者">
                                  <w:r>
                                    <w:rPr>
                                      <w:sz w:val="20"/>
                                      <w:szCs w:val="20"/>
                                    </w:rPr>
                                    <w:t xml:space="preserve">    {“NAME” = “</w:t>
                                  </w:r>
                                </w:ins>
                                <w:r>
                                  <w:rPr>
                                    <w:rFonts w:hint="eastAsia"/>
                                    <w:sz w:val="20"/>
                                    <w:szCs w:val="20"/>
                                  </w:rPr>
                                  <w:t>OGIKUBO</w:t>
                                </w:r>
                                <w:ins w:id="2761" w:author="作成者">
                                  <w:r>
                                    <w:rPr>
                                      <w:sz w:val="20"/>
                                      <w:szCs w:val="20"/>
                                    </w:rPr>
                                    <w:t>”, “AGE” = 50}</w:t>
                                  </w:r>
                                </w:ins>
                              </w:p>
                              <w:p w14:paraId="6AB017DD" w14:textId="77777777" w:rsidR="007B5626" w:rsidRPr="00515ED5" w:rsidRDefault="007B5626" w:rsidP="00DD1144">
                                <w:pPr>
                                  <w:jc w:val="left"/>
                                  <w:rPr>
                                    <w:ins w:id="2762" w:author="作成者"/>
                                    <w:sz w:val="20"/>
                                    <w:szCs w:val="20"/>
                                  </w:rPr>
                                </w:pPr>
                                <w:ins w:id="2763" w:author="作成者">
                                  <w:r>
                                    <w:rPr>
                                      <w:sz w:val="20"/>
                                      <w:szCs w:val="20"/>
                                    </w:rPr>
                                    <w:t>]</w:t>
                                  </w:r>
                                </w:ins>
                              </w:p>
                            </w:tc>
                          </w:tr>
                        </w:tbl>
                        <w:p w14:paraId="3FBFD708" w14:textId="77777777" w:rsidR="007B5626" w:rsidRPr="00D464F6" w:rsidRDefault="007B5626" w:rsidP="00366ECC">
                          <w:pPr>
                            <w:jc w:val="left"/>
                            <w:rPr>
                              <w:ins w:id="2764" w:author="作成者"/>
                              <w:b/>
                              <w:sz w:val="20"/>
                              <w:szCs w:val="20"/>
                            </w:rPr>
                          </w:pPr>
                        </w:p>
                        <w:p w14:paraId="3DA936BC" w14:textId="77777777" w:rsidR="007B5626" w:rsidRPr="003177F7" w:rsidRDefault="007B5626" w:rsidP="00366ECC">
                          <w:pPr>
                            <w:jc w:val="left"/>
                            <w:rPr>
                              <w:ins w:id="2765" w:author="作成者"/>
                              <w:sz w:val="20"/>
                              <w:szCs w:val="20"/>
                            </w:rPr>
                          </w:pPr>
                        </w:p>
                      </w:txbxContent>
                    </v:textbox>
                  </v:shape>
                  <v:shape id="下矢印 167" o:spid="_x0000_s1186" type="#_x0000_t67" style="position:absolute;left:1143;top:2000;width:4000;height:544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" adj="20807" fillcolor="#0057c9 [2425]" strokecolor="#003c8c [2905]" strokeweight="2pt"/>
                  <v:group id="グループ化 168" o:spid="_x0000_s1187" style="position:absolute;left:4571;top:30754;width:28666;height:2858" coordorigin="-95,16674" coordsize="28671,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oundrect id="角丸四角形 169" o:spid="_x0000_s1188" style="position:absolute;left:7620;top:16954;width:209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" fillcolor="white [3212]" strokecolor="#508035 [2422]" strokeweight="2pt">
                      <v:shadow on="t" color="black" opacity="26214f" origin="-.5,-.5" offset=".74836mm,.74836mm"/>
                      <v:textbox inset="1mm,0,0,0">
                        <w:txbxContent>
                          <w:p w14:paraId="2D384B30" w14:textId="6D93B572" w:rsidR="007B5626" w:rsidRDefault="007B5626" w:rsidP="00366ECC">
                            <w:pPr>
                              <w:pStyle w:val="Web"/>
                              <w:spacing w:before="0" w:beforeAutospacing="0" w:after="0" w:afterAutospacing="0"/>
                              <w:rPr>
                                <w:ins w:id="2766" w:author="作成者"/>
                              </w:rPr>
                            </w:pPr>
                            <w:ins w:id="2767" w:author="作成者">
                              <w:r>
                                <w:rPr>
                                  <w:rFonts w:cs="Times New Roman" w:hint="eastAsia"/>
                                  <w:b/>
                                  <w:bCs/>
                                  <w:color w:val="325121"/>
                                  <w:kern w:val="2"/>
                                  <w:sz w:val="20"/>
                                  <w:szCs w:val="20"/>
                                </w:rPr>
                                <w:t xml:space="preserve">⑬ </w:t>
                              </w:r>
                            </w:ins>
                            <w:r>
                              <w:rPr>
                                <w:rFonts w:cs="Times New Roman" w:hint="eastAsia"/>
                                <w:b/>
                                <w:bCs/>
                                <w:color w:val="325121"/>
                                <w:kern w:val="2"/>
                                <w:sz w:val="20"/>
                                <w:szCs w:val="20"/>
                              </w:rPr>
                              <w:t>Configure Variable values</w:t>
                            </w:r>
                          </w:p>
                        </w:txbxContent>
                      </v:textbox>
                    </v:roundrect>
                    <v:shape id="下矢印 170" o:spid="_x0000_s1189" type="#_x0000_t67" style="position:absolute;left:1808;top:14771;width:2861;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" adj="18321" fillcolor="#518135" strokecolor="#508035 [2422]" strokeweight="2pt">
                      <v:fill opacity="52428f"/>
                    </v:shape>
                  </v:group>
                  <v:roundrect id="角丸四角形 171" o:spid="_x0000_s1190" style="position:absolute;left:1143;top:190;width:26352;height:25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" fillcolor="white [3201]" strokecolor="#003c8c [2905]" strokeweight="2pt">
                    <v:shadow on="t" color="black" opacity="26214f" origin="-.5,-.5" offset=".74836mm,.74836mm"/>
                    <v:textbox inset="1mm,0,0,0">
                      <w:txbxContent>
                        <w:p w14:paraId="6C0FCB74" w14:textId="32FC9DE6" w:rsidR="007B5626" w:rsidRPr="00982EAC" w:rsidRDefault="007B5626" w:rsidP="00366ECC">
                          <w:pPr>
                            <w:jc w:val="left"/>
                            <w:rPr>
                              <w:ins w:id="2768" w:author="作成者"/>
                              <w:b/>
                              <w:color w:val="003C8A" w:themeColor="accent6" w:themeTint="E6"/>
                              <w:sz w:val="20"/>
                              <w:szCs w:val="20"/>
                            </w:rPr>
                          </w:pPr>
                          <w:ins w:id="2769" w:author="作成者">
                            <w:r>
                              <w:rPr>
                                <w:rFonts w:hint="eastAsia"/>
                                <w:b/>
                                <w:color w:val="003C8A" w:themeColor="accent6" w:themeTint="E6"/>
                                <w:sz w:val="20"/>
                                <w:szCs w:val="20"/>
                              </w:rPr>
                              <w:t>⑥</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Register Module file</w:t>
                          </w:r>
                        </w:p>
                      </w:txbxContent>
                    </v:textbox>
                  </v:roundrect>
                  <v:roundrect id="角丸四角形 172" o:spid="_x0000_s1191" style="position:absolute;left:1143;top:45261;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" fillcolor="white [3201]" strokecolor="#003c8c [2905]" strokeweight="2pt">
                    <v:shadow on="t" color="black" opacity="26214f" origin="-.5,-.5" offset=".74836mm,.74836mm"/>
                    <v:textbox inset="1mm,0,0,0">
                      <w:txbxContent>
                        <w:p w14:paraId="6932358C" w14:textId="0C55D03D" w:rsidR="007B5626" w:rsidRPr="00982EAC" w:rsidRDefault="007B5626" w:rsidP="00366ECC">
                          <w:pPr>
                            <w:jc w:val="left"/>
                            <w:rPr>
                              <w:ins w:id="2770" w:author="作成者"/>
                              <w:b/>
                              <w:color w:val="003C8A" w:themeColor="accent6" w:themeTint="E6"/>
                              <w:sz w:val="20"/>
                              <w:szCs w:val="20"/>
                            </w:rPr>
                          </w:pPr>
                          <w:ins w:id="2771" w:author="作成者">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Execute Operation</w:t>
                          </w:r>
                        </w:p>
                      </w:txbxContent>
                    </v:textbox>
                  </v:roundrect>
                  <w10:wrap type="topAndBottom"/>
                </v:group>
              </w:pict>
            </mc:Fallback>
          </mc:AlternateContent>
        </w:r>
      </w:ins>
    </w:p>
    <w:p w14:paraId="7A5196E0" w14:textId="77777777" w:rsidR="00366ECC" w:rsidRDefault="00366ECC" w:rsidP="00366ECC">
      <w:pPr>
        <w:rPr>
          <w:ins w:id="2772" w:author="作成者"/>
        </w:rPr>
      </w:pPr>
    </w:p>
    <w:p w14:paraId="7048B669" w14:textId="409F7650" w:rsidR="00BB451B" w:rsidRDefault="00BB451B" w:rsidP="00BB451B">
      <w:pPr>
        <w:pStyle w:val="aff0"/>
        <w:ind w:left="780"/>
      </w:pPr>
    </w:p>
    <w:p w14:paraId="27161580" w14:textId="300AA063" w:rsidR="00366ECC" w:rsidRDefault="00172BD2" w:rsidP="00366ECC">
      <w:pPr>
        <w:pStyle w:val="aff0"/>
        <w:numPr>
          <w:ilvl w:val="0"/>
          <w:numId w:val="50"/>
        </w:numPr>
        <w:rPr>
          <w:ins w:id="2773" w:author="作成者"/>
        </w:rPr>
      </w:pPr>
      <w:ins w:id="2774" w:author="作成者">
        <w:r>
          <w:rPr>
            <w:noProof/>
          </w:rPr>
          <mc:AlternateContent>
            <mc:Choice Requires="wpg">
              <w:drawing>
                <wp:anchor distT="0" distB="0" distL="114300" distR="114300" simplePos="0" relativeHeight="251816960" behindDoc="0" locked="0" layoutInCell="1" allowOverlap="1" wp14:anchorId="16CC3583" wp14:editId="1CA36EFD">
                  <wp:simplePos x="0" y="0"/>
                  <wp:positionH relativeFrom="column">
                    <wp:posOffset>840105</wp:posOffset>
                  </wp:positionH>
                  <wp:positionV relativeFrom="paragraph">
                    <wp:posOffset>4311015</wp:posOffset>
                  </wp:positionV>
                  <wp:extent cx="3874135" cy="352425"/>
                  <wp:effectExtent l="19050" t="38100" r="107315" b="104775"/>
                  <wp:wrapTopAndBottom/>
                  <wp:docPr id="184" name="グループ化 184"/>
                  <wp:cNvGraphicFramePr/>
                  <a:graphic xmlns:a="http://schemas.openxmlformats.org/drawingml/2006/main">
                    <a:graphicData uri="http://schemas.microsoft.com/office/word/2010/wordprocessingGroup">
                      <wpg:wgp>
                        <wpg:cNvGrpSpPr/>
                        <wpg:grpSpPr>
                          <a:xfrm>
                            <a:off x="0" y="0"/>
                            <a:ext cx="3874135" cy="352425"/>
                            <a:chOff x="619803" y="778489"/>
                            <a:chExt cx="2816108" cy="286040"/>
                          </a:xfrm>
                        </wpg:grpSpPr>
                        <wps:wsp>
                          <wps:cNvPr id="185" name="角丸四角形 185"/>
                          <wps:cNvSpPr/>
                          <wps:spPr>
                            <a:xfrm>
                              <a:off x="1340396" y="802792"/>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701BF36" w14:textId="7CBD3BA4" w:rsidR="007B5626" w:rsidRPr="003D76E0" w:rsidRDefault="007B5626" w:rsidP="00366ECC">
                                <w:pPr>
                                  <w:jc w:val="left"/>
                                  <w:rPr>
                                    <w:ins w:id="2775" w:author="作成者"/>
                                    <w:b/>
                                    <w:color w:val="325121" w:themeColor="accent3" w:themeTint="E6"/>
                                    <w:sz w:val="20"/>
                                    <w:szCs w:val="20"/>
                                  </w:rPr>
                                </w:pPr>
                                <w:ins w:id="2776" w:author="作成者">
                                  <w:r>
                                    <w:rPr>
                                      <w:rFonts w:hint="eastAsia"/>
                                      <w:b/>
                                      <w:color w:val="325121" w:themeColor="accent3" w:themeTint="E6"/>
                                      <w:sz w:val="20"/>
                                      <w:szCs w:val="20"/>
                                    </w:rPr>
                                    <w:t>⑫</w:t>
                                  </w:r>
                                  <w:r w:rsidRPr="003D76E0">
                                    <w:rPr>
                                      <w:rFonts w:hint="eastAsia"/>
                                      <w:b/>
                                      <w:color w:val="325121" w:themeColor="accent3" w:themeTint="E6"/>
                                      <w:sz w:val="20"/>
                                      <w:szCs w:val="20"/>
                                    </w:rPr>
                                    <w:t xml:space="preserve"> </w:t>
                                  </w:r>
                                </w:ins>
                                <w:r>
                                  <w:rPr>
                                    <w:rFonts w:hint="eastAsia"/>
                                    <w:b/>
                                    <w:color w:val="325121" w:themeColor="accent3" w:themeTint="E6"/>
                                    <w:sz w:val="20"/>
                                    <w:szCs w:val="20"/>
                                  </w:rPr>
                                  <w:t>C</w:t>
                                </w:r>
                                <w:r>
                                  <w:rPr>
                                    <w:b/>
                                    <w:color w:val="325121" w:themeColor="accent3" w:themeTint="E6"/>
                                    <w:sz w:val="20"/>
                                    <w:szCs w:val="20"/>
                                  </w:rPr>
                                  <w:t>onfigure maximum number of repetitions</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86" name="下矢印 186"/>
                          <wps:cNvSpPr/>
                          <wps:spPr>
                            <a:xfrm rot="5400000">
                              <a:off x="810180" y="588112"/>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CC3583" id="グループ化 184" o:spid="_x0000_s1192" style="position:absolute;left:0;text-align:left;margin-left:66.15pt;margin-top:339.45pt;width:305.05pt;height:27.75pt;z-index:251816960;mso-position-horizontal-relative:text;mso-position-vertical-relative:text;mso-width-relative:margin;mso-height-relative:margin" coordorigin="6198,7784" coordsize="28161,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">
                  <v:roundrect id="角丸四角形 185" o:spid="_x0000_s1193" style="position:absolute;left:13403;top:8027;width:209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" fillcolor="white [3212]" strokecolor="#508035 [2422]" strokeweight="2pt">
                    <v:shadow on="t" color="black" opacity="26214f" origin="-.5,-.5" offset=".74836mm,.74836mm"/>
                    <v:textbox inset="1mm,0,0,0">
                      <w:txbxContent>
                        <w:p w14:paraId="2701BF36" w14:textId="7CBD3BA4" w:rsidR="007B5626" w:rsidRPr="003D76E0" w:rsidRDefault="007B5626" w:rsidP="00366ECC">
                          <w:pPr>
                            <w:jc w:val="left"/>
                            <w:rPr>
                              <w:ins w:id="2777" w:author="作成者"/>
                              <w:b/>
                              <w:color w:val="325121" w:themeColor="accent3" w:themeTint="E6"/>
                              <w:sz w:val="20"/>
                              <w:szCs w:val="20"/>
                            </w:rPr>
                          </w:pPr>
                          <w:ins w:id="2778" w:author="作成者">
                            <w:r>
                              <w:rPr>
                                <w:rFonts w:hint="eastAsia"/>
                                <w:b/>
                                <w:color w:val="325121" w:themeColor="accent3" w:themeTint="E6"/>
                                <w:sz w:val="20"/>
                                <w:szCs w:val="20"/>
                              </w:rPr>
                              <w:t>⑫</w:t>
                            </w:r>
                            <w:r w:rsidRPr="003D76E0">
                              <w:rPr>
                                <w:rFonts w:hint="eastAsia"/>
                                <w:b/>
                                <w:color w:val="325121" w:themeColor="accent3" w:themeTint="E6"/>
                                <w:sz w:val="20"/>
                                <w:szCs w:val="20"/>
                              </w:rPr>
                              <w:t xml:space="preserve"> </w:t>
                            </w:r>
                          </w:ins>
                          <w:r>
                            <w:rPr>
                              <w:rFonts w:hint="eastAsia"/>
                              <w:b/>
                              <w:color w:val="325121" w:themeColor="accent3" w:themeTint="E6"/>
                              <w:sz w:val="20"/>
                              <w:szCs w:val="20"/>
                            </w:rPr>
                            <w:t>C</w:t>
                          </w:r>
                          <w:r>
                            <w:rPr>
                              <w:b/>
                              <w:color w:val="325121" w:themeColor="accent3" w:themeTint="E6"/>
                              <w:sz w:val="20"/>
                              <w:szCs w:val="20"/>
                            </w:rPr>
                            <w:t>onfigure maximum number of repetitions</w:t>
                          </w:r>
                        </w:p>
                      </w:txbxContent>
                    </v:textbox>
                  </v:roundrect>
                  <v:shape id="下矢印 186" o:spid="_x0000_s1194" type="#_x0000_t67" style="position:absolute;left:8101;top:5881;width:2861;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" adj="18321" fillcolor="#518135" strokecolor="#508035 [2422]" strokeweight="2pt">
                    <v:fill opacity="52428f"/>
                  </v:shape>
                  <w10:wrap type="topAndBottom"/>
                </v:group>
              </w:pict>
            </mc:Fallback>
          </mc:AlternateContent>
        </w:r>
        <w:r w:rsidR="00366ECC">
          <w:rPr>
            <w:noProof/>
          </w:rPr>
          <mc:AlternateContent>
            <mc:Choice Requires="wpg">
              <w:drawing>
                <wp:anchor distT="0" distB="0" distL="114300" distR="114300" simplePos="0" relativeHeight="251815936" behindDoc="0" locked="0" layoutInCell="1" allowOverlap="1" wp14:anchorId="44942CFD" wp14:editId="1731E213">
                  <wp:simplePos x="0" y="0"/>
                  <wp:positionH relativeFrom="column">
                    <wp:posOffset>385445</wp:posOffset>
                  </wp:positionH>
                  <wp:positionV relativeFrom="paragraph">
                    <wp:posOffset>182880</wp:posOffset>
                  </wp:positionV>
                  <wp:extent cx="6048375" cy="8305800"/>
                  <wp:effectExtent l="0" t="0" r="28575" b="19050"/>
                  <wp:wrapTopAndBottom/>
                  <wp:docPr id="176" name="グループ化 176"/>
                  <wp:cNvGraphicFramePr/>
                  <a:graphic xmlns:a="http://schemas.openxmlformats.org/drawingml/2006/main">
                    <a:graphicData uri="http://schemas.microsoft.com/office/word/2010/wordprocessingGroup">
                      <wpg:wgp>
                        <wpg:cNvGrpSpPr/>
                        <wpg:grpSpPr>
                          <a:xfrm>
                            <a:off x="0" y="0"/>
                            <a:ext cx="6048375" cy="8305800"/>
                            <a:chOff x="-1" y="-76203"/>
                            <a:chExt cx="6048375" cy="6199680"/>
                          </a:xfrm>
                        </wpg:grpSpPr>
                        <wps:wsp>
                          <wps:cNvPr id="177" name="フローチャート: 処理 177"/>
                          <wps:cNvSpPr/>
                          <wps:spPr>
                            <a:xfrm>
                              <a:off x="-1" y="-76203"/>
                              <a:ext cx="6048375" cy="6199680"/>
                            </a:xfrm>
                            <a:prstGeom prst="flowChartProcess">
                              <a:avLst/>
                            </a:prstGeom>
                            <a:solidFill>
                              <a:schemeClr val="bg1">
                                <a:lumMod val="95000"/>
                              </a:schemeClr>
                            </a:solidFill>
                            <a:ln>
                              <a:solidFill>
                                <a:schemeClr val="bg1">
                                  <a:lumMod val="85000"/>
                                </a:schemeClr>
                              </a:solidFill>
                            </a:ln>
                          </wps:spPr>
                          <wps:style>
                            <a:lnRef idx="2">
                              <a:schemeClr val="dk1"/>
                            </a:lnRef>
                            <a:fillRef idx="1">
                              <a:schemeClr val="lt1"/>
                            </a:fillRef>
                            <a:effectRef idx="0">
                              <a:schemeClr val="dk1"/>
                            </a:effectRef>
                            <a:fontRef idx="minor">
                              <a:schemeClr val="dk1"/>
                            </a:fontRef>
                          </wps:style>
                          <wps:txbx>
                            <w:txbxContent>
                              <w:p w14:paraId="6F427A82" w14:textId="77777777" w:rsidR="007B5626" w:rsidRDefault="007B5626" w:rsidP="00366ECC">
                                <w:pPr>
                                  <w:jc w:val="left"/>
                                  <w:rPr>
                                    <w:ins w:id="2779" w:author="作成者"/>
                                    <w:sz w:val="20"/>
                                    <w:szCs w:val="20"/>
                                  </w:rPr>
                                </w:pPr>
                              </w:p>
                              <w:p w14:paraId="6462CB41" w14:textId="77777777" w:rsidR="007B5626" w:rsidRPr="003177F7" w:rsidRDefault="007B5626" w:rsidP="00366ECC">
                                <w:pPr>
                                  <w:jc w:val="left"/>
                                  <w:rPr>
                                    <w:ins w:id="2780" w:author="作成者"/>
                                    <w:sz w:val="20"/>
                                    <w:szCs w:val="20"/>
                                  </w:rPr>
                                </w:pPr>
                              </w:p>
                              <w:tbl>
                                <w:tblPr>
                                  <w:tblStyle w:val="ab"/>
                                  <w:tblW w:w="7166" w:type="dxa"/>
                                  <w:jc w:val="center"/>
                                  <w:tblLook w:val="04A0" w:firstRow="1" w:lastRow="0" w:firstColumn="1" w:lastColumn="0" w:noHBand="0" w:noVBand="1"/>
                                </w:tblPr>
                                <w:tblGrid>
                                  <w:gridCol w:w="7166"/>
                                </w:tblGrid>
                                <w:tr w:rsidR="007B5626" w:rsidRPr="003177F7" w14:paraId="3D2FB2DA" w14:textId="77777777" w:rsidTr="00DD1144">
                                  <w:trPr>
                                    <w:trHeight w:val="1425"/>
                                    <w:jc w:val="center"/>
                                    <w:ins w:id="2781" w:author="作成者"/>
                                  </w:trPr>
                                  <w:tc>
                                    <w:tcPr>
                                      <w:tcW w:w="7166" w:type="dxa"/>
                                    </w:tcPr>
                                    <w:p w14:paraId="3D1C6A89" w14:textId="77777777" w:rsidR="007B5626" w:rsidRPr="0088327F" w:rsidRDefault="007B5626" w:rsidP="00DD1144">
                                      <w:pPr>
                                        <w:rPr>
                                          <w:ins w:id="2782" w:author="作成者"/>
                                          <w:sz w:val="20"/>
                                          <w:szCs w:val="20"/>
                                        </w:rPr>
                                      </w:pPr>
                                      <w:ins w:id="2783" w:author="作成者">
                                        <w:r w:rsidRPr="0088327F">
                                          <w:rPr>
                                            <w:sz w:val="20"/>
                                            <w:szCs w:val="20"/>
                                          </w:rPr>
                                          <w:t>variable "</w:t>
                                        </w:r>
                                        <w:proofErr w:type="spellStart"/>
                                        <w:r w:rsidRPr="0088327F">
                                          <w:rPr>
                                            <w:sz w:val="20"/>
                                            <w:szCs w:val="20"/>
                                          </w:rPr>
                                          <w:t>VAR_hoge</w:t>
                                        </w:r>
                                        <w:proofErr w:type="spellEnd"/>
                                        <w:r w:rsidRPr="0088327F">
                                          <w:rPr>
                                            <w:sz w:val="20"/>
                                            <w:szCs w:val="20"/>
                                          </w:rPr>
                                          <w:t>" {</w:t>
                                        </w:r>
                                      </w:ins>
                                    </w:p>
                                    <w:p w14:paraId="062FCF28" w14:textId="77777777" w:rsidR="007B5626" w:rsidRDefault="007B5626" w:rsidP="00DD1144">
                                      <w:pPr>
                                        <w:ind w:firstLineChars="200" w:firstLine="400"/>
                                        <w:rPr>
                                          <w:ins w:id="2784" w:author="作成者"/>
                                          <w:sz w:val="20"/>
                                          <w:szCs w:val="20"/>
                                        </w:rPr>
                                      </w:pPr>
                                      <w:ins w:id="2785" w:author="作成者">
                                        <w:r w:rsidRPr="0088327F">
                                          <w:rPr>
                                            <w:sz w:val="20"/>
                                            <w:szCs w:val="20"/>
                                          </w:rPr>
                                          <w:t xml:space="preserve">type = </w:t>
                                        </w:r>
                                        <w:r>
                                          <w:rPr>
                                            <w:rFonts w:hint="eastAsia"/>
                                            <w:sz w:val="20"/>
                                            <w:szCs w:val="20"/>
                                          </w:rPr>
                                          <w:t>object(</w:t>
                                        </w:r>
                                        <w:r>
                                          <w:rPr>
                                            <w:sz w:val="20"/>
                                            <w:szCs w:val="20"/>
                                          </w:rPr>
                                          <w:t>{</w:t>
                                        </w:r>
                                      </w:ins>
                                    </w:p>
                                    <w:p w14:paraId="732AECA6" w14:textId="77777777" w:rsidR="007B5626" w:rsidRDefault="007B5626" w:rsidP="00DD1144">
                                      <w:pPr>
                                        <w:rPr>
                                          <w:ins w:id="2786" w:author="作成者"/>
                                          <w:sz w:val="20"/>
                                          <w:szCs w:val="20"/>
                                        </w:rPr>
                                      </w:pPr>
                                      <w:ins w:id="2787" w:author="作成者">
                                        <w:r>
                                          <w:rPr>
                                            <w:sz w:val="20"/>
                                            <w:szCs w:val="20"/>
                                          </w:rPr>
                                          <w:t xml:space="preserve">        FRUIT = list(object{</w:t>
                                        </w:r>
                                      </w:ins>
                                    </w:p>
                                    <w:p w14:paraId="50C58235" w14:textId="77777777" w:rsidR="007B5626" w:rsidRDefault="007B5626" w:rsidP="00DD1144">
                                      <w:pPr>
                                        <w:rPr>
                                          <w:ins w:id="2788" w:author="作成者"/>
                                          <w:sz w:val="20"/>
                                          <w:szCs w:val="20"/>
                                        </w:rPr>
                                      </w:pPr>
                                      <w:ins w:id="2789" w:author="作成者">
                                        <w:r>
                                          <w:rPr>
                                            <w:sz w:val="20"/>
                                            <w:szCs w:val="20"/>
                                          </w:rPr>
                                          <w:t xml:space="preserve">            NAME = string,</w:t>
                                        </w:r>
                                        <w:r>
                                          <w:rPr>
                                            <w:rFonts w:hint="eastAsia"/>
                                            <w:sz w:val="20"/>
                                            <w:szCs w:val="20"/>
                                          </w:rPr>
                                          <w:t xml:space="preserve"> PRICE = number</w:t>
                                        </w:r>
                                      </w:ins>
                                    </w:p>
                                    <w:p w14:paraId="4421064B" w14:textId="77777777" w:rsidR="007B5626" w:rsidRDefault="007B5626" w:rsidP="00DD1144">
                                      <w:pPr>
                                        <w:ind w:firstLineChars="400" w:firstLine="800"/>
                                        <w:rPr>
                                          <w:ins w:id="2790" w:author="作成者"/>
                                          <w:sz w:val="20"/>
                                          <w:szCs w:val="20"/>
                                        </w:rPr>
                                      </w:pPr>
                                      <w:ins w:id="2791" w:author="作成者">
                                        <w:r>
                                          <w:rPr>
                                            <w:sz w:val="20"/>
                                            <w:szCs w:val="20"/>
                                          </w:rPr>
                                          <w:t>}),</w:t>
                                        </w:r>
                                      </w:ins>
                                    </w:p>
                                    <w:p w14:paraId="41FB3952" w14:textId="77777777" w:rsidR="007B5626" w:rsidRDefault="007B5626" w:rsidP="00DD1144">
                                      <w:pPr>
                                        <w:ind w:firstLineChars="400" w:firstLine="800"/>
                                        <w:rPr>
                                          <w:ins w:id="2792" w:author="作成者"/>
                                          <w:sz w:val="20"/>
                                          <w:szCs w:val="20"/>
                                        </w:rPr>
                                      </w:pPr>
                                      <w:ins w:id="2793" w:author="作成者">
                                        <w:r>
                                          <w:rPr>
                                            <w:sz w:val="20"/>
                                            <w:szCs w:val="20"/>
                                          </w:rPr>
                                          <w:t xml:space="preserve">VEGETABLE = l </w:t>
                                        </w:r>
                                        <w:proofErr w:type="spellStart"/>
                                        <w:r>
                                          <w:rPr>
                                            <w:sz w:val="20"/>
                                            <w:szCs w:val="20"/>
                                          </w:rPr>
                                          <w:t>ist</w:t>
                                        </w:r>
                                        <w:proofErr w:type="spellEnd"/>
                                        <w:r>
                                          <w:rPr>
                                            <w:sz w:val="20"/>
                                            <w:szCs w:val="20"/>
                                          </w:rPr>
                                          <w:t>(object{</w:t>
                                        </w:r>
                                      </w:ins>
                                    </w:p>
                                    <w:p w14:paraId="5DD2E2F7" w14:textId="77777777" w:rsidR="007B5626" w:rsidRDefault="007B5626" w:rsidP="00DD1144">
                                      <w:pPr>
                                        <w:rPr>
                                          <w:ins w:id="2794" w:author="作成者"/>
                                          <w:sz w:val="20"/>
                                          <w:szCs w:val="20"/>
                                        </w:rPr>
                                      </w:pPr>
                                      <w:ins w:id="2795" w:author="作成者">
                                        <w:r>
                                          <w:rPr>
                                            <w:sz w:val="20"/>
                                            <w:szCs w:val="20"/>
                                          </w:rPr>
                                          <w:t xml:space="preserve">            NAME = string,</w:t>
                                        </w:r>
                                        <w:r>
                                          <w:rPr>
                                            <w:rFonts w:hint="eastAsia"/>
                                            <w:sz w:val="20"/>
                                            <w:szCs w:val="20"/>
                                          </w:rPr>
                                          <w:t xml:space="preserve"> PRICE = number</w:t>
                                        </w:r>
                                      </w:ins>
                                    </w:p>
                                    <w:p w14:paraId="7E5A184F" w14:textId="77777777" w:rsidR="007B5626" w:rsidRDefault="007B5626" w:rsidP="00DD1144">
                                      <w:pPr>
                                        <w:ind w:firstLineChars="400" w:firstLine="800"/>
                                        <w:rPr>
                                          <w:ins w:id="2796" w:author="作成者"/>
                                          <w:sz w:val="20"/>
                                          <w:szCs w:val="20"/>
                                        </w:rPr>
                                      </w:pPr>
                                      <w:ins w:id="2797" w:author="作成者">
                                        <w:r>
                                          <w:rPr>
                                            <w:sz w:val="20"/>
                                            <w:szCs w:val="20"/>
                                          </w:rPr>
                                          <w:t>})</w:t>
                                        </w:r>
                                      </w:ins>
                                    </w:p>
                                    <w:p w14:paraId="61639532" w14:textId="77777777" w:rsidR="007B5626" w:rsidRPr="0088327F" w:rsidRDefault="007B5626" w:rsidP="00DD1144">
                                      <w:pPr>
                                        <w:ind w:firstLineChars="200" w:firstLine="400"/>
                                        <w:rPr>
                                          <w:ins w:id="2798" w:author="作成者"/>
                                          <w:sz w:val="20"/>
                                          <w:szCs w:val="20"/>
                                        </w:rPr>
                                      </w:pPr>
                                      <w:ins w:id="2799" w:author="作成者">
                                        <w:r>
                                          <w:rPr>
                                            <w:sz w:val="20"/>
                                            <w:szCs w:val="20"/>
                                          </w:rPr>
                                          <w:t>}</w:t>
                                        </w:r>
                                        <w:r>
                                          <w:rPr>
                                            <w:rFonts w:hint="eastAsia"/>
                                            <w:sz w:val="20"/>
                                            <w:szCs w:val="20"/>
                                          </w:rPr>
                                          <w:t>)</w:t>
                                        </w:r>
                                      </w:ins>
                                    </w:p>
                                    <w:p w14:paraId="445F7ACD" w14:textId="77777777" w:rsidR="007B5626" w:rsidRDefault="007B5626" w:rsidP="00DD1144">
                                      <w:pPr>
                                        <w:ind w:firstLineChars="200" w:firstLine="400"/>
                                        <w:rPr>
                                          <w:ins w:id="2800" w:author="作成者"/>
                                          <w:sz w:val="20"/>
                                          <w:szCs w:val="20"/>
                                        </w:rPr>
                                      </w:pPr>
                                      <w:ins w:id="2801" w:author="作成者">
                                        <w:r>
                                          <w:rPr>
                                            <w:sz w:val="20"/>
                                            <w:szCs w:val="20"/>
                                          </w:rPr>
                                          <w:t>default = {</w:t>
                                        </w:r>
                                      </w:ins>
                                    </w:p>
                                    <w:p w14:paraId="1DF6E9EF" w14:textId="77777777" w:rsidR="007B5626" w:rsidRDefault="007B5626" w:rsidP="00DD1144">
                                      <w:pPr>
                                        <w:ind w:firstLineChars="200" w:firstLine="400"/>
                                        <w:rPr>
                                          <w:ins w:id="2802" w:author="作成者"/>
                                          <w:sz w:val="20"/>
                                          <w:szCs w:val="20"/>
                                        </w:rPr>
                                      </w:pPr>
                                      <w:ins w:id="2803" w:author="作成者">
                                        <w:r>
                                          <w:rPr>
                                            <w:sz w:val="20"/>
                                            <w:szCs w:val="20"/>
                                          </w:rPr>
                                          <w:t xml:space="preserve">    FRUIT = [</w:t>
                                        </w:r>
                                      </w:ins>
                                    </w:p>
                                    <w:p w14:paraId="24793909" w14:textId="0FFCB8DD" w:rsidR="007B5626" w:rsidRDefault="007B5626" w:rsidP="00DD1144">
                                      <w:pPr>
                                        <w:ind w:firstLineChars="200" w:firstLine="400"/>
                                        <w:rPr>
                                          <w:ins w:id="2804" w:author="作成者"/>
                                          <w:sz w:val="20"/>
                                          <w:szCs w:val="20"/>
                                        </w:rPr>
                                      </w:pPr>
                                      <w:ins w:id="2805" w:author="作成者">
                                        <w:r>
                                          <w:rPr>
                                            <w:sz w:val="20"/>
                                            <w:szCs w:val="20"/>
                                          </w:rPr>
                                          <w:t xml:space="preserve">        { NAME = “</w:t>
                                        </w:r>
                                      </w:ins>
                                      <w:r>
                                        <w:rPr>
                                          <w:rFonts w:hint="eastAsia"/>
                                          <w:sz w:val="20"/>
                                          <w:szCs w:val="20"/>
                                        </w:rPr>
                                        <w:t>Apple</w:t>
                                      </w:r>
                                      <w:ins w:id="2806" w:author="作成者">
                                        <w:r>
                                          <w:rPr>
                                            <w:sz w:val="20"/>
                                            <w:szCs w:val="20"/>
                                          </w:rPr>
                                          <w:t>”, PRICE = 120 },</w:t>
                                        </w:r>
                                      </w:ins>
                                    </w:p>
                                    <w:p w14:paraId="598DE57C" w14:textId="7B9674B5" w:rsidR="007B5626" w:rsidRDefault="007B5626" w:rsidP="00DD1144">
                                      <w:pPr>
                                        <w:ind w:firstLineChars="200" w:firstLine="400"/>
                                        <w:rPr>
                                          <w:ins w:id="2807" w:author="作成者"/>
                                          <w:sz w:val="20"/>
                                          <w:szCs w:val="20"/>
                                        </w:rPr>
                                      </w:pPr>
                                      <w:ins w:id="2808" w:author="作成者">
                                        <w:r>
                                          <w:rPr>
                                            <w:sz w:val="20"/>
                                            <w:szCs w:val="20"/>
                                          </w:rPr>
                                          <w:t xml:space="preserve">        { NAME = “</w:t>
                                        </w:r>
                                      </w:ins>
                                      <w:r>
                                        <w:rPr>
                                          <w:rFonts w:hint="eastAsia"/>
                                          <w:sz w:val="20"/>
                                          <w:szCs w:val="20"/>
                                        </w:rPr>
                                        <w:t>Orange</w:t>
                                      </w:r>
                                      <w:ins w:id="2809" w:author="作成者">
                                        <w:r>
                                          <w:rPr>
                                            <w:sz w:val="20"/>
                                            <w:szCs w:val="20"/>
                                          </w:rPr>
                                          <w:t>”, PRICE = 80 }</w:t>
                                        </w:r>
                                      </w:ins>
                                    </w:p>
                                    <w:p w14:paraId="33A9B05F" w14:textId="77777777" w:rsidR="007B5626" w:rsidRDefault="007B5626" w:rsidP="00DD1144">
                                      <w:pPr>
                                        <w:ind w:firstLineChars="200" w:firstLine="400"/>
                                        <w:rPr>
                                          <w:ins w:id="2810" w:author="作成者"/>
                                          <w:sz w:val="20"/>
                                          <w:szCs w:val="20"/>
                                        </w:rPr>
                                      </w:pPr>
                                      <w:ins w:id="2811" w:author="作成者">
                                        <w:r>
                                          <w:rPr>
                                            <w:sz w:val="20"/>
                                            <w:szCs w:val="20"/>
                                          </w:rPr>
                                          <w:t xml:space="preserve">    ],</w:t>
                                        </w:r>
                                      </w:ins>
                                    </w:p>
                                    <w:p w14:paraId="0FDFFCB0" w14:textId="77777777" w:rsidR="007B5626" w:rsidRDefault="007B5626" w:rsidP="00DD1144">
                                      <w:pPr>
                                        <w:ind w:firstLineChars="200" w:firstLine="400"/>
                                        <w:rPr>
                                          <w:ins w:id="2812" w:author="作成者"/>
                                          <w:sz w:val="20"/>
                                          <w:szCs w:val="20"/>
                                        </w:rPr>
                                      </w:pPr>
                                      <w:ins w:id="2813" w:author="作成者">
                                        <w:r>
                                          <w:rPr>
                                            <w:sz w:val="20"/>
                                            <w:szCs w:val="20"/>
                                          </w:rPr>
                                          <w:t xml:space="preserve">    VEGETABLE = [</w:t>
                                        </w:r>
                                      </w:ins>
                                    </w:p>
                                    <w:p w14:paraId="1EEDAD0D" w14:textId="33EBDA21" w:rsidR="007B5626" w:rsidRDefault="007B5626" w:rsidP="00DD1144">
                                      <w:pPr>
                                        <w:ind w:firstLineChars="200" w:firstLine="400"/>
                                        <w:rPr>
                                          <w:ins w:id="2814" w:author="作成者"/>
                                          <w:sz w:val="20"/>
                                          <w:szCs w:val="20"/>
                                        </w:rPr>
                                      </w:pPr>
                                      <w:ins w:id="2815" w:author="作成者">
                                        <w:r>
                                          <w:rPr>
                                            <w:sz w:val="20"/>
                                            <w:szCs w:val="20"/>
                                          </w:rPr>
                                          <w:t xml:space="preserve">        { NAME = “</w:t>
                                        </w:r>
                                      </w:ins>
                                      <w:r>
                                        <w:rPr>
                                          <w:rFonts w:hint="eastAsia"/>
                                          <w:sz w:val="20"/>
                                          <w:szCs w:val="20"/>
                                        </w:rPr>
                                        <w:t>Eggplant</w:t>
                                      </w:r>
                                      <w:ins w:id="2816" w:author="作成者">
                                        <w:r>
                                          <w:rPr>
                                            <w:sz w:val="20"/>
                                            <w:szCs w:val="20"/>
                                          </w:rPr>
                                          <w:t>”, PRICE = 100 },</w:t>
                                        </w:r>
                                      </w:ins>
                                    </w:p>
                                    <w:p w14:paraId="1F149FA5" w14:textId="3086F689" w:rsidR="007B5626" w:rsidRDefault="007B5626" w:rsidP="00DD1144">
                                      <w:pPr>
                                        <w:ind w:firstLineChars="200" w:firstLine="400"/>
                                        <w:rPr>
                                          <w:ins w:id="2817" w:author="作成者"/>
                                          <w:sz w:val="20"/>
                                          <w:szCs w:val="20"/>
                                        </w:rPr>
                                      </w:pPr>
                                      <w:ins w:id="2818" w:author="作成者">
                                        <w:r>
                                          <w:rPr>
                                            <w:sz w:val="20"/>
                                            <w:szCs w:val="20"/>
                                          </w:rPr>
                                          <w:t xml:space="preserve">        { NAME = “</w:t>
                                        </w:r>
                                      </w:ins>
                                      <w:r>
                                        <w:rPr>
                                          <w:rFonts w:hint="eastAsia"/>
                                          <w:sz w:val="20"/>
                                          <w:szCs w:val="20"/>
                                        </w:rPr>
                                        <w:t>Tomato</w:t>
                                      </w:r>
                                      <w:ins w:id="2819" w:author="作成者">
                                        <w:r>
                                          <w:rPr>
                                            <w:sz w:val="20"/>
                                            <w:szCs w:val="20"/>
                                          </w:rPr>
                                          <w:t>”, PRICE = 200 }</w:t>
                                        </w:r>
                                      </w:ins>
                                    </w:p>
                                    <w:p w14:paraId="753D4133" w14:textId="77777777" w:rsidR="007B5626" w:rsidRDefault="007B5626" w:rsidP="00DD1144">
                                      <w:pPr>
                                        <w:ind w:firstLineChars="200" w:firstLine="400"/>
                                        <w:rPr>
                                          <w:ins w:id="2820" w:author="作成者"/>
                                          <w:sz w:val="20"/>
                                          <w:szCs w:val="20"/>
                                        </w:rPr>
                                      </w:pPr>
                                      <w:ins w:id="2821" w:author="作成者">
                                        <w:r>
                                          <w:rPr>
                                            <w:sz w:val="20"/>
                                            <w:szCs w:val="20"/>
                                          </w:rPr>
                                          <w:t xml:space="preserve">    ]</w:t>
                                        </w:r>
                                      </w:ins>
                                    </w:p>
                                    <w:p w14:paraId="49FB2D93" w14:textId="77777777" w:rsidR="007B5626" w:rsidRPr="0088327F" w:rsidRDefault="007B5626" w:rsidP="00DD1144">
                                      <w:pPr>
                                        <w:ind w:firstLineChars="200" w:firstLine="400"/>
                                        <w:rPr>
                                          <w:ins w:id="2822" w:author="作成者"/>
                                          <w:sz w:val="20"/>
                                          <w:szCs w:val="20"/>
                                        </w:rPr>
                                      </w:pPr>
                                      <w:ins w:id="2823" w:author="作成者">
                                        <w:r>
                                          <w:rPr>
                                            <w:sz w:val="20"/>
                                            <w:szCs w:val="20"/>
                                          </w:rPr>
                                          <w:t>}</w:t>
                                        </w:r>
                                      </w:ins>
                                    </w:p>
                                    <w:p w14:paraId="4410378B" w14:textId="77777777" w:rsidR="007B5626" w:rsidRPr="003177F7" w:rsidRDefault="007B5626" w:rsidP="00DD1144">
                                      <w:pPr>
                                        <w:rPr>
                                          <w:ins w:id="2824" w:author="作成者"/>
                                          <w:sz w:val="20"/>
                                          <w:szCs w:val="20"/>
                                        </w:rPr>
                                      </w:pPr>
                                      <w:ins w:id="2825" w:author="作成者">
                                        <w:r w:rsidRPr="0088327F">
                                          <w:rPr>
                                            <w:sz w:val="20"/>
                                            <w:szCs w:val="20"/>
                                          </w:rPr>
                                          <w:t>}</w:t>
                                        </w:r>
                                      </w:ins>
                                    </w:p>
                                  </w:tc>
                                </w:tr>
                              </w:tbl>
                              <w:p w14:paraId="69ED297D" w14:textId="77777777" w:rsidR="007B5626" w:rsidRPr="003177F7" w:rsidRDefault="007B5626" w:rsidP="00366ECC">
                                <w:pPr>
                                  <w:jc w:val="left"/>
                                  <w:rPr>
                                    <w:ins w:id="2826" w:author="作成者"/>
                                    <w:sz w:val="20"/>
                                    <w:szCs w:val="20"/>
                                  </w:rPr>
                                </w:pPr>
                              </w:p>
                              <w:p w14:paraId="4A5D8783" w14:textId="77777777" w:rsidR="007B5626" w:rsidRDefault="007B5626" w:rsidP="00366ECC">
                                <w:pPr>
                                  <w:jc w:val="left"/>
                                  <w:rPr>
                                    <w:ins w:id="2827" w:author="作成者"/>
                                    <w:sz w:val="20"/>
                                    <w:szCs w:val="20"/>
                                  </w:rPr>
                                </w:pPr>
                              </w:p>
                              <w:p w14:paraId="01248409" w14:textId="77777777" w:rsidR="007B5626" w:rsidRDefault="007B5626" w:rsidP="00366ECC">
                                <w:pPr>
                                  <w:jc w:val="left"/>
                                  <w:rPr>
                                    <w:ins w:id="2828" w:author="作成者"/>
                                    <w:sz w:val="20"/>
                                    <w:szCs w:val="20"/>
                                  </w:rPr>
                                </w:pPr>
                              </w:p>
                              <w:p w14:paraId="70E9FFC5" w14:textId="376AEE8D" w:rsidR="007B5626" w:rsidRPr="0088327F" w:rsidRDefault="007B5626" w:rsidP="00366ECC">
                                <w:pPr>
                                  <w:jc w:val="left"/>
                                  <w:rPr>
                                    <w:ins w:id="2829" w:author="作成者"/>
                                    <w:b/>
                                    <w:sz w:val="20"/>
                                    <w:szCs w:val="20"/>
                                  </w:rPr>
                                </w:pPr>
                                <w:ins w:id="2830" w:author="作成者">
                                  <w:r>
                                    <w:rPr>
                                      <w:rFonts w:hint="eastAsia"/>
                                      <w:sz w:val="20"/>
                                      <w:szCs w:val="20"/>
                                    </w:rPr>
                                    <w:t xml:space="preserve">　</w:t>
                                  </w:r>
                                  <w:r>
                                    <w:rPr>
                                      <w:sz w:val="20"/>
                                      <w:szCs w:val="20"/>
                                    </w:rPr>
                                    <w:t xml:space="preserve">　　　　　</w:t>
                                  </w:r>
                                </w:ins>
                                <w:r>
                                  <w:rPr>
                                    <w:rFonts w:hint="eastAsia"/>
                                    <w:b/>
                                    <w:sz w:val="20"/>
                                    <w:szCs w:val="20"/>
                                  </w:rPr>
                                  <w:t>V</w:t>
                                </w:r>
                                <w:r>
                                  <w:rPr>
                                    <w:b/>
                                    <w:sz w:val="20"/>
                                    <w:szCs w:val="20"/>
                                  </w:rPr>
                                  <w:t>ariable nest list</w:t>
                                </w:r>
                              </w:p>
                              <w:tbl>
                                <w:tblPr>
                                  <w:tblStyle w:val="ab"/>
                                  <w:tblW w:w="0" w:type="auto"/>
                                  <w:tblInd w:w="941" w:type="dxa"/>
                                  <w:tblLook w:val="04A0" w:firstRow="1" w:lastRow="0" w:firstColumn="1" w:lastColumn="0" w:noHBand="0" w:noVBand="1"/>
                                </w:tblPr>
                                <w:tblGrid>
                                  <w:gridCol w:w="862"/>
                                  <w:gridCol w:w="1581"/>
                                  <w:gridCol w:w="3132"/>
                                  <w:gridCol w:w="1417"/>
                                </w:tblGrid>
                                <w:tr w:rsidR="007B5626" w14:paraId="1165D338" w14:textId="77777777" w:rsidTr="00D8673D">
                                  <w:trPr>
                                    <w:trHeight w:val="699"/>
                                    <w:ins w:id="2831" w:author="作成者"/>
                                  </w:trPr>
                                  <w:tc>
                                    <w:tcPr>
                                      <w:tcW w:w="862" w:type="dxa"/>
                                      <w:tcBorders>
                                        <w:bottom w:val="single" w:sz="4" w:space="0" w:color="auto"/>
                                      </w:tcBorders>
                                      <w:shd w:val="clear" w:color="auto" w:fill="002060"/>
                                    </w:tcPr>
                                    <w:p w14:paraId="5C0612BD" w14:textId="6AB2EA5A" w:rsidR="007B5626" w:rsidRPr="00C80F48" w:rsidRDefault="007B5626" w:rsidP="00DD1144">
                                      <w:pPr>
                                        <w:pStyle w:val="a9"/>
                                        <w:ind w:leftChars="0" w:left="0"/>
                                        <w:jc w:val="left"/>
                                        <w:rPr>
                                          <w:ins w:id="2832" w:author="作成者"/>
                                          <w:b/>
                                          <w:color w:val="FFFFFF" w:themeColor="background1"/>
                                        </w:rPr>
                                      </w:pPr>
                                      <w:r>
                                        <w:rPr>
                                          <w:rFonts w:hint="eastAsia"/>
                                          <w:b/>
                                          <w:color w:val="FFFFFF" w:themeColor="background1"/>
                                        </w:rPr>
                                        <w:t>Item No.</w:t>
                                      </w:r>
                                    </w:p>
                                  </w:tc>
                                  <w:tc>
                                    <w:tcPr>
                                      <w:tcW w:w="1581" w:type="dxa"/>
                                      <w:tcBorders>
                                        <w:bottom w:val="single" w:sz="4" w:space="0" w:color="auto"/>
                                      </w:tcBorders>
                                      <w:shd w:val="clear" w:color="auto" w:fill="002060"/>
                                    </w:tcPr>
                                    <w:p w14:paraId="7009D0DF" w14:textId="15DA6D24" w:rsidR="007B5626" w:rsidRPr="00C80F48" w:rsidRDefault="007B5626" w:rsidP="00DD1144">
                                      <w:pPr>
                                        <w:pStyle w:val="a9"/>
                                        <w:ind w:leftChars="0" w:left="0"/>
                                        <w:jc w:val="left"/>
                                        <w:rPr>
                                          <w:ins w:id="2833" w:author="作成者"/>
                                          <w:b/>
                                          <w:color w:val="FFFFFF" w:themeColor="background1"/>
                                        </w:rPr>
                                      </w:pPr>
                                      <w:r>
                                        <w:rPr>
                                          <w:rFonts w:hint="eastAsia"/>
                                          <w:b/>
                                          <w:color w:val="FFFFFF" w:themeColor="background1"/>
                                        </w:rPr>
                                        <w:t>Variable name</w:t>
                                      </w:r>
                                    </w:p>
                                  </w:tc>
                                  <w:tc>
                                    <w:tcPr>
                                      <w:tcW w:w="3132" w:type="dxa"/>
                                      <w:shd w:val="clear" w:color="auto" w:fill="002060"/>
                                    </w:tcPr>
                                    <w:p w14:paraId="439EF0A6" w14:textId="358746B7" w:rsidR="007B5626" w:rsidRPr="00C80F48" w:rsidRDefault="007B5626" w:rsidP="00DD1144">
                                      <w:pPr>
                                        <w:pStyle w:val="a9"/>
                                        <w:ind w:leftChars="0" w:left="0"/>
                                        <w:jc w:val="left"/>
                                        <w:rPr>
                                          <w:ins w:id="2834" w:author="作成者"/>
                                          <w:b/>
                                          <w:color w:val="FFFFFF" w:themeColor="background1"/>
                                        </w:rPr>
                                      </w:pPr>
                                      <w:r>
                                        <w:rPr>
                                          <w:rFonts w:hint="eastAsia"/>
                                          <w:b/>
                                          <w:color w:val="FFFFFF" w:themeColor="background1"/>
                                        </w:rPr>
                                        <w:t>Member Variable name</w:t>
                                      </w:r>
                                      <w:ins w:id="2835" w:author="作成者">
                                        <w:r>
                                          <w:rPr>
                                            <w:rFonts w:hint="eastAsia"/>
                                            <w:b/>
                                            <w:color w:val="FFFFFF" w:themeColor="background1"/>
                                          </w:rPr>
                                          <w:t>（</w:t>
                                        </w:r>
                                      </w:ins>
                                      <w:r>
                                        <w:rPr>
                                          <w:rFonts w:hint="eastAsia"/>
                                          <w:b/>
                                          <w:color w:val="FFFFFF" w:themeColor="background1"/>
                                        </w:rPr>
                                        <w:t>W</w:t>
                                      </w:r>
                                      <w:r>
                                        <w:rPr>
                                          <w:b/>
                                          <w:color w:val="FFFFFF" w:themeColor="background1"/>
                                        </w:rPr>
                                        <w:t>ith repetition</w:t>
                                      </w:r>
                                      <w:ins w:id="2836" w:author="作成者">
                                        <w:r>
                                          <w:rPr>
                                            <w:rFonts w:hint="eastAsia"/>
                                            <w:b/>
                                            <w:color w:val="FFFFFF" w:themeColor="background1"/>
                                          </w:rPr>
                                          <w:t>）</w:t>
                                        </w:r>
                                      </w:ins>
                                    </w:p>
                                  </w:tc>
                                  <w:tc>
                                    <w:tcPr>
                                      <w:tcW w:w="1417" w:type="dxa"/>
                                      <w:shd w:val="clear" w:color="auto" w:fill="002060"/>
                                    </w:tcPr>
                                    <w:p w14:paraId="4382F10A" w14:textId="0D43C583" w:rsidR="007B5626" w:rsidRDefault="007B5626" w:rsidP="00DD1144">
                                      <w:pPr>
                                        <w:pStyle w:val="a9"/>
                                        <w:ind w:leftChars="0" w:left="0"/>
                                        <w:jc w:val="left"/>
                                        <w:rPr>
                                          <w:ins w:id="2837" w:author="作成者"/>
                                          <w:b/>
                                          <w:color w:val="FFFFFF" w:themeColor="background1"/>
                                        </w:rPr>
                                      </w:pPr>
                                      <w:r w:rsidRPr="00B64215">
                                        <w:rPr>
                                          <w:b/>
                                          <w:color w:val="FFFFFF" w:themeColor="background1"/>
                                          <w:sz w:val="14"/>
                                        </w:rPr>
                                        <w:t>Maximum amount of repetitions</w:t>
                                      </w:r>
                                    </w:p>
                                  </w:tc>
                                </w:tr>
                                <w:tr w:rsidR="007B5626" w14:paraId="7E880411" w14:textId="77777777" w:rsidTr="00D8673D">
                                  <w:trPr>
                                    <w:trHeight w:val="220"/>
                                    <w:ins w:id="2838" w:author="作成者"/>
                                  </w:trPr>
                                  <w:tc>
                                    <w:tcPr>
                                      <w:tcW w:w="862" w:type="dxa"/>
                                    </w:tcPr>
                                    <w:p w14:paraId="0A64C2DF" w14:textId="77777777" w:rsidR="007B5626" w:rsidRDefault="007B5626" w:rsidP="00DD1144">
                                      <w:pPr>
                                        <w:pStyle w:val="a9"/>
                                        <w:ind w:leftChars="0" w:left="0"/>
                                        <w:jc w:val="left"/>
                                        <w:rPr>
                                          <w:ins w:id="2839" w:author="作成者"/>
                                        </w:rPr>
                                      </w:pPr>
                                      <w:ins w:id="2840" w:author="作成者">
                                        <w:r>
                                          <w:rPr>
                                            <w:rFonts w:hint="eastAsia"/>
                                          </w:rPr>
                                          <w:t>1</w:t>
                                        </w:r>
                                      </w:ins>
                                    </w:p>
                                  </w:tc>
                                  <w:tc>
                                    <w:tcPr>
                                      <w:tcW w:w="1581" w:type="dxa"/>
                                    </w:tcPr>
                                    <w:p w14:paraId="569488FA" w14:textId="77777777" w:rsidR="007B5626" w:rsidRDefault="007B5626" w:rsidP="00DD1144">
                                      <w:pPr>
                                        <w:pStyle w:val="a9"/>
                                        <w:ind w:leftChars="0" w:left="0"/>
                                        <w:jc w:val="left"/>
                                        <w:rPr>
                                          <w:ins w:id="2841" w:author="作成者"/>
                                        </w:rPr>
                                      </w:pPr>
                                      <w:proofErr w:type="spellStart"/>
                                      <w:ins w:id="2842" w:author="作成者">
                                        <w:r>
                                          <w:rPr>
                                            <w:rFonts w:hint="eastAsia"/>
                                          </w:rPr>
                                          <w:t>V</w:t>
                                        </w:r>
                                        <w:r>
                                          <w:t>AR_hoge</w:t>
                                        </w:r>
                                        <w:proofErr w:type="spellEnd"/>
                                      </w:ins>
                                    </w:p>
                                  </w:tc>
                                  <w:tc>
                                    <w:tcPr>
                                      <w:tcW w:w="3132" w:type="dxa"/>
                                    </w:tcPr>
                                    <w:p w14:paraId="1B57BFDB" w14:textId="77777777" w:rsidR="007B5626" w:rsidRDefault="007B5626" w:rsidP="00DD1144">
                                      <w:pPr>
                                        <w:pStyle w:val="a9"/>
                                        <w:ind w:leftChars="0" w:left="0"/>
                                        <w:jc w:val="left"/>
                                        <w:rPr>
                                          <w:ins w:id="2843" w:author="作成者"/>
                                        </w:rPr>
                                      </w:pPr>
                                      <w:ins w:id="2844" w:author="作成者">
                                        <w:r>
                                          <w:rPr>
                                            <w:rFonts w:hint="eastAsia"/>
                                          </w:rPr>
                                          <w:t>FRUIT</w:t>
                                        </w:r>
                                      </w:ins>
                                    </w:p>
                                  </w:tc>
                                  <w:tc>
                                    <w:tcPr>
                                      <w:tcW w:w="1417" w:type="dxa"/>
                                    </w:tcPr>
                                    <w:p w14:paraId="1067F0A8" w14:textId="77777777" w:rsidR="007B5626" w:rsidRDefault="007B5626" w:rsidP="00DD1144">
                                      <w:pPr>
                                        <w:pStyle w:val="a9"/>
                                        <w:ind w:leftChars="0" w:left="0"/>
                                        <w:jc w:val="left"/>
                                        <w:rPr>
                                          <w:ins w:id="2845" w:author="作成者"/>
                                        </w:rPr>
                                      </w:pPr>
                                      <w:ins w:id="2846" w:author="作成者">
                                        <w:r>
                                          <w:rPr>
                                            <w:rFonts w:hint="eastAsia"/>
                                          </w:rPr>
                                          <w:t>2</w:t>
                                        </w:r>
                                      </w:ins>
                                    </w:p>
                                  </w:tc>
                                </w:tr>
                                <w:tr w:rsidR="007B5626" w14:paraId="358512A1" w14:textId="77777777" w:rsidTr="00D8673D">
                                  <w:trPr>
                                    <w:trHeight w:val="220"/>
                                    <w:ins w:id="2847" w:author="作成者"/>
                                  </w:trPr>
                                  <w:tc>
                                    <w:tcPr>
                                      <w:tcW w:w="862" w:type="dxa"/>
                                    </w:tcPr>
                                    <w:p w14:paraId="4310F25E" w14:textId="77777777" w:rsidR="007B5626" w:rsidRDefault="007B5626" w:rsidP="00DD1144">
                                      <w:pPr>
                                        <w:pStyle w:val="a9"/>
                                        <w:ind w:leftChars="0" w:left="0"/>
                                        <w:jc w:val="left"/>
                                        <w:rPr>
                                          <w:ins w:id="2848" w:author="作成者"/>
                                        </w:rPr>
                                      </w:pPr>
                                      <w:ins w:id="2849" w:author="作成者">
                                        <w:r>
                                          <w:rPr>
                                            <w:rFonts w:hint="eastAsia"/>
                                          </w:rPr>
                                          <w:t>2</w:t>
                                        </w:r>
                                      </w:ins>
                                    </w:p>
                                  </w:tc>
                                  <w:tc>
                                    <w:tcPr>
                                      <w:tcW w:w="1581" w:type="dxa"/>
                                    </w:tcPr>
                                    <w:p w14:paraId="7C2ED317" w14:textId="77777777" w:rsidR="007B5626" w:rsidRDefault="007B5626" w:rsidP="00DD1144">
                                      <w:pPr>
                                        <w:pStyle w:val="a9"/>
                                        <w:ind w:leftChars="0" w:left="0"/>
                                        <w:jc w:val="left"/>
                                        <w:rPr>
                                          <w:ins w:id="2850" w:author="作成者"/>
                                        </w:rPr>
                                      </w:pPr>
                                      <w:proofErr w:type="spellStart"/>
                                      <w:ins w:id="2851" w:author="作成者">
                                        <w:r>
                                          <w:rPr>
                                            <w:rFonts w:hint="eastAsia"/>
                                          </w:rPr>
                                          <w:t>VAR_hoge</w:t>
                                        </w:r>
                                        <w:proofErr w:type="spellEnd"/>
                                      </w:ins>
                                    </w:p>
                                  </w:tc>
                                  <w:tc>
                                    <w:tcPr>
                                      <w:tcW w:w="3132" w:type="dxa"/>
                                    </w:tcPr>
                                    <w:p w14:paraId="2B651C7B" w14:textId="77777777" w:rsidR="007B5626" w:rsidRDefault="007B5626" w:rsidP="00DD1144">
                                      <w:pPr>
                                        <w:pStyle w:val="a9"/>
                                        <w:ind w:leftChars="0" w:left="0"/>
                                        <w:jc w:val="left"/>
                                        <w:rPr>
                                          <w:ins w:id="2852" w:author="作成者"/>
                                        </w:rPr>
                                      </w:pPr>
                                      <w:ins w:id="2853" w:author="作成者">
                                        <w:r>
                                          <w:rPr>
                                            <w:rFonts w:hint="eastAsia"/>
                                          </w:rPr>
                                          <w:t>VEGETABLE</w:t>
                                        </w:r>
                                      </w:ins>
                                    </w:p>
                                  </w:tc>
                                  <w:tc>
                                    <w:tcPr>
                                      <w:tcW w:w="1417" w:type="dxa"/>
                                    </w:tcPr>
                                    <w:p w14:paraId="61026FBA" w14:textId="77777777" w:rsidR="007B5626" w:rsidRDefault="007B5626" w:rsidP="00DD1144">
                                      <w:pPr>
                                        <w:pStyle w:val="a9"/>
                                        <w:ind w:leftChars="0" w:left="0"/>
                                        <w:jc w:val="left"/>
                                        <w:rPr>
                                          <w:ins w:id="2854" w:author="作成者"/>
                                        </w:rPr>
                                      </w:pPr>
                                      <w:ins w:id="2855" w:author="作成者">
                                        <w:r>
                                          <w:rPr>
                                            <w:rFonts w:hint="eastAsia"/>
                                          </w:rPr>
                                          <w:t>2</w:t>
                                        </w:r>
                                      </w:ins>
                                    </w:p>
                                  </w:tc>
                                </w:tr>
                              </w:tbl>
                              <w:p w14:paraId="4D287F15" w14:textId="77777777" w:rsidR="007B5626" w:rsidRDefault="007B5626" w:rsidP="00366ECC">
                                <w:pPr>
                                  <w:jc w:val="left"/>
                                  <w:rPr>
                                    <w:ins w:id="2856" w:author="作成者"/>
                                    <w:sz w:val="20"/>
                                    <w:szCs w:val="20"/>
                                  </w:rPr>
                                </w:pPr>
                              </w:p>
                              <w:p w14:paraId="0BC1827C" w14:textId="705BB532" w:rsidR="007B5626" w:rsidRDefault="007B5626" w:rsidP="00366ECC">
                                <w:pPr>
                                  <w:jc w:val="left"/>
                                  <w:rPr>
                                    <w:sz w:val="20"/>
                                    <w:szCs w:val="20"/>
                                  </w:rPr>
                                </w:pPr>
                              </w:p>
                              <w:p w14:paraId="09433F4C" w14:textId="77777777" w:rsidR="007B5626" w:rsidRDefault="007B5626" w:rsidP="00366ECC">
                                <w:pPr>
                                  <w:jc w:val="left"/>
                                  <w:rPr>
                                    <w:ins w:id="2857" w:author="作成者"/>
                                    <w:sz w:val="20"/>
                                    <w:szCs w:val="20"/>
                                  </w:rPr>
                                </w:pPr>
                              </w:p>
                              <w:p w14:paraId="19B7830D" w14:textId="7E3C62A5" w:rsidR="007B5626" w:rsidRPr="0088327F" w:rsidRDefault="007B5626" w:rsidP="00366ECC">
                                <w:pPr>
                                  <w:jc w:val="left"/>
                                  <w:rPr>
                                    <w:ins w:id="2858" w:author="作成者"/>
                                    <w:b/>
                                    <w:sz w:val="20"/>
                                    <w:szCs w:val="20"/>
                                  </w:rPr>
                                </w:pPr>
                                <w:ins w:id="2859" w:author="作成者">
                                  <w:r>
                                    <w:rPr>
                                      <w:rFonts w:hint="eastAsia"/>
                                      <w:sz w:val="20"/>
                                      <w:szCs w:val="20"/>
                                    </w:rPr>
                                    <w:t xml:space="preserve">        </w:t>
                                  </w:r>
                                </w:ins>
                                <w:r>
                                  <w:rPr>
                                    <w:rFonts w:hint="eastAsia"/>
                                    <w:b/>
                                    <w:sz w:val="20"/>
                                    <w:szCs w:val="20"/>
                                  </w:rPr>
                                  <w:t>Substitute value auto registration settings/Substitute value list</w:t>
                                </w:r>
                              </w:p>
                              <w:tbl>
                                <w:tblPr>
                                  <w:tblStyle w:val="ab"/>
                                  <w:tblW w:w="8254" w:type="dxa"/>
                                  <w:tblInd w:w="956" w:type="dxa"/>
                                  <w:tblLook w:val="04A0" w:firstRow="1" w:lastRow="0" w:firstColumn="1" w:lastColumn="0" w:noHBand="0" w:noVBand="1"/>
                                </w:tblPr>
                                <w:tblGrid>
                                  <w:gridCol w:w="704"/>
                                  <w:gridCol w:w="1291"/>
                                  <w:gridCol w:w="1291"/>
                                  <w:gridCol w:w="2442"/>
                                  <w:gridCol w:w="1253"/>
                                  <w:gridCol w:w="1273"/>
                                </w:tblGrid>
                                <w:tr w:rsidR="007B5626" w14:paraId="5DB2F6DC" w14:textId="77777777" w:rsidTr="00DD1144">
                                  <w:trPr>
                                    <w:ins w:id="2860" w:author="作成者"/>
                                  </w:trPr>
                                  <w:tc>
                                    <w:tcPr>
                                      <w:tcW w:w="704" w:type="dxa"/>
                                      <w:tcBorders>
                                        <w:bottom w:val="single" w:sz="4" w:space="0" w:color="auto"/>
                                      </w:tcBorders>
                                      <w:shd w:val="clear" w:color="auto" w:fill="002060"/>
                                    </w:tcPr>
                                    <w:p w14:paraId="302B3F73" w14:textId="53BA4303" w:rsidR="007B5626" w:rsidRPr="00D8673D" w:rsidRDefault="007B5626" w:rsidP="00DD1144">
                                      <w:pPr>
                                        <w:pStyle w:val="a9"/>
                                        <w:ind w:leftChars="0" w:left="0"/>
                                        <w:jc w:val="left"/>
                                        <w:rPr>
                                          <w:ins w:id="2861" w:author="作成者"/>
                                          <w:b/>
                                          <w:color w:val="FFFFFF" w:themeColor="background1"/>
                                          <w:sz w:val="16"/>
                                          <w:szCs w:val="16"/>
                                        </w:rPr>
                                      </w:pPr>
                                      <w:r w:rsidRPr="00D8673D">
                                        <w:rPr>
                                          <w:rFonts w:hint="eastAsia"/>
                                          <w:b/>
                                          <w:color w:val="FFFFFF" w:themeColor="background1"/>
                                          <w:sz w:val="16"/>
                                          <w:szCs w:val="16"/>
                                        </w:rPr>
                                        <w:t>Item No.</w:t>
                                      </w:r>
                                    </w:p>
                                  </w:tc>
                                  <w:tc>
                                    <w:tcPr>
                                      <w:tcW w:w="1291" w:type="dxa"/>
                                      <w:tcBorders>
                                        <w:bottom w:val="single" w:sz="4" w:space="0" w:color="auto"/>
                                      </w:tcBorders>
                                      <w:shd w:val="clear" w:color="auto" w:fill="002060"/>
                                    </w:tcPr>
                                    <w:p w14:paraId="062DDB53" w14:textId="2AFF493D" w:rsidR="007B5626" w:rsidRPr="00D8673D" w:rsidRDefault="007B5626" w:rsidP="00DD1144">
                                      <w:pPr>
                                        <w:pStyle w:val="a9"/>
                                        <w:ind w:leftChars="0" w:left="0"/>
                                        <w:jc w:val="left"/>
                                        <w:rPr>
                                          <w:ins w:id="2862" w:author="作成者"/>
                                          <w:b/>
                                          <w:color w:val="FFFFFF" w:themeColor="background1"/>
                                          <w:sz w:val="16"/>
                                          <w:szCs w:val="16"/>
                                        </w:rPr>
                                      </w:pPr>
                                      <w:r w:rsidRPr="00D8673D">
                                        <w:rPr>
                                          <w:rFonts w:hint="eastAsia"/>
                                          <w:b/>
                                          <w:color w:val="FFFFFF" w:themeColor="background1"/>
                                          <w:sz w:val="16"/>
                                          <w:szCs w:val="16"/>
                                        </w:rPr>
                                        <w:t>Variable name</w:t>
                                      </w:r>
                                    </w:p>
                                  </w:tc>
                                  <w:tc>
                                    <w:tcPr>
                                      <w:tcW w:w="1291" w:type="dxa"/>
                                      <w:shd w:val="clear" w:color="auto" w:fill="002060"/>
                                    </w:tcPr>
                                    <w:p w14:paraId="2843A9A3" w14:textId="2C7E1166" w:rsidR="007B5626" w:rsidRPr="00D8673D" w:rsidRDefault="007B5626" w:rsidP="00DD1144">
                                      <w:pPr>
                                        <w:pStyle w:val="a9"/>
                                        <w:ind w:leftChars="0" w:left="0"/>
                                        <w:jc w:val="left"/>
                                        <w:rPr>
                                          <w:ins w:id="2863" w:author="作成者"/>
                                          <w:b/>
                                          <w:color w:val="FFFFFF" w:themeColor="background1"/>
                                          <w:sz w:val="16"/>
                                          <w:szCs w:val="16"/>
                                        </w:rPr>
                                      </w:pPr>
                                      <w:r w:rsidRPr="00D8673D">
                                        <w:rPr>
                                          <w:rFonts w:hint="eastAsia"/>
                                          <w:b/>
                                          <w:sz w:val="16"/>
                                          <w:szCs w:val="16"/>
                                        </w:rPr>
                                        <w:t>HCL SETTINGS</w:t>
                                      </w:r>
                                    </w:p>
                                  </w:tc>
                                  <w:tc>
                                    <w:tcPr>
                                      <w:tcW w:w="2442" w:type="dxa"/>
                                      <w:shd w:val="clear" w:color="auto" w:fill="002060"/>
                                    </w:tcPr>
                                    <w:p w14:paraId="46CFABAE" w14:textId="1D6921F6" w:rsidR="007B5626" w:rsidRPr="00D8673D" w:rsidRDefault="007B5626" w:rsidP="00DD1144">
                                      <w:pPr>
                                        <w:pStyle w:val="a9"/>
                                        <w:ind w:leftChars="0" w:left="0"/>
                                        <w:jc w:val="left"/>
                                        <w:rPr>
                                          <w:ins w:id="2864" w:author="作成者"/>
                                          <w:b/>
                                          <w:color w:val="FFFFFF" w:themeColor="background1"/>
                                          <w:sz w:val="16"/>
                                          <w:szCs w:val="16"/>
                                        </w:rPr>
                                      </w:pPr>
                                      <w:r w:rsidRPr="00D8673D">
                                        <w:rPr>
                                          <w:rFonts w:hint="eastAsia"/>
                                          <w:b/>
                                          <w:color w:val="FFFFFF" w:themeColor="background1"/>
                                          <w:sz w:val="16"/>
                                          <w:szCs w:val="16"/>
                                        </w:rPr>
                                        <w:t>Member variable</w:t>
                                      </w:r>
                                    </w:p>
                                  </w:tc>
                                  <w:tc>
                                    <w:tcPr>
                                      <w:tcW w:w="1253" w:type="dxa"/>
                                      <w:shd w:val="clear" w:color="auto" w:fill="002060"/>
                                    </w:tcPr>
                                    <w:p w14:paraId="27FA0768" w14:textId="118DE693" w:rsidR="007B5626" w:rsidRPr="00D8673D" w:rsidRDefault="007B5626" w:rsidP="00DD1144">
                                      <w:pPr>
                                        <w:pStyle w:val="a9"/>
                                        <w:ind w:leftChars="0" w:left="0"/>
                                        <w:jc w:val="left"/>
                                        <w:rPr>
                                          <w:ins w:id="2865" w:author="作成者"/>
                                          <w:b/>
                                          <w:color w:val="FFFFFF" w:themeColor="background1"/>
                                          <w:sz w:val="16"/>
                                          <w:szCs w:val="16"/>
                                        </w:rPr>
                                      </w:pPr>
                                      <w:r w:rsidRPr="00D8673D">
                                        <w:rPr>
                                          <w:rFonts w:hint="eastAsia"/>
                                          <w:b/>
                                          <w:color w:val="FFFFFF" w:themeColor="background1"/>
                                          <w:sz w:val="16"/>
                                          <w:szCs w:val="16"/>
                                        </w:rPr>
                                        <w:t>Substitute order</w:t>
                                      </w:r>
                                    </w:p>
                                  </w:tc>
                                  <w:tc>
                                    <w:tcPr>
                                      <w:tcW w:w="1273" w:type="dxa"/>
                                      <w:shd w:val="clear" w:color="auto" w:fill="002060"/>
                                    </w:tcPr>
                                    <w:p w14:paraId="3DFAE86A" w14:textId="6C49FA72" w:rsidR="007B5626" w:rsidRPr="00D8673D" w:rsidRDefault="007B5626" w:rsidP="00DD1144">
                                      <w:pPr>
                                        <w:pStyle w:val="a9"/>
                                        <w:ind w:leftChars="0" w:left="0"/>
                                        <w:jc w:val="left"/>
                                        <w:rPr>
                                          <w:ins w:id="2866" w:author="作成者"/>
                                          <w:b/>
                                          <w:color w:val="FFFFFF" w:themeColor="background1"/>
                                          <w:sz w:val="16"/>
                                          <w:szCs w:val="16"/>
                                        </w:rPr>
                                      </w:pPr>
                                      <w:r w:rsidRPr="00D8673D">
                                        <w:rPr>
                                          <w:rFonts w:hint="eastAsia"/>
                                          <w:b/>
                                          <w:color w:val="FFFFFF" w:themeColor="background1"/>
                                          <w:sz w:val="16"/>
                                          <w:szCs w:val="16"/>
                                        </w:rPr>
                                        <w:t>Specific value</w:t>
                                      </w:r>
                                    </w:p>
                                  </w:tc>
                                </w:tr>
                                <w:tr w:rsidR="007B5626" w14:paraId="5CB7D370" w14:textId="77777777" w:rsidTr="00DD1144">
                                  <w:trPr>
                                    <w:ins w:id="2867" w:author="作成者"/>
                                  </w:trPr>
                                  <w:tc>
                                    <w:tcPr>
                                      <w:tcW w:w="704" w:type="dxa"/>
                                      <w:tcBorders>
                                        <w:bottom w:val="single" w:sz="4" w:space="0" w:color="auto"/>
                                      </w:tcBorders>
                                    </w:tcPr>
                                    <w:p w14:paraId="35B53349" w14:textId="77777777" w:rsidR="007B5626" w:rsidRPr="00D8673D" w:rsidRDefault="007B5626" w:rsidP="00455654">
                                      <w:pPr>
                                        <w:pStyle w:val="a9"/>
                                        <w:ind w:leftChars="0" w:left="0"/>
                                        <w:jc w:val="left"/>
                                        <w:rPr>
                                          <w:ins w:id="2868" w:author="作成者"/>
                                          <w:sz w:val="16"/>
                                          <w:szCs w:val="16"/>
                                        </w:rPr>
                                      </w:pPr>
                                      <w:ins w:id="2869" w:author="作成者">
                                        <w:r w:rsidRPr="00D8673D">
                                          <w:rPr>
                                            <w:rFonts w:hint="eastAsia"/>
                                            <w:sz w:val="16"/>
                                            <w:szCs w:val="16"/>
                                          </w:rPr>
                                          <w:t>1</w:t>
                                        </w:r>
                                      </w:ins>
                                    </w:p>
                                  </w:tc>
                                  <w:tc>
                                    <w:tcPr>
                                      <w:tcW w:w="1291" w:type="dxa"/>
                                      <w:tcBorders>
                                        <w:bottom w:val="single" w:sz="4" w:space="0" w:color="auto"/>
                                      </w:tcBorders>
                                    </w:tcPr>
                                    <w:p w14:paraId="037D3770" w14:textId="77777777" w:rsidR="007B5626" w:rsidRPr="00D8673D" w:rsidRDefault="007B5626" w:rsidP="00455654">
                                      <w:pPr>
                                        <w:pStyle w:val="a9"/>
                                        <w:ind w:leftChars="0" w:left="0"/>
                                        <w:jc w:val="left"/>
                                        <w:rPr>
                                          <w:ins w:id="2870" w:author="作成者"/>
                                          <w:sz w:val="16"/>
                                          <w:szCs w:val="16"/>
                                        </w:rPr>
                                      </w:pPr>
                                      <w:proofErr w:type="spellStart"/>
                                      <w:ins w:id="2871" w:author="作成者">
                                        <w:r w:rsidRPr="00D8673D">
                                          <w:rPr>
                                            <w:rFonts w:hint="eastAsia"/>
                                            <w:sz w:val="16"/>
                                            <w:szCs w:val="16"/>
                                          </w:rPr>
                                          <w:t>V</w:t>
                                        </w:r>
                                        <w:r w:rsidRPr="00D8673D">
                                          <w:rPr>
                                            <w:sz w:val="16"/>
                                            <w:szCs w:val="16"/>
                                          </w:rPr>
                                          <w:t>AR_hoge</w:t>
                                        </w:r>
                                        <w:proofErr w:type="spellEnd"/>
                                      </w:ins>
                                    </w:p>
                                  </w:tc>
                                  <w:tc>
                                    <w:tcPr>
                                      <w:tcW w:w="1291" w:type="dxa"/>
                                      <w:tcBorders>
                                        <w:bottom w:val="single" w:sz="4" w:space="0" w:color="auto"/>
                                      </w:tcBorders>
                                    </w:tcPr>
                                    <w:p w14:paraId="75C474D6" w14:textId="77777777" w:rsidR="007B5626" w:rsidRPr="00D8673D" w:rsidRDefault="007B5626" w:rsidP="00455654">
                                      <w:pPr>
                                        <w:pStyle w:val="a9"/>
                                        <w:ind w:leftChars="0" w:left="0"/>
                                        <w:jc w:val="left"/>
                                        <w:rPr>
                                          <w:ins w:id="2872" w:author="作成者"/>
                                          <w:sz w:val="16"/>
                                          <w:szCs w:val="16"/>
                                        </w:rPr>
                                      </w:pPr>
                                      <w:ins w:id="2873" w:author="作成者">
                                        <w:r w:rsidRPr="00D8673D">
                                          <w:rPr>
                                            <w:sz w:val="16"/>
                                            <w:szCs w:val="16"/>
                                          </w:rPr>
                                          <w:t>OFF</w:t>
                                        </w:r>
                                      </w:ins>
                                    </w:p>
                                  </w:tc>
                                  <w:tc>
                                    <w:tcPr>
                                      <w:tcW w:w="2442" w:type="dxa"/>
                                      <w:tcBorders>
                                        <w:bottom w:val="single" w:sz="4" w:space="0" w:color="auto"/>
                                      </w:tcBorders>
                                    </w:tcPr>
                                    <w:p w14:paraId="0CC33BF1" w14:textId="77777777" w:rsidR="007B5626" w:rsidRPr="00D8673D" w:rsidRDefault="007B5626" w:rsidP="00455654">
                                      <w:pPr>
                                        <w:pStyle w:val="a9"/>
                                        <w:ind w:leftChars="0" w:left="0"/>
                                        <w:jc w:val="left"/>
                                        <w:rPr>
                                          <w:ins w:id="2874" w:author="作成者"/>
                                          <w:sz w:val="16"/>
                                          <w:szCs w:val="16"/>
                                        </w:rPr>
                                      </w:pPr>
                                      <w:ins w:id="2875" w:author="作成者">
                                        <w:r w:rsidRPr="00D8673D">
                                          <w:rPr>
                                            <w:sz w:val="16"/>
                                            <w:szCs w:val="16"/>
                                          </w:rPr>
                                          <w:t>FRUIT.[0].NAME</w:t>
                                        </w:r>
                                      </w:ins>
                                    </w:p>
                                  </w:tc>
                                  <w:tc>
                                    <w:tcPr>
                                      <w:tcW w:w="1253" w:type="dxa"/>
                                    </w:tcPr>
                                    <w:p w14:paraId="38DF4C51" w14:textId="3E5AFD7D" w:rsidR="007B5626" w:rsidRPr="00D8673D" w:rsidRDefault="007B5626" w:rsidP="00455654">
                                      <w:pPr>
                                        <w:pStyle w:val="a9"/>
                                        <w:ind w:leftChars="0" w:left="0"/>
                                        <w:jc w:val="left"/>
                                        <w:rPr>
                                          <w:ins w:id="2876" w:author="作成者"/>
                                          <w:sz w:val="12"/>
                                          <w:szCs w:val="12"/>
                                        </w:rPr>
                                      </w:pPr>
                                      <w:r w:rsidRPr="00D8673D">
                                        <w:rPr>
                                          <w:rFonts w:hint="eastAsia"/>
                                          <w:sz w:val="12"/>
                                          <w:szCs w:val="12"/>
                                        </w:rPr>
                                        <w:t>No input required</w:t>
                                      </w:r>
                                    </w:p>
                                  </w:tc>
                                  <w:tc>
                                    <w:tcPr>
                                      <w:tcW w:w="1273" w:type="dxa"/>
                                    </w:tcPr>
                                    <w:p w14:paraId="697F8901" w14:textId="6428C730" w:rsidR="007B5626" w:rsidRPr="00D8673D" w:rsidRDefault="007B5626" w:rsidP="00455654">
                                      <w:pPr>
                                        <w:pStyle w:val="a9"/>
                                        <w:ind w:leftChars="0" w:left="0"/>
                                        <w:jc w:val="left"/>
                                        <w:rPr>
                                          <w:ins w:id="2877" w:author="作成者"/>
                                          <w:sz w:val="16"/>
                                          <w:szCs w:val="16"/>
                                        </w:rPr>
                                      </w:pPr>
                                      <w:r>
                                        <w:rPr>
                                          <w:rFonts w:hint="eastAsia"/>
                                          <w:sz w:val="16"/>
                                          <w:szCs w:val="16"/>
                                        </w:rPr>
                                        <w:t>Kiwi</w:t>
                                      </w:r>
                                    </w:p>
                                  </w:tc>
                                </w:tr>
                                <w:tr w:rsidR="007B5626" w14:paraId="4E80BE0F" w14:textId="77777777" w:rsidTr="00DD1144">
                                  <w:trPr>
                                    <w:ins w:id="2878" w:author="作成者"/>
                                  </w:trPr>
                                  <w:tc>
                                    <w:tcPr>
                                      <w:tcW w:w="704" w:type="dxa"/>
                                      <w:tcBorders>
                                        <w:top w:val="single" w:sz="4" w:space="0" w:color="auto"/>
                                        <w:left w:val="single" w:sz="4" w:space="0" w:color="auto"/>
                                        <w:bottom w:val="single" w:sz="4" w:space="0" w:color="auto"/>
                                        <w:right w:val="single" w:sz="4" w:space="0" w:color="auto"/>
                                      </w:tcBorders>
                                    </w:tcPr>
                                    <w:p w14:paraId="133754FE" w14:textId="77777777" w:rsidR="007B5626" w:rsidRPr="00D8673D" w:rsidRDefault="007B5626" w:rsidP="00455654">
                                      <w:pPr>
                                        <w:pStyle w:val="a9"/>
                                        <w:ind w:leftChars="0" w:left="0"/>
                                        <w:jc w:val="left"/>
                                        <w:rPr>
                                          <w:ins w:id="2879" w:author="作成者"/>
                                          <w:sz w:val="16"/>
                                          <w:szCs w:val="16"/>
                                        </w:rPr>
                                      </w:pPr>
                                      <w:ins w:id="2880" w:author="作成者">
                                        <w:r w:rsidRPr="00D8673D">
                                          <w:rPr>
                                            <w:rFonts w:hint="eastAsia"/>
                                            <w:sz w:val="16"/>
                                            <w:szCs w:val="16"/>
                                          </w:rPr>
                                          <w:t>2</w:t>
                                        </w:r>
                                      </w:ins>
                                    </w:p>
                                  </w:tc>
                                  <w:tc>
                                    <w:tcPr>
                                      <w:tcW w:w="1291" w:type="dxa"/>
                                      <w:tcBorders>
                                        <w:top w:val="single" w:sz="4" w:space="0" w:color="auto"/>
                                        <w:left w:val="single" w:sz="4" w:space="0" w:color="auto"/>
                                        <w:bottom w:val="single" w:sz="4" w:space="0" w:color="auto"/>
                                        <w:right w:val="single" w:sz="4" w:space="0" w:color="auto"/>
                                      </w:tcBorders>
                                    </w:tcPr>
                                    <w:p w14:paraId="4CC45DED" w14:textId="77777777" w:rsidR="007B5626" w:rsidRPr="00D8673D" w:rsidRDefault="007B5626" w:rsidP="00455654">
                                      <w:pPr>
                                        <w:pStyle w:val="a9"/>
                                        <w:ind w:leftChars="0" w:left="0"/>
                                        <w:jc w:val="left"/>
                                        <w:rPr>
                                          <w:ins w:id="2881" w:author="作成者"/>
                                          <w:sz w:val="16"/>
                                          <w:szCs w:val="16"/>
                                        </w:rPr>
                                      </w:pPr>
                                      <w:proofErr w:type="spellStart"/>
                                      <w:ins w:id="2882" w:author="作成者">
                                        <w:r w:rsidRPr="00D8673D">
                                          <w:rPr>
                                            <w:rFonts w:hint="eastAsia"/>
                                            <w:sz w:val="16"/>
                                            <w:szCs w:val="16"/>
                                          </w:rPr>
                                          <w:t>V</w:t>
                                        </w:r>
                                        <w:r w:rsidRPr="00D8673D">
                                          <w:rPr>
                                            <w:sz w:val="16"/>
                                            <w:szCs w:val="16"/>
                                          </w:rPr>
                                          <w:t>AR_hoge</w:t>
                                        </w:r>
                                        <w:proofErr w:type="spellEnd"/>
                                      </w:ins>
                                    </w:p>
                                  </w:tc>
                                  <w:tc>
                                    <w:tcPr>
                                      <w:tcW w:w="1291" w:type="dxa"/>
                                      <w:tcBorders>
                                        <w:left w:val="single" w:sz="4" w:space="0" w:color="auto"/>
                                        <w:bottom w:val="single" w:sz="4" w:space="0" w:color="auto"/>
                                        <w:right w:val="single" w:sz="4" w:space="0" w:color="auto"/>
                                      </w:tcBorders>
                                    </w:tcPr>
                                    <w:p w14:paraId="24543C25" w14:textId="77777777" w:rsidR="007B5626" w:rsidRPr="00D8673D" w:rsidRDefault="007B5626" w:rsidP="00455654">
                                      <w:pPr>
                                        <w:pStyle w:val="a9"/>
                                        <w:ind w:leftChars="0" w:left="0"/>
                                        <w:jc w:val="left"/>
                                        <w:rPr>
                                          <w:ins w:id="2883" w:author="作成者"/>
                                          <w:sz w:val="16"/>
                                          <w:szCs w:val="16"/>
                                        </w:rPr>
                                      </w:pPr>
                                      <w:ins w:id="2884" w:author="作成者">
                                        <w:r w:rsidRPr="00D8673D">
                                          <w:rPr>
                                            <w:sz w:val="16"/>
                                            <w:szCs w:val="16"/>
                                          </w:rPr>
                                          <w:t>OFF</w:t>
                                        </w:r>
                                      </w:ins>
                                    </w:p>
                                  </w:tc>
                                  <w:tc>
                                    <w:tcPr>
                                      <w:tcW w:w="2442" w:type="dxa"/>
                                      <w:tcBorders>
                                        <w:left w:val="single" w:sz="4" w:space="0" w:color="auto"/>
                                        <w:bottom w:val="single" w:sz="4" w:space="0" w:color="auto"/>
                                      </w:tcBorders>
                                    </w:tcPr>
                                    <w:p w14:paraId="4E941242" w14:textId="77777777" w:rsidR="007B5626" w:rsidRPr="00D8673D" w:rsidRDefault="007B5626" w:rsidP="00455654">
                                      <w:pPr>
                                        <w:pStyle w:val="a9"/>
                                        <w:ind w:leftChars="0" w:left="0"/>
                                        <w:jc w:val="left"/>
                                        <w:rPr>
                                          <w:ins w:id="2885" w:author="作成者"/>
                                          <w:sz w:val="16"/>
                                          <w:szCs w:val="16"/>
                                        </w:rPr>
                                      </w:pPr>
                                      <w:ins w:id="2886" w:author="作成者">
                                        <w:r w:rsidRPr="00D8673D">
                                          <w:rPr>
                                            <w:sz w:val="16"/>
                                            <w:szCs w:val="16"/>
                                          </w:rPr>
                                          <w:t>FRUIT.[0].PRICE</w:t>
                                        </w:r>
                                      </w:ins>
                                    </w:p>
                                  </w:tc>
                                  <w:tc>
                                    <w:tcPr>
                                      <w:tcW w:w="1253" w:type="dxa"/>
                                    </w:tcPr>
                                    <w:p w14:paraId="218D5E5F" w14:textId="0D00B6BE" w:rsidR="007B5626" w:rsidRPr="00D8673D" w:rsidRDefault="007B5626" w:rsidP="00455654">
                                      <w:pPr>
                                        <w:pStyle w:val="a9"/>
                                        <w:ind w:leftChars="0" w:left="0"/>
                                        <w:jc w:val="left"/>
                                        <w:rPr>
                                          <w:ins w:id="2887" w:author="作成者"/>
                                          <w:sz w:val="12"/>
                                          <w:szCs w:val="12"/>
                                        </w:rPr>
                                      </w:pPr>
                                      <w:r w:rsidRPr="00D8673D">
                                        <w:rPr>
                                          <w:rFonts w:hint="eastAsia"/>
                                          <w:sz w:val="12"/>
                                          <w:szCs w:val="12"/>
                                        </w:rPr>
                                        <w:t>No input required</w:t>
                                      </w:r>
                                    </w:p>
                                  </w:tc>
                                  <w:tc>
                                    <w:tcPr>
                                      <w:tcW w:w="1273" w:type="dxa"/>
                                    </w:tcPr>
                                    <w:p w14:paraId="476A27AC" w14:textId="77777777" w:rsidR="007B5626" w:rsidRPr="00D8673D" w:rsidRDefault="007B5626" w:rsidP="00455654">
                                      <w:pPr>
                                        <w:pStyle w:val="a9"/>
                                        <w:ind w:leftChars="0" w:left="0"/>
                                        <w:jc w:val="left"/>
                                        <w:rPr>
                                          <w:ins w:id="2888" w:author="作成者"/>
                                          <w:sz w:val="16"/>
                                          <w:szCs w:val="16"/>
                                        </w:rPr>
                                      </w:pPr>
                                      <w:ins w:id="2889" w:author="作成者">
                                        <w:r w:rsidRPr="00D8673D">
                                          <w:rPr>
                                            <w:sz w:val="16"/>
                                            <w:szCs w:val="16"/>
                                          </w:rPr>
                                          <w:t>200</w:t>
                                        </w:r>
                                      </w:ins>
                                    </w:p>
                                  </w:tc>
                                </w:tr>
                                <w:tr w:rsidR="007B5626" w14:paraId="17E8E8D4" w14:textId="77777777" w:rsidTr="00DD1144">
                                  <w:trPr>
                                    <w:ins w:id="2890" w:author="作成者"/>
                                  </w:trPr>
                                  <w:tc>
                                    <w:tcPr>
                                      <w:tcW w:w="704" w:type="dxa"/>
                                      <w:tcBorders>
                                        <w:top w:val="single" w:sz="4" w:space="0" w:color="auto"/>
                                        <w:left w:val="single" w:sz="4" w:space="0" w:color="auto"/>
                                        <w:bottom w:val="single" w:sz="4" w:space="0" w:color="auto"/>
                                        <w:right w:val="single" w:sz="4" w:space="0" w:color="auto"/>
                                      </w:tcBorders>
                                    </w:tcPr>
                                    <w:p w14:paraId="3C0837B7" w14:textId="77777777" w:rsidR="007B5626" w:rsidRPr="00D8673D" w:rsidRDefault="007B5626" w:rsidP="00455654">
                                      <w:pPr>
                                        <w:pStyle w:val="a9"/>
                                        <w:ind w:leftChars="0" w:left="0"/>
                                        <w:jc w:val="left"/>
                                        <w:rPr>
                                          <w:ins w:id="2891" w:author="作成者"/>
                                          <w:sz w:val="16"/>
                                          <w:szCs w:val="16"/>
                                        </w:rPr>
                                      </w:pPr>
                                      <w:ins w:id="2892" w:author="作成者">
                                        <w:r w:rsidRPr="00D8673D">
                                          <w:rPr>
                                            <w:rFonts w:hint="eastAsia"/>
                                            <w:sz w:val="16"/>
                                            <w:szCs w:val="16"/>
                                          </w:rPr>
                                          <w:t>3</w:t>
                                        </w:r>
                                      </w:ins>
                                    </w:p>
                                  </w:tc>
                                  <w:tc>
                                    <w:tcPr>
                                      <w:tcW w:w="1291" w:type="dxa"/>
                                      <w:tcBorders>
                                        <w:top w:val="single" w:sz="4" w:space="0" w:color="auto"/>
                                        <w:left w:val="single" w:sz="4" w:space="0" w:color="auto"/>
                                        <w:bottom w:val="single" w:sz="4" w:space="0" w:color="auto"/>
                                        <w:right w:val="single" w:sz="4" w:space="0" w:color="auto"/>
                                      </w:tcBorders>
                                    </w:tcPr>
                                    <w:p w14:paraId="224E4166" w14:textId="77777777" w:rsidR="007B5626" w:rsidRPr="00D8673D" w:rsidRDefault="007B5626" w:rsidP="00455654">
                                      <w:pPr>
                                        <w:pStyle w:val="a9"/>
                                        <w:ind w:leftChars="0" w:left="0"/>
                                        <w:jc w:val="left"/>
                                        <w:rPr>
                                          <w:ins w:id="2893" w:author="作成者"/>
                                          <w:sz w:val="16"/>
                                          <w:szCs w:val="16"/>
                                        </w:rPr>
                                      </w:pPr>
                                      <w:proofErr w:type="spellStart"/>
                                      <w:ins w:id="2894" w:author="作成者">
                                        <w:r w:rsidRPr="00D8673D">
                                          <w:rPr>
                                            <w:rFonts w:hint="eastAsia"/>
                                            <w:sz w:val="16"/>
                                            <w:szCs w:val="16"/>
                                          </w:rPr>
                                          <w:t>V</w:t>
                                        </w:r>
                                        <w:r w:rsidRPr="00D8673D">
                                          <w:rPr>
                                            <w:sz w:val="16"/>
                                            <w:szCs w:val="16"/>
                                          </w:rPr>
                                          <w:t>AR_hoge</w:t>
                                        </w:r>
                                        <w:proofErr w:type="spellEnd"/>
                                      </w:ins>
                                    </w:p>
                                  </w:tc>
                                  <w:tc>
                                    <w:tcPr>
                                      <w:tcW w:w="1291" w:type="dxa"/>
                                      <w:tcBorders>
                                        <w:left w:val="single" w:sz="4" w:space="0" w:color="auto"/>
                                        <w:right w:val="single" w:sz="4" w:space="0" w:color="auto"/>
                                      </w:tcBorders>
                                    </w:tcPr>
                                    <w:p w14:paraId="2F2F9855" w14:textId="77777777" w:rsidR="007B5626" w:rsidRPr="00D8673D" w:rsidRDefault="007B5626" w:rsidP="00455654">
                                      <w:pPr>
                                        <w:pStyle w:val="a9"/>
                                        <w:ind w:leftChars="0" w:left="0"/>
                                        <w:jc w:val="left"/>
                                        <w:rPr>
                                          <w:ins w:id="2895" w:author="作成者"/>
                                          <w:sz w:val="16"/>
                                          <w:szCs w:val="16"/>
                                        </w:rPr>
                                      </w:pPr>
                                      <w:ins w:id="2896" w:author="作成者">
                                        <w:r w:rsidRPr="00D8673D">
                                          <w:rPr>
                                            <w:sz w:val="16"/>
                                            <w:szCs w:val="16"/>
                                          </w:rPr>
                                          <w:t>OFF</w:t>
                                        </w:r>
                                      </w:ins>
                                    </w:p>
                                  </w:tc>
                                  <w:tc>
                                    <w:tcPr>
                                      <w:tcW w:w="2442" w:type="dxa"/>
                                      <w:tcBorders>
                                        <w:left w:val="single" w:sz="4" w:space="0" w:color="auto"/>
                                      </w:tcBorders>
                                    </w:tcPr>
                                    <w:p w14:paraId="4FF3CA26" w14:textId="77777777" w:rsidR="007B5626" w:rsidRPr="00D8673D" w:rsidRDefault="007B5626" w:rsidP="00455654">
                                      <w:pPr>
                                        <w:pStyle w:val="a9"/>
                                        <w:ind w:leftChars="0" w:left="0"/>
                                        <w:jc w:val="left"/>
                                        <w:rPr>
                                          <w:ins w:id="2897" w:author="作成者"/>
                                          <w:sz w:val="16"/>
                                          <w:szCs w:val="16"/>
                                        </w:rPr>
                                      </w:pPr>
                                      <w:ins w:id="2898" w:author="作成者">
                                        <w:r w:rsidRPr="00D8673D">
                                          <w:rPr>
                                            <w:sz w:val="16"/>
                                            <w:szCs w:val="16"/>
                                          </w:rPr>
                                          <w:t>FRUIT.[1].NAME</w:t>
                                        </w:r>
                                      </w:ins>
                                    </w:p>
                                  </w:tc>
                                  <w:tc>
                                    <w:tcPr>
                                      <w:tcW w:w="1253" w:type="dxa"/>
                                    </w:tcPr>
                                    <w:p w14:paraId="569EE267" w14:textId="1AF748C5" w:rsidR="007B5626" w:rsidRPr="00D8673D" w:rsidRDefault="007B5626" w:rsidP="00455654">
                                      <w:pPr>
                                        <w:pStyle w:val="a9"/>
                                        <w:ind w:leftChars="0" w:left="0"/>
                                        <w:jc w:val="left"/>
                                        <w:rPr>
                                          <w:ins w:id="2899" w:author="作成者"/>
                                          <w:sz w:val="12"/>
                                          <w:szCs w:val="12"/>
                                        </w:rPr>
                                      </w:pPr>
                                      <w:r w:rsidRPr="00D8673D">
                                        <w:rPr>
                                          <w:rFonts w:hint="eastAsia"/>
                                          <w:sz w:val="12"/>
                                          <w:szCs w:val="12"/>
                                        </w:rPr>
                                        <w:t>No input required</w:t>
                                      </w:r>
                                    </w:p>
                                  </w:tc>
                                  <w:tc>
                                    <w:tcPr>
                                      <w:tcW w:w="1273" w:type="dxa"/>
                                    </w:tcPr>
                                    <w:p w14:paraId="28607804" w14:textId="1840F61E" w:rsidR="007B5626" w:rsidRPr="00D8673D" w:rsidRDefault="007B5626" w:rsidP="00455654">
                                      <w:pPr>
                                        <w:pStyle w:val="a9"/>
                                        <w:ind w:leftChars="0" w:left="0"/>
                                        <w:jc w:val="left"/>
                                        <w:rPr>
                                          <w:ins w:id="2900" w:author="作成者"/>
                                          <w:sz w:val="16"/>
                                          <w:szCs w:val="16"/>
                                        </w:rPr>
                                      </w:pPr>
                                      <w:r>
                                        <w:rPr>
                                          <w:rFonts w:hint="eastAsia"/>
                                          <w:sz w:val="16"/>
                                          <w:szCs w:val="16"/>
                                        </w:rPr>
                                        <w:t>G</w:t>
                                      </w:r>
                                      <w:r>
                                        <w:rPr>
                                          <w:sz w:val="16"/>
                                          <w:szCs w:val="16"/>
                                        </w:rPr>
                                        <w:t>rape</w:t>
                                      </w:r>
                                    </w:p>
                                  </w:tc>
                                </w:tr>
                                <w:tr w:rsidR="007B5626" w14:paraId="02DF86EF" w14:textId="77777777" w:rsidTr="00DD1144">
                                  <w:trPr>
                                    <w:ins w:id="2901" w:author="作成者"/>
                                  </w:trPr>
                                  <w:tc>
                                    <w:tcPr>
                                      <w:tcW w:w="704" w:type="dxa"/>
                                      <w:tcBorders>
                                        <w:top w:val="single" w:sz="4" w:space="0" w:color="auto"/>
                                        <w:left w:val="single" w:sz="4" w:space="0" w:color="auto"/>
                                        <w:bottom w:val="single" w:sz="4" w:space="0" w:color="auto"/>
                                        <w:right w:val="single" w:sz="4" w:space="0" w:color="auto"/>
                                      </w:tcBorders>
                                    </w:tcPr>
                                    <w:p w14:paraId="5D38C968" w14:textId="77777777" w:rsidR="007B5626" w:rsidRPr="00D8673D" w:rsidRDefault="007B5626" w:rsidP="00455654">
                                      <w:pPr>
                                        <w:pStyle w:val="a9"/>
                                        <w:ind w:leftChars="0" w:left="0"/>
                                        <w:jc w:val="left"/>
                                        <w:rPr>
                                          <w:ins w:id="2902" w:author="作成者"/>
                                          <w:sz w:val="16"/>
                                          <w:szCs w:val="16"/>
                                        </w:rPr>
                                      </w:pPr>
                                      <w:ins w:id="2903" w:author="作成者">
                                        <w:r w:rsidRPr="00D8673D">
                                          <w:rPr>
                                            <w:rFonts w:hint="eastAsia"/>
                                            <w:sz w:val="16"/>
                                            <w:szCs w:val="16"/>
                                          </w:rPr>
                                          <w:t>4</w:t>
                                        </w:r>
                                      </w:ins>
                                    </w:p>
                                  </w:tc>
                                  <w:tc>
                                    <w:tcPr>
                                      <w:tcW w:w="1291" w:type="dxa"/>
                                      <w:tcBorders>
                                        <w:top w:val="single" w:sz="4" w:space="0" w:color="auto"/>
                                        <w:left w:val="single" w:sz="4" w:space="0" w:color="auto"/>
                                        <w:bottom w:val="single" w:sz="4" w:space="0" w:color="auto"/>
                                        <w:right w:val="single" w:sz="4" w:space="0" w:color="auto"/>
                                      </w:tcBorders>
                                    </w:tcPr>
                                    <w:p w14:paraId="6693840E" w14:textId="77777777" w:rsidR="007B5626" w:rsidRPr="00D8673D" w:rsidRDefault="007B5626" w:rsidP="00455654">
                                      <w:pPr>
                                        <w:pStyle w:val="a9"/>
                                        <w:ind w:leftChars="0" w:left="0"/>
                                        <w:jc w:val="left"/>
                                        <w:rPr>
                                          <w:ins w:id="2904" w:author="作成者"/>
                                          <w:sz w:val="16"/>
                                          <w:szCs w:val="16"/>
                                        </w:rPr>
                                      </w:pPr>
                                      <w:proofErr w:type="spellStart"/>
                                      <w:ins w:id="2905" w:author="作成者">
                                        <w:r w:rsidRPr="00D8673D">
                                          <w:rPr>
                                            <w:rFonts w:hint="eastAsia"/>
                                            <w:sz w:val="16"/>
                                            <w:szCs w:val="16"/>
                                          </w:rPr>
                                          <w:t>V</w:t>
                                        </w:r>
                                        <w:r w:rsidRPr="00D8673D">
                                          <w:rPr>
                                            <w:sz w:val="16"/>
                                            <w:szCs w:val="16"/>
                                          </w:rPr>
                                          <w:t>AR_hoge</w:t>
                                        </w:r>
                                        <w:proofErr w:type="spellEnd"/>
                                      </w:ins>
                                    </w:p>
                                  </w:tc>
                                  <w:tc>
                                    <w:tcPr>
                                      <w:tcW w:w="1291" w:type="dxa"/>
                                      <w:tcBorders>
                                        <w:left w:val="single" w:sz="4" w:space="0" w:color="auto"/>
                                        <w:bottom w:val="single" w:sz="4" w:space="0" w:color="auto"/>
                                        <w:right w:val="single" w:sz="4" w:space="0" w:color="auto"/>
                                      </w:tcBorders>
                                    </w:tcPr>
                                    <w:p w14:paraId="443DEECB" w14:textId="77777777" w:rsidR="007B5626" w:rsidRPr="00D8673D" w:rsidRDefault="007B5626" w:rsidP="00455654">
                                      <w:pPr>
                                        <w:pStyle w:val="a9"/>
                                        <w:ind w:leftChars="0" w:left="0"/>
                                        <w:jc w:val="left"/>
                                        <w:rPr>
                                          <w:ins w:id="2906" w:author="作成者"/>
                                          <w:sz w:val="16"/>
                                          <w:szCs w:val="16"/>
                                        </w:rPr>
                                      </w:pPr>
                                      <w:ins w:id="2907" w:author="作成者">
                                        <w:r w:rsidRPr="00D8673D">
                                          <w:rPr>
                                            <w:sz w:val="16"/>
                                            <w:szCs w:val="16"/>
                                          </w:rPr>
                                          <w:t>OFF</w:t>
                                        </w:r>
                                      </w:ins>
                                    </w:p>
                                  </w:tc>
                                  <w:tc>
                                    <w:tcPr>
                                      <w:tcW w:w="2442" w:type="dxa"/>
                                      <w:tcBorders>
                                        <w:left w:val="single" w:sz="4" w:space="0" w:color="auto"/>
                                        <w:bottom w:val="single" w:sz="4" w:space="0" w:color="auto"/>
                                      </w:tcBorders>
                                    </w:tcPr>
                                    <w:p w14:paraId="16FEB631" w14:textId="77777777" w:rsidR="007B5626" w:rsidRPr="00D8673D" w:rsidRDefault="007B5626" w:rsidP="00455654">
                                      <w:pPr>
                                        <w:pStyle w:val="a9"/>
                                        <w:ind w:leftChars="0" w:left="0"/>
                                        <w:jc w:val="left"/>
                                        <w:rPr>
                                          <w:ins w:id="2908" w:author="作成者"/>
                                          <w:sz w:val="16"/>
                                          <w:szCs w:val="16"/>
                                        </w:rPr>
                                      </w:pPr>
                                      <w:ins w:id="2909" w:author="作成者">
                                        <w:r w:rsidRPr="00D8673D">
                                          <w:rPr>
                                            <w:sz w:val="16"/>
                                            <w:szCs w:val="16"/>
                                          </w:rPr>
                                          <w:t>FRUIT.[1].PRICE</w:t>
                                        </w:r>
                                      </w:ins>
                                    </w:p>
                                  </w:tc>
                                  <w:tc>
                                    <w:tcPr>
                                      <w:tcW w:w="1253" w:type="dxa"/>
                                      <w:tcBorders>
                                        <w:bottom w:val="single" w:sz="4" w:space="0" w:color="auto"/>
                                      </w:tcBorders>
                                    </w:tcPr>
                                    <w:p w14:paraId="44A0447A" w14:textId="34DC95A1" w:rsidR="007B5626" w:rsidRPr="00D8673D" w:rsidRDefault="007B5626" w:rsidP="00455654">
                                      <w:pPr>
                                        <w:pStyle w:val="a9"/>
                                        <w:ind w:leftChars="0" w:left="0"/>
                                        <w:jc w:val="left"/>
                                        <w:rPr>
                                          <w:ins w:id="2910" w:author="作成者"/>
                                          <w:sz w:val="12"/>
                                          <w:szCs w:val="12"/>
                                        </w:rPr>
                                      </w:pPr>
                                      <w:r w:rsidRPr="00D8673D">
                                        <w:rPr>
                                          <w:rFonts w:hint="eastAsia"/>
                                          <w:sz w:val="12"/>
                                          <w:szCs w:val="12"/>
                                        </w:rPr>
                                        <w:t>No input required</w:t>
                                      </w:r>
                                    </w:p>
                                  </w:tc>
                                  <w:tc>
                                    <w:tcPr>
                                      <w:tcW w:w="1273" w:type="dxa"/>
                                      <w:tcBorders>
                                        <w:bottom w:val="single" w:sz="4" w:space="0" w:color="auto"/>
                                      </w:tcBorders>
                                    </w:tcPr>
                                    <w:p w14:paraId="536FCB85" w14:textId="77777777" w:rsidR="007B5626" w:rsidRPr="00D8673D" w:rsidRDefault="007B5626" w:rsidP="00455654">
                                      <w:pPr>
                                        <w:pStyle w:val="a9"/>
                                        <w:ind w:leftChars="0" w:left="0"/>
                                        <w:jc w:val="left"/>
                                        <w:rPr>
                                          <w:ins w:id="2911" w:author="作成者"/>
                                          <w:sz w:val="16"/>
                                          <w:szCs w:val="16"/>
                                        </w:rPr>
                                      </w:pPr>
                                      <w:ins w:id="2912" w:author="作成者">
                                        <w:r w:rsidRPr="00D8673D">
                                          <w:rPr>
                                            <w:rFonts w:hint="eastAsia"/>
                                            <w:sz w:val="16"/>
                                            <w:szCs w:val="16"/>
                                          </w:rPr>
                                          <w:t>1000</w:t>
                                        </w:r>
                                      </w:ins>
                                    </w:p>
                                  </w:tc>
                                </w:tr>
                                <w:tr w:rsidR="007B5626" w14:paraId="1EAEDB34" w14:textId="77777777" w:rsidTr="00DD1144">
                                  <w:trPr>
                                    <w:ins w:id="2913" w:author="作成者"/>
                                  </w:trPr>
                                  <w:tc>
                                    <w:tcPr>
                                      <w:tcW w:w="704" w:type="dxa"/>
                                      <w:tcBorders>
                                        <w:top w:val="single" w:sz="4" w:space="0" w:color="auto"/>
                                        <w:left w:val="single" w:sz="4" w:space="0" w:color="auto"/>
                                        <w:bottom w:val="single" w:sz="4" w:space="0" w:color="auto"/>
                                        <w:right w:val="single" w:sz="4" w:space="0" w:color="auto"/>
                                      </w:tcBorders>
                                    </w:tcPr>
                                    <w:p w14:paraId="54483B97" w14:textId="77777777" w:rsidR="007B5626" w:rsidRPr="00D8673D" w:rsidRDefault="007B5626" w:rsidP="00455654">
                                      <w:pPr>
                                        <w:pStyle w:val="a9"/>
                                        <w:ind w:leftChars="0" w:left="0"/>
                                        <w:jc w:val="left"/>
                                        <w:rPr>
                                          <w:ins w:id="2914" w:author="作成者"/>
                                          <w:sz w:val="16"/>
                                          <w:szCs w:val="16"/>
                                        </w:rPr>
                                      </w:pPr>
                                      <w:ins w:id="2915" w:author="作成者">
                                        <w:r w:rsidRPr="00D8673D">
                                          <w:rPr>
                                            <w:rFonts w:hint="eastAsia"/>
                                            <w:sz w:val="16"/>
                                            <w:szCs w:val="16"/>
                                          </w:rPr>
                                          <w:t>5</w:t>
                                        </w:r>
                                      </w:ins>
                                    </w:p>
                                  </w:tc>
                                  <w:tc>
                                    <w:tcPr>
                                      <w:tcW w:w="1291" w:type="dxa"/>
                                      <w:tcBorders>
                                        <w:top w:val="single" w:sz="4" w:space="0" w:color="auto"/>
                                        <w:left w:val="single" w:sz="4" w:space="0" w:color="auto"/>
                                        <w:bottom w:val="single" w:sz="4" w:space="0" w:color="auto"/>
                                        <w:right w:val="single" w:sz="4" w:space="0" w:color="auto"/>
                                      </w:tcBorders>
                                    </w:tcPr>
                                    <w:p w14:paraId="7222F59C" w14:textId="77777777" w:rsidR="007B5626" w:rsidRPr="00D8673D" w:rsidRDefault="007B5626" w:rsidP="00455654">
                                      <w:pPr>
                                        <w:pStyle w:val="a9"/>
                                        <w:ind w:leftChars="0" w:left="0"/>
                                        <w:jc w:val="left"/>
                                        <w:rPr>
                                          <w:ins w:id="2916" w:author="作成者"/>
                                          <w:sz w:val="16"/>
                                          <w:szCs w:val="16"/>
                                        </w:rPr>
                                      </w:pPr>
                                      <w:proofErr w:type="spellStart"/>
                                      <w:ins w:id="2917" w:author="作成者">
                                        <w:r w:rsidRPr="00D8673D">
                                          <w:rPr>
                                            <w:rFonts w:hint="eastAsia"/>
                                            <w:sz w:val="16"/>
                                            <w:szCs w:val="16"/>
                                          </w:rPr>
                                          <w:t>V</w:t>
                                        </w:r>
                                        <w:r w:rsidRPr="00D8673D">
                                          <w:rPr>
                                            <w:sz w:val="16"/>
                                            <w:szCs w:val="16"/>
                                          </w:rPr>
                                          <w:t>AR_hoge</w:t>
                                        </w:r>
                                        <w:proofErr w:type="spellEnd"/>
                                      </w:ins>
                                    </w:p>
                                  </w:tc>
                                  <w:tc>
                                    <w:tcPr>
                                      <w:tcW w:w="1291" w:type="dxa"/>
                                      <w:tcBorders>
                                        <w:left w:val="single" w:sz="4" w:space="0" w:color="auto"/>
                                        <w:bottom w:val="single" w:sz="4" w:space="0" w:color="auto"/>
                                        <w:right w:val="single" w:sz="4" w:space="0" w:color="auto"/>
                                      </w:tcBorders>
                                    </w:tcPr>
                                    <w:p w14:paraId="423545C7" w14:textId="77777777" w:rsidR="007B5626" w:rsidRPr="00D8673D" w:rsidRDefault="007B5626" w:rsidP="00455654">
                                      <w:pPr>
                                        <w:pStyle w:val="a9"/>
                                        <w:ind w:leftChars="0" w:left="0"/>
                                        <w:jc w:val="left"/>
                                        <w:rPr>
                                          <w:ins w:id="2918" w:author="作成者"/>
                                          <w:sz w:val="16"/>
                                          <w:szCs w:val="16"/>
                                        </w:rPr>
                                      </w:pPr>
                                      <w:ins w:id="2919" w:author="作成者">
                                        <w:r w:rsidRPr="00D8673D">
                                          <w:rPr>
                                            <w:sz w:val="16"/>
                                            <w:szCs w:val="16"/>
                                          </w:rPr>
                                          <w:t>OFF</w:t>
                                        </w:r>
                                      </w:ins>
                                    </w:p>
                                  </w:tc>
                                  <w:tc>
                                    <w:tcPr>
                                      <w:tcW w:w="2442" w:type="dxa"/>
                                      <w:tcBorders>
                                        <w:left w:val="single" w:sz="4" w:space="0" w:color="auto"/>
                                        <w:bottom w:val="single" w:sz="4" w:space="0" w:color="auto"/>
                                      </w:tcBorders>
                                    </w:tcPr>
                                    <w:p w14:paraId="10C2B08C" w14:textId="77777777" w:rsidR="007B5626" w:rsidRPr="00D8673D" w:rsidRDefault="007B5626" w:rsidP="00455654">
                                      <w:pPr>
                                        <w:pStyle w:val="a9"/>
                                        <w:ind w:leftChars="0" w:left="0"/>
                                        <w:jc w:val="left"/>
                                        <w:rPr>
                                          <w:ins w:id="2920" w:author="作成者"/>
                                          <w:sz w:val="16"/>
                                          <w:szCs w:val="16"/>
                                        </w:rPr>
                                      </w:pPr>
                                      <w:ins w:id="2921" w:author="作成者">
                                        <w:r w:rsidRPr="00D8673D">
                                          <w:rPr>
                                            <w:sz w:val="16"/>
                                            <w:szCs w:val="16"/>
                                          </w:rPr>
                                          <w:t>VEGETABLE.[0].NAME</w:t>
                                        </w:r>
                                      </w:ins>
                                    </w:p>
                                  </w:tc>
                                  <w:tc>
                                    <w:tcPr>
                                      <w:tcW w:w="1253" w:type="dxa"/>
                                      <w:tcBorders>
                                        <w:bottom w:val="single" w:sz="4" w:space="0" w:color="auto"/>
                                      </w:tcBorders>
                                    </w:tcPr>
                                    <w:p w14:paraId="17FBA8C1" w14:textId="7C06E97A" w:rsidR="007B5626" w:rsidRPr="00D8673D" w:rsidRDefault="007B5626" w:rsidP="00455654">
                                      <w:pPr>
                                        <w:pStyle w:val="a9"/>
                                        <w:ind w:leftChars="0" w:left="0"/>
                                        <w:jc w:val="left"/>
                                        <w:rPr>
                                          <w:ins w:id="2922" w:author="作成者"/>
                                          <w:sz w:val="12"/>
                                          <w:szCs w:val="12"/>
                                        </w:rPr>
                                      </w:pPr>
                                      <w:r w:rsidRPr="00D8673D">
                                        <w:rPr>
                                          <w:rFonts w:hint="eastAsia"/>
                                          <w:sz w:val="12"/>
                                          <w:szCs w:val="12"/>
                                        </w:rPr>
                                        <w:t>No input required</w:t>
                                      </w:r>
                                    </w:p>
                                  </w:tc>
                                  <w:tc>
                                    <w:tcPr>
                                      <w:tcW w:w="1273" w:type="dxa"/>
                                      <w:tcBorders>
                                        <w:bottom w:val="single" w:sz="4" w:space="0" w:color="auto"/>
                                      </w:tcBorders>
                                    </w:tcPr>
                                    <w:p w14:paraId="2C85A8F0" w14:textId="55C35D89" w:rsidR="007B5626" w:rsidRPr="00D8673D" w:rsidRDefault="007B5626" w:rsidP="00455654">
                                      <w:pPr>
                                        <w:pStyle w:val="a9"/>
                                        <w:ind w:leftChars="0" w:left="0"/>
                                        <w:jc w:val="left"/>
                                        <w:rPr>
                                          <w:ins w:id="2923" w:author="作成者"/>
                                          <w:sz w:val="16"/>
                                          <w:szCs w:val="16"/>
                                        </w:rPr>
                                      </w:pPr>
                                      <w:r>
                                        <w:rPr>
                                          <w:rFonts w:hint="eastAsia"/>
                                          <w:sz w:val="16"/>
                                          <w:szCs w:val="16"/>
                                        </w:rPr>
                                        <w:t>Lettuce</w:t>
                                      </w:r>
                                    </w:p>
                                  </w:tc>
                                </w:tr>
                                <w:tr w:rsidR="007B5626" w14:paraId="7687BABF" w14:textId="77777777" w:rsidTr="00DD1144">
                                  <w:trPr>
                                    <w:ins w:id="2924" w:author="作成者"/>
                                  </w:trPr>
                                  <w:tc>
                                    <w:tcPr>
                                      <w:tcW w:w="704" w:type="dxa"/>
                                      <w:tcBorders>
                                        <w:top w:val="single" w:sz="4" w:space="0" w:color="auto"/>
                                        <w:left w:val="single" w:sz="4" w:space="0" w:color="auto"/>
                                        <w:bottom w:val="single" w:sz="4" w:space="0" w:color="auto"/>
                                        <w:right w:val="single" w:sz="4" w:space="0" w:color="auto"/>
                                      </w:tcBorders>
                                    </w:tcPr>
                                    <w:p w14:paraId="351C0F77" w14:textId="77777777" w:rsidR="007B5626" w:rsidRPr="00D8673D" w:rsidRDefault="007B5626" w:rsidP="00455654">
                                      <w:pPr>
                                        <w:pStyle w:val="a9"/>
                                        <w:ind w:leftChars="0" w:left="0"/>
                                        <w:jc w:val="left"/>
                                        <w:rPr>
                                          <w:ins w:id="2925" w:author="作成者"/>
                                          <w:sz w:val="16"/>
                                          <w:szCs w:val="16"/>
                                        </w:rPr>
                                      </w:pPr>
                                      <w:ins w:id="2926" w:author="作成者">
                                        <w:r w:rsidRPr="00D8673D">
                                          <w:rPr>
                                            <w:rFonts w:hint="eastAsia"/>
                                            <w:sz w:val="16"/>
                                            <w:szCs w:val="16"/>
                                          </w:rPr>
                                          <w:t>6</w:t>
                                        </w:r>
                                      </w:ins>
                                    </w:p>
                                  </w:tc>
                                  <w:tc>
                                    <w:tcPr>
                                      <w:tcW w:w="1291" w:type="dxa"/>
                                      <w:tcBorders>
                                        <w:top w:val="single" w:sz="4" w:space="0" w:color="auto"/>
                                        <w:left w:val="single" w:sz="4" w:space="0" w:color="auto"/>
                                        <w:bottom w:val="single" w:sz="4" w:space="0" w:color="auto"/>
                                        <w:right w:val="single" w:sz="4" w:space="0" w:color="auto"/>
                                      </w:tcBorders>
                                    </w:tcPr>
                                    <w:p w14:paraId="108A1D34" w14:textId="77777777" w:rsidR="007B5626" w:rsidRPr="00D8673D" w:rsidRDefault="007B5626" w:rsidP="00455654">
                                      <w:pPr>
                                        <w:pStyle w:val="a9"/>
                                        <w:ind w:leftChars="0" w:left="0"/>
                                        <w:jc w:val="left"/>
                                        <w:rPr>
                                          <w:ins w:id="2927" w:author="作成者"/>
                                          <w:sz w:val="16"/>
                                          <w:szCs w:val="16"/>
                                        </w:rPr>
                                      </w:pPr>
                                      <w:proofErr w:type="spellStart"/>
                                      <w:ins w:id="2928" w:author="作成者">
                                        <w:r w:rsidRPr="00D8673D">
                                          <w:rPr>
                                            <w:rFonts w:hint="eastAsia"/>
                                            <w:sz w:val="16"/>
                                            <w:szCs w:val="16"/>
                                          </w:rPr>
                                          <w:t>V</w:t>
                                        </w:r>
                                        <w:r w:rsidRPr="00D8673D">
                                          <w:rPr>
                                            <w:sz w:val="16"/>
                                            <w:szCs w:val="16"/>
                                          </w:rPr>
                                          <w:t>AR_hoge</w:t>
                                        </w:r>
                                        <w:proofErr w:type="spellEnd"/>
                                      </w:ins>
                                    </w:p>
                                  </w:tc>
                                  <w:tc>
                                    <w:tcPr>
                                      <w:tcW w:w="1291" w:type="dxa"/>
                                      <w:tcBorders>
                                        <w:left w:val="single" w:sz="4" w:space="0" w:color="auto"/>
                                        <w:bottom w:val="single" w:sz="4" w:space="0" w:color="auto"/>
                                        <w:right w:val="single" w:sz="4" w:space="0" w:color="auto"/>
                                      </w:tcBorders>
                                    </w:tcPr>
                                    <w:p w14:paraId="1D8F069F" w14:textId="77777777" w:rsidR="007B5626" w:rsidRPr="00D8673D" w:rsidRDefault="007B5626" w:rsidP="00455654">
                                      <w:pPr>
                                        <w:pStyle w:val="a9"/>
                                        <w:ind w:leftChars="0" w:left="0"/>
                                        <w:jc w:val="left"/>
                                        <w:rPr>
                                          <w:ins w:id="2929" w:author="作成者"/>
                                          <w:sz w:val="16"/>
                                          <w:szCs w:val="16"/>
                                        </w:rPr>
                                      </w:pPr>
                                      <w:ins w:id="2930" w:author="作成者">
                                        <w:r w:rsidRPr="00D8673D">
                                          <w:rPr>
                                            <w:sz w:val="16"/>
                                            <w:szCs w:val="16"/>
                                          </w:rPr>
                                          <w:t>OFF</w:t>
                                        </w:r>
                                      </w:ins>
                                    </w:p>
                                  </w:tc>
                                  <w:tc>
                                    <w:tcPr>
                                      <w:tcW w:w="2442" w:type="dxa"/>
                                      <w:tcBorders>
                                        <w:left w:val="single" w:sz="4" w:space="0" w:color="auto"/>
                                        <w:bottom w:val="single" w:sz="4" w:space="0" w:color="auto"/>
                                      </w:tcBorders>
                                    </w:tcPr>
                                    <w:p w14:paraId="12FDB41E" w14:textId="77777777" w:rsidR="007B5626" w:rsidRPr="00D8673D" w:rsidRDefault="007B5626" w:rsidP="00455654">
                                      <w:pPr>
                                        <w:pStyle w:val="a9"/>
                                        <w:ind w:leftChars="0" w:left="0"/>
                                        <w:jc w:val="left"/>
                                        <w:rPr>
                                          <w:ins w:id="2931" w:author="作成者"/>
                                          <w:sz w:val="16"/>
                                          <w:szCs w:val="16"/>
                                        </w:rPr>
                                      </w:pPr>
                                      <w:ins w:id="2932" w:author="作成者">
                                        <w:r w:rsidRPr="00D8673D">
                                          <w:rPr>
                                            <w:sz w:val="16"/>
                                            <w:szCs w:val="16"/>
                                          </w:rPr>
                                          <w:t>VEGETABLE.[0].PRICE</w:t>
                                        </w:r>
                                      </w:ins>
                                    </w:p>
                                  </w:tc>
                                  <w:tc>
                                    <w:tcPr>
                                      <w:tcW w:w="1253" w:type="dxa"/>
                                      <w:tcBorders>
                                        <w:bottom w:val="single" w:sz="4" w:space="0" w:color="auto"/>
                                      </w:tcBorders>
                                    </w:tcPr>
                                    <w:p w14:paraId="29F398C6" w14:textId="6A5599CF" w:rsidR="007B5626" w:rsidRPr="00D8673D" w:rsidRDefault="007B5626" w:rsidP="00455654">
                                      <w:pPr>
                                        <w:pStyle w:val="a9"/>
                                        <w:ind w:leftChars="0" w:left="0"/>
                                        <w:jc w:val="left"/>
                                        <w:rPr>
                                          <w:ins w:id="2933" w:author="作成者"/>
                                          <w:sz w:val="12"/>
                                          <w:szCs w:val="12"/>
                                        </w:rPr>
                                      </w:pPr>
                                      <w:r w:rsidRPr="00D8673D">
                                        <w:rPr>
                                          <w:rFonts w:hint="eastAsia"/>
                                          <w:sz w:val="12"/>
                                          <w:szCs w:val="12"/>
                                        </w:rPr>
                                        <w:t>No input required</w:t>
                                      </w:r>
                                    </w:p>
                                  </w:tc>
                                  <w:tc>
                                    <w:tcPr>
                                      <w:tcW w:w="1273" w:type="dxa"/>
                                      <w:tcBorders>
                                        <w:bottom w:val="single" w:sz="4" w:space="0" w:color="auto"/>
                                      </w:tcBorders>
                                    </w:tcPr>
                                    <w:p w14:paraId="0138AE6A" w14:textId="77777777" w:rsidR="007B5626" w:rsidRPr="00D8673D" w:rsidRDefault="007B5626" w:rsidP="00455654">
                                      <w:pPr>
                                        <w:pStyle w:val="a9"/>
                                        <w:ind w:leftChars="0" w:left="0"/>
                                        <w:jc w:val="left"/>
                                        <w:rPr>
                                          <w:ins w:id="2934" w:author="作成者"/>
                                          <w:sz w:val="16"/>
                                          <w:szCs w:val="16"/>
                                        </w:rPr>
                                      </w:pPr>
                                      <w:ins w:id="2935" w:author="作成者">
                                        <w:r w:rsidRPr="00D8673D">
                                          <w:rPr>
                                            <w:rFonts w:hint="eastAsia"/>
                                            <w:sz w:val="16"/>
                                            <w:szCs w:val="16"/>
                                          </w:rPr>
                                          <w:t>100</w:t>
                                        </w:r>
                                      </w:ins>
                                    </w:p>
                                  </w:tc>
                                </w:tr>
                                <w:tr w:rsidR="007B5626" w14:paraId="7275905A" w14:textId="77777777" w:rsidTr="00DD1144">
                                  <w:trPr>
                                    <w:ins w:id="2936" w:author="作成者"/>
                                  </w:trPr>
                                  <w:tc>
                                    <w:tcPr>
                                      <w:tcW w:w="704" w:type="dxa"/>
                                      <w:tcBorders>
                                        <w:top w:val="single" w:sz="4" w:space="0" w:color="auto"/>
                                        <w:left w:val="single" w:sz="4" w:space="0" w:color="auto"/>
                                        <w:bottom w:val="single" w:sz="4" w:space="0" w:color="auto"/>
                                        <w:right w:val="single" w:sz="4" w:space="0" w:color="auto"/>
                                      </w:tcBorders>
                                    </w:tcPr>
                                    <w:p w14:paraId="501431F7" w14:textId="77777777" w:rsidR="007B5626" w:rsidRPr="00D8673D" w:rsidRDefault="007B5626" w:rsidP="00455654">
                                      <w:pPr>
                                        <w:pStyle w:val="a9"/>
                                        <w:ind w:leftChars="0" w:left="0"/>
                                        <w:jc w:val="left"/>
                                        <w:rPr>
                                          <w:ins w:id="2937" w:author="作成者"/>
                                          <w:sz w:val="16"/>
                                          <w:szCs w:val="16"/>
                                        </w:rPr>
                                      </w:pPr>
                                      <w:ins w:id="2938" w:author="作成者">
                                        <w:r w:rsidRPr="00D8673D">
                                          <w:rPr>
                                            <w:rFonts w:hint="eastAsia"/>
                                            <w:sz w:val="16"/>
                                            <w:szCs w:val="16"/>
                                          </w:rPr>
                                          <w:t>7</w:t>
                                        </w:r>
                                      </w:ins>
                                    </w:p>
                                  </w:tc>
                                  <w:tc>
                                    <w:tcPr>
                                      <w:tcW w:w="1291" w:type="dxa"/>
                                      <w:tcBorders>
                                        <w:top w:val="single" w:sz="4" w:space="0" w:color="auto"/>
                                        <w:left w:val="single" w:sz="4" w:space="0" w:color="auto"/>
                                        <w:bottom w:val="single" w:sz="4" w:space="0" w:color="auto"/>
                                        <w:right w:val="single" w:sz="4" w:space="0" w:color="auto"/>
                                      </w:tcBorders>
                                    </w:tcPr>
                                    <w:p w14:paraId="31CDAA6C" w14:textId="77777777" w:rsidR="007B5626" w:rsidRPr="00D8673D" w:rsidRDefault="007B5626" w:rsidP="00455654">
                                      <w:pPr>
                                        <w:pStyle w:val="a9"/>
                                        <w:ind w:leftChars="0" w:left="0"/>
                                        <w:jc w:val="left"/>
                                        <w:rPr>
                                          <w:ins w:id="2939" w:author="作成者"/>
                                          <w:sz w:val="16"/>
                                          <w:szCs w:val="16"/>
                                        </w:rPr>
                                      </w:pPr>
                                      <w:proofErr w:type="spellStart"/>
                                      <w:ins w:id="2940" w:author="作成者">
                                        <w:r w:rsidRPr="00D8673D">
                                          <w:rPr>
                                            <w:rFonts w:hint="eastAsia"/>
                                            <w:sz w:val="16"/>
                                            <w:szCs w:val="16"/>
                                          </w:rPr>
                                          <w:t>V</w:t>
                                        </w:r>
                                        <w:r w:rsidRPr="00D8673D">
                                          <w:rPr>
                                            <w:sz w:val="16"/>
                                            <w:szCs w:val="16"/>
                                          </w:rPr>
                                          <w:t>AR_hoge</w:t>
                                        </w:r>
                                        <w:proofErr w:type="spellEnd"/>
                                      </w:ins>
                                    </w:p>
                                  </w:tc>
                                  <w:tc>
                                    <w:tcPr>
                                      <w:tcW w:w="1291" w:type="dxa"/>
                                      <w:tcBorders>
                                        <w:left w:val="single" w:sz="4" w:space="0" w:color="auto"/>
                                        <w:right w:val="single" w:sz="4" w:space="0" w:color="auto"/>
                                      </w:tcBorders>
                                    </w:tcPr>
                                    <w:p w14:paraId="3A0FB4F8" w14:textId="77777777" w:rsidR="007B5626" w:rsidRPr="00D8673D" w:rsidRDefault="007B5626" w:rsidP="00455654">
                                      <w:pPr>
                                        <w:pStyle w:val="a9"/>
                                        <w:ind w:leftChars="0" w:left="0"/>
                                        <w:jc w:val="left"/>
                                        <w:rPr>
                                          <w:ins w:id="2941" w:author="作成者"/>
                                          <w:sz w:val="16"/>
                                          <w:szCs w:val="16"/>
                                        </w:rPr>
                                      </w:pPr>
                                      <w:ins w:id="2942" w:author="作成者">
                                        <w:r w:rsidRPr="00D8673D">
                                          <w:rPr>
                                            <w:sz w:val="16"/>
                                            <w:szCs w:val="16"/>
                                          </w:rPr>
                                          <w:t>OFF</w:t>
                                        </w:r>
                                      </w:ins>
                                    </w:p>
                                  </w:tc>
                                  <w:tc>
                                    <w:tcPr>
                                      <w:tcW w:w="2442" w:type="dxa"/>
                                      <w:tcBorders>
                                        <w:left w:val="single" w:sz="4" w:space="0" w:color="auto"/>
                                      </w:tcBorders>
                                    </w:tcPr>
                                    <w:p w14:paraId="079E6FBB" w14:textId="77777777" w:rsidR="007B5626" w:rsidRPr="00D8673D" w:rsidRDefault="007B5626" w:rsidP="00455654">
                                      <w:pPr>
                                        <w:pStyle w:val="a9"/>
                                        <w:ind w:leftChars="0" w:left="0"/>
                                        <w:jc w:val="left"/>
                                        <w:rPr>
                                          <w:ins w:id="2943" w:author="作成者"/>
                                          <w:sz w:val="16"/>
                                          <w:szCs w:val="16"/>
                                        </w:rPr>
                                      </w:pPr>
                                      <w:ins w:id="2944" w:author="作成者">
                                        <w:r w:rsidRPr="00D8673D">
                                          <w:rPr>
                                            <w:sz w:val="16"/>
                                            <w:szCs w:val="16"/>
                                          </w:rPr>
                                          <w:t>VEGETABLE.[1].NAME</w:t>
                                        </w:r>
                                      </w:ins>
                                    </w:p>
                                  </w:tc>
                                  <w:tc>
                                    <w:tcPr>
                                      <w:tcW w:w="1253" w:type="dxa"/>
                                    </w:tcPr>
                                    <w:p w14:paraId="6431000B" w14:textId="53BE0FBE" w:rsidR="007B5626" w:rsidRPr="00D8673D" w:rsidRDefault="007B5626" w:rsidP="00455654">
                                      <w:pPr>
                                        <w:pStyle w:val="a9"/>
                                        <w:ind w:leftChars="0" w:left="0"/>
                                        <w:jc w:val="left"/>
                                        <w:rPr>
                                          <w:ins w:id="2945" w:author="作成者"/>
                                          <w:sz w:val="16"/>
                                          <w:szCs w:val="16"/>
                                        </w:rPr>
                                      </w:pPr>
                                      <w:r w:rsidRPr="00D8673D">
                                        <w:rPr>
                                          <w:rFonts w:hint="eastAsia"/>
                                          <w:sz w:val="12"/>
                                          <w:szCs w:val="16"/>
                                        </w:rPr>
                                        <w:t>No input required</w:t>
                                      </w:r>
                                    </w:p>
                                  </w:tc>
                                  <w:tc>
                                    <w:tcPr>
                                      <w:tcW w:w="1273" w:type="dxa"/>
                                    </w:tcPr>
                                    <w:p w14:paraId="46DB9F28" w14:textId="5912C395" w:rsidR="007B5626" w:rsidRPr="00D8673D" w:rsidRDefault="007B5626" w:rsidP="00455654">
                                      <w:pPr>
                                        <w:pStyle w:val="a9"/>
                                        <w:ind w:leftChars="0" w:left="0"/>
                                        <w:jc w:val="left"/>
                                        <w:rPr>
                                          <w:ins w:id="2946" w:author="作成者"/>
                                          <w:sz w:val="16"/>
                                          <w:szCs w:val="16"/>
                                        </w:rPr>
                                      </w:pPr>
                                      <w:r>
                                        <w:rPr>
                                          <w:rFonts w:hint="eastAsia"/>
                                          <w:sz w:val="16"/>
                                          <w:szCs w:val="16"/>
                                        </w:rPr>
                                        <w:t>C</w:t>
                                      </w:r>
                                      <w:r>
                                        <w:rPr>
                                          <w:sz w:val="16"/>
                                          <w:szCs w:val="16"/>
                                        </w:rPr>
                                        <w:t>abbage</w:t>
                                      </w:r>
                                    </w:p>
                                  </w:tc>
                                </w:tr>
                                <w:tr w:rsidR="007B5626" w14:paraId="2406D4D1" w14:textId="77777777" w:rsidTr="00DD1144">
                                  <w:trPr>
                                    <w:ins w:id="2947" w:author="作成者"/>
                                  </w:trPr>
                                  <w:tc>
                                    <w:tcPr>
                                      <w:tcW w:w="704" w:type="dxa"/>
                                      <w:tcBorders>
                                        <w:top w:val="single" w:sz="4" w:space="0" w:color="auto"/>
                                        <w:left w:val="single" w:sz="4" w:space="0" w:color="auto"/>
                                        <w:bottom w:val="single" w:sz="4" w:space="0" w:color="auto"/>
                                        <w:right w:val="single" w:sz="4" w:space="0" w:color="auto"/>
                                      </w:tcBorders>
                                    </w:tcPr>
                                    <w:p w14:paraId="232FD032" w14:textId="77777777" w:rsidR="007B5626" w:rsidRPr="00D8673D" w:rsidRDefault="007B5626" w:rsidP="00DD1144">
                                      <w:pPr>
                                        <w:pStyle w:val="a9"/>
                                        <w:ind w:leftChars="0" w:left="0"/>
                                        <w:jc w:val="left"/>
                                        <w:rPr>
                                          <w:ins w:id="2948" w:author="作成者"/>
                                          <w:sz w:val="16"/>
                                          <w:szCs w:val="16"/>
                                        </w:rPr>
                                      </w:pPr>
                                      <w:ins w:id="2949" w:author="作成者">
                                        <w:r w:rsidRPr="00D8673D">
                                          <w:rPr>
                                            <w:rFonts w:hint="eastAsia"/>
                                            <w:sz w:val="16"/>
                                            <w:szCs w:val="16"/>
                                          </w:rPr>
                                          <w:t>8</w:t>
                                        </w:r>
                                      </w:ins>
                                    </w:p>
                                  </w:tc>
                                  <w:tc>
                                    <w:tcPr>
                                      <w:tcW w:w="1291" w:type="dxa"/>
                                      <w:tcBorders>
                                        <w:top w:val="single" w:sz="4" w:space="0" w:color="auto"/>
                                        <w:left w:val="single" w:sz="4" w:space="0" w:color="auto"/>
                                        <w:bottom w:val="single" w:sz="4" w:space="0" w:color="auto"/>
                                        <w:right w:val="single" w:sz="4" w:space="0" w:color="auto"/>
                                      </w:tcBorders>
                                    </w:tcPr>
                                    <w:p w14:paraId="7C52DF9C" w14:textId="77777777" w:rsidR="007B5626" w:rsidRPr="00D8673D" w:rsidRDefault="007B5626" w:rsidP="00DD1144">
                                      <w:pPr>
                                        <w:pStyle w:val="a9"/>
                                        <w:ind w:leftChars="0" w:left="0"/>
                                        <w:jc w:val="left"/>
                                        <w:rPr>
                                          <w:ins w:id="2950" w:author="作成者"/>
                                          <w:sz w:val="16"/>
                                          <w:szCs w:val="16"/>
                                        </w:rPr>
                                      </w:pPr>
                                      <w:proofErr w:type="spellStart"/>
                                      <w:ins w:id="2951" w:author="作成者">
                                        <w:r w:rsidRPr="00D8673D">
                                          <w:rPr>
                                            <w:rFonts w:hint="eastAsia"/>
                                            <w:sz w:val="16"/>
                                            <w:szCs w:val="16"/>
                                          </w:rPr>
                                          <w:t>V</w:t>
                                        </w:r>
                                        <w:r w:rsidRPr="00D8673D">
                                          <w:rPr>
                                            <w:sz w:val="16"/>
                                            <w:szCs w:val="16"/>
                                          </w:rPr>
                                          <w:t>AR_hoge</w:t>
                                        </w:r>
                                        <w:proofErr w:type="spellEnd"/>
                                      </w:ins>
                                    </w:p>
                                  </w:tc>
                                  <w:tc>
                                    <w:tcPr>
                                      <w:tcW w:w="1291" w:type="dxa"/>
                                      <w:tcBorders>
                                        <w:left w:val="single" w:sz="4" w:space="0" w:color="auto"/>
                                        <w:bottom w:val="single" w:sz="4" w:space="0" w:color="auto"/>
                                        <w:right w:val="single" w:sz="4" w:space="0" w:color="auto"/>
                                      </w:tcBorders>
                                    </w:tcPr>
                                    <w:p w14:paraId="12594E86" w14:textId="77777777" w:rsidR="007B5626" w:rsidRPr="00D8673D" w:rsidRDefault="007B5626" w:rsidP="00DD1144">
                                      <w:pPr>
                                        <w:pStyle w:val="a9"/>
                                        <w:ind w:leftChars="0" w:left="0"/>
                                        <w:jc w:val="left"/>
                                        <w:rPr>
                                          <w:ins w:id="2952" w:author="作成者"/>
                                          <w:sz w:val="16"/>
                                          <w:szCs w:val="16"/>
                                        </w:rPr>
                                      </w:pPr>
                                      <w:ins w:id="2953" w:author="作成者">
                                        <w:r w:rsidRPr="00D8673D">
                                          <w:rPr>
                                            <w:sz w:val="16"/>
                                            <w:szCs w:val="16"/>
                                          </w:rPr>
                                          <w:t>OFF</w:t>
                                        </w:r>
                                      </w:ins>
                                    </w:p>
                                  </w:tc>
                                  <w:tc>
                                    <w:tcPr>
                                      <w:tcW w:w="2442" w:type="dxa"/>
                                      <w:tcBorders>
                                        <w:left w:val="single" w:sz="4" w:space="0" w:color="auto"/>
                                        <w:bottom w:val="single" w:sz="4" w:space="0" w:color="auto"/>
                                      </w:tcBorders>
                                    </w:tcPr>
                                    <w:p w14:paraId="07261F0F" w14:textId="77777777" w:rsidR="007B5626" w:rsidRPr="00D8673D" w:rsidRDefault="007B5626" w:rsidP="00DD1144">
                                      <w:pPr>
                                        <w:pStyle w:val="a9"/>
                                        <w:ind w:leftChars="0" w:left="0"/>
                                        <w:jc w:val="left"/>
                                        <w:rPr>
                                          <w:ins w:id="2954" w:author="作成者"/>
                                          <w:sz w:val="16"/>
                                          <w:szCs w:val="16"/>
                                        </w:rPr>
                                      </w:pPr>
                                      <w:ins w:id="2955" w:author="作成者">
                                        <w:r w:rsidRPr="00D8673D">
                                          <w:rPr>
                                            <w:sz w:val="16"/>
                                            <w:szCs w:val="16"/>
                                          </w:rPr>
                                          <w:t>VEGETABLE.[1].PRICE</w:t>
                                        </w:r>
                                      </w:ins>
                                    </w:p>
                                  </w:tc>
                                  <w:tc>
                                    <w:tcPr>
                                      <w:tcW w:w="1253" w:type="dxa"/>
                                      <w:tcBorders>
                                        <w:bottom w:val="single" w:sz="4" w:space="0" w:color="auto"/>
                                      </w:tcBorders>
                                    </w:tcPr>
                                    <w:p w14:paraId="5C8234A6" w14:textId="6EA13502" w:rsidR="007B5626" w:rsidRPr="00D8673D" w:rsidRDefault="007B5626" w:rsidP="00DD1144">
                                      <w:pPr>
                                        <w:pStyle w:val="a9"/>
                                        <w:ind w:leftChars="0" w:left="0"/>
                                        <w:jc w:val="left"/>
                                        <w:rPr>
                                          <w:ins w:id="2956" w:author="作成者"/>
                                          <w:sz w:val="16"/>
                                          <w:szCs w:val="16"/>
                                        </w:rPr>
                                      </w:pPr>
                                      <w:r w:rsidRPr="00D8673D">
                                        <w:rPr>
                                          <w:rFonts w:hint="eastAsia"/>
                                          <w:sz w:val="12"/>
                                          <w:szCs w:val="16"/>
                                        </w:rPr>
                                        <w:t>No input required</w:t>
                                      </w:r>
                                    </w:p>
                                  </w:tc>
                                  <w:tc>
                                    <w:tcPr>
                                      <w:tcW w:w="1273" w:type="dxa"/>
                                      <w:tcBorders>
                                        <w:bottom w:val="single" w:sz="4" w:space="0" w:color="auto"/>
                                      </w:tcBorders>
                                    </w:tcPr>
                                    <w:p w14:paraId="0A2AB8F9" w14:textId="77777777" w:rsidR="007B5626" w:rsidRPr="00D8673D" w:rsidRDefault="007B5626" w:rsidP="00DD1144">
                                      <w:pPr>
                                        <w:pStyle w:val="a9"/>
                                        <w:ind w:leftChars="0" w:left="0"/>
                                        <w:jc w:val="left"/>
                                        <w:rPr>
                                          <w:ins w:id="2957" w:author="作成者"/>
                                          <w:sz w:val="16"/>
                                          <w:szCs w:val="16"/>
                                        </w:rPr>
                                      </w:pPr>
                                      <w:ins w:id="2958" w:author="作成者">
                                        <w:r w:rsidRPr="00D8673D">
                                          <w:rPr>
                                            <w:rFonts w:hint="eastAsia"/>
                                            <w:sz w:val="16"/>
                                            <w:szCs w:val="16"/>
                                          </w:rPr>
                                          <w:t>110</w:t>
                                        </w:r>
                                      </w:ins>
                                    </w:p>
                                  </w:tc>
                                </w:tr>
                              </w:tbl>
                              <w:p w14:paraId="351F1DC8" w14:textId="77777777" w:rsidR="007B5626" w:rsidRDefault="007B5626" w:rsidP="00366ECC">
                                <w:pPr>
                                  <w:jc w:val="left"/>
                                  <w:rPr>
                                    <w:ins w:id="2959" w:author="作成者"/>
                                    <w:sz w:val="20"/>
                                    <w:szCs w:val="20"/>
                                  </w:rPr>
                                </w:pPr>
                              </w:p>
                              <w:p w14:paraId="05C662EB" w14:textId="77777777" w:rsidR="007B5626" w:rsidRDefault="007B5626" w:rsidP="00366ECC">
                                <w:pPr>
                                  <w:jc w:val="left"/>
                                  <w:rPr>
                                    <w:ins w:id="2960" w:author="作成者"/>
                                    <w:sz w:val="20"/>
                                    <w:szCs w:val="20"/>
                                  </w:rPr>
                                </w:pPr>
                              </w:p>
                              <w:p w14:paraId="26CD7C02" w14:textId="77777777" w:rsidR="007B5626" w:rsidRPr="003177F7" w:rsidRDefault="007B5626" w:rsidP="00366ECC">
                                <w:pPr>
                                  <w:jc w:val="left"/>
                                  <w:rPr>
                                    <w:ins w:id="2961" w:author="作成者"/>
                                    <w:sz w:val="20"/>
                                    <w:szCs w:val="20"/>
                                  </w:rPr>
                                </w:pPr>
                                <w:ins w:id="2962" w:author="作成者">
                                  <w:r>
                                    <w:rPr>
                                      <w:rFonts w:hint="eastAsia"/>
                                      <w:sz w:val="20"/>
                                      <w:szCs w:val="20"/>
                                    </w:rPr>
                                    <w:t xml:space="preserve">　</w:t>
                                  </w:r>
                                  <w:r>
                                    <w:rPr>
                                      <w:sz w:val="20"/>
                                      <w:szCs w:val="20"/>
                                    </w:rPr>
                                    <w:t xml:space="preserve">　　　　　</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8" name="下矢印 178"/>
                          <wps:cNvSpPr/>
                          <wps:spPr>
                            <a:xfrm>
                              <a:off x="114300" y="200022"/>
                              <a:ext cx="400050" cy="5788369"/>
                            </a:xfrm>
                            <a:prstGeom prst="downArrow">
                              <a:avLst/>
                            </a:prstGeom>
                            <a:solidFill>
                              <a:schemeClr val="accent6">
                                <a:lumMod val="75000"/>
                                <a:lumOff val="25000"/>
                              </a:schemeClr>
                            </a:solidFill>
                            <a:ln>
                              <a:solidFill>
                                <a:schemeClr val="accent6">
                                  <a:lumMod val="90000"/>
                                  <a:lumOff val="1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79" name="グループ化 179"/>
                          <wpg:cNvGrpSpPr/>
                          <wpg:grpSpPr>
                            <a:xfrm>
                              <a:off x="457199" y="4181554"/>
                              <a:ext cx="2815591" cy="285751"/>
                              <a:chOff x="-9528" y="2774658"/>
                              <a:chExt cx="2816107" cy="286040"/>
                            </a:xfrm>
                          </wpg:grpSpPr>
                          <wps:wsp>
                            <wps:cNvPr id="180" name="角丸四角形 180"/>
                            <wps:cNvSpPr/>
                            <wps:spPr>
                              <a:xfrm>
                                <a:off x="711064" y="2838135"/>
                                <a:ext cx="2095515" cy="215249"/>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EB84128" w14:textId="0A157C64" w:rsidR="007B5626" w:rsidRDefault="007B5626" w:rsidP="00366ECC">
                                  <w:pPr>
                                    <w:pStyle w:val="Web"/>
                                    <w:spacing w:before="0" w:beforeAutospacing="0" w:after="0" w:afterAutospacing="0"/>
                                    <w:rPr>
                                      <w:ins w:id="2963" w:author="作成者"/>
                                    </w:rPr>
                                  </w:pPr>
                                  <w:ins w:id="2964" w:author="作成者">
                                    <w:r>
                                      <w:rPr>
                                        <w:rFonts w:cs="Times New Roman" w:hint="eastAsia"/>
                                        <w:b/>
                                        <w:bCs/>
                                        <w:color w:val="325121"/>
                                        <w:kern w:val="2"/>
                                        <w:sz w:val="20"/>
                                        <w:szCs w:val="20"/>
                                      </w:rPr>
                                      <w:t xml:space="preserve">⑬ </w:t>
                                    </w:r>
                                  </w:ins>
                                  <w:r>
                                    <w:rPr>
                                      <w:rFonts w:cs="Times New Roman" w:hint="eastAsia"/>
                                      <w:b/>
                                      <w:bCs/>
                                      <w:color w:val="325121"/>
                                      <w:kern w:val="2"/>
                                      <w:sz w:val="20"/>
                                      <w:szCs w:val="20"/>
                                    </w:rPr>
                                    <w:t>Configure Variable values</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181" name="下矢印 181"/>
                            <wps:cNvSpPr/>
                            <wps:spPr>
                              <a:xfrm rot="5400000">
                                <a:off x="180849" y="2584281"/>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g:grpSp>
                        <wps:wsp>
                          <wps:cNvPr id="182" name="角丸四角形 182"/>
                          <wps:cNvSpPr/>
                          <wps:spPr>
                            <a:xfrm>
                              <a:off x="114300" y="-34392"/>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00DCD51" w14:textId="29458C63" w:rsidR="007B5626" w:rsidRPr="00982EAC" w:rsidRDefault="007B5626" w:rsidP="00366ECC">
                                <w:pPr>
                                  <w:jc w:val="left"/>
                                  <w:rPr>
                                    <w:ins w:id="2965" w:author="作成者"/>
                                    <w:b/>
                                    <w:color w:val="003C8A" w:themeColor="accent6" w:themeTint="E6"/>
                                    <w:sz w:val="20"/>
                                    <w:szCs w:val="20"/>
                                  </w:rPr>
                                </w:pPr>
                                <w:ins w:id="2966" w:author="作成者">
                                  <w:r>
                                    <w:rPr>
                                      <w:rFonts w:hint="eastAsia"/>
                                      <w:b/>
                                      <w:color w:val="003C8A" w:themeColor="accent6" w:themeTint="E6"/>
                                      <w:sz w:val="20"/>
                                      <w:szCs w:val="20"/>
                                    </w:rPr>
                                    <w:t>⑥</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Register Module file</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942CFD" id="グループ化 176" o:spid="_x0000_s1195" style="position:absolute;left:0;text-align:left;margin-left:30.35pt;margin-top:14.4pt;width:476.25pt;height:654pt;z-index:251815936;mso-position-horizontal-relative:text;mso-position-vertical-relative:text;mso-width-relative:margin;mso-height-relative:margin" coordorigin=",-762" coordsize="60483,61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">
                  <v:shape id="フローチャート: 処理 177" o:spid="_x0000_s1196" type="#_x0000_t109" style="position:absolute;top:-762;width:60483;height:6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" fillcolor="#f2f2f2 [3052]" strokecolor="#d8d8d8 [2732]" strokeweight="2pt">
                    <v:textbox>
                      <w:txbxContent>
                        <w:p w14:paraId="6F427A82" w14:textId="77777777" w:rsidR="007B5626" w:rsidRDefault="007B5626" w:rsidP="00366ECC">
                          <w:pPr>
                            <w:jc w:val="left"/>
                            <w:rPr>
                              <w:ins w:id="2967" w:author="作成者"/>
                              <w:sz w:val="20"/>
                              <w:szCs w:val="20"/>
                            </w:rPr>
                          </w:pPr>
                        </w:p>
                        <w:p w14:paraId="6462CB41" w14:textId="77777777" w:rsidR="007B5626" w:rsidRPr="003177F7" w:rsidRDefault="007B5626" w:rsidP="00366ECC">
                          <w:pPr>
                            <w:jc w:val="left"/>
                            <w:rPr>
                              <w:ins w:id="2968" w:author="作成者"/>
                              <w:sz w:val="20"/>
                              <w:szCs w:val="20"/>
                            </w:rPr>
                          </w:pPr>
                        </w:p>
                        <w:tbl>
                          <w:tblPr>
                            <w:tblStyle w:val="ab"/>
                            <w:tblW w:w="7166" w:type="dxa"/>
                            <w:jc w:val="center"/>
                            <w:tblLook w:val="04A0" w:firstRow="1" w:lastRow="0" w:firstColumn="1" w:lastColumn="0" w:noHBand="0" w:noVBand="1"/>
                          </w:tblPr>
                          <w:tblGrid>
                            <w:gridCol w:w="7166"/>
                          </w:tblGrid>
                          <w:tr w:rsidR="007B5626" w:rsidRPr="003177F7" w14:paraId="3D2FB2DA" w14:textId="77777777" w:rsidTr="00DD1144">
                            <w:trPr>
                              <w:trHeight w:val="1425"/>
                              <w:jc w:val="center"/>
                              <w:ins w:id="2969" w:author="作成者"/>
                            </w:trPr>
                            <w:tc>
                              <w:tcPr>
                                <w:tcW w:w="7166" w:type="dxa"/>
                              </w:tcPr>
                              <w:p w14:paraId="3D1C6A89" w14:textId="77777777" w:rsidR="007B5626" w:rsidRPr="0088327F" w:rsidRDefault="007B5626" w:rsidP="00DD1144">
                                <w:pPr>
                                  <w:rPr>
                                    <w:ins w:id="2970" w:author="作成者"/>
                                    <w:sz w:val="20"/>
                                    <w:szCs w:val="20"/>
                                  </w:rPr>
                                </w:pPr>
                                <w:ins w:id="2971" w:author="作成者">
                                  <w:r w:rsidRPr="0088327F">
                                    <w:rPr>
                                      <w:sz w:val="20"/>
                                      <w:szCs w:val="20"/>
                                    </w:rPr>
                                    <w:t>variable "</w:t>
                                  </w:r>
                                  <w:proofErr w:type="spellStart"/>
                                  <w:r w:rsidRPr="0088327F">
                                    <w:rPr>
                                      <w:sz w:val="20"/>
                                      <w:szCs w:val="20"/>
                                    </w:rPr>
                                    <w:t>VAR_hoge</w:t>
                                  </w:r>
                                  <w:proofErr w:type="spellEnd"/>
                                  <w:r w:rsidRPr="0088327F">
                                    <w:rPr>
                                      <w:sz w:val="20"/>
                                      <w:szCs w:val="20"/>
                                    </w:rPr>
                                    <w:t>" {</w:t>
                                  </w:r>
                                </w:ins>
                              </w:p>
                              <w:p w14:paraId="062FCF28" w14:textId="77777777" w:rsidR="007B5626" w:rsidRDefault="007B5626" w:rsidP="00DD1144">
                                <w:pPr>
                                  <w:ind w:firstLineChars="200" w:firstLine="400"/>
                                  <w:rPr>
                                    <w:ins w:id="2972" w:author="作成者"/>
                                    <w:sz w:val="20"/>
                                    <w:szCs w:val="20"/>
                                  </w:rPr>
                                </w:pPr>
                                <w:ins w:id="2973" w:author="作成者">
                                  <w:r w:rsidRPr="0088327F">
                                    <w:rPr>
                                      <w:sz w:val="20"/>
                                      <w:szCs w:val="20"/>
                                    </w:rPr>
                                    <w:t xml:space="preserve">type = </w:t>
                                  </w:r>
                                  <w:r>
                                    <w:rPr>
                                      <w:rFonts w:hint="eastAsia"/>
                                      <w:sz w:val="20"/>
                                      <w:szCs w:val="20"/>
                                    </w:rPr>
                                    <w:t>object(</w:t>
                                  </w:r>
                                  <w:r>
                                    <w:rPr>
                                      <w:sz w:val="20"/>
                                      <w:szCs w:val="20"/>
                                    </w:rPr>
                                    <w:t>{</w:t>
                                  </w:r>
                                </w:ins>
                              </w:p>
                              <w:p w14:paraId="732AECA6" w14:textId="77777777" w:rsidR="007B5626" w:rsidRDefault="007B5626" w:rsidP="00DD1144">
                                <w:pPr>
                                  <w:rPr>
                                    <w:ins w:id="2974" w:author="作成者"/>
                                    <w:sz w:val="20"/>
                                    <w:szCs w:val="20"/>
                                  </w:rPr>
                                </w:pPr>
                                <w:ins w:id="2975" w:author="作成者">
                                  <w:r>
                                    <w:rPr>
                                      <w:sz w:val="20"/>
                                      <w:szCs w:val="20"/>
                                    </w:rPr>
                                    <w:t xml:space="preserve">        FRUIT = list(object{</w:t>
                                  </w:r>
                                </w:ins>
                              </w:p>
                              <w:p w14:paraId="50C58235" w14:textId="77777777" w:rsidR="007B5626" w:rsidRDefault="007B5626" w:rsidP="00DD1144">
                                <w:pPr>
                                  <w:rPr>
                                    <w:ins w:id="2976" w:author="作成者"/>
                                    <w:sz w:val="20"/>
                                    <w:szCs w:val="20"/>
                                  </w:rPr>
                                </w:pPr>
                                <w:ins w:id="2977" w:author="作成者">
                                  <w:r>
                                    <w:rPr>
                                      <w:sz w:val="20"/>
                                      <w:szCs w:val="20"/>
                                    </w:rPr>
                                    <w:t xml:space="preserve">            NAME = string,</w:t>
                                  </w:r>
                                  <w:r>
                                    <w:rPr>
                                      <w:rFonts w:hint="eastAsia"/>
                                      <w:sz w:val="20"/>
                                      <w:szCs w:val="20"/>
                                    </w:rPr>
                                    <w:t xml:space="preserve"> PRICE = number</w:t>
                                  </w:r>
                                </w:ins>
                              </w:p>
                              <w:p w14:paraId="4421064B" w14:textId="77777777" w:rsidR="007B5626" w:rsidRDefault="007B5626" w:rsidP="00DD1144">
                                <w:pPr>
                                  <w:ind w:firstLineChars="400" w:firstLine="800"/>
                                  <w:rPr>
                                    <w:ins w:id="2978" w:author="作成者"/>
                                    <w:sz w:val="20"/>
                                    <w:szCs w:val="20"/>
                                  </w:rPr>
                                </w:pPr>
                                <w:ins w:id="2979" w:author="作成者">
                                  <w:r>
                                    <w:rPr>
                                      <w:sz w:val="20"/>
                                      <w:szCs w:val="20"/>
                                    </w:rPr>
                                    <w:t>}),</w:t>
                                  </w:r>
                                </w:ins>
                              </w:p>
                              <w:p w14:paraId="41FB3952" w14:textId="77777777" w:rsidR="007B5626" w:rsidRDefault="007B5626" w:rsidP="00DD1144">
                                <w:pPr>
                                  <w:ind w:firstLineChars="400" w:firstLine="800"/>
                                  <w:rPr>
                                    <w:ins w:id="2980" w:author="作成者"/>
                                    <w:sz w:val="20"/>
                                    <w:szCs w:val="20"/>
                                  </w:rPr>
                                </w:pPr>
                                <w:ins w:id="2981" w:author="作成者">
                                  <w:r>
                                    <w:rPr>
                                      <w:sz w:val="20"/>
                                      <w:szCs w:val="20"/>
                                    </w:rPr>
                                    <w:t xml:space="preserve">VEGETABLE = l </w:t>
                                  </w:r>
                                  <w:proofErr w:type="spellStart"/>
                                  <w:r>
                                    <w:rPr>
                                      <w:sz w:val="20"/>
                                      <w:szCs w:val="20"/>
                                    </w:rPr>
                                    <w:t>ist</w:t>
                                  </w:r>
                                  <w:proofErr w:type="spellEnd"/>
                                  <w:r>
                                    <w:rPr>
                                      <w:sz w:val="20"/>
                                      <w:szCs w:val="20"/>
                                    </w:rPr>
                                    <w:t>(object{</w:t>
                                  </w:r>
                                </w:ins>
                              </w:p>
                              <w:p w14:paraId="5DD2E2F7" w14:textId="77777777" w:rsidR="007B5626" w:rsidRDefault="007B5626" w:rsidP="00DD1144">
                                <w:pPr>
                                  <w:rPr>
                                    <w:ins w:id="2982" w:author="作成者"/>
                                    <w:sz w:val="20"/>
                                    <w:szCs w:val="20"/>
                                  </w:rPr>
                                </w:pPr>
                                <w:ins w:id="2983" w:author="作成者">
                                  <w:r>
                                    <w:rPr>
                                      <w:sz w:val="20"/>
                                      <w:szCs w:val="20"/>
                                    </w:rPr>
                                    <w:t xml:space="preserve">            NAME = string,</w:t>
                                  </w:r>
                                  <w:r>
                                    <w:rPr>
                                      <w:rFonts w:hint="eastAsia"/>
                                      <w:sz w:val="20"/>
                                      <w:szCs w:val="20"/>
                                    </w:rPr>
                                    <w:t xml:space="preserve"> PRICE = number</w:t>
                                  </w:r>
                                </w:ins>
                              </w:p>
                              <w:p w14:paraId="7E5A184F" w14:textId="77777777" w:rsidR="007B5626" w:rsidRDefault="007B5626" w:rsidP="00DD1144">
                                <w:pPr>
                                  <w:ind w:firstLineChars="400" w:firstLine="800"/>
                                  <w:rPr>
                                    <w:ins w:id="2984" w:author="作成者"/>
                                    <w:sz w:val="20"/>
                                    <w:szCs w:val="20"/>
                                  </w:rPr>
                                </w:pPr>
                                <w:ins w:id="2985" w:author="作成者">
                                  <w:r>
                                    <w:rPr>
                                      <w:sz w:val="20"/>
                                      <w:szCs w:val="20"/>
                                    </w:rPr>
                                    <w:t>})</w:t>
                                  </w:r>
                                </w:ins>
                              </w:p>
                              <w:p w14:paraId="61639532" w14:textId="77777777" w:rsidR="007B5626" w:rsidRPr="0088327F" w:rsidRDefault="007B5626" w:rsidP="00DD1144">
                                <w:pPr>
                                  <w:ind w:firstLineChars="200" w:firstLine="400"/>
                                  <w:rPr>
                                    <w:ins w:id="2986" w:author="作成者"/>
                                    <w:sz w:val="20"/>
                                    <w:szCs w:val="20"/>
                                  </w:rPr>
                                </w:pPr>
                                <w:ins w:id="2987" w:author="作成者">
                                  <w:r>
                                    <w:rPr>
                                      <w:sz w:val="20"/>
                                      <w:szCs w:val="20"/>
                                    </w:rPr>
                                    <w:t>}</w:t>
                                  </w:r>
                                  <w:r>
                                    <w:rPr>
                                      <w:rFonts w:hint="eastAsia"/>
                                      <w:sz w:val="20"/>
                                      <w:szCs w:val="20"/>
                                    </w:rPr>
                                    <w:t>)</w:t>
                                  </w:r>
                                </w:ins>
                              </w:p>
                              <w:p w14:paraId="445F7ACD" w14:textId="77777777" w:rsidR="007B5626" w:rsidRDefault="007B5626" w:rsidP="00DD1144">
                                <w:pPr>
                                  <w:ind w:firstLineChars="200" w:firstLine="400"/>
                                  <w:rPr>
                                    <w:ins w:id="2988" w:author="作成者"/>
                                    <w:sz w:val="20"/>
                                    <w:szCs w:val="20"/>
                                  </w:rPr>
                                </w:pPr>
                                <w:ins w:id="2989" w:author="作成者">
                                  <w:r>
                                    <w:rPr>
                                      <w:sz w:val="20"/>
                                      <w:szCs w:val="20"/>
                                    </w:rPr>
                                    <w:t>default = {</w:t>
                                  </w:r>
                                </w:ins>
                              </w:p>
                              <w:p w14:paraId="1DF6E9EF" w14:textId="77777777" w:rsidR="007B5626" w:rsidRDefault="007B5626" w:rsidP="00DD1144">
                                <w:pPr>
                                  <w:ind w:firstLineChars="200" w:firstLine="400"/>
                                  <w:rPr>
                                    <w:ins w:id="2990" w:author="作成者"/>
                                    <w:sz w:val="20"/>
                                    <w:szCs w:val="20"/>
                                  </w:rPr>
                                </w:pPr>
                                <w:ins w:id="2991" w:author="作成者">
                                  <w:r>
                                    <w:rPr>
                                      <w:sz w:val="20"/>
                                      <w:szCs w:val="20"/>
                                    </w:rPr>
                                    <w:t xml:space="preserve">    FRUIT = [</w:t>
                                  </w:r>
                                </w:ins>
                              </w:p>
                              <w:p w14:paraId="24793909" w14:textId="0FFCB8DD" w:rsidR="007B5626" w:rsidRDefault="007B5626" w:rsidP="00DD1144">
                                <w:pPr>
                                  <w:ind w:firstLineChars="200" w:firstLine="400"/>
                                  <w:rPr>
                                    <w:ins w:id="2992" w:author="作成者"/>
                                    <w:sz w:val="20"/>
                                    <w:szCs w:val="20"/>
                                  </w:rPr>
                                </w:pPr>
                                <w:ins w:id="2993" w:author="作成者">
                                  <w:r>
                                    <w:rPr>
                                      <w:sz w:val="20"/>
                                      <w:szCs w:val="20"/>
                                    </w:rPr>
                                    <w:t xml:space="preserve">        { NAME = “</w:t>
                                  </w:r>
                                </w:ins>
                                <w:r>
                                  <w:rPr>
                                    <w:rFonts w:hint="eastAsia"/>
                                    <w:sz w:val="20"/>
                                    <w:szCs w:val="20"/>
                                  </w:rPr>
                                  <w:t>Apple</w:t>
                                </w:r>
                                <w:ins w:id="2994" w:author="作成者">
                                  <w:r>
                                    <w:rPr>
                                      <w:sz w:val="20"/>
                                      <w:szCs w:val="20"/>
                                    </w:rPr>
                                    <w:t>”, PRICE = 120 },</w:t>
                                  </w:r>
                                </w:ins>
                              </w:p>
                              <w:p w14:paraId="598DE57C" w14:textId="7B9674B5" w:rsidR="007B5626" w:rsidRDefault="007B5626" w:rsidP="00DD1144">
                                <w:pPr>
                                  <w:ind w:firstLineChars="200" w:firstLine="400"/>
                                  <w:rPr>
                                    <w:ins w:id="2995" w:author="作成者"/>
                                    <w:sz w:val="20"/>
                                    <w:szCs w:val="20"/>
                                  </w:rPr>
                                </w:pPr>
                                <w:ins w:id="2996" w:author="作成者">
                                  <w:r>
                                    <w:rPr>
                                      <w:sz w:val="20"/>
                                      <w:szCs w:val="20"/>
                                    </w:rPr>
                                    <w:t xml:space="preserve">        { NAME = “</w:t>
                                  </w:r>
                                </w:ins>
                                <w:r>
                                  <w:rPr>
                                    <w:rFonts w:hint="eastAsia"/>
                                    <w:sz w:val="20"/>
                                    <w:szCs w:val="20"/>
                                  </w:rPr>
                                  <w:t>Orange</w:t>
                                </w:r>
                                <w:ins w:id="2997" w:author="作成者">
                                  <w:r>
                                    <w:rPr>
                                      <w:sz w:val="20"/>
                                      <w:szCs w:val="20"/>
                                    </w:rPr>
                                    <w:t>”, PRICE = 80 }</w:t>
                                  </w:r>
                                </w:ins>
                              </w:p>
                              <w:p w14:paraId="33A9B05F" w14:textId="77777777" w:rsidR="007B5626" w:rsidRDefault="007B5626" w:rsidP="00DD1144">
                                <w:pPr>
                                  <w:ind w:firstLineChars="200" w:firstLine="400"/>
                                  <w:rPr>
                                    <w:ins w:id="2998" w:author="作成者"/>
                                    <w:sz w:val="20"/>
                                    <w:szCs w:val="20"/>
                                  </w:rPr>
                                </w:pPr>
                                <w:ins w:id="2999" w:author="作成者">
                                  <w:r>
                                    <w:rPr>
                                      <w:sz w:val="20"/>
                                      <w:szCs w:val="20"/>
                                    </w:rPr>
                                    <w:t xml:space="preserve">    ],</w:t>
                                  </w:r>
                                </w:ins>
                              </w:p>
                              <w:p w14:paraId="0FDFFCB0" w14:textId="77777777" w:rsidR="007B5626" w:rsidRDefault="007B5626" w:rsidP="00DD1144">
                                <w:pPr>
                                  <w:ind w:firstLineChars="200" w:firstLine="400"/>
                                  <w:rPr>
                                    <w:ins w:id="3000" w:author="作成者"/>
                                    <w:sz w:val="20"/>
                                    <w:szCs w:val="20"/>
                                  </w:rPr>
                                </w:pPr>
                                <w:ins w:id="3001" w:author="作成者">
                                  <w:r>
                                    <w:rPr>
                                      <w:sz w:val="20"/>
                                      <w:szCs w:val="20"/>
                                    </w:rPr>
                                    <w:t xml:space="preserve">    VEGETABLE = [</w:t>
                                  </w:r>
                                </w:ins>
                              </w:p>
                              <w:p w14:paraId="1EEDAD0D" w14:textId="33EBDA21" w:rsidR="007B5626" w:rsidRDefault="007B5626" w:rsidP="00DD1144">
                                <w:pPr>
                                  <w:ind w:firstLineChars="200" w:firstLine="400"/>
                                  <w:rPr>
                                    <w:ins w:id="3002" w:author="作成者"/>
                                    <w:sz w:val="20"/>
                                    <w:szCs w:val="20"/>
                                  </w:rPr>
                                </w:pPr>
                                <w:ins w:id="3003" w:author="作成者">
                                  <w:r>
                                    <w:rPr>
                                      <w:sz w:val="20"/>
                                      <w:szCs w:val="20"/>
                                    </w:rPr>
                                    <w:t xml:space="preserve">        { NAME = “</w:t>
                                  </w:r>
                                </w:ins>
                                <w:r>
                                  <w:rPr>
                                    <w:rFonts w:hint="eastAsia"/>
                                    <w:sz w:val="20"/>
                                    <w:szCs w:val="20"/>
                                  </w:rPr>
                                  <w:t>Eggplant</w:t>
                                </w:r>
                                <w:ins w:id="3004" w:author="作成者">
                                  <w:r>
                                    <w:rPr>
                                      <w:sz w:val="20"/>
                                      <w:szCs w:val="20"/>
                                    </w:rPr>
                                    <w:t>”, PRICE = 100 },</w:t>
                                  </w:r>
                                </w:ins>
                              </w:p>
                              <w:p w14:paraId="1F149FA5" w14:textId="3086F689" w:rsidR="007B5626" w:rsidRDefault="007B5626" w:rsidP="00DD1144">
                                <w:pPr>
                                  <w:ind w:firstLineChars="200" w:firstLine="400"/>
                                  <w:rPr>
                                    <w:ins w:id="3005" w:author="作成者"/>
                                    <w:sz w:val="20"/>
                                    <w:szCs w:val="20"/>
                                  </w:rPr>
                                </w:pPr>
                                <w:ins w:id="3006" w:author="作成者">
                                  <w:r>
                                    <w:rPr>
                                      <w:sz w:val="20"/>
                                      <w:szCs w:val="20"/>
                                    </w:rPr>
                                    <w:t xml:space="preserve">        { NAME = “</w:t>
                                  </w:r>
                                </w:ins>
                                <w:r>
                                  <w:rPr>
                                    <w:rFonts w:hint="eastAsia"/>
                                    <w:sz w:val="20"/>
                                    <w:szCs w:val="20"/>
                                  </w:rPr>
                                  <w:t>Tomato</w:t>
                                </w:r>
                                <w:ins w:id="3007" w:author="作成者">
                                  <w:r>
                                    <w:rPr>
                                      <w:sz w:val="20"/>
                                      <w:szCs w:val="20"/>
                                    </w:rPr>
                                    <w:t>”, PRICE = 200 }</w:t>
                                  </w:r>
                                </w:ins>
                              </w:p>
                              <w:p w14:paraId="753D4133" w14:textId="77777777" w:rsidR="007B5626" w:rsidRDefault="007B5626" w:rsidP="00DD1144">
                                <w:pPr>
                                  <w:ind w:firstLineChars="200" w:firstLine="400"/>
                                  <w:rPr>
                                    <w:ins w:id="3008" w:author="作成者"/>
                                    <w:sz w:val="20"/>
                                    <w:szCs w:val="20"/>
                                  </w:rPr>
                                </w:pPr>
                                <w:ins w:id="3009" w:author="作成者">
                                  <w:r>
                                    <w:rPr>
                                      <w:sz w:val="20"/>
                                      <w:szCs w:val="20"/>
                                    </w:rPr>
                                    <w:t xml:space="preserve">    ]</w:t>
                                  </w:r>
                                </w:ins>
                              </w:p>
                              <w:p w14:paraId="49FB2D93" w14:textId="77777777" w:rsidR="007B5626" w:rsidRPr="0088327F" w:rsidRDefault="007B5626" w:rsidP="00DD1144">
                                <w:pPr>
                                  <w:ind w:firstLineChars="200" w:firstLine="400"/>
                                  <w:rPr>
                                    <w:ins w:id="3010" w:author="作成者"/>
                                    <w:sz w:val="20"/>
                                    <w:szCs w:val="20"/>
                                  </w:rPr>
                                </w:pPr>
                                <w:ins w:id="3011" w:author="作成者">
                                  <w:r>
                                    <w:rPr>
                                      <w:sz w:val="20"/>
                                      <w:szCs w:val="20"/>
                                    </w:rPr>
                                    <w:t>}</w:t>
                                  </w:r>
                                </w:ins>
                              </w:p>
                              <w:p w14:paraId="4410378B" w14:textId="77777777" w:rsidR="007B5626" w:rsidRPr="003177F7" w:rsidRDefault="007B5626" w:rsidP="00DD1144">
                                <w:pPr>
                                  <w:rPr>
                                    <w:ins w:id="3012" w:author="作成者"/>
                                    <w:sz w:val="20"/>
                                    <w:szCs w:val="20"/>
                                  </w:rPr>
                                </w:pPr>
                                <w:ins w:id="3013" w:author="作成者">
                                  <w:r w:rsidRPr="0088327F">
                                    <w:rPr>
                                      <w:sz w:val="20"/>
                                      <w:szCs w:val="20"/>
                                    </w:rPr>
                                    <w:t>}</w:t>
                                  </w:r>
                                </w:ins>
                              </w:p>
                            </w:tc>
                          </w:tr>
                        </w:tbl>
                        <w:p w14:paraId="69ED297D" w14:textId="77777777" w:rsidR="007B5626" w:rsidRPr="003177F7" w:rsidRDefault="007B5626" w:rsidP="00366ECC">
                          <w:pPr>
                            <w:jc w:val="left"/>
                            <w:rPr>
                              <w:ins w:id="3014" w:author="作成者"/>
                              <w:sz w:val="20"/>
                              <w:szCs w:val="20"/>
                            </w:rPr>
                          </w:pPr>
                        </w:p>
                        <w:p w14:paraId="4A5D8783" w14:textId="77777777" w:rsidR="007B5626" w:rsidRDefault="007B5626" w:rsidP="00366ECC">
                          <w:pPr>
                            <w:jc w:val="left"/>
                            <w:rPr>
                              <w:ins w:id="3015" w:author="作成者"/>
                              <w:sz w:val="20"/>
                              <w:szCs w:val="20"/>
                            </w:rPr>
                          </w:pPr>
                        </w:p>
                        <w:p w14:paraId="01248409" w14:textId="77777777" w:rsidR="007B5626" w:rsidRDefault="007B5626" w:rsidP="00366ECC">
                          <w:pPr>
                            <w:jc w:val="left"/>
                            <w:rPr>
                              <w:ins w:id="3016" w:author="作成者"/>
                              <w:sz w:val="20"/>
                              <w:szCs w:val="20"/>
                            </w:rPr>
                          </w:pPr>
                        </w:p>
                        <w:p w14:paraId="70E9FFC5" w14:textId="376AEE8D" w:rsidR="007B5626" w:rsidRPr="0088327F" w:rsidRDefault="007B5626" w:rsidP="00366ECC">
                          <w:pPr>
                            <w:jc w:val="left"/>
                            <w:rPr>
                              <w:ins w:id="3017" w:author="作成者"/>
                              <w:b/>
                              <w:sz w:val="20"/>
                              <w:szCs w:val="20"/>
                            </w:rPr>
                          </w:pPr>
                          <w:ins w:id="3018" w:author="作成者">
                            <w:r>
                              <w:rPr>
                                <w:rFonts w:hint="eastAsia"/>
                                <w:sz w:val="20"/>
                                <w:szCs w:val="20"/>
                              </w:rPr>
                              <w:t xml:space="preserve">　</w:t>
                            </w:r>
                            <w:r>
                              <w:rPr>
                                <w:sz w:val="20"/>
                                <w:szCs w:val="20"/>
                              </w:rPr>
                              <w:t xml:space="preserve">　　　　　</w:t>
                            </w:r>
                          </w:ins>
                          <w:r>
                            <w:rPr>
                              <w:rFonts w:hint="eastAsia"/>
                              <w:b/>
                              <w:sz w:val="20"/>
                              <w:szCs w:val="20"/>
                            </w:rPr>
                            <w:t>V</w:t>
                          </w:r>
                          <w:r>
                            <w:rPr>
                              <w:b/>
                              <w:sz w:val="20"/>
                              <w:szCs w:val="20"/>
                            </w:rPr>
                            <w:t>ariable nest list</w:t>
                          </w:r>
                        </w:p>
                        <w:tbl>
                          <w:tblPr>
                            <w:tblStyle w:val="ab"/>
                            <w:tblW w:w="0" w:type="auto"/>
                            <w:tblInd w:w="941" w:type="dxa"/>
                            <w:tblLook w:val="04A0" w:firstRow="1" w:lastRow="0" w:firstColumn="1" w:lastColumn="0" w:noHBand="0" w:noVBand="1"/>
                          </w:tblPr>
                          <w:tblGrid>
                            <w:gridCol w:w="862"/>
                            <w:gridCol w:w="1581"/>
                            <w:gridCol w:w="3132"/>
                            <w:gridCol w:w="1417"/>
                          </w:tblGrid>
                          <w:tr w:rsidR="007B5626" w14:paraId="1165D338" w14:textId="77777777" w:rsidTr="00D8673D">
                            <w:trPr>
                              <w:trHeight w:val="699"/>
                              <w:ins w:id="3019" w:author="作成者"/>
                            </w:trPr>
                            <w:tc>
                              <w:tcPr>
                                <w:tcW w:w="862" w:type="dxa"/>
                                <w:tcBorders>
                                  <w:bottom w:val="single" w:sz="4" w:space="0" w:color="auto"/>
                                </w:tcBorders>
                                <w:shd w:val="clear" w:color="auto" w:fill="002060"/>
                              </w:tcPr>
                              <w:p w14:paraId="5C0612BD" w14:textId="6AB2EA5A" w:rsidR="007B5626" w:rsidRPr="00C80F48" w:rsidRDefault="007B5626" w:rsidP="00DD1144">
                                <w:pPr>
                                  <w:pStyle w:val="a9"/>
                                  <w:ind w:leftChars="0" w:left="0"/>
                                  <w:jc w:val="left"/>
                                  <w:rPr>
                                    <w:ins w:id="3020" w:author="作成者"/>
                                    <w:b/>
                                    <w:color w:val="FFFFFF" w:themeColor="background1"/>
                                  </w:rPr>
                                </w:pPr>
                                <w:r>
                                  <w:rPr>
                                    <w:rFonts w:hint="eastAsia"/>
                                    <w:b/>
                                    <w:color w:val="FFFFFF" w:themeColor="background1"/>
                                  </w:rPr>
                                  <w:t>Item No.</w:t>
                                </w:r>
                              </w:p>
                            </w:tc>
                            <w:tc>
                              <w:tcPr>
                                <w:tcW w:w="1581" w:type="dxa"/>
                                <w:tcBorders>
                                  <w:bottom w:val="single" w:sz="4" w:space="0" w:color="auto"/>
                                </w:tcBorders>
                                <w:shd w:val="clear" w:color="auto" w:fill="002060"/>
                              </w:tcPr>
                              <w:p w14:paraId="7009D0DF" w14:textId="15DA6D24" w:rsidR="007B5626" w:rsidRPr="00C80F48" w:rsidRDefault="007B5626" w:rsidP="00DD1144">
                                <w:pPr>
                                  <w:pStyle w:val="a9"/>
                                  <w:ind w:leftChars="0" w:left="0"/>
                                  <w:jc w:val="left"/>
                                  <w:rPr>
                                    <w:ins w:id="3021" w:author="作成者"/>
                                    <w:b/>
                                    <w:color w:val="FFFFFF" w:themeColor="background1"/>
                                  </w:rPr>
                                </w:pPr>
                                <w:r>
                                  <w:rPr>
                                    <w:rFonts w:hint="eastAsia"/>
                                    <w:b/>
                                    <w:color w:val="FFFFFF" w:themeColor="background1"/>
                                  </w:rPr>
                                  <w:t>Variable name</w:t>
                                </w:r>
                              </w:p>
                            </w:tc>
                            <w:tc>
                              <w:tcPr>
                                <w:tcW w:w="3132" w:type="dxa"/>
                                <w:shd w:val="clear" w:color="auto" w:fill="002060"/>
                              </w:tcPr>
                              <w:p w14:paraId="439EF0A6" w14:textId="358746B7" w:rsidR="007B5626" w:rsidRPr="00C80F48" w:rsidRDefault="007B5626" w:rsidP="00DD1144">
                                <w:pPr>
                                  <w:pStyle w:val="a9"/>
                                  <w:ind w:leftChars="0" w:left="0"/>
                                  <w:jc w:val="left"/>
                                  <w:rPr>
                                    <w:ins w:id="3022" w:author="作成者"/>
                                    <w:b/>
                                    <w:color w:val="FFFFFF" w:themeColor="background1"/>
                                  </w:rPr>
                                </w:pPr>
                                <w:r>
                                  <w:rPr>
                                    <w:rFonts w:hint="eastAsia"/>
                                    <w:b/>
                                    <w:color w:val="FFFFFF" w:themeColor="background1"/>
                                  </w:rPr>
                                  <w:t>Member Variable name</w:t>
                                </w:r>
                                <w:ins w:id="3023" w:author="作成者">
                                  <w:r>
                                    <w:rPr>
                                      <w:rFonts w:hint="eastAsia"/>
                                      <w:b/>
                                      <w:color w:val="FFFFFF" w:themeColor="background1"/>
                                    </w:rPr>
                                    <w:t>（</w:t>
                                  </w:r>
                                </w:ins>
                                <w:r>
                                  <w:rPr>
                                    <w:rFonts w:hint="eastAsia"/>
                                    <w:b/>
                                    <w:color w:val="FFFFFF" w:themeColor="background1"/>
                                  </w:rPr>
                                  <w:t>W</w:t>
                                </w:r>
                                <w:r>
                                  <w:rPr>
                                    <w:b/>
                                    <w:color w:val="FFFFFF" w:themeColor="background1"/>
                                  </w:rPr>
                                  <w:t>ith repetition</w:t>
                                </w:r>
                                <w:ins w:id="3024" w:author="作成者">
                                  <w:r>
                                    <w:rPr>
                                      <w:rFonts w:hint="eastAsia"/>
                                      <w:b/>
                                      <w:color w:val="FFFFFF" w:themeColor="background1"/>
                                    </w:rPr>
                                    <w:t>）</w:t>
                                  </w:r>
                                </w:ins>
                              </w:p>
                            </w:tc>
                            <w:tc>
                              <w:tcPr>
                                <w:tcW w:w="1417" w:type="dxa"/>
                                <w:shd w:val="clear" w:color="auto" w:fill="002060"/>
                              </w:tcPr>
                              <w:p w14:paraId="4382F10A" w14:textId="0D43C583" w:rsidR="007B5626" w:rsidRDefault="007B5626" w:rsidP="00DD1144">
                                <w:pPr>
                                  <w:pStyle w:val="a9"/>
                                  <w:ind w:leftChars="0" w:left="0"/>
                                  <w:jc w:val="left"/>
                                  <w:rPr>
                                    <w:ins w:id="3025" w:author="作成者"/>
                                    <w:b/>
                                    <w:color w:val="FFFFFF" w:themeColor="background1"/>
                                  </w:rPr>
                                </w:pPr>
                                <w:r w:rsidRPr="00B64215">
                                  <w:rPr>
                                    <w:b/>
                                    <w:color w:val="FFFFFF" w:themeColor="background1"/>
                                    <w:sz w:val="14"/>
                                  </w:rPr>
                                  <w:t>Maximum amount of repetitions</w:t>
                                </w:r>
                              </w:p>
                            </w:tc>
                          </w:tr>
                          <w:tr w:rsidR="007B5626" w14:paraId="7E880411" w14:textId="77777777" w:rsidTr="00D8673D">
                            <w:trPr>
                              <w:trHeight w:val="220"/>
                              <w:ins w:id="3026" w:author="作成者"/>
                            </w:trPr>
                            <w:tc>
                              <w:tcPr>
                                <w:tcW w:w="862" w:type="dxa"/>
                              </w:tcPr>
                              <w:p w14:paraId="0A64C2DF" w14:textId="77777777" w:rsidR="007B5626" w:rsidRDefault="007B5626" w:rsidP="00DD1144">
                                <w:pPr>
                                  <w:pStyle w:val="a9"/>
                                  <w:ind w:leftChars="0" w:left="0"/>
                                  <w:jc w:val="left"/>
                                  <w:rPr>
                                    <w:ins w:id="3027" w:author="作成者"/>
                                  </w:rPr>
                                </w:pPr>
                                <w:ins w:id="3028" w:author="作成者">
                                  <w:r>
                                    <w:rPr>
                                      <w:rFonts w:hint="eastAsia"/>
                                    </w:rPr>
                                    <w:t>1</w:t>
                                  </w:r>
                                </w:ins>
                              </w:p>
                            </w:tc>
                            <w:tc>
                              <w:tcPr>
                                <w:tcW w:w="1581" w:type="dxa"/>
                              </w:tcPr>
                              <w:p w14:paraId="569488FA" w14:textId="77777777" w:rsidR="007B5626" w:rsidRDefault="007B5626" w:rsidP="00DD1144">
                                <w:pPr>
                                  <w:pStyle w:val="a9"/>
                                  <w:ind w:leftChars="0" w:left="0"/>
                                  <w:jc w:val="left"/>
                                  <w:rPr>
                                    <w:ins w:id="3029" w:author="作成者"/>
                                  </w:rPr>
                                </w:pPr>
                                <w:proofErr w:type="spellStart"/>
                                <w:ins w:id="3030" w:author="作成者">
                                  <w:r>
                                    <w:rPr>
                                      <w:rFonts w:hint="eastAsia"/>
                                    </w:rPr>
                                    <w:t>V</w:t>
                                  </w:r>
                                  <w:r>
                                    <w:t>AR_hoge</w:t>
                                  </w:r>
                                  <w:proofErr w:type="spellEnd"/>
                                </w:ins>
                              </w:p>
                            </w:tc>
                            <w:tc>
                              <w:tcPr>
                                <w:tcW w:w="3132" w:type="dxa"/>
                              </w:tcPr>
                              <w:p w14:paraId="1B57BFDB" w14:textId="77777777" w:rsidR="007B5626" w:rsidRDefault="007B5626" w:rsidP="00DD1144">
                                <w:pPr>
                                  <w:pStyle w:val="a9"/>
                                  <w:ind w:leftChars="0" w:left="0"/>
                                  <w:jc w:val="left"/>
                                  <w:rPr>
                                    <w:ins w:id="3031" w:author="作成者"/>
                                  </w:rPr>
                                </w:pPr>
                                <w:ins w:id="3032" w:author="作成者">
                                  <w:r>
                                    <w:rPr>
                                      <w:rFonts w:hint="eastAsia"/>
                                    </w:rPr>
                                    <w:t>FRUIT</w:t>
                                  </w:r>
                                </w:ins>
                              </w:p>
                            </w:tc>
                            <w:tc>
                              <w:tcPr>
                                <w:tcW w:w="1417" w:type="dxa"/>
                              </w:tcPr>
                              <w:p w14:paraId="1067F0A8" w14:textId="77777777" w:rsidR="007B5626" w:rsidRDefault="007B5626" w:rsidP="00DD1144">
                                <w:pPr>
                                  <w:pStyle w:val="a9"/>
                                  <w:ind w:leftChars="0" w:left="0"/>
                                  <w:jc w:val="left"/>
                                  <w:rPr>
                                    <w:ins w:id="3033" w:author="作成者"/>
                                  </w:rPr>
                                </w:pPr>
                                <w:ins w:id="3034" w:author="作成者">
                                  <w:r>
                                    <w:rPr>
                                      <w:rFonts w:hint="eastAsia"/>
                                    </w:rPr>
                                    <w:t>2</w:t>
                                  </w:r>
                                </w:ins>
                              </w:p>
                            </w:tc>
                          </w:tr>
                          <w:tr w:rsidR="007B5626" w14:paraId="358512A1" w14:textId="77777777" w:rsidTr="00D8673D">
                            <w:trPr>
                              <w:trHeight w:val="220"/>
                              <w:ins w:id="3035" w:author="作成者"/>
                            </w:trPr>
                            <w:tc>
                              <w:tcPr>
                                <w:tcW w:w="862" w:type="dxa"/>
                              </w:tcPr>
                              <w:p w14:paraId="4310F25E" w14:textId="77777777" w:rsidR="007B5626" w:rsidRDefault="007B5626" w:rsidP="00DD1144">
                                <w:pPr>
                                  <w:pStyle w:val="a9"/>
                                  <w:ind w:leftChars="0" w:left="0"/>
                                  <w:jc w:val="left"/>
                                  <w:rPr>
                                    <w:ins w:id="3036" w:author="作成者"/>
                                  </w:rPr>
                                </w:pPr>
                                <w:ins w:id="3037" w:author="作成者">
                                  <w:r>
                                    <w:rPr>
                                      <w:rFonts w:hint="eastAsia"/>
                                    </w:rPr>
                                    <w:t>2</w:t>
                                  </w:r>
                                </w:ins>
                              </w:p>
                            </w:tc>
                            <w:tc>
                              <w:tcPr>
                                <w:tcW w:w="1581" w:type="dxa"/>
                              </w:tcPr>
                              <w:p w14:paraId="7C2ED317" w14:textId="77777777" w:rsidR="007B5626" w:rsidRDefault="007B5626" w:rsidP="00DD1144">
                                <w:pPr>
                                  <w:pStyle w:val="a9"/>
                                  <w:ind w:leftChars="0" w:left="0"/>
                                  <w:jc w:val="left"/>
                                  <w:rPr>
                                    <w:ins w:id="3038" w:author="作成者"/>
                                  </w:rPr>
                                </w:pPr>
                                <w:proofErr w:type="spellStart"/>
                                <w:ins w:id="3039" w:author="作成者">
                                  <w:r>
                                    <w:rPr>
                                      <w:rFonts w:hint="eastAsia"/>
                                    </w:rPr>
                                    <w:t>VAR_hoge</w:t>
                                  </w:r>
                                  <w:proofErr w:type="spellEnd"/>
                                </w:ins>
                              </w:p>
                            </w:tc>
                            <w:tc>
                              <w:tcPr>
                                <w:tcW w:w="3132" w:type="dxa"/>
                              </w:tcPr>
                              <w:p w14:paraId="2B651C7B" w14:textId="77777777" w:rsidR="007B5626" w:rsidRDefault="007B5626" w:rsidP="00DD1144">
                                <w:pPr>
                                  <w:pStyle w:val="a9"/>
                                  <w:ind w:leftChars="0" w:left="0"/>
                                  <w:jc w:val="left"/>
                                  <w:rPr>
                                    <w:ins w:id="3040" w:author="作成者"/>
                                  </w:rPr>
                                </w:pPr>
                                <w:ins w:id="3041" w:author="作成者">
                                  <w:r>
                                    <w:rPr>
                                      <w:rFonts w:hint="eastAsia"/>
                                    </w:rPr>
                                    <w:t>VEGETABLE</w:t>
                                  </w:r>
                                </w:ins>
                              </w:p>
                            </w:tc>
                            <w:tc>
                              <w:tcPr>
                                <w:tcW w:w="1417" w:type="dxa"/>
                              </w:tcPr>
                              <w:p w14:paraId="61026FBA" w14:textId="77777777" w:rsidR="007B5626" w:rsidRDefault="007B5626" w:rsidP="00DD1144">
                                <w:pPr>
                                  <w:pStyle w:val="a9"/>
                                  <w:ind w:leftChars="0" w:left="0"/>
                                  <w:jc w:val="left"/>
                                  <w:rPr>
                                    <w:ins w:id="3042" w:author="作成者"/>
                                  </w:rPr>
                                </w:pPr>
                                <w:ins w:id="3043" w:author="作成者">
                                  <w:r>
                                    <w:rPr>
                                      <w:rFonts w:hint="eastAsia"/>
                                    </w:rPr>
                                    <w:t>2</w:t>
                                  </w:r>
                                </w:ins>
                              </w:p>
                            </w:tc>
                          </w:tr>
                        </w:tbl>
                        <w:p w14:paraId="4D287F15" w14:textId="77777777" w:rsidR="007B5626" w:rsidRDefault="007B5626" w:rsidP="00366ECC">
                          <w:pPr>
                            <w:jc w:val="left"/>
                            <w:rPr>
                              <w:ins w:id="3044" w:author="作成者"/>
                              <w:sz w:val="20"/>
                              <w:szCs w:val="20"/>
                            </w:rPr>
                          </w:pPr>
                        </w:p>
                        <w:p w14:paraId="0BC1827C" w14:textId="705BB532" w:rsidR="007B5626" w:rsidRDefault="007B5626" w:rsidP="00366ECC">
                          <w:pPr>
                            <w:jc w:val="left"/>
                            <w:rPr>
                              <w:sz w:val="20"/>
                              <w:szCs w:val="20"/>
                            </w:rPr>
                          </w:pPr>
                        </w:p>
                        <w:p w14:paraId="09433F4C" w14:textId="77777777" w:rsidR="007B5626" w:rsidRDefault="007B5626" w:rsidP="00366ECC">
                          <w:pPr>
                            <w:jc w:val="left"/>
                            <w:rPr>
                              <w:ins w:id="3045" w:author="作成者"/>
                              <w:sz w:val="20"/>
                              <w:szCs w:val="20"/>
                            </w:rPr>
                          </w:pPr>
                        </w:p>
                        <w:p w14:paraId="19B7830D" w14:textId="7E3C62A5" w:rsidR="007B5626" w:rsidRPr="0088327F" w:rsidRDefault="007B5626" w:rsidP="00366ECC">
                          <w:pPr>
                            <w:jc w:val="left"/>
                            <w:rPr>
                              <w:ins w:id="3046" w:author="作成者"/>
                              <w:b/>
                              <w:sz w:val="20"/>
                              <w:szCs w:val="20"/>
                            </w:rPr>
                          </w:pPr>
                          <w:ins w:id="3047" w:author="作成者">
                            <w:r>
                              <w:rPr>
                                <w:rFonts w:hint="eastAsia"/>
                                <w:sz w:val="20"/>
                                <w:szCs w:val="20"/>
                              </w:rPr>
                              <w:t xml:space="preserve">        </w:t>
                            </w:r>
                          </w:ins>
                          <w:r>
                            <w:rPr>
                              <w:rFonts w:hint="eastAsia"/>
                              <w:b/>
                              <w:sz w:val="20"/>
                              <w:szCs w:val="20"/>
                            </w:rPr>
                            <w:t>Substitute value auto registration settings/Substitute value list</w:t>
                          </w:r>
                        </w:p>
                        <w:tbl>
                          <w:tblPr>
                            <w:tblStyle w:val="ab"/>
                            <w:tblW w:w="8254" w:type="dxa"/>
                            <w:tblInd w:w="956" w:type="dxa"/>
                            <w:tblLook w:val="04A0" w:firstRow="1" w:lastRow="0" w:firstColumn="1" w:lastColumn="0" w:noHBand="0" w:noVBand="1"/>
                          </w:tblPr>
                          <w:tblGrid>
                            <w:gridCol w:w="704"/>
                            <w:gridCol w:w="1291"/>
                            <w:gridCol w:w="1291"/>
                            <w:gridCol w:w="2442"/>
                            <w:gridCol w:w="1253"/>
                            <w:gridCol w:w="1273"/>
                          </w:tblGrid>
                          <w:tr w:rsidR="007B5626" w14:paraId="5DB2F6DC" w14:textId="77777777" w:rsidTr="00DD1144">
                            <w:trPr>
                              <w:ins w:id="3048" w:author="作成者"/>
                            </w:trPr>
                            <w:tc>
                              <w:tcPr>
                                <w:tcW w:w="704" w:type="dxa"/>
                                <w:tcBorders>
                                  <w:bottom w:val="single" w:sz="4" w:space="0" w:color="auto"/>
                                </w:tcBorders>
                                <w:shd w:val="clear" w:color="auto" w:fill="002060"/>
                              </w:tcPr>
                              <w:p w14:paraId="302B3F73" w14:textId="53BA4303" w:rsidR="007B5626" w:rsidRPr="00D8673D" w:rsidRDefault="007B5626" w:rsidP="00DD1144">
                                <w:pPr>
                                  <w:pStyle w:val="a9"/>
                                  <w:ind w:leftChars="0" w:left="0"/>
                                  <w:jc w:val="left"/>
                                  <w:rPr>
                                    <w:ins w:id="3049" w:author="作成者"/>
                                    <w:b/>
                                    <w:color w:val="FFFFFF" w:themeColor="background1"/>
                                    <w:sz w:val="16"/>
                                    <w:szCs w:val="16"/>
                                  </w:rPr>
                                </w:pPr>
                                <w:r w:rsidRPr="00D8673D">
                                  <w:rPr>
                                    <w:rFonts w:hint="eastAsia"/>
                                    <w:b/>
                                    <w:color w:val="FFFFFF" w:themeColor="background1"/>
                                    <w:sz w:val="16"/>
                                    <w:szCs w:val="16"/>
                                  </w:rPr>
                                  <w:t>Item No.</w:t>
                                </w:r>
                              </w:p>
                            </w:tc>
                            <w:tc>
                              <w:tcPr>
                                <w:tcW w:w="1291" w:type="dxa"/>
                                <w:tcBorders>
                                  <w:bottom w:val="single" w:sz="4" w:space="0" w:color="auto"/>
                                </w:tcBorders>
                                <w:shd w:val="clear" w:color="auto" w:fill="002060"/>
                              </w:tcPr>
                              <w:p w14:paraId="062DDB53" w14:textId="2AFF493D" w:rsidR="007B5626" w:rsidRPr="00D8673D" w:rsidRDefault="007B5626" w:rsidP="00DD1144">
                                <w:pPr>
                                  <w:pStyle w:val="a9"/>
                                  <w:ind w:leftChars="0" w:left="0"/>
                                  <w:jc w:val="left"/>
                                  <w:rPr>
                                    <w:ins w:id="3050" w:author="作成者"/>
                                    <w:b/>
                                    <w:color w:val="FFFFFF" w:themeColor="background1"/>
                                    <w:sz w:val="16"/>
                                    <w:szCs w:val="16"/>
                                  </w:rPr>
                                </w:pPr>
                                <w:r w:rsidRPr="00D8673D">
                                  <w:rPr>
                                    <w:rFonts w:hint="eastAsia"/>
                                    <w:b/>
                                    <w:color w:val="FFFFFF" w:themeColor="background1"/>
                                    <w:sz w:val="16"/>
                                    <w:szCs w:val="16"/>
                                  </w:rPr>
                                  <w:t>Variable name</w:t>
                                </w:r>
                              </w:p>
                            </w:tc>
                            <w:tc>
                              <w:tcPr>
                                <w:tcW w:w="1291" w:type="dxa"/>
                                <w:shd w:val="clear" w:color="auto" w:fill="002060"/>
                              </w:tcPr>
                              <w:p w14:paraId="2843A9A3" w14:textId="2C7E1166" w:rsidR="007B5626" w:rsidRPr="00D8673D" w:rsidRDefault="007B5626" w:rsidP="00DD1144">
                                <w:pPr>
                                  <w:pStyle w:val="a9"/>
                                  <w:ind w:leftChars="0" w:left="0"/>
                                  <w:jc w:val="left"/>
                                  <w:rPr>
                                    <w:ins w:id="3051" w:author="作成者"/>
                                    <w:b/>
                                    <w:color w:val="FFFFFF" w:themeColor="background1"/>
                                    <w:sz w:val="16"/>
                                    <w:szCs w:val="16"/>
                                  </w:rPr>
                                </w:pPr>
                                <w:r w:rsidRPr="00D8673D">
                                  <w:rPr>
                                    <w:rFonts w:hint="eastAsia"/>
                                    <w:b/>
                                    <w:sz w:val="16"/>
                                    <w:szCs w:val="16"/>
                                  </w:rPr>
                                  <w:t>HCL SETTINGS</w:t>
                                </w:r>
                              </w:p>
                            </w:tc>
                            <w:tc>
                              <w:tcPr>
                                <w:tcW w:w="2442" w:type="dxa"/>
                                <w:shd w:val="clear" w:color="auto" w:fill="002060"/>
                              </w:tcPr>
                              <w:p w14:paraId="46CFABAE" w14:textId="1D6921F6" w:rsidR="007B5626" w:rsidRPr="00D8673D" w:rsidRDefault="007B5626" w:rsidP="00DD1144">
                                <w:pPr>
                                  <w:pStyle w:val="a9"/>
                                  <w:ind w:leftChars="0" w:left="0"/>
                                  <w:jc w:val="left"/>
                                  <w:rPr>
                                    <w:ins w:id="3052" w:author="作成者"/>
                                    <w:b/>
                                    <w:color w:val="FFFFFF" w:themeColor="background1"/>
                                    <w:sz w:val="16"/>
                                    <w:szCs w:val="16"/>
                                  </w:rPr>
                                </w:pPr>
                                <w:r w:rsidRPr="00D8673D">
                                  <w:rPr>
                                    <w:rFonts w:hint="eastAsia"/>
                                    <w:b/>
                                    <w:color w:val="FFFFFF" w:themeColor="background1"/>
                                    <w:sz w:val="16"/>
                                    <w:szCs w:val="16"/>
                                  </w:rPr>
                                  <w:t>Member variable</w:t>
                                </w:r>
                              </w:p>
                            </w:tc>
                            <w:tc>
                              <w:tcPr>
                                <w:tcW w:w="1253" w:type="dxa"/>
                                <w:shd w:val="clear" w:color="auto" w:fill="002060"/>
                              </w:tcPr>
                              <w:p w14:paraId="27FA0768" w14:textId="118DE693" w:rsidR="007B5626" w:rsidRPr="00D8673D" w:rsidRDefault="007B5626" w:rsidP="00DD1144">
                                <w:pPr>
                                  <w:pStyle w:val="a9"/>
                                  <w:ind w:leftChars="0" w:left="0"/>
                                  <w:jc w:val="left"/>
                                  <w:rPr>
                                    <w:ins w:id="3053" w:author="作成者"/>
                                    <w:b/>
                                    <w:color w:val="FFFFFF" w:themeColor="background1"/>
                                    <w:sz w:val="16"/>
                                    <w:szCs w:val="16"/>
                                  </w:rPr>
                                </w:pPr>
                                <w:r w:rsidRPr="00D8673D">
                                  <w:rPr>
                                    <w:rFonts w:hint="eastAsia"/>
                                    <w:b/>
                                    <w:color w:val="FFFFFF" w:themeColor="background1"/>
                                    <w:sz w:val="16"/>
                                    <w:szCs w:val="16"/>
                                  </w:rPr>
                                  <w:t>Substitute order</w:t>
                                </w:r>
                              </w:p>
                            </w:tc>
                            <w:tc>
                              <w:tcPr>
                                <w:tcW w:w="1273" w:type="dxa"/>
                                <w:shd w:val="clear" w:color="auto" w:fill="002060"/>
                              </w:tcPr>
                              <w:p w14:paraId="3DFAE86A" w14:textId="6C49FA72" w:rsidR="007B5626" w:rsidRPr="00D8673D" w:rsidRDefault="007B5626" w:rsidP="00DD1144">
                                <w:pPr>
                                  <w:pStyle w:val="a9"/>
                                  <w:ind w:leftChars="0" w:left="0"/>
                                  <w:jc w:val="left"/>
                                  <w:rPr>
                                    <w:ins w:id="3054" w:author="作成者"/>
                                    <w:b/>
                                    <w:color w:val="FFFFFF" w:themeColor="background1"/>
                                    <w:sz w:val="16"/>
                                    <w:szCs w:val="16"/>
                                  </w:rPr>
                                </w:pPr>
                                <w:r w:rsidRPr="00D8673D">
                                  <w:rPr>
                                    <w:rFonts w:hint="eastAsia"/>
                                    <w:b/>
                                    <w:color w:val="FFFFFF" w:themeColor="background1"/>
                                    <w:sz w:val="16"/>
                                    <w:szCs w:val="16"/>
                                  </w:rPr>
                                  <w:t>Specific value</w:t>
                                </w:r>
                              </w:p>
                            </w:tc>
                          </w:tr>
                          <w:tr w:rsidR="007B5626" w14:paraId="5CB7D370" w14:textId="77777777" w:rsidTr="00DD1144">
                            <w:trPr>
                              <w:ins w:id="3055" w:author="作成者"/>
                            </w:trPr>
                            <w:tc>
                              <w:tcPr>
                                <w:tcW w:w="704" w:type="dxa"/>
                                <w:tcBorders>
                                  <w:bottom w:val="single" w:sz="4" w:space="0" w:color="auto"/>
                                </w:tcBorders>
                              </w:tcPr>
                              <w:p w14:paraId="35B53349" w14:textId="77777777" w:rsidR="007B5626" w:rsidRPr="00D8673D" w:rsidRDefault="007B5626" w:rsidP="00455654">
                                <w:pPr>
                                  <w:pStyle w:val="a9"/>
                                  <w:ind w:leftChars="0" w:left="0"/>
                                  <w:jc w:val="left"/>
                                  <w:rPr>
                                    <w:ins w:id="3056" w:author="作成者"/>
                                    <w:sz w:val="16"/>
                                    <w:szCs w:val="16"/>
                                  </w:rPr>
                                </w:pPr>
                                <w:ins w:id="3057" w:author="作成者">
                                  <w:r w:rsidRPr="00D8673D">
                                    <w:rPr>
                                      <w:rFonts w:hint="eastAsia"/>
                                      <w:sz w:val="16"/>
                                      <w:szCs w:val="16"/>
                                    </w:rPr>
                                    <w:t>1</w:t>
                                  </w:r>
                                </w:ins>
                              </w:p>
                            </w:tc>
                            <w:tc>
                              <w:tcPr>
                                <w:tcW w:w="1291" w:type="dxa"/>
                                <w:tcBorders>
                                  <w:bottom w:val="single" w:sz="4" w:space="0" w:color="auto"/>
                                </w:tcBorders>
                              </w:tcPr>
                              <w:p w14:paraId="037D3770" w14:textId="77777777" w:rsidR="007B5626" w:rsidRPr="00D8673D" w:rsidRDefault="007B5626" w:rsidP="00455654">
                                <w:pPr>
                                  <w:pStyle w:val="a9"/>
                                  <w:ind w:leftChars="0" w:left="0"/>
                                  <w:jc w:val="left"/>
                                  <w:rPr>
                                    <w:ins w:id="3058" w:author="作成者"/>
                                    <w:sz w:val="16"/>
                                    <w:szCs w:val="16"/>
                                  </w:rPr>
                                </w:pPr>
                                <w:proofErr w:type="spellStart"/>
                                <w:ins w:id="3059" w:author="作成者">
                                  <w:r w:rsidRPr="00D8673D">
                                    <w:rPr>
                                      <w:rFonts w:hint="eastAsia"/>
                                      <w:sz w:val="16"/>
                                      <w:szCs w:val="16"/>
                                    </w:rPr>
                                    <w:t>V</w:t>
                                  </w:r>
                                  <w:r w:rsidRPr="00D8673D">
                                    <w:rPr>
                                      <w:sz w:val="16"/>
                                      <w:szCs w:val="16"/>
                                    </w:rPr>
                                    <w:t>AR_hoge</w:t>
                                  </w:r>
                                  <w:proofErr w:type="spellEnd"/>
                                </w:ins>
                              </w:p>
                            </w:tc>
                            <w:tc>
                              <w:tcPr>
                                <w:tcW w:w="1291" w:type="dxa"/>
                                <w:tcBorders>
                                  <w:bottom w:val="single" w:sz="4" w:space="0" w:color="auto"/>
                                </w:tcBorders>
                              </w:tcPr>
                              <w:p w14:paraId="75C474D6" w14:textId="77777777" w:rsidR="007B5626" w:rsidRPr="00D8673D" w:rsidRDefault="007B5626" w:rsidP="00455654">
                                <w:pPr>
                                  <w:pStyle w:val="a9"/>
                                  <w:ind w:leftChars="0" w:left="0"/>
                                  <w:jc w:val="left"/>
                                  <w:rPr>
                                    <w:ins w:id="3060" w:author="作成者"/>
                                    <w:sz w:val="16"/>
                                    <w:szCs w:val="16"/>
                                  </w:rPr>
                                </w:pPr>
                                <w:ins w:id="3061" w:author="作成者">
                                  <w:r w:rsidRPr="00D8673D">
                                    <w:rPr>
                                      <w:sz w:val="16"/>
                                      <w:szCs w:val="16"/>
                                    </w:rPr>
                                    <w:t>OFF</w:t>
                                  </w:r>
                                </w:ins>
                              </w:p>
                            </w:tc>
                            <w:tc>
                              <w:tcPr>
                                <w:tcW w:w="2442" w:type="dxa"/>
                                <w:tcBorders>
                                  <w:bottom w:val="single" w:sz="4" w:space="0" w:color="auto"/>
                                </w:tcBorders>
                              </w:tcPr>
                              <w:p w14:paraId="0CC33BF1" w14:textId="77777777" w:rsidR="007B5626" w:rsidRPr="00D8673D" w:rsidRDefault="007B5626" w:rsidP="00455654">
                                <w:pPr>
                                  <w:pStyle w:val="a9"/>
                                  <w:ind w:leftChars="0" w:left="0"/>
                                  <w:jc w:val="left"/>
                                  <w:rPr>
                                    <w:ins w:id="3062" w:author="作成者"/>
                                    <w:sz w:val="16"/>
                                    <w:szCs w:val="16"/>
                                  </w:rPr>
                                </w:pPr>
                                <w:ins w:id="3063" w:author="作成者">
                                  <w:r w:rsidRPr="00D8673D">
                                    <w:rPr>
                                      <w:sz w:val="16"/>
                                      <w:szCs w:val="16"/>
                                    </w:rPr>
                                    <w:t>FRUIT.[0].NAME</w:t>
                                  </w:r>
                                </w:ins>
                              </w:p>
                            </w:tc>
                            <w:tc>
                              <w:tcPr>
                                <w:tcW w:w="1253" w:type="dxa"/>
                              </w:tcPr>
                              <w:p w14:paraId="38DF4C51" w14:textId="3E5AFD7D" w:rsidR="007B5626" w:rsidRPr="00D8673D" w:rsidRDefault="007B5626" w:rsidP="00455654">
                                <w:pPr>
                                  <w:pStyle w:val="a9"/>
                                  <w:ind w:leftChars="0" w:left="0"/>
                                  <w:jc w:val="left"/>
                                  <w:rPr>
                                    <w:ins w:id="3064" w:author="作成者"/>
                                    <w:sz w:val="12"/>
                                    <w:szCs w:val="12"/>
                                  </w:rPr>
                                </w:pPr>
                                <w:r w:rsidRPr="00D8673D">
                                  <w:rPr>
                                    <w:rFonts w:hint="eastAsia"/>
                                    <w:sz w:val="12"/>
                                    <w:szCs w:val="12"/>
                                  </w:rPr>
                                  <w:t>No input required</w:t>
                                </w:r>
                              </w:p>
                            </w:tc>
                            <w:tc>
                              <w:tcPr>
                                <w:tcW w:w="1273" w:type="dxa"/>
                              </w:tcPr>
                              <w:p w14:paraId="697F8901" w14:textId="6428C730" w:rsidR="007B5626" w:rsidRPr="00D8673D" w:rsidRDefault="007B5626" w:rsidP="00455654">
                                <w:pPr>
                                  <w:pStyle w:val="a9"/>
                                  <w:ind w:leftChars="0" w:left="0"/>
                                  <w:jc w:val="left"/>
                                  <w:rPr>
                                    <w:ins w:id="3065" w:author="作成者"/>
                                    <w:sz w:val="16"/>
                                    <w:szCs w:val="16"/>
                                  </w:rPr>
                                </w:pPr>
                                <w:r>
                                  <w:rPr>
                                    <w:rFonts w:hint="eastAsia"/>
                                    <w:sz w:val="16"/>
                                    <w:szCs w:val="16"/>
                                  </w:rPr>
                                  <w:t>Kiwi</w:t>
                                </w:r>
                              </w:p>
                            </w:tc>
                          </w:tr>
                          <w:tr w:rsidR="007B5626" w14:paraId="4E80BE0F" w14:textId="77777777" w:rsidTr="00DD1144">
                            <w:trPr>
                              <w:ins w:id="3066" w:author="作成者"/>
                            </w:trPr>
                            <w:tc>
                              <w:tcPr>
                                <w:tcW w:w="704" w:type="dxa"/>
                                <w:tcBorders>
                                  <w:top w:val="single" w:sz="4" w:space="0" w:color="auto"/>
                                  <w:left w:val="single" w:sz="4" w:space="0" w:color="auto"/>
                                  <w:bottom w:val="single" w:sz="4" w:space="0" w:color="auto"/>
                                  <w:right w:val="single" w:sz="4" w:space="0" w:color="auto"/>
                                </w:tcBorders>
                              </w:tcPr>
                              <w:p w14:paraId="133754FE" w14:textId="77777777" w:rsidR="007B5626" w:rsidRPr="00D8673D" w:rsidRDefault="007B5626" w:rsidP="00455654">
                                <w:pPr>
                                  <w:pStyle w:val="a9"/>
                                  <w:ind w:leftChars="0" w:left="0"/>
                                  <w:jc w:val="left"/>
                                  <w:rPr>
                                    <w:ins w:id="3067" w:author="作成者"/>
                                    <w:sz w:val="16"/>
                                    <w:szCs w:val="16"/>
                                  </w:rPr>
                                </w:pPr>
                                <w:ins w:id="3068" w:author="作成者">
                                  <w:r w:rsidRPr="00D8673D">
                                    <w:rPr>
                                      <w:rFonts w:hint="eastAsia"/>
                                      <w:sz w:val="16"/>
                                      <w:szCs w:val="16"/>
                                    </w:rPr>
                                    <w:t>2</w:t>
                                  </w:r>
                                </w:ins>
                              </w:p>
                            </w:tc>
                            <w:tc>
                              <w:tcPr>
                                <w:tcW w:w="1291" w:type="dxa"/>
                                <w:tcBorders>
                                  <w:top w:val="single" w:sz="4" w:space="0" w:color="auto"/>
                                  <w:left w:val="single" w:sz="4" w:space="0" w:color="auto"/>
                                  <w:bottom w:val="single" w:sz="4" w:space="0" w:color="auto"/>
                                  <w:right w:val="single" w:sz="4" w:space="0" w:color="auto"/>
                                </w:tcBorders>
                              </w:tcPr>
                              <w:p w14:paraId="4CC45DED" w14:textId="77777777" w:rsidR="007B5626" w:rsidRPr="00D8673D" w:rsidRDefault="007B5626" w:rsidP="00455654">
                                <w:pPr>
                                  <w:pStyle w:val="a9"/>
                                  <w:ind w:leftChars="0" w:left="0"/>
                                  <w:jc w:val="left"/>
                                  <w:rPr>
                                    <w:ins w:id="3069" w:author="作成者"/>
                                    <w:sz w:val="16"/>
                                    <w:szCs w:val="16"/>
                                  </w:rPr>
                                </w:pPr>
                                <w:proofErr w:type="spellStart"/>
                                <w:ins w:id="3070" w:author="作成者">
                                  <w:r w:rsidRPr="00D8673D">
                                    <w:rPr>
                                      <w:rFonts w:hint="eastAsia"/>
                                      <w:sz w:val="16"/>
                                      <w:szCs w:val="16"/>
                                    </w:rPr>
                                    <w:t>V</w:t>
                                  </w:r>
                                  <w:r w:rsidRPr="00D8673D">
                                    <w:rPr>
                                      <w:sz w:val="16"/>
                                      <w:szCs w:val="16"/>
                                    </w:rPr>
                                    <w:t>AR_hoge</w:t>
                                  </w:r>
                                  <w:proofErr w:type="spellEnd"/>
                                </w:ins>
                              </w:p>
                            </w:tc>
                            <w:tc>
                              <w:tcPr>
                                <w:tcW w:w="1291" w:type="dxa"/>
                                <w:tcBorders>
                                  <w:left w:val="single" w:sz="4" w:space="0" w:color="auto"/>
                                  <w:bottom w:val="single" w:sz="4" w:space="0" w:color="auto"/>
                                  <w:right w:val="single" w:sz="4" w:space="0" w:color="auto"/>
                                </w:tcBorders>
                              </w:tcPr>
                              <w:p w14:paraId="24543C25" w14:textId="77777777" w:rsidR="007B5626" w:rsidRPr="00D8673D" w:rsidRDefault="007B5626" w:rsidP="00455654">
                                <w:pPr>
                                  <w:pStyle w:val="a9"/>
                                  <w:ind w:leftChars="0" w:left="0"/>
                                  <w:jc w:val="left"/>
                                  <w:rPr>
                                    <w:ins w:id="3071" w:author="作成者"/>
                                    <w:sz w:val="16"/>
                                    <w:szCs w:val="16"/>
                                  </w:rPr>
                                </w:pPr>
                                <w:ins w:id="3072" w:author="作成者">
                                  <w:r w:rsidRPr="00D8673D">
                                    <w:rPr>
                                      <w:sz w:val="16"/>
                                      <w:szCs w:val="16"/>
                                    </w:rPr>
                                    <w:t>OFF</w:t>
                                  </w:r>
                                </w:ins>
                              </w:p>
                            </w:tc>
                            <w:tc>
                              <w:tcPr>
                                <w:tcW w:w="2442" w:type="dxa"/>
                                <w:tcBorders>
                                  <w:left w:val="single" w:sz="4" w:space="0" w:color="auto"/>
                                  <w:bottom w:val="single" w:sz="4" w:space="0" w:color="auto"/>
                                </w:tcBorders>
                              </w:tcPr>
                              <w:p w14:paraId="4E941242" w14:textId="77777777" w:rsidR="007B5626" w:rsidRPr="00D8673D" w:rsidRDefault="007B5626" w:rsidP="00455654">
                                <w:pPr>
                                  <w:pStyle w:val="a9"/>
                                  <w:ind w:leftChars="0" w:left="0"/>
                                  <w:jc w:val="left"/>
                                  <w:rPr>
                                    <w:ins w:id="3073" w:author="作成者"/>
                                    <w:sz w:val="16"/>
                                    <w:szCs w:val="16"/>
                                  </w:rPr>
                                </w:pPr>
                                <w:ins w:id="3074" w:author="作成者">
                                  <w:r w:rsidRPr="00D8673D">
                                    <w:rPr>
                                      <w:sz w:val="16"/>
                                      <w:szCs w:val="16"/>
                                    </w:rPr>
                                    <w:t>FRUIT.[0].PRICE</w:t>
                                  </w:r>
                                </w:ins>
                              </w:p>
                            </w:tc>
                            <w:tc>
                              <w:tcPr>
                                <w:tcW w:w="1253" w:type="dxa"/>
                              </w:tcPr>
                              <w:p w14:paraId="218D5E5F" w14:textId="0D00B6BE" w:rsidR="007B5626" w:rsidRPr="00D8673D" w:rsidRDefault="007B5626" w:rsidP="00455654">
                                <w:pPr>
                                  <w:pStyle w:val="a9"/>
                                  <w:ind w:leftChars="0" w:left="0"/>
                                  <w:jc w:val="left"/>
                                  <w:rPr>
                                    <w:ins w:id="3075" w:author="作成者"/>
                                    <w:sz w:val="12"/>
                                    <w:szCs w:val="12"/>
                                  </w:rPr>
                                </w:pPr>
                                <w:r w:rsidRPr="00D8673D">
                                  <w:rPr>
                                    <w:rFonts w:hint="eastAsia"/>
                                    <w:sz w:val="12"/>
                                    <w:szCs w:val="12"/>
                                  </w:rPr>
                                  <w:t>No input required</w:t>
                                </w:r>
                              </w:p>
                            </w:tc>
                            <w:tc>
                              <w:tcPr>
                                <w:tcW w:w="1273" w:type="dxa"/>
                              </w:tcPr>
                              <w:p w14:paraId="476A27AC" w14:textId="77777777" w:rsidR="007B5626" w:rsidRPr="00D8673D" w:rsidRDefault="007B5626" w:rsidP="00455654">
                                <w:pPr>
                                  <w:pStyle w:val="a9"/>
                                  <w:ind w:leftChars="0" w:left="0"/>
                                  <w:jc w:val="left"/>
                                  <w:rPr>
                                    <w:ins w:id="3076" w:author="作成者"/>
                                    <w:sz w:val="16"/>
                                    <w:szCs w:val="16"/>
                                  </w:rPr>
                                </w:pPr>
                                <w:ins w:id="3077" w:author="作成者">
                                  <w:r w:rsidRPr="00D8673D">
                                    <w:rPr>
                                      <w:sz w:val="16"/>
                                      <w:szCs w:val="16"/>
                                    </w:rPr>
                                    <w:t>200</w:t>
                                  </w:r>
                                </w:ins>
                              </w:p>
                            </w:tc>
                          </w:tr>
                          <w:tr w:rsidR="007B5626" w14:paraId="17E8E8D4" w14:textId="77777777" w:rsidTr="00DD1144">
                            <w:trPr>
                              <w:ins w:id="3078" w:author="作成者"/>
                            </w:trPr>
                            <w:tc>
                              <w:tcPr>
                                <w:tcW w:w="704" w:type="dxa"/>
                                <w:tcBorders>
                                  <w:top w:val="single" w:sz="4" w:space="0" w:color="auto"/>
                                  <w:left w:val="single" w:sz="4" w:space="0" w:color="auto"/>
                                  <w:bottom w:val="single" w:sz="4" w:space="0" w:color="auto"/>
                                  <w:right w:val="single" w:sz="4" w:space="0" w:color="auto"/>
                                </w:tcBorders>
                              </w:tcPr>
                              <w:p w14:paraId="3C0837B7" w14:textId="77777777" w:rsidR="007B5626" w:rsidRPr="00D8673D" w:rsidRDefault="007B5626" w:rsidP="00455654">
                                <w:pPr>
                                  <w:pStyle w:val="a9"/>
                                  <w:ind w:leftChars="0" w:left="0"/>
                                  <w:jc w:val="left"/>
                                  <w:rPr>
                                    <w:ins w:id="3079" w:author="作成者"/>
                                    <w:sz w:val="16"/>
                                    <w:szCs w:val="16"/>
                                  </w:rPr>
                                </w:pPr>
                                <w:ins w:id="3080" w:author="作成者">
                                  <w:r w:rsidRPr="00D8673D">
                                    <w:rPr>
                                      <w:rFonts w:hint="eastAsia"/>
                                      <w:sz w:val="16"/>
                                      <w:szCs w:val="16"/>
                                    </w:rPr>
                                    <w:t>3</w:t>
                                  </w:r>
                                </w:ins>
                              </w:p>
                            </w:tc>
                            <w:tc>
                              <w:tcPr>
                                <w:tcW w:w="1291" w:type="dxa"/>
                                <w:tcBorders>
                                  <w:top w:val="single" w:sz="4" w:space="0" w:color="auto"/>
                                  <w:left w:val="single" w:sz="4" w:space="0" w:color="auto"/>
                                  <w:bottom w:val="single" w:sz="4" w:space="0" w:color="auto"/>
                                  <w:right w:val="single" w:sz="4" w:space="0" w:color="auto"/>
                                </w:tcBorders>
                              </w:tcPr>
                              <w:p w14:paraId="224E4166" w14:textId="77777777" w:rsidR="007B5626" w:rsidRPr="00D8673D" w:rsidRDefault="007B5626" w:rsidP="00455654">
                                <w:pPr>
                                  <w:pStyle w:val="a9"/>
                                  <w:ind w:leftChars="0" w:left="0"/>
                                  <w:jc w:val="left"/>
                                  <w:rPr>
                                    <w:ins w:id="3081" w:author="作成者"/>
                                    <w:sz w:val="16"/>
                                    <w:szCs w:val="16"/>
                                  </w:rPr>
                                </w:pPr>
                                <w:proofErr w:type="spellStart"/>
                                <w:ins w:id="3082" w:author="作成者">
                                  <w:r w:rsidRPr="00D8673D">
                                    <w:rPr>
                                      <w:rFonts w:hint="eastAsia"/>
                                      <w:sz w:val="16"/>
                                      <w:szCs w:val="16"/>
                                    </w:rPr>
                                    <w:t>V</w:t>
                                  </w:r>
                                  <w:r w:rsidRPr="00D8673D">
                                    <w:rPr>
                                      <w:sz w:val="16"/>
                                      <w:szCs w:val="16"/>
                                    </w:rPr>
                                    <w:t>AR_hoge</w:t>
                                  </w:r>
                                  <w:proofErr w:type="spellEnd"/>
                                </w:ins>
                              </w:p>
                            </w:tc>
                            <w:tc>
                              <w:tcPr>
                                <w:tcW w:w="1291" w:type="dxa"/>
                                <w:tcBorders>
                                  <w:left w:val="single" w:sz="4" w:space="0" w:color="auto"/>
                                  <w:right w:val="single" w:sz="4" w:space="0" w:color="auto"/>
                                </w:tcBorders>
                              </w:tcPr>
                              <w:p w14:paraId="2F2F9855" w14:textId="77777777" w:rsidR="007B5626" w:rsidRPr="00D8673D" w:rsidRDefault="007B5626" w:rsidP="00455654">
                                <w:pPr>
                                  <w:pStyle w:val="a9"/>
                                  <w:ind w:leftChars="0" w:left="0"/>
                                  <w:jc w:val="left"/>
                                  <w:rPr>
                                    <w:ins w:id="3083" w:author="作成者"/>
                                    <w:sz w:val="16"/>
                                    <w:szCs w:val="16"/>
                                  </w:rPr>
                                </w:pPr>
                                <w:ins w:id="3084" w:author="作成者">
                                  <w:r w:rsidRPr="00D8673D">
                                    <w:rPr>
                                      <w:sz w:val="16"/>
                                      <w:szCs w:val="16"/>
                                    </w:rPr>
                                    <w:t>OFF</w:t>
                                  </w:r>
                                </w:ins>
                              </w:p>
                            </w:tc>
                            <w:tc>
                              <w:tcPr>
                                <w:tcW w:w="2442" w:type="dxa"/>
                                <w:tcBorders>
                                  <w:left w:val="single" w:sz="4" w:space="0" w:color="auto"/>
                                </w:tcBorders>
                              </w:tcPr>
                              <w:p w14:paraId="4FF3CA26" w14:textId="77777777" w:rsidR="007B5626" w:rsidRPr="00D8673D" w:rsidRDefault="007B5626" w:rsidP="00455654">
                                <w:pPr>
                                  <w:pStyle w:val="a9"/>
                                  <w:ind w:leftChars="0" w:left="0"/>
                                  <w:jc w:val="left"/>
                                  <w:rPr>
                                    <w:ins w:id="3085" w:author="作成者"/>
                                    <w:sz w:val="16"/>
                                    <w:szCs w:val="16"/>
                                  </w:rPr>
                                </w:pPr>
                                <w:ins w:id="3086" w:author="作成者">
                                  <w:r w:rsidRPr="00D8673D">
                                    <w:rPr>
                                      <w:sz w:val="16"/>
                                      <w:szCs w:val="16"/>
                                    </w:rPr>
                                    <w:t>FRUIT.[1].NAME</w:t>
                                  </w:r>
                                </w:ins>
                              </w:p>
                            </w:tc>
                            <w:tc>
                              <w:tcPr>
                                <w:tcW w:w="1253" w:type="dxa"/>
                              </w:tcPr>
                              <w:p w14:paraId="569EE267" w14:textId="1AF748C5" w:rsidR="007B5626" w:rsidRPr="00D8673D" w:rsidRDefault="007B5626" w:rsidP="00455654">
                                <w:pPr>
                                  <w:pStyle w:val="a9"/>
                                  <w:ind w:leftChars="0" w:left="0"/>
                                  <w:jc w:val="left"/>
                                  <w:rPr>
                                    <w:ins w:id="3087" w:author="作成者"/>
                                    <w:sz w:val="12"/>
                                    <w:szCs w:val="12"/>
                                  </w:rPr>
                                </w:pPr>
                                <w:r w:rsidRPr="00D8673D">
                                  <w:rPr>
                                    <w:rFonts w:hint="eastAsia"/>
                                    <w:sz w:val="12"/>
                                    <w:szCs w:val="12"/>
                                  </w:rPr>
                                  <w:t>No input required</w:t>
                                </w:r>
                              </w:p>
                            </w:tc>
                            <w:tc>
                              <w:tcPr>
                                <w:tcW w:w="1273" w:type="dxa"/>
                              </w:tcPr>
                              <w:p w14:paraId="28607804" w14:textId="1840F61E" w:rsidR="007B5626" w:rsidRPr="00D8673D" w:rsidRDefault="007B5626" w:rsidP="00455654">
                                <w:pPr>
                                  <w:pStyle w:val="a9"/>
                                  <w:ind w:leftChars="0" w:left="0"/>
                                  <w:jc w:val="left"/>
                                  <w:rPr>
                                    <w:ins w:id="3088" w:author="作成者"/>
                                    <w:sz w:val="16"/>
                                    <w:szCs w:val="16"/>
                                  </w:rPr>
                                </w:pPr>
                                <w:r>
                                  <w:rPr>
                                    <w:rFonts w:hint="eastAsia"/>
                                    <w:sz w:val="16"/>
                                    <w:szCs w:val="16"/>
                                  </w:rPr>
                                  <w:t>G</w:t>
                                </w:r>
                                <w:r>
                                  <w:rPr>
                                    <w:sz w:val="16"/>
                                    <w:szCs w:val="16"/>
                                  </w:rPr>
                                  <w:t>rape</w:t>
                                </w:r>
                              </w:p>
                            </w:tc>
                          </w:tr>
                          <w:tr w:rsidR="007B5626" w14:paraId="02DF86EF" w14:textId="77777777" w:rsidTr="00DD1144">
                            <w:trPr>
                              <w:ins w:id="3089" w:author="作成者"/>
                            </w:trPr>
                            <w:tc>
                              <w:tcPr>
                                <w:tcW w:w="704" w:type="dxa"/>
                                <w:tcBorders>
                                  <w:top w:val="single" w:sz="4" w:space="0" w:color="auto"/>
                                  <w:left w:val="single" w:sz="4" w:space="0" w:color="auto"/>
                                  <w:bottom w:val="single" w:sz="4" w:space="0" w:color="auto"/>
                                  <w:right w:val="single" w:sz="4" w:space="0" w:color="auto"/>
                                </w:tcBorders>
                              </w:tcPr>
                              <w:p w14:paraId="5D38C968" w14:textId="77777777" w:rsidR="007B5626" w:rsidRPr="00D8673D" w:rsidRDefault="007B5626" w:rsidP="00455654">
                                <w:pPr>
                                  <w:pStyle w:val="a9"/>
                                  <w:ind w:leftChars="0" w:left="0"/>
                                  <w:jc w:val="left"/>
                                  <w:rPr>
                                    <w:ins w:id="3090" w:author="作成者"/>
                                    <w:sz w:val="16"/>
                                    <w:szCs w:val="16"/>
                                  </w:rPr>
                                </w:pPr>
                                <w:ins w:id="3091" w:author="作成者">
                                  <w:r w:rsidRPr="00D8673D">
                                    <w:rPr>
                                      <w:rFonts w:hint="eastAsia"/>
                                      <w:sz w:val="16"/>
                                      <w:szCs w:val="16"/>
                                    </w:rPr>
                                    <w:t>4</w:t>
                                  </w:r>
                                </w:ins>
                              </w:p>
                            </w:tc>
                            <w:tc>
                              <w:tcPr>
                                <w:tcW w:w="1291" w:type="dxa"/>
                                <w:tcBorders>
                                  <w:top w:val="single" w:sz="4" w:space="0" w:color="auto"/>
                                  <w:left w:val="single" w:sz="4" w:space="0" w:color="auto"/>
                                  <w:bottom w:val="single" w:sz="4" w:space="0" w:color="auto"/>
                                  <w:right w:val="single" w:sz="4" w:space="0" w:color="auto"/>
                                </w:tcBorders>
                              </w:tcPr>
                              <w:p w14:paraId="6693840E" w14:textId="77777777" w:rsidR="007B5626" w:rsidRPr="00D8673D" w:rsidRDefault="007B5626" w:rsidP="00455654">
                                <w:pPr>
                                  <w:pStyle w:val="a9"/>
                                  <w:ind w:leftChars="0" w:left="0"/>
                                  <w:jc w:val="left"/>
                                  <w:rPr>
                                    <w:ins w:id="3092" w:author="作成者"/>
                                    <w:sz w:val="16"/>
                                    <w:szCs w:val="16"/>
                                  </w:rPr>
                                </w:pPr>
                                <w:proofErr w:type="spellStart"/>
                                <w:ins w:id="3093" w:author="作成者">
                                  <w:r w:rsidRPr="00D8673D">
                                    <w:rPr>
                                      <w:rFonts w:hint="eastAsia"/>
                                      <w:sz w:val="16"/>
                                      <w:szCs w:val="16"/>
                                    </w:rPr>
                                    <w:t>V</w:t>
                                  </w:r>
                                  <w:r w:rsidRPr="00D8673D">
                                    <w:rPr>
                                      <w:sz w:val="16"/>
                                      <w:szCs w:val="16"/>
                                    </w:rPr>
                                    <w:t>AR_hoge</w:t>
                                  </w:r>
                                  <w:proofErr w:type="spellEnd"/>
                                </w:ins>
                              </w:p>
                            </w:tc>
                            <w:tc>
                              <w:tcPr>
                                <w:tcW w:w="1291" w:type="dxa"/>
                                <w:tcBorders>
                                  <w:left w:val="single" w:sz="4" w:space="0" w:color="auto"/>
                                  <w:bottom w:val="single" w:sz="4" w:space="0" w:color="auto"/>
                                  <w:right w:val="single" w:sz="4" w:space="0" w:color="auto"/>
                                </w:tcBorders>
                              </w:tcPr>
                              <w:p w14:paraId="443DEECB" w14:textId="77777777" w:rsidR="007B5626" w:rsidRPr="00D8673D" w:rsidRDefault="007B5626" w:rsidP="00455654">
                                <w:pPr>
                                  <w:pStyle w:val="a9"/>
                                  <w:ind w:leftChars="0" w:left="0"/>
                                  <w:jc w:val="left"/>
                                  <w:rPr>
                                    <w:ins w:id="3094" w:author="作成者"/>
                                    <w:sz w:val="16"/>
                                    <w:szCs w:val="16"/>
                                  </w:rPr>
                                </w:pPr>
                                <w:ins w:id="3095" w:author="作成者">
                                  <w:r w:rsidRPr="00D8673D">
                                    <w:rPr>
                                      <w:sz w:val="16"/>
                                      <w:szCs w:val="16"/>
                                    </w:rPr>
                                    <w:t>OFF</w:t>
                                  </w:r>
                                </w:ins>
                              </w:p>
                            </w:tc>
                            <w:tc>
                              <w:tcPr>
                                <w:tcW w:w="2442" w:type="dxa"/>
                                <w:tcBorders>
                                  <w:left w:val="single" w:sz="4" w:space="0" w:color="auto"/>
                                  <w:bottom w:val="single" w:sz="4" w:space="0" w:color="auto"/>
                                </w:tcBorders>
                              </w:tcPr>
                              <w:p w14:paraId="16FEB631" w14:textId="77777777" w:rsidR="007B5626" w:rsidRPr="00D8673D" w:rsidRDefault="007B5626" w:rsidP="00455654">
                                <w:pPr>
                                  <w:pStyle w:val="a9"/>
                                  <w:ind w:leftChars="0" w:left="0"/>
                                  <w:jc w:val="left"/>
                                  <w:rPr>
                                    <w:ins w:id="3096" w:author="作成者"/>
                                    <w:sz w:val="16"/>
                                    <w:szCs w:val="16"/>
                                  </w:rPr>
                                </w:pPr>
                                <w:ins w:id="3097" w:author="作成者">
                                  <w:r w:rsidRPr="00D8673D">
                                    <w:rPr>
                                      <w:sz w:val="16"/>
                                      <w:szCs w:val="16"/>
                                    </w:rPr>
                                    <w:t>FRUIT.[1].PRICE</w:t>
                                  </w:r>
                                </w:ins>
                              </w:p>
                            </w:tc>
                            <w:tc>
                              <w:tcPr>
                                <w:tcW w:w="1253" w:type="dxa"/>
                                <w:tcBorders>
                                  <w:bottom w:val="single" w:sz="4" w:space="0" w:color="auto"/>
                                </w:tcBorders>
                              </w:tcPr>
                              <w:p w14:paraId="44A0447A" w14:textId="34DC95A1" w:rsidR="007B5626" w:rsidRPr="00D8673D" w:rsidRDefault="007B5626" w:rsidP="00455654">
                                <w:pPr>
                                  <w:pStyle w:val="a9"/>
                                  <w:ind w:leftChars="0" w:left="0"/>
                                  <w:jc w:val="left"/>
                                  <w:rPr>
                                    <w:ins w:id="3098" w:author="作成者"/>
                                    <w:sz w:val="12"/>
                                    <w:szCs w:val="12"/>
                                  </w:rPr>
                                </w:pPr>
                                <w:r w:rsidRPr="00D8673D">
                                  <w:rPr>
                                    <w:rFonts w:hint="eastAsia"/>
                                    <w:sz w:val="12"/>
                                    <w:szCs w:val="12"/>
                                  </w:rPr>
                                  <w:t>No input required</w:t>
                                </w:r>
                              </w:p>
                            </w:tc>
                            <w:tc>
                              <w:tcPr>
                                <w:tcW w:w="1273" w:type="dxa"/>
                                <w:tcBorders>
                                  <w:bottom w:val="single" w:sz="4" w:space="0" w:color="auto"/>
                                </w:tcBorders>
                              </w:tcPr>
                              <w:p w14:paraId="536FCB85" w14:textId="77777777" w:rsidR="007B5626" w:rsidRPr="00D8673D" w:rsidRDefault="007B5626" w:rsidP="00455654">
                                <w:pPr>
                                  <w:pStyle w:val="a9"/>
                                  <w:ind w:leftChars="0" w:left="0"/>
                                  <w:jc w:val="left"/>
                                  <w:rPr>
                                    <w:ins w:id="3099" w:author="作成者"/>
                                    <w:sz w:val="16"/>
                                    <w:szCs w:val="16"/>
                                  </w:rPr>
                                </w:pPr>
                                <w:ins w:id="3100" w:author="作成者">
                                  <w:r w:rsidRPr="00D8673D">
                                    <w:rPr>
                                      <w:rFonts w:hint="eastAsia"/>
                                      <w:sz w:val="16"/>
                                      <w:szCs w:val="16"/>
                                    </w:rPr>
                                    <w:t>1000</w:t>
                                  </w:r>
                                </w:ins>
                              </w:p>
                            </w:tc>
                          </w:tr>
                          <w:tr w:rsidR="007B5626" w14:paraId="1EAEDB34" w14:textId="77777777" w:rsidTr="00DD1144">
                            <w:trPr>
                              <w:ins w:id="3101" w:author="作成者"/>
                            </w:trPr>
                            <w:tc>
                              <w:tcPr>
                                <w:tcW w:w="704" w:type="dxa"/>
                                <w:tcBorders>
                                  <w:top w:val="single" w:sz="4" w:space="0" w:color="auto"/>
                                  <w:left w:val="single" w:sz="4" w:space="0" w:color="auto"/>
                                  <w:bottom w:val="single" w:sz="4" w:space="0" w:color="auto"/>
                                  <w:right w:val="single" w:sz="4" w:space="0" w:color="auto"/>
                                </w:tcBorders>
                              </w:tcPr>
                              <w:p w14:paraId="54483B97" w14:textId="77777777" w:rsidR="007B5626" w:rsidRPr="00D8673D" w:rsidRDefault="007B5626" w:rsidP="00455654">
                                <w:pPr>
                                  <w:pStyle w:val="a9"/>
                                  <w:ind w:leftChars="0" w:left="0"/>
                                  <w:jc w:val="left"/>
                                  <w:rPr>
                                    <w:ins w:id="3102" w:author="作成者"/>
                                    <w:sz w:val="16"/>
                                    <w:szCs w:val="16"/>
                                  </w:rPr>
                                </w:pPr>
                                <w:ins w:id="3103" w:author="作成者">
                                  <w:r w:rsidRPr="00D8673D">
                                    <w:rPr>
                                      <w:rFonts w:hint="eastAsia"/>
                                      <w:sz w:val="16"/>
                                      <w:szCs w:val="16"/>
                                    </w:rPr>
                                    <w:t>5</w:t>
                                  </w:r>
                                </w:ins>
                              </w:p>
                            </w:tc>
                            <w:tc>
                              <w:tcPr>
                                <w:tcW w:w="1291" w:type="dxa"/>
                                <w:tcBorders>
                                  <w:top w:val="single" w:sz="4" w:space="0" w:color="auto"/>
                                  <w:left w:val="single" w:sz="4" w:space="0" w:color="auto"/>
                                  <w:bottom w:val="single" w:sz="4" w:space="0" w:color="auto"/>
                                  <w:right w:val="single" w:sz="4" w:space="0" w:color="auto"/>
                                </w:tcBorders>
                              </w:tcPr>
                              <w:p w14:paraId="7222F59C" w14:textId="77777777" w:rsidR="007B5626" w:rsidRPr="00D8673D" w:rsidRDefault="007B5626" w:rsidP="00455654">
                                <w:pPr>
                                  <w:pStyle w:val="a9"/>
                                  <w:ind w:leftChars="0" w:left="0"/>
                                  <w:jc w:val="left"/>
                                  <w:rPr>
                                    <w:ins w:id="3104" w:author="作成者"/>
                                    <w:sz w:val="16"/>
                                    <w:szCs w:val="16"/>
                                  </w:rPr>
                                </w:pPr>
                                <w:proofErr w:type="spellStart"/>
                                <w:ins w:id="3105" w:author="作成者">
                                  <w:r w:rsidRPr="00D8673D">
                                    <w:rPr>
                                      <w:rFonts w:hint="eastAsia"/>
                                      <w:sz w:val="16"/>
                                      <w:szCs w:val="16"/>
                                    </w:rPr>
                                    <w:t>V</w:t>
                                  </w:r>
                                  <w:r w:rsidRPr="00D8673D">
                                    <w:rPr>
                                      <w:sz w:val="16"/>
                                      <w:szCs w:val="16"/>
                                    </w:rPr>
                                    <w:t>AR_hoge</w:t>
                                  </w:r>
                                  <w:proofErr w:type="spellEnd"/>
                                </w:ins>
                              </w:p>
                            </w:tc>
                            <w:tc>
                              <w:tcPr>
                                <w:tcW w:w="1291" w:type="dxa"/>
                                <w:tcBorders>
                                  <w:left w:val="single" w:sz="4" w:space="0" w:color="auto"/>
                                  <w:bottom w:val="single" w:sz="4" w:space="0" w:color="auto"/>
                                  <w:right w:val="single" w:sz="4" w:space="0" w:color="auto"/>
                                </w:tcBorders>
                              </w:tcPr>
                              <w:p w14:paraId="423545C7" w14:textId="77777777" w:rsidR="007B5626" w:rsidRPr="00D8673D" w:rsidRDefault="007B5626" w:rsidP="00455654">
                                <w:pPr>
                                  <w:pStyle w:val="a9"/>
                                  <w:ind w:leftChars="0" w:left="0"/>
                                  <w:jc w:val="left"/>
                                  <w:rPr>
                                    <w:ins w:id="3106" w:author="作成者"/>
                                    <w:sz w:val="16"/>
                                    <w:szCs w:val="16"/>
                                  </w:rPr>
                                </w:pPr>
                                <w:ins w:id="3107" w:author="作成者">
                                  <w:r w:rsidRPr="00D8673D">
                                    <w:rPr>
                                      <w:sz w:val="16"/>
                                      <w:szCs w:val="16"/>
                                    </w:rPr>
                                    <w:t>OFF</w:t>
                                  </w:r>
                                </w:ins>
                              </w:p>
                            </w:tc>
                            <w:tc>
                              <w:tcPr>
                                <w:tcW w:w="2442" w:type="dxa"/>
                                <w:tcBorders>
                                  <w:left w:val="single" w:sz="4" w:space="0" w:color="auto"/>
                                  <w:bottom w:val="single" w:sz="4" w:space="0" w:color="auto"/>
                                </w:tcBorders>
                              </w:tcPr>
                              <w:p w14:paraId="10C2B08C" w14:textId="77777777" w:rsidR="007B5626" w:rsidRPr="00D8673D" w:rsidRDefault="007B5626" w:rsidP="00455654">
                                <w:pPr>
                                  <w:pStyle w:val="a9"/>
                                  <w:ind w:leftChars="0" w:left="0"/>
                                  <w:jc w:val="left"/>
                                  <w:rPr>
                                    <w:ins w:id="3108" w:author="作成者"/>
                                    <w:sz w:val="16"/>
                                    <w:szCs w:val="16"/>
                                  </w:rPr>
                                </w:pPr>
                                <w:ins w:id="3109" w:author="作成者">
                                  <w:r w:rsidRPr="00D8673D">
                                    <w:rPr>
                                      <w:sz w:val="16"/>
                                      <w:szCs w:val="16"/>
                                    </w:rPr>
                                    <w:t>VEGETABLE.[0].NAME</w:t>
                                  </w:r>
                                </w:ins>
                              </w:p>
                            </w:tc>
                            <w:tc>
                              <w:tcPr>
                                <w:tcW w:w="1253" w:type="dxa"/>
                                <w:tcBorders>
                                  <w:bottom w:val="single" w:sz="4" w:space="0" w:color="auto"/>
                                </w:tcBorders>
                              </w:tcPr>
                              <w:p w14:paraId="17FBA8C1" w14:textId="7C06E97A" w:rsidR="007B5626" w:rsidRPr="00D8673D" w:rsidRDefault="007B5626" w:rsidP="00455654">
                                <w:pPr>
                                  <w:pStyle w:val="a9"/>
                                  <w:ind w:leftChars="0" w:left="0"/>
                                  <w:jc w:val="left"/>
                                  <w:rPr>
                                    <w:ins w:id="3110" w:author="作成者"/>
                                    <w:sz w:val="12"/>
                                    <w:szCs w:val="12"/>
                                  </w:rPr>
                                </w:pPr>
                                <w:r w:rsidRPr="00D8673D">
                                  <w:rPr>
                                    <w:rFonts w:hint="eastAsia"/>
                                    <w:sz w:val="12"/>
                                    <w:szCs w:val="12"/>
                                  </w:rPr>
                                  <w:t>No input required</w:t>
                                </w:r>
                              </w:p>
                            </w:tc>
                            <w:tc>
                              <w:tcPr>
                                <w:tcW w:w="1273" w:type="dxa"/>
                                <w:tcBorders>
                                  <w:bottom w:val="single" w:sz="4" w:space="0" w:color="auto"/>
                                </w:tcBorders>
                              </w:tcPr>
                              <w:p w14:paraId="2C85A8F0" w14:textId="55C35D89" w:rsidR="007B5626" w:rsidRPr="00D8673D" w:rsidRDefault="007B5626" w:rsidP="00455654">
                                <w:pPr>
                                  <w:pStyle w:val="a9"/>
                                  <w:ind w:leftChars="0" w:left="0"/>
                                  <w:jc w:val="left"/>
                                  <w:rPr>
                                    <w:ins w:id="3111" w:author="作成者"/>
                                    <w:sz w:val="16"/>
                                    <w:szCs w:val="16"/>
                                  </w:rPr>
                                </w:pPr>
                                <w:r>
                                  <w:rPr>
                                    <w:rFonts w:hint="eastAsia"/>
                                    <w:sz w:val="16"/>
                                    <w:szCs w:val="16"/>
                                  </w:rPr>
                                  <w:t>Lettuce</w:t>
                                </w:r>
                              </w:p>
                            </w:tc>
                          </w:tr>
                          <w:tr w:rsidR="007B5626" w14:paraId="7687BABF" w14:textId="77777777" w:rsidTr="00DD1144">
                            <w:trPr>
                              <w:ins w:id="3112" w:author="作成者"/>
                            </w:trPr>
                            <w:tc>
                              <w:tcPr>
                                <w:tcW w:w="704" w:type="dxa"/>
                                <w:tcBorders>
                                  <w:top w:val="single" w:sz="4" w:space="0" w:color="auto"/>
                                  <w:left w:val="single" w:sz="4" w:space="0" w:color="auto"/>
                                  <w:bottom w:val="single" w:sz="4" w:space="0" w:color="auto"/>
                                  <w:right w:val="single" w:sz="4" w:space="0" w:color="auto"/>
                                </w:tcBorders>
                              </w:tcPr>
                              <w:p w14:paraId="351C0F77" w14:textId="77777777" w:rsidR="007B5626" w:rsidRPr="00D8673D" w:rsidRDefault="007B5626" w:rsidP="00455654">
                                <w:pPr>
                                  <w:pStyle w:val="a9"/>
                                  <w:ind w:leftChars="0" w:left="0"/>
                                  <w:jc w:val="left"/>
                                  <w:rPr>
                                    <w:ins w:id="3113" w:author="作成者"/>
                                    <w:sz w:val="16"/>
                                    <w:szCs w:val="16"/>
                                  </w:rPr>
                                </w:pPr>
                                <w:ins w:id="3114" w:author="作成者">
                                  <w:r w:rsidRPr="00D8673D">
                                    <w:rPr>
                                      <w:rFonts w:hint="eastAsia"/>
                                      <w:sz w:val="16"/>
                                      <w:szCs w:val="16"/>
                                    </w:rPr>
                                    <w:t>6</w:t>
                                  </w:r>
                                </w:ins>
                              </w:p>
                            </w:tc>
                            <w:tc>
                              <w:tcPr>
                                <w:tcW w:w="1291" w:type="dxa"/>
                                <w:tcBorders>
                                  <w:top w:val="single" w:sz="4" w:space="0" w:color="auto"/>
                                  <w:left w:val="single" w:sz="4" w:space="0" w:color="auto"/>
                                  <w:bottom w:val="single" w:sz="4" w:space="0" w:color="auto"/>
                                  <w:right w:val="single" w:sz="4" w:space="0" w:color="auto"/>
                                </w:tcBorders>
                              </w:tcPr>
                              <w:p w14:paraId="108A1D34" w14:textId="77777777" w:rsidR="007B5626" w:rsidRPr="00D8673D" w:rsidRDefault="007B5626" w:rsidP="00455654">
                                <w:pPr>
                                  <w:pStyle w:val="a9"/>
                                  <w:ind w:leftChars="0" w:left="0"/>
                                  <w:jc w:val="left"/>
                                  <w:rPr>
                                    <w:ins w:id="3115" w:author="作成者"/>
                                    <w:sz w:val="16"/>
                                    <w:szCs w:val="16"/>
                                  </w:rPr>
                                </w:pPr>
                                <w:proofErr w:type="spellStart"/>
                                <w:ins w:id="3116" w:author="作成者">
                                  <w:r w:rsidRPr="00D8673D">
                                    <w:rPr>
                                      <w:rFonts w:hint="eastAsia"/>
                                      <w:sz w:val="16"/>
                                      <w:szCs w:val="16"/>
                                    </w:rPr>
                                    <w:t>V</w:t>
                                  </w:r>
                                  <w:r w:rsidRPr="00D8673D">
                                    <w:rPr>
                                      <w:sz w:val="16"/>
                                      <w:szCs w:val="16"/>
                                    </w:rPr>
                                    <w:t>AR_hoge</w:t>
                                  </w:r>
                                  <w:proofErr w:type="spellEnd"/>
                                </w:ins>
                              </w:p>
                            </w:tc>
                            <w:tc>
                              <w:tcPr>
                                <w:tcW w:w="1291" w:type="dxa"/>
                                <w:tcBorders>
                                  <w:left w:val="single" w:sz="4" w:space="0" w:color="auto"/>
                                  <w:bottom w:val="single" w:sz="4" w:space="0" w:color="auto"/>
                                  <w:right w:val="single" w:sz="4" w:space="0" w:color="auto"/>
                                </w:tcBorders>
                              </w:tcPr>
                              <w:p w14:paraId="1D8F069F" w14:textId="77777777" w:rsidR="007B5626" w:rsidRPr="00D8673D" w:rsidRDefault="007B5626" w:rsidP="00455654">
                                <w:pPr>
                                  <w:pStyle w:val="a9"/>
                                  <w:ind w:leftChars="0" w:left="0"/>
                                  <w:jc w:val="left"/>
                                  <w:rPr>
                                    <w:ins w:id="3117" w:author="作成者"/>
                                    <w:sz w:val="16"/>
                                    <w:szCs w:val="16"/>
                                  </w:rPr>
                                </w:pPr>
                                <w:ins w:id="3118" w:author="作成者">
                                  <w:r w:rsidRPr="00D8673D">
                                    <w:rPr>
                                      <w:sz w:val="16"/>
                                      <w:szCs w:val="16"/>
                                    </w:rPr>
                                    <w:t>OFF</w:t>
                                  </w:r>
                                </w:ins>
                              </w:p>
                            </w:tc>
                            <w:tc>
                              <w:tcPr>
                                <w:tcW w:w="2442" w:type="dxa"/>
                                <w:tcBorders>
                                  <w:left w:val="single" w:sz="4" w:space="0" w:color="auto"/>
                                  <w:bottom w:val="single" w:sz="4" w:space="0" w:color="auto"/>
                                </w:tcBorders>
                              </w:tcPr>
                              <w:p w14:paraId="12FDB41E" w14:textId="77777777" w:rsidR="007B5626" w:rsidRPr="00D8673D" w:rsidRDefault="007B5626" w:rsidP="00455654">
                                <w:pPr>
                                  <w:pStyle w:val="a9"/>
                                  <w:ind w:leftChars="0" w:left="0"/>
                                  <w:jc w:val="left"/>
                                  <w:rPr>
                                    <w:ins w:id="3119" w:author="作成者"/>
                                    <w:sz w:val="16"/>
                                    <w:szCs w:val="16"/>
                                  </w:rPr>
                                </w:pPr>
                                <w:ins w:id="3120" w:author="作成者">
                                  <w:r w:rsidRPr="00D8673D">
                                    <w:rPr>
                                      <w:sz w:val="16"/>
                                      <w:szCs w:val="16"/>
                                    </w:rPr>
                                    <w:t>VEGETABLE.[0].PRICE</w:t>
                                  </w:r>
                                </w:ins>
                              </w:p>
                            </w:tc>
                            <w:tc>
                              <w:tcPr>
                                <w:tcW w:w="1253" w:type="dxa"/>
                                <w:tcBorders>
                                  <w:bottom w:val="single" w:sz="4" w:space="0" w:color="auto"/>
                                </w:tcBorders>
                              </w:tcPr>
                              <w:p w14:paraId="29F398C6" w14:textId="6A5599CF" w:rsidR="007B5626" w:rsidRPr="00D8673D" w:rsidRDefault="007B5626" w:rsidP="00455654">
                                <w:pPr>
                                  <w:pStyle w:val="a9"/>
                                  <w:ind w:leftChars="0" w:left="0"/>
                                  <w:jc w:val="left"/>
                                  <w:rPr>
                                    <w:ins w:id="3121" w:author="作成者"/>
                                    <w:sz w:val="12"/>
                                    <w:szCs w:val="12"/>
                                  </w:rPr>
                                </w:pPr>
                                <w:r w:rsidRPr="00D8673D">
                                  <w:rPr>
                                    <w:rFonts w:hint="eastAsia"/>
                                    <w:sz w:val="12"/>
                                    <w:szCs w:val="12"/>
                                  </w:rPr>
                                  <w:t>No input required</w:t>
                                </w:r>
                              </w:p>
                            </w:tc>
                            <w:tc>
                              <w:tcPr>
                                <w:tcW w:w="1273" w:type="dxa"/>
                                <w:tcBorders>
                                  <w:bottom w:val="single" w:sz="4" w:space="0" w:color="auto"/>
                                </w:tcBorders>
                              </w:tcPr>
                              <w:p w14:paraId="0138AE6A" w14:textId="77777777" w:rsidR="007B5626" w:rsidRPr="00D8673D" w:rsidRDefault="007B5626" w:rsidP="00455654">
                                <w:pPr>
                                  <w:pStyle w:val="a9"/>
                                  <w:ind w:leftChars="0" w:left="0"/>
                                  <w:jc w:val="left"/>
                                  <w:rPr>
                                    <w:ins w:id="3122" w:author="作成者"/>
                                    <w:sz w:val="16"/>
                                    <w:szCs w:val="16"/>
                                  </w:rPr>
                                </w:pPr>
                                <w:ins w:id="3123" w:author="作成者">
                                  <w:r w:rsidRPr="00D8673D">
                                    <w:rPr>
                                      <w:rFonts w:hint="eastAsia"/>
                                      <w:sz w:val="16"/>
                                      <w:szCs w:val="16"/>
                                    </w:rPr>
                                    <w:t>100</w:t>
                                  </w:r>
                                </w:ins>
                              </w:p>
                            </w:tc>
                          </w:tr>
                          <w:tr w:rsidR="007B5626" w14:paraId="7275905A" w14:textId="77777777" w:rsidTr="00DD1144">
                            <w:trPr>
                              <w:ins w:id="3124" w:author="作成者"/>
                            </w:trPr>
                            <w:tc>
                              <w:tcPr>
                                <w:tcW w:w="704" w:type="dxa"/>
                                <w:tcBorders>
                                  <w:top w:val="single" w:sz="4" w:space="0" w:color="auto"/>
                                  <w:left w:val="single" w:sz="4" w:space="0" w:color="auto"/>
                                  <w:bottom w:val="single" w:sz="4" w:space="0" w:color="auto"/>
                                  <w:right w:val="single" w:sz="4" w:space="0" w:color="auto"/>
                                </w:tcBorders>
                              </w:tcPr>
                              <w:p w14:paraId="501431F7" w14:textId="77777777" w:rsidR="007B5626" w:rsidRPr="00D8673D" w:rsidRDefault="007B5626" w:rsidP="00455654">
                                <w:pPr>
                                  <w:pStyle w:val="a9"/>
                                  <w:ind w:leftChars="0" w:left="0"/>
                                  <w:jc w:val="left"/>
                                  <w:rPr>
                                    <w:ins w:id="3125" w:author="作成者"/>
                                    <w:sz w:val="16"/>
                                    <w:szCs w:val="16"/>
                                  </w:rPr>
                                </w:pPr>
                                <w:ins w:id="3126" w:author="作成者">
                                  <w:r w:rsidRPr="00D8673D">
                                    <w:rPr>
                                      <w:rFonts w:hint="eastAsia"/>
                                      <w:sz w:val="16"/>
                                      <w:szCs w:val="16"/>
                                    </w:rPr>
                                    <w:t>7</w:t>
                                  </w:r>
                                </w:ins>
                              </w:p>
                            </w:tc>
                            <w:tc>
                              <w:tcPr>
                                <w:tcW w:w="1291" w:type="dxa"/>
                                <w:tcBorders>
                                  <w:top w:val="single" w:sz="4" w:space="0" w:color="auto"/>
                                  <w:left w:val="single" w:sz="4" w:space="0" w:color="auto"/>
                                  <w:bottom w:val="single" w:sz="4" w:space="0" w:color="auto"/>
                                  <w:right w:val="single" w:sz="4" w:space="0" w:color="auto"/>
                                </w:tcBorders>
                              </w:tcPr>
                              <w:p w14:paraId="31CDAA6C" w14:textId="77777777" w:rsidR="007B5626" w:rsidRPr="00D8673D" w:rsidRDefault="007B5626" w:rsidP="00455654">
                                <w:pPr>
                                  <w:pStyle w:val="a9"/>
                                  <w:ind w:leftChars="0" w:left="0"/>
                                  <w:jc w:val="left"/>
                                  <w:rPr>
                                    <w:ins w:id="3127" w:author="作成者"/>
                                    <w:sz w:val="16"/>
                                    <w:szCs w:val="16"/>
                                  </w:rPr>
                                </w:pPr>
                                <w:proofErr w:type="spellStart"/>
                                <w:ins w:id="3128" w:author="作成者">
                                  <w:r w:rsidRPr="00D8673D">
                                    <w:rPr>
                                      <w:rFonts w:hint="eastAsia"/>
                                      <w:sz w:val="16"/>
                                      <w:szCs w:val="16"/>
                                    </w:rPr>
                                    <w:t>V</w:t>
                                  </w:r>
                                  <w:r w:rsidRPr="00D8673D">
                                    <w:rPr>
                                      <w:sz w:val="16"/>
                                      <w:szCs w:val="16"/>
                                    </w:rPr>
                                    <w:t>AR_hoge</w:t>
                                  </w:r>
                                  <w:proofErr w:type="spellEnd"/>
                                </w:ins>
                              </w:p>
                            </w:tc>
                            <w:tc>
                              <w:tcPr>
                                <w:tcW w:w="1291" w:type="dxa"/>
                                <w:tcBorders>
                                  <w:left w:val="single" w:sz="4" w:space="0" w:color="auto"/>
                                  <w:right w:val="single" w:sz="4" w:space="0" w:color="auto"/>
                                </w:tcBorders>
                              </w:tcPr>
                              <w:p w14:paraId="3A0FB4F8" w14:textId="77777777" w:rsidR="007B5626" w:rsidRPr="00D8673D" w:rsidRDefault="007B5626" w:rsidP="00455654">
                                <w:pPr>
                                  <w:pStyle w:val="a9"/>
                                  <w:ind w:leftChars="0" w:left="0"/>
                                  <w:jc w:val="left"/>
                                  <w:rPr>
                                    <w:ins w:id="3129" w:author="作成者"/>
                                    <w:sz w:val="16"/>
                                    <w:szCs w:val="16"/>
                                  </w:rPr>
                                </w:pPr>
                                <w:ins w:id="3130" w:author="作成者">
                                  <w:r w:rsidRPr="00D8673D">
                                    <w:rPr>
                                      <w:sz w:val="16"/>
                                      <w:szCs w:val="16"/>
                                    </w:rPr>
                                    <w:t>OFF</w:t>
                                  </w:r>
                                </w:ins>
                              </w:p>
                            </w:tc>
                            <w:tc>
                              <w:tcPr>
                                <w:tcW w:w="2442" w:type="dxa"/>
                                <w:tcBorders>
                                  <w:left w:val="single" w:sz="4" w:space="0" w:color="auto"/>
                                </w:tcBorders>
                              </w:tcPr>
                              <w:p w14:paraId="079E6FBB" w14:textId="77777777" w:rsidR="007B5626" w:rsidRPr="00D8673D" w:rsidRDefault="007B5626" w:rsidP="00455654">
                                <w:pPr>
                                  <w:pStyle w:val="a9"/>
                                  <w:ind w:leftChars="0" w:left="0"/>
                                  <w:jc w:val="left"/>
                                  <w:rPr>
                                    <w:ins w:id="3131" w:author="作成者"/>
                                    <w:sz w:val="16"/>
                                    <w:szCs w:val="16"/>
                                  </w:rPr>
                                </w:pPr>
                                <w:ins w:id="3132" w:author="作成者">
                                  <w:r w:rsidRPr="00D8673D">
                                    <w:rPr>
                                      <w:sz w:val="16"/>
                                      <w:szCs w:val="16"/>
                                    </w:rPr>
                                    <w:t>VEGETABLE.[1].NAME</w:t>
                                  </w:r>
                                </w:ins>
                              </w:p>
                            </w:tc>
                            <w:tc>
                              <w:tcPr>
                                <w:tcW w:w="1253" w:type="dxa"/>
                              </w:tcPr>
                              <w:p w14:paraId="6431000B" w14:textId="53BE0FBE" w:rsidR="007B5626" w:rsidRPr="00D8673D" w:rsidRDefault="007B5626" w:rsidP="00455654">
                                <w:pPr>
                                  <w:pStyle w:val="a9"/>
                                  <w:ind w:leftChars="0" w:left="0"/>
                                  <w:jc w:val="left"/>
                                  <w:rPr>
                                    <w:ins w:id="3133" w:author="作成者"/>
                                    <w:sz w:val="16"/>
                                    <w:szCs w:val="16"/>
                                  </w:rPr>
                                </w:pPr>
                                <w:r w:rsidRPr="00D8673D">
                                  <w:rPr>
                                    <w:rFonts w:hint="eastAsia"/>
                                    <w:sz w:val="12"/>
                                    <w:szCs w:val="16"/>
                                  </w:rPr>
                                  <w:t>No input required</w:t>
                                </w:r>
                              </w:p>
                            </w:tc>
                            <w:tc>
                              <w:tcPr>
                                <w:tcW w:w="1273" w:type="dxa"/>
                              </w:tcPr>
                              <w:p w14:paraId="46DB9F28" w14:textId="5912C395" w:rsidR="007B5626" w:rsidRPr="00D8673D" w:rsidRDefault="007B5626" w:rsidP="00455654">
                                <w:pPr>
                                  <w:pStyle w:val="a9"/>
                                  <w:ind w:leftChars="0" w:left="0"/>
                                  <w:jc w:val="left"/>
                                  <w:rPr>
                                    <w:ins w:id="3134" w:author="作成者"/>
                                    <w:sz w:val="16"/>
                                    <w:szCs w:val="16"/>
                                  </w:rPr>
                                </w:pPr>
                                <w:r>
                                  <w:rPr>
                                    <w:rFonts w:hint="eastAsia"/>
                                    <w:sz w:val="16"/>
                                    <w:szCs w:val="16"/>
                                  </w:rPr>
                                  <w:t>C</w:t>
                                </w:r>
                                <w:r>
                                  <w:rPr>
                                    <w:sz w:val="16"/>
                                    <w:szCs w:val="16"/>
                                  </w:rPr>
                                  <w:t>abbage</w:t>
                                </w:r>
                              </w:p>
                            </w:tc>
                          </w:tr>
                          <w:tr w:rsidR="007B5626" w14:paraId="2406D4D1" w14:textId="77777777" w:rsidTr="00DD1144">
                            <w:trPr>
                              <w:ins w:id="3135" w:author="作成者"/>
                            </w:trPr>
                            <w:tc>
                              <w:tcPr>
                                <w:tcW w:w="704" w:type="dxa"/>
                                <w:tcBorders>
                                  <w:top w:val="single" w:sz="4" w:space="0" w:color="auto"/>
                                  <w:left w:val="single" w:sz="4" w:space="0" w:color="auto"/>
                                  <w:bottom w:val="single" w:sz="4" w:space="0" w:color="auto"/>
                                  <w:right w:val="single" w:sz="4" w:space="0" w:color="auto"/>
                                </w:tcBorders>
                              </w:tcPr>
                              <w:p w14:paraId="232FD032" w14:textId="77777777" w:rsidR="007B5626" w:rsidRPr="00D8673D" w:rsidRDefault="007B5626" w:rsidP="00DD1144">
                                <w:pPr>
                                  <w:pStyle w:val="a9"/>
                                  <w:ind w:leftChars="0" w:left="0"/>
                                  <w:jc w:val="left"/>
                                  <w:rPr>
                                    <w:ins w:id="3136" w:author="作成者"/>
                                    <w:sz w:val="16"/>
                                    <w:szCs w:val="16"/>
                                  </w:rPr>
                                </w:pPr>
                                <w:ins w:id="3137" w:author="作成者">
                                  <w:r w:rsidRPr="00D8673D">
                                    <w:rPr>
                                      <w:rFonts w:hint="eastAsia"/>
                                      <w:sz w:val="16"/>
                                      <w:szCs w:val="16"/>
                                    </w:rPr>
                                    <w:t>8</w:t>
                                  </w:r>
                                </w:ins>
                              </w:p>
                            </w:tc>
                            <w:tc>
                              <w:tcPr>
                                <w:tcW w:w="1291" w:type="dxa"/>
                                <w:tcBorders>
                                  <w:top w:val="single" w:sz="4" w:space="0" w:color="auto"/>
                                  <w:left w:val="single" w:sz="4" w:space="0" w:color="auto"/>
                                  <w:bottom w:val="single" w:sz="4" w:space="0" w:color="auto"/>
                                  <w:right w:val="single" w:sz="4" w:space="0" w:color="auto"/>
                                </w:tcBorders>
                              </w:tcPr>
                              <w:p w14:paraId="7C52DF9C" w14:textId="77777777" w:rsidR="007B5626" w:rsidRPr="00D8673D" w:rsidRDefault="007B5626" w:rsidP="00DD1144">
                                <w:pPr>
                                  <w:pStyle w:val="a9"/>
                                  <w:ind w:leftChars="0" w:left="0"/>
                                  <w:jc w:val="left"/>
                                  <w:rPr>
                                    <w:ins w:id="3138" w:author="作成者"/>
                                    <w:sz w:val="16"/>
                                    <w:szCs w:val="16"/>
                                  </w:rPr>
                                </w:pPr>
                                <w:proofErr w:type="spellStart"/>
                                <w:ins w:id="3139" w:author="作成者">
                                  <w:r w:rsidRPr="00D8673D">
                                    <w:rPr>
                                      <w:rFonts w:hint="eastAsia"/>
                                      <w:sz w:val="16"/>
                                      <w:szCs w:val="16"/>
                                    </w:rPr>
                                    <w:t>V</w:t>
                                  </w:r>
                                  <w:r w:rsidRPr="00D8673D">
                                    <w:rPr>
                                      <w:sz w:val="16"/>
                                      <w:szCs w:val="16"/>
                                    </w:rPr>
                                    <w:t>AR_hoge</w:t>
                                  </w:r>
                                  <w:proofErr w:type="spellEnd"/>
                                </w:ins>
                              </w:p>
                            </w:tc>
                            <w:tc>
                              <w:tcPr>
                                <w:tcW w:w="1291" w:type="dxa"/>
                                <w:tcBorders>
                                  <w:left w:val="single" w:sz="4" w:space="0" w:color="auto"/>
                                  <w:bottom w:val="single" w:sz="4" w:space="0" w:color="auto"/>
                                  <w:right w:val="single" w:sz="4" w:space="0" w:color="auto"/>
                                </w:tcBorders>
                              </w:tcPr>
                              <w:p w14:paraId="12594E86" w14:textId="77777777" w:rsidR="007B5626" w:rsidRPr="00D8673D" w:rsidRDefault="007B5626" w:rsidP="00DD1144">
                                <w:pPr>
                                  <w:pStyle w:val="a9"/>
                                  <w:ind w:leftChars="0" w:left="0"/>
                                  <w:jc w:val="left"/>
                                  <w:rPr>
                                    <w:ins w:id="3140" w:author="作成者"/>
                                    <w:sz w:val="16"/>
                                    <w:szCs w:val="16"/>
                                  </w:rPr>
                                </w:pPr>
                                <w:ins w:id="3141" w:author="作成者">
                                  <w:r w:rsidRPr="00D8673D">
                                    <w:rPr>
                                      <w:sz w:val="16"/>
                                      <w:szCs w:val="16"/>
                                    </w:rPr>
                                    <w:t>OFF</w:t>
                                  </w:r>
                                </w:ins>
                              </w:p>
                            </w:tc>
                            <w:tc>
                              <w:tcPr>
                                <w:tcW w:w="2442" w:type="dxa"/>
                                <w:tcBorders>
                                  <w:left w:val="single" w:sz="4" w:space="0" w:color="auto"/>
                                  <w:bottom w:val="single" w:sz="4" w:space="0" w:color="auto"/>
                                </w:tcBorders>
                              </w:tcPr>
                              <w:p w14:paraId="07261F0F" w14:textId="77777777" w:rsidR="007B5626" w:rsidRPr="00D8673D" w:rsidRDefault="007B5626" w:rsidP="00DD1144">
                                <w:pPr>
                                  <w:pStyle w:val="a9"/>
                                  <w:ind w:leftChars="0" w:left="0"/>
                                  <w:jc w:val="left"/>
                                  <w:rPr>
                                    <w:ins w:id="3142" w:author="作成者"/>
                                    <w:sz w:val="16"/>
                                    <w:szCs w:val="16"/>
                                  </w:rPr>
                                </w:pPr>
                                <w:ins w:id="3143" w:author="作成者">
                                  <w:r w:rsidRPr="00D8673D">
                                    <w:rPr>
                                      <w:sz w:val="16"/>
                                      <w:szCs w:val="16"/>
                                    </w:rPr>
                                    <w:t>VEGETABLE.[1].PRICE</w:t>
                                  </w:r>
                                </w:ins>
                              </w:p>
                            </w:tc>
                            <w:tc>
                              <w:tcPr>
                                <w:tcW w:w="1253" w:type="dxa"/>
                                <w:tcBorders>
                                  <w:bottom w:val="single" w:sz="4" w:space="0" w:color="auto"/>
                                </w:tcBorders>
                              </w:tcPr>
                              <w:p w14:paraId="5C8234A6" w14:textId="6EA13502" w:rsidR="007B5626" w:rsidRPr="00D8673D" w:rsidRDefault="007B5626" w:rsidP="00DD1144">
                                <w:pPr>
                                  <w:pStyle w:val="a9"/>
                                  <w:ind w:leftChars="0" w:left="0"/>
                                  <w:jc w:val="left"/>
                                  <w:rPr>
                                    <w:ins w:id="3144" w:author="作成者"/>
                                    <w:sz w:val="16"/>
                                    <w:szCs w:val="16"/>
                                  </w:rPr>
                                </w:pPr>
                                <w:r w:rsidRPr="00D8673D">
                                  <w:rPr>
                                    <w:rFonts w:hint="eastAsia"/>
                                    <w:sz w:val="12"/>
                                    <w:szCs w:val="16"/>
                                  </w:rPr>
                                  <w:t>No input required</w:t>
                                </w:r>
                              </w:p>
                            </w:tc>
                            <w:tc>
                              <w:tcPr>
                                <w:tcW w:w="1273" w:type="dxa"/>
                                <w:tcBorders>
                                  <w:bottom w:val="single" w:sz="4" w:space="0" w:color="auto"/>
                                </w:tcBorders>
                              </w:tcPr>
                              <w:p w14:paraId="0A2AB8F9" w14:textId="77777777" w:rsidR="007B5626" w:rsidRPr="00D8673D" w:rsidRDefault="007B5626" w:rsidP="00DD1144">
                                <w:pPr>
                                  <w:pStyle w:val="a9"/>
                                  <w:ind w:leftChars="0" w:left="0"/>
                                  <w:jc w:val="left"/>
                                  <w:rPr>
                                    <w:ins w:id="3145" w:author="作成者"/>
                                    <w:sz w:val="16"/>
                                    <w:szCs w:val="16"/>
                                  </w:rPr>
                                </w:pPr>
                                <w:ins w:id="3146" w:author="作成者">
                                  <w:r w:rsidRPr="00D8673D">
                                    <w:rPr>
                                      <w:rFonts w:hint="eastAsia"/>
                                      <w:sz w:val="16"/>
                                      <w:szCs w:val="16"/>
                                    </w:rPr>
                                    <w:t>110</w:t>
                                  </w:r>
                                </w:ins>
                              </w:p>
                            </w:tc>
                          </w:tr>
                        </w:tbl>
                        <w:p w14:paraId="351F1DC8" w14:textId="77777777" w:rsidR="007B5626" w:rsidRDefault="007B5626" w:rsidP="00366ECC">
                          <w:pPr>
                            <w:jc w:val="left"/>
                            <w:rPr>
                              <w:ins w:id="3147" w:author="作成者"/>
                              <w:sz w:val="20"/>
                              <w:szCs w:val="20"/>
                            </w:rPr>
                          </w:pPr>
                        </w:p>
                        <w:p w14:paraId="05C662EB" w14:textId="77777777" w:rsidR="007B5626" w:rsidRDefault="007B5626" w:rsidP="00366ECC">
                          <w:pPr>
                            <w:jc w:val="left"/>
                            <w:rPr>
                              <w:ins w:id="3148" w:author="作成者"/>
                              <w:sz w:val="20"/>
                              <w:szCs w:val="20"/>
                            </w:rPr>
                          </w:pPr>
                        </w:p>
                        <w:p w14:paraId="26CD7C02" w14:textId="77777777" w:rsidR="007B5626" w:rsidRPr="003177F7" w:rsidRDefault="007B5626" w:rsidP="00366ECC">
                          <w:pPr>
                            <w:jc w:val="left"/>
                            <w:rPr>
                              <w:ins w:id="3149" w:author="作成者"/>
                              <w:sz w:val="20"/>
                              <w:szCs w:val="20"/>
                            </w:rPr>
                          </w:pPr>
                          <w:ins w:id="3150" w:author="作成者">
                            <w:r>
                              <w:rPr>
                                <w:rFonts w:hint="eastAsia"/>
                                <w:sz w:val="20"/>
                                <w:szCs w:val="20"/>
                              </w:rPr>
                              <w:t xml:space="preserve">　</w:t>
                            </w:r>
                            <w:r>
                              <w:rPr>
                                <w:sz w:val="20"/>
                                <w:szCs w:val="20"/>
                              </w:rPr>
                              <w:t xml:space="preserve">　　　　　</w:t>
                            </w:r>
                          </w:ins>
                        </w:p>
                      </w:txbxContent>
                    </v:textbox>
                  </v:shape>
                  <v:shape id="下矢印 178" o:spid="_x0000_s1197" type="#_x0000_t67" style="position:absolute;left:1143;top:2000;width:4000;height:57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" adj="20854" fillcolor="#0057c9 [2425]" strokecolor="#003c8c [2905]" strokeweight="2pt"/>
                  <v:group id="グループ化 179" o:spid="_x0000_s1198" style="position:absolute;left:4571;top:41815;width:28156;height:2858" coordorigin="-95,27746" coordsize="28161,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">
                    <v:roundrect id="角丸四角形 180" o:spid="_x0000_s1199" style="position:absolute;left:7110;top:28381;width:20955;height:215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" fillcolor="white [3212]" strokecolor="#508035 [2422]" strokeweight="2pt">
                      <v:shadow on="t" color="black" opacity="26214f" origin="-.5,-.5" offset=".74836mm,.74836mm"/>
                      <v:textbox inset="1mm,0,0,0">
                        <w:txbxContent>
                          <w:p w14:paraId="0EB84128" w14:textId="0A157C64" w:rsidR="007B5626" w:rsidRDefault="007B5626" w:rsidP="00366ECC">
                            <w:pPr>
                              <w:pStyle w:val="Web"/>
                              <w:spacing w:before="0" w:beforeAutospacing="0" w:after="0" w:afterAutospacing="0"/>
                              <w:rPr>
                                <w:ins w:id="3151" w:author="作成者"/>
                              </w:rPr>
                            </w:pPr>
                            <w:ins w:id="3152" w:author="作成者">
                              <w:r>
                                <w:rPr>
                                  <w:rFonts w:cs="Times New Roman" w:hint="eastAsia"/>
                                  <w:b/>
                                  <w:bCs/>
                                  <w:color w:val="325121"/>
                                  <w:kern w:val="2"/>
                                  <w:sz w:val="20"/>
                                  <w:szCs w:val="20"/>
                                </w:rPr>
                                <w:t xml:space="preserve">⑬ </w:t>
                              </w:r>
                            </w:ins>
                            <w:r>
                              <w:rPr>
                                <w:rFonts w:cs="Times New Roman" w:hint="eastAsia"/>
                                <w:b/>
                                <w:bCs/>
                                <w:color w:val="325121"/>
                                <w:kern w:val="2"/>
                                <w:sz w:val="20"/>
                                <w:szCs w:val="20"/>
                              </w:rPr>
                              <w:t>Configure Variable values</w:t>
                            </w:r>
                          </w:p>
                        </w:txbxContent>
                      </v:textbox>
                    </v:roundrect>
                    <v:shape id="下矢印 181" o:spid="_x0000_s1200" type="#_x0000_t67" style="position:absolute;left:1809;top:25842;width:2860;height:666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" adj="18321" fillcolor="#518135" strokecolor="#508035 [2422]" strokeweight="2pt">
                      <v:fill opacity="52428f"/>
                    </v:shape>
                  </v:group>
                  <v:roundrect id="角丸四角形 182" o:spid="_x0000_s1201" style="position:absolute;left:1143;top:-343;width:26352;height:25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" fillcolor="white [3201]" strokecolor="#003c8c [2905]" strokeweight="2pt">
                    <v:shadow on="t" color="black" opacity="26214f" origin="-.5,-.5" offset=".74836mm,.74836mm"/>
                    <v:textbox inset="1mm,0,0,0">
                      <w:txbxContent>
                        <w:p w14:paraId="500DCD51" w14:textId="29458C63" w:rsidR="007B5626" w:rsidRPr="00982EAC" w:rsidRDefault="007B5626" w:rsidP="00366ECC">
                          <w:pPr>
                            <w:jc w:val="left"/>
                            <w:rPr>
                              <w:ins w:id="3153" w:author="作成者"/>
                              <w:b/>
                              <w:color w:val="003C8A" w:themeColor="accent6" w:themeTint="E6"/>
                              <w:sz w:val="20"/>
                              <w:szCs w:val="20"/>
                            </w:rPr>
                          </w:pPr>
                          <w:ins w:id="3154" w:author="作成者">
                            <w:r>
                              <w:rPr>
                                <w:rFonts w:hint="eastAsia"/>
                                <w:b/>
                                <w:color w:val="003C8A" w:themeColor="accent6" w:themeTint="E6"/>
                                <w:sz w:val="20"/>
                                <w:szCs w:val="20"/>
                              </w:rPr>
                              <w:t>⑥</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Register Module file</w:t>
                          </w:r>
                        </w:p>
                      </w:txbxContent>
                    </v:textbox>
                  </v:roundrect>
                  <w10:wrap type="topAndBottom"/>
                </v:group>
              </w:pict>
            </mc:Fallback>
          </mc:AlternateContent>
        </w:r>
        <w:r w:rsidR="00366ECC">
          <w:t>objec</w:t>
        </w:r>
      </w:ins>
      <w:r w:rsidR="00D8673D">
        <w:t xml:space="preserve">t’s </w:t>
      </w:r>
      <w:ins w:id="3155" w:author="作成者">
        <w:r w:rsidR="00366ECC">
          <w:rPr>
            <w:rFonts w:hint="eastAsia"/>
          </w:rPr>
          <w:t>l</w:t>
        </w:r>
        <w:r w:rsidR="00366ECC">
          <w:t>ist</w:t>
        </w:r>
      </w:ins>
      <w:r w:rsidR="00D8673D">
        <w:rPr>
          <w:rFonts w:hint="eastAsia"/>
        </w:rPr>
        <w:t xml:space="preserve"> </w:t>
      </w:r>
      <w:ins w:id="3156" w:author="作成者">
        <w:r w:rsidR="00366ECC">
          <w:rPr>
            <w:rFonts w:hint="eastAsia"/>
          </w:rPr>
          <w:t>o</w:t>
        </w:r>
        <w:r w:rsidR="00366ECC">
          <w:t>bject</w:t>
        </w:r>
      </w:ins>
      <w:r w:rsidR="00D8673D">
        <w:t>s</w:t>
      </w:r>
    </w:p>
    <w:p w14:paraId="15438860" w14:textId="207EE3D2" w:rsidR="00366ECC" w:rsidRDefault="00366ECC" w:rsidP="00366ECC">
      <w:pPr>
        <w:pStyle w:val="aff0"/>
        <w:ind w:left="780"/>
        <w:rPr>
          <w:ins w:id="3157" w:author="作成者"/>
        </w:rPr>
      </w:pPr>
    </w:p>
    <w:p w14:paraId="055AE50B" w14:textId="62D62B33" w:rsidR="00BB451B" w:rsidRDefault="00BB451B" w:rsidP="00BB451B">
      <w:pPr>
        <w:pStyle w:val="aff0"/>
        <w:ind w:left="426"/>
      </w:pPr>
      <w:ins w:id="3158" w:author="作成者">
        <w:r>
          <w:rPr>
            <w:noProof/>
          </w:rPr>
          <mc:AlternateContent>
            <mc:Choice Requires="wpg">
              <w:drawing>
                <wp:anchor distT="0" distB="0" distL="114300" distR="114300" simplePos="0" relativeHeight="251836416" behindDoc="0" locked="0" layoutInCell="1" allowOverlap="1" wp14:anchorId="4D443B6A" wp14:editId="4DA81CF6">
                  <wp:simplePos x="0" y="0"/>
                  <wp:positionH relativeFrom="page">
                    <wp:posOffset>900430</wp:posOffset>
                  </wp:positionH>
                  <wp:positionV relativeFrom="paragraph">
                    <wp:posOffset>180975</wp:posOffset>
                  </wp:positionV>
                  <wp:extent cx="6181725" cy="3921125"/>
                  <wp:effectExtent l="0" t="0" r="28575" b="22225"/>
                  <wp:wrapTopAndBottom/>
                  <wp:docPr id="542" name="グループ化 542"/>
                  <wp:cNvGraphicFramePr/>
                  <a:graphic xmlns:a="http://schemas.openxmlformats.org/drawingml/2006/main">
                    <a:graphicData uri="http://schemas.microsoft.com/office/word/2010/wordprocessingGroup">
                      <wpg:wgp>
                        <wpg:cNvGrpSpPr/>
                        <wpg:grpSpPr>
                          <a:xfrm>
                            <a:off x="0" y="0"/>
                            <a:ext cx="6181725" cy="3921125"/>
                            <a:chOff x="-1" y="107596"/>
                            <a:chExt cx="6181725" cy="2652137"/>
                          </a:xfrm>
                        </wpg:grpSpPr>
                        <wps:wsp>
                          <wps:cNvPr id="543" name="フローチャート: 処理 543"/>
                          <wps:cNvSpPr/>
                          <wps:spPr>
                            <a:xfrm>
                              <a:off x="-1" y="107596"/>
                              <a:ext cx="6181725" cy="2652137"/>
                            </a:xfrm>
                            <a:prstGeom prst="flowChartProcess">
                              <a:avLst/>
                            </a:prstGeom>
                            <a:solidFill>
                              <a:schemeClr val="bg1">
                                <a:lumMod val="95000"/>
                              </a:schemeClr>
                            </a:solidFill>
                            <a:ln>
                              <a:solidFill>
                                <a:schemeClr val="bg1">
                                  <a:lumMod val="85000"/>
                                </a:schemeClr>
                              </a:solidFill>
                            </a:ln>
                          </wps:spPr>
                          <wps:style>
                            <a:lnRef idx="2">
                              <a:schemeClr val="dk1"/>
                            </a:lnRef>
                            <a:fillRef idx="1">
                              <a:schemeClr val="lt1"/>
                            </a:fillRef>
                            <a:effectRef idx="0">
                              <a:schemeClr val="dk1"/>
                            </a:effectRef>
                            <a:fontRef idx="minor">
                              <a:schemeClr val="dk1"/>
                            </a:fontRef>
                          </wps:style>
                          <wps:txbx>
                            <w:txbxContent>
                              <w:p w14:paraId="3E199095" w14:textId="77777777" w:rsidR="007B5626" w:rsidRDefault="007B5626" w:rsidP="00BB451B">
                                <w:pPr>
                                  <w:jc w:val="left"/>
                                  <w:rPr>
                                    <w:ins w:id="3159" w:author="作成者"/>
                                    <w:sz w:val="20"/>
                                    <w:szCs w:val="20"/>
                                  </w:rPr>
                                </w:pPr>
                              </w:p>
                              <w:p w14:paraId="75CC6936" w14:textId="77777777" w:rsidR="007B5626" w:rsidRPr="003177F7" w:rsidRDefault="007B5626" w:rsidP="00BB451B">
                                <w:pPr>
                                  <w:jc w:val="left"/>
                                  <w:rPr>
                                    <w:ins w:id="3160" w:author="作成者"/>
                                    <w:sz w:val="20"/>
                                    <w:szCs w:val="20"/>
                                  </w:rPr>
                                </w:pPr>
                              </w:p>
                              <w:p w14:paraId="3DED2897" w14:textId="77777777" w:rsidR="007B5626" w:rsidRDefault="007B5626" w:rsidP="00BB451B">
                                <w:pPr>
                                  <w:jc w:val="left"/>
                                  <w:rPr>
                                    <w:ins w:id="3161" w:author="作成者"/>
                                    <w:sz w:val="20"/>
                                    <w:szCs w:val="20"/>
                                  </w:rPr>
                                </w:pPr>
                              </w:p>
                              <w:p w14:paraId="4E3AF8F4" w14:textId="77777777" w:rsidR="007B5626" w:rsidRDefault="007B5626" w:rsidP="00BB451B">
                                <w:pPr>
                                  <w:jc w:val="left"/>
                                  <w:rPr>
                                    <w:ins w:id="3162" w:author="作成者"/>
                                    <w:sz w:val="20"/>
                                    <w:szCs w:val="20"/>
                                  </w:rPr>
                                </w:pPr>
                              </w:p>
                              <w:p w14:paraId="476D8926" w14:textId="77777777" w:rsidR="007B5626" w:rsidRPr="00D464F6" w:rsidRDefault="007B5626" w:rsidP="00BB451B">
                                <w:pPr>
                                  <w:jc w:val="left"/>
                                  <w:rPr>
                                    <w:ins w:id="3163" w:author="作成者"/>
                                    <w:b/>
                                    <w:sz w:val="20"/>
                                    <w:szCs w:val="20"/>
                                  </w:rPr>
                                </w:pPr>
                                <w:ins w:id="3164" w:author="作成者">
                                  <w:r>
                                    <w:rPr>
                                      <w:rFonts w:hint="eastAsia"/>
                                      <w:sz w:val="20"/>
                                      <w:szCs w:val="20"/>
                                    </w:rPr>
                                    <w:t xml:space="preserve">　</w:t>
                                  </w:r>
                                  <w:r>
                                    <w:rPr>
                                      <w:sz w:val="20"/>
                                      <w:szCs w:val="20"/>
                                    </w:rPr>
                                    <w:t xml:space="preserve">　　　　　</w:t>
                                  </w:r>
                                </w:ins>
                                <w:r>
                                  <w:rPr>
                                    <w:rFonts w:hint="eastAsia"/>
                                    <w:b/>
                                    <w:sz w:val="20"/>
                                    <w:szCs w:val="20"/>
                                  </w:rPr>
                                  <w:t>Value registered to Terraform</w:t>
                                </w:r>
                                <w:r>
                                  <w:rPr>
                                    <w:rFonts w:hint="eastAsia"/>
                                    <w:b/>
                                    <w:sz w:val="20"/>
                                    <w:szCs w:val="20"/>
                                  </w:rPr>
                                  <w:t>’</w:t>
                                </w:r>
                                <w:r>
                                  <w:rPr>
                                    <w:rFonts w:hint="eastAsia"/>
                                    <w:b/>
                                    <w:sz w:val="20"/>
                                    <w:szCs w:val="20"/>
                                  </w:rPr>
                                  <w:t>s Variables</w:t>
                                </w:r>
                              </w:p>
                              <w:tbl>
                                <w:tblPr>
                                  <w:tblStyle w:val="ab"/>
                                  <w:tblW w:w="0" w:type="auto"/>
                                  <w:tblInd w:w="791" w:type="dxa"/>
                                  <w:tblLook w:val="04A0" w:firstRow="1" w:lastRow="0" w:firstColumn="1" w:lastColumn="0" w:noHBand="0" w:noVBand="1"/>
                                </w:tblPr>
                                <w:tblGrid>
                                  <w:gridCol w:w="1614"/>
                                  <w:gridCol w:w="5547"/>
                                </w:tblGrid>
                                <w:tr w:rsidR="007B5626" w14:paraId="3E29C20D" w14:textId="77777777" w:rsidTr="00DD1144">
                                  <w:trPr>
                                    <w:trHeight w:val="372"/>
                                    <w:ins w:id="3165" w:author="作成者"/>
                                  </w:trPr>
                                  <w:tc>
                                    <w:tcPr>
                                      <w:tcW w:w="1614" w:type="dxa"/>
                                      <w:shd w:val="clear" w:color="auto" w:fill="002060"/>
                                    </w:tcPr>
                                    <w:p w14:paraId="50334ED8" w14:textId="77777777" w:rsidR="007B5626" w:rsidRPr="00A024A7" w:rsidRDefault="007B5626" w:rsidP="00DD1144">
                                      <w:pPr>
                                        <w:jc w:val="left"/>
                                        <w:rPr>
                                          <w:ins w:id="3166" w:author="作成者"/>
                                          <w:b/>
                                          <w:color w:val="FFFFFF" w:themeColor="background1"/>
                                          <w:sz w:val="20"/>
                                          <w:szCs w:val="20"/>
                                        </w:rPr>
                                      </w:pPr>
                                      <w:ins w:id="3167" w:author="作成者">
                                        <w:r w:rsidRPr="00A024A7">
                                          <w:rPr>
                                            <w:rFonts w:hint="eastAsia"/>
                                            <w:b/>
                                            <w:color w:val="FFFFFF" w:themeColor="background1"/>
                                            <w:sz w:val="20"/>
                                            <w:szCs w:val="20"/>
                                          </w:rPr>
                                          <w:t>Key</w:t>
                                        </w:r>
                                      </w:ins>
                                    </w:p>
                                  </w:tc>
                                  <w:tc>
                                    <w:tcPr>
                                      <w:tcW w:w="5547" w:type="dxa"/>
                                      <w:shd w:val="clear" w:color="auto" w:fill="002060"/>
                                    </w:tcPr>
                                    <w:p w14:paraId="5B649EB7" w14:textId="77777777" w:rsidR="007B5626" w:rsidRPr="00A024A7" w:rsidRDefault="007B5626" w:rsidP="00DD1144">
                                      <w:pPr>
                                        <w:jc w:val="left"/>
                                        <w:rPr>
                                          <w:ins w:id="3168" w:author="作成者"/>
                                          <w:b/>
                                          <w:color w:val="FFFFFF" w:themeColor="background1"/>
                                          <w:sz w:val="20"/>
                                          <w:szCs w:val="20"/>
                                        </w:rPr>
                                      </w:pPr>
                                      <w:ins w:id="3169" w:author="作成者">
                                        <w:r w:rsidRPr="00A024A7">
                                          <w:rPr>
                                            <w:rFonts w:hint="eastAsia"/>
                                            <w:b/>
                                            <w:color w:val="FFFFFF" w:themeColor="background1"/>
                                            <w:sz w:val="20"/>
                                            <w:szCs w:val="20"/>
                                          </w:rPr>
                                          <w:t>Value</w:t>
                                        </w:r>
                                      </w:ins>
                                    </w:p>
                                  </w:tc>
                                </w:tr>
                                <w:tr w:rsidR="007B5626" w14:paraId="0973AA6C" w14:textId="77777777" w:rsidTr="00DD1144">
                                  <w:trPr>
                                    <w:trHeight w:val="352"/>
                                    <w:ins w:id="3170" w:author="作成者"/>
                                  </w:trPr>
                                  <w:tc>
                                    <w:tcPr>
                                      <w:tcW w:w="1614" w:type="dxa"/>
                                    </w:tcPr>
                                    <w:p w14:paraId="630631F4" w14:textId="77777777" w:rsidR="007B5626" w:rsidRPr="00515ED5" w:rsidRDefault="007B5626" w:rsidP="00DD1144">
                                      <w:pPr>
                                        <w:jc w:val="left"/>
                                        <w:rPr>
                                          <w:ins w:id="3171" w:author="作成者"/>
                                          <w:sz w:val="20"/>
                                          <w:szCs w:val="20"/>
                                        </w:rPr>
                                      </w:pPr>
                                      <w:proofErr w:type="spellStart"/>
                                      <w:ins w:id="3172" w:author="作成者">
                                        <w:r w:rsidRPr="00515ED5">
                                          <w:rPr>
                                            <w:rFonts w:hint="eastAsia"/>
                                            <w:sz w:val="20"/>
                                            <w:szCs w:val="20"/>
                                          </w:rPr>
                                          <w:t>VAR_hoge</w:t>
                                        </w:r>
                                        <w:proofErr w:type="spellEnd"/>
                                      </w:ins>
                                    </w:p>
                                  </w:tc>
                                  <w:tc>
                                    <w:tcPr>
                                      <w:tcW w:w="5547" w:type="dxa"/>
                                    </w:tcPr>
                                    <w:p w14:paraId="7FB7578C" w14:textId="77777777" w:rsidR="007B5626" w:rsidRDefault="007B5626" w:rsidP="00DD1144">
                                      <w:pPr>
                                        <w:rPr>
                                          <w:ins w:id="3173" w:author="作成者"/>
                                          <w:sz w:val="20"/>
                                          <w:szCs w:val="20"/>
                                        </w:rPr>
                                      </w:pPr>
                                      <w:ins w:id="3174" w:author="作成者">
                                        <w:r>
                                          <w:rPr>
                                            <w:sz w:val="20"/>
                                            <w:szCs w:val="20"/>
                                          </w:rPr>
                                          <w:t>{</w:t>
                                        </w:r>
                                      </w:ins>
                                    </w:p>
                                    <w:p w14:paraId="37A68401" w14:textId="77777777" w:rsidR="007B5626" w:rsidRDefault="007B5626" w:rsidP="00DD1144">
                                      <w:pPr>
                                        <w:rPr>
                                          <w:ins w:id="3175" w:author="作成者"/>
                                          <w:sz w:val="20"/>
                                          <w:szCs w:val="20"/>
                                        </w:rPr>
                                      </w:pPr>
                                      <w:ins w:id="3176" w:author="作成者">
                                        <w:r>
                                          <w:rPr>
                                            <w:sz w:val="20"/>
                                            <w:szCs w:val="20"/>
                                          </w:rPr>
                                          <w:t xml:space="preserve">    FRUIT = [</w:t>
                                        </w:r>
                                      </w:ins>
                                    </w:p>
                                    <w:p w14:paraId="0A22F4CE" w14:textId="77777777" w:rsidR="007B5626" w:rsidRDefault="007B5626" w:rsidP="00DD1144">
                                      <w:pPr>
                                        <w:ind w:firstLineChars="200" w:firstLine="400"/>
                                        <w:rPr>
                                          <w:ins w:id="3177" w:author="作成者"/>
                                          <w:sz w:val="20"/>
                                          <w:szCs w:val="20"/>
                                        </w:rPr>
                                      </w:pPr>
                                      <w:ins w:id="3178" w:author="作成者">
                                        <w:r>
                                          <w:rPr>
                                            <w:sz w:val="20"/>
                                            <w:szCs w:val="20"/>
                                          </w:rPr>
                                          <w:t xml:space="preserve">    { NAME = “</w:t>
                                        </w:r>
                                      </w:ins>
                                      <w:r>
                                        <w:rPr>
                                          <w:rFonts w:hint="eastAsia"/>
                                          <w:sz w:val="20"/>
                                          <w:szCs w:val="20"/>
                                        </w:rPr>
                                        <w:t>K</w:t>
                                      </w:r>
                                      <w:r>
                                        <w:rPr>
                                          <w:sz w:val="20"/>
                                          <w:szCs w:val="20"/>
                                        </w:rPr>
                                        <w:t>iwi</w:t>
                                      </w:r>
                                      <w:ins w:id="3179" w:author="作成者">
                                        <w:r>
                                          <w:rPr>
                                            <w:sz w:val="20"/>
                                            <w:szCs w:val="20"/>
                                          </w:rPr>
                                          <w:t>”, PRICE = 200 },</w:t>
                                        </w:r>
                                      </w:ins>
                                    </w:p>
                                    <w:p w14:paraId="7A163F86" w14:textId="77777777" w:rsidR="007B5626" w:rsidRDefault="007B5626" w:rsidP="00DD1144">
                                      <w:pPr>
                                        <w:ind w:firstLineChars="100" w:firstLine="200"/>
                                        <w:rPr>
                                          <w:ins w:id="3180" w:author="作成者"/>
                                          <w:sz w:val="20"/>
                                          <w:szCs w:val="20"/>
                                        </w:rPr>
                                      </w:pPr>
                                      <w:ins w:id="3181" w:author="作成者">
                                        <w:r>
                                          <w:rPr>
                                            <w:sz w:val="20"/>
                                            <w:szCs w:val="20"/>
                                          </w:rPr>
                                          <w:t xml:space="preserve">      { NAME = “</w:t>
                                        </w:r>
                                      </w:ins>
                                      <w:r>
                                        <w:rPr>
                                          <w:rFonts w:hint="eastAsia"/>
                                          <w:sz w:val="20"/>
                                          <w:szCs w:val="20"/>
                                        </w:rPr>
                                        <w:t>Gr</w:t>
                                      </w:r>
                                      <w:r>
                                        <w:rPr>
                                          <w:sz w:val="20"/>
                                          <w:szCs w:val="20"/>
                                        </w:rPr>
                                        <w:t>ape</w:t>
                                      </w:r>
                                      <w:ins w:id="3182" w:author="作成者">
                                        <w:r>
                                          <w:rPr>
                                            <w:sz w:val="20"/>
                                            <w:szCs w:val="20"/>
                                          </w:rPr>
                                          <w:t>”, PRICE = 1000 }</w:t>
                                        </w:r>
                                      </w:ins>
                                    </w:p>
                                    <w:p w14:paraId="428FFCD4" w14:textId="77777777" w:rsidR="007B5626" w:rsidRDefault="007B5626" w:rsidP="00DD1144">
                                      <w:pPr>
                                        <w:ind w:firstLineChars="200" w:firstLine="400"/>
                                        <w:rPr>
                                          <w:ins w:id="3183" w:author="作成者"/>
                                          <w:sz w:val="20"/>
                                          <w:szCs w:val="20"/>
                                        </w:rPr>
                                      </w:pPr>
                                      <w:ins w:id="3184" w:author="作成者">
                                        <w:r>
                                          <w:rPr>
                                            <w:sz w:val="20"/>
                                            <w:szCs w:val="20"/>
                                          </w:rPr>
                                          <w:t>],</w:t>
                                        </w:r>
                                      </w:ins>
                                    </w:p>
                                    <w:p w14:paraId="28E32251" w14:textId="77777777" w:rsidR="007B5626" w:rsidRDefault="007B5626" w:rsidP="00DD1144">
                                      <w:pPr>
                                        <w:ind w:firstLineChars="200" w:firstLine="400"/>
                                        <w:rPr>
                                          <w:ins w:id="3185" w:author="作成者"/>
                                          <w:sz w:val="20"/>
                                          <w:szCs w:val="20"/>
                                        </w:rPr>
                                      </w:pPr>
                                      <w:ins w:id="3186" w:author="作成者">
                                        <w:r>
                                          <w:rPr>
                                            <w:sz w:val="20"/>
                                            <w:szCs w:val="20"/>
                                          </w:rPr>
                                          <w:t>VEGETABLE = [</w:t>
                                        </w:r>
                                      </w:ins>
                                    </w:p>
                                    <w:p w14:paraId="2CA833FA" w14:textId="77777777" w:rsidR="007B5626" w:rsidRDefault="007B5626" w:rsidP="00DD1144">
                                      <w:pPr>
                                        <w:ind w:firstLineChars="200" w:firstLine="400"/>
                                        <w:rPr>
                                          <w:ins w:id="3187" w:author="作成者"/>
                                          <w:sz w:val="20"/>
                                          <w:szCs w:val="20"/>
                                        </w:rPr>
                                      </w:pPr>
                                      <w:ins w:id="3188" w:author="作成者">
                                        <w:r>
                                          <w:rPr>
                                            <w:sz w:val="20"/>
                                            <w:szCs w:val="20"/>
                                          </w:rPr>
                                          <w:t xml:space="preserve">    { NAME = “</w:t>
                                        </w:r>
                                      </w:ins>
                                      <w:r>
                                        <w:rPr>
                                          <w:rFonts w:hint="eastAsia"/>
                                          <w:sz w:val="20"/>
                                          <w:szCs w:val="20"/>
                                        </w:rPr>
                                        <w:t>Lettuce</w:t>
                                      </w:r>
                                      <w:ins w:id="3189" w:author="作成者">
                                        <w:r>
                                          <w:rPr>
                                            <w:sz w:val="20"/>
                                            <w:szCs w:val="20"/>
                                          </w:rPr>
                                          <w:t>”, PRICE = 100 },</w:t>
                                        </w:r>
                                      </w:ins>
                                    </w:p>
                                    <w:p w14:paraId="4BDEBA49" w14:textId="77777777" w:rsidR="007B5626" w:rsidRDefault="007B5626" w:rsidP="00DD1144">
                                      <w:pPr>
                                        <w:ind w:firstLineChars="200" w:firstLine="400"/>
                                        <w:rPr>
                                          <w:ins w:id="3190" w:author="作成者"/>
                                          <w:sz w:val="20"/>
                                          <w:szCs w:val="20"/>
                                        </w:rPr>
                                      </w:pPr>
                                      <w:ins w:id="3191" w:author="作成者">
                                        <w:r>
                                          <w:rPr>
                                            <w:sz w:val="20"/>
                                            <w:szCs w:val="20"/>
                                          </w:rPr>
                                          <w:t xml:space="preserve">    { NAME = “</w:t>
                                        </w:r>
                                      </w:ins>
                                      <w:r>
                                        <w:rPr>
                                          <w:rFonts w:hint="eastAsia"/>
                                          <w:sz w:val="20"/>
                                          <w:szCs w:val="20"/>
                                        </w:rPr>
                                        <w:t>C</w:t>
                                      </w:r>
                                      <w:r>
                                        <w:rPr>
                                          <w:sz w:val="20"/>
                                          <w:szCs w:val="20"/>
                                        </w:rPr>
                                        <w:t>abbage</w:t>
                                      </w:r>
                                      <w:ins w:id="3192" w:author="作成者">
                                        <w:r>
                                          <w:rPr>
                                            <w:sz w:val="20"/>
                                            <w:szCs w:val="20"/>
                                          </w:rPr>
                                          <w:t>”, PRICE = 110 }</w:t>
                                        </w:r>
                                      </w:ins>
                                    </w:p>
                                    <w:p w14:paraId="3A9D72C3" w14:textId="77777777" w:rsidR="007B5626" w:rsidRDefault="007B5626" w:rsidP="00DD1144">
                                      <w:pPr>
                                        <w:ind w:firstLineChars="200" w:firstLine="400"/>
                                        <w:rPr>
                                          <w:ins w:id="3193" w:author="作成者"/>
                                          <w:sz w:val="20"/>
                                          <w:szCs w:val="20"/>
                                        </w:rPr>
                                      </w:pPr>
                                      <w:ins w:id="3194" w:author="作成者">
                                        <w:r>
                                          <w:rPr>
                                            <w:sz w:val="20"/>
                                            <w:szCs w:val="20"/>
                                          </w:rPr>
                                          <w:t>]</w:t>
                                        </w:r>
                                      </w:ins>
                                    </w:p>
                                    <w:p w14:paraId="4548806D" w14:textId="77777777" w:rsidR="007B5626" w:rsidRPr="00515ED5" w:rsidRDefault="007B5626" w:rsidP="00DD1144">
                                      <w:pPr>
                                        <w:rPr>
                                          <w:ins w:id="3195" w:author="作成者"/>
                                          <w:sz w:val="20"/>
                                          <w:szCs w:val="20"/>
                                        </w:rPr>
                                      </w:pPr>
                                      <w:ins w:id="3196" w:author="作成者">
                                        <w:r>
                                          <w:rPr>
                                            <w:sz w:val="20"/>
                                            <w:szCs w:val="20"/>
                                          </w:rPr>
                                          <w:t>}</w:t>
                                        </w:r>
                                      </w:ins>
                                    </w:p>
                                  </w:tc>
                                </w:tr>
                              </w:tbl>
                              <w:p w14:paraId="355D9606" w14:textId="77777777" w:rsidR="007B5626" w:rsidRPr="003177F7" w:rsidRDefault="007B5626" w:rsidP="00BB451B">
                                <w:pPr>
                                  <w:jc w:val="left"/>
                                  <w:rPr>
                                    <w:ins w:id="3197" w:author="作成者"/>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4" name="下矢印 544"/>
                          <wps:cNvSpPr/>
                          <wps:spPr>
                            <a:xfrm>
                              <a:off x="114300" y="200021"/>
                              <a:ext cx="400050" cy="2282410"/>
                            </a:xfrm>
                            <a:prstGeom prst="downArrow">
                              <a:avLst/>
                            </a:prstGeom>
                            <a:solidFill>
                              <a:schemeClr val="accent6">
                                <a:lumMod val="75000"/>
                                <a:lumOff val="25000"/>
                              </a:schemeClr>
                            </a:solidFill>
                            <a:ln>
                              <a:solidFill>
                                <a:schemeClr val="accent6">
                                  <a:lumMod val="90000"/>
                                  <a:lumOff val="1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9" name="角丸四角形 549"/>
                          <wps:cNvSpPr/>
                          <wps:spPr>
                            <a:xfrm>
                              <a:off x="114300" y="313279"/>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2514523" w14:textId="77777777" w:rsidR="007B5626" w:rsidRPr="00982EAC" w:rsidRDefault="007B5626" w:rsidP="00BB451B">
                                <w:pPr>
                                  <w:jc w:val="left"/>
                                  <w:rPr>
                                    <w:ins w:id="3198" w:author="作成者"/>
                                    <w:b/>
                                    <w:color w:val="003C8A" w:themeColor="accent6" w:themeTint="E6"/>
                                    <w:sz w:val="20"/>
                                    <w:szCs w:val="20"/>
                                  </w:rPr>
                                </w:pPr>
                                <w:ins w:id="3199" w:author="作成者">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Execute Operation</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D443B6A" id="グループ化 542" o:spid="_x0000_s1202" style="position:absolute;left:0;text-align:left;margin-left:70.9pt;margin-top:14.25pt;width:486.75pt;height:308.75pt;z-index:251836416;mso-position-horizontal-relative:page;mso-position-vertical-relative:text;mso-width-relative:margin;mso-height-relative:margin" coordorigin=",1075" coordsize="61817,265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">
                  <v:shape id="フローチャート: 処理 543" o:spid="_x0000_s1203" type="#_x0000_t109" style="position:absolute;top:1075;width:61817;height:26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" fillcolor="#f2f2f2 [3052]" strokecolor="#d8d8d8 [2732]" strokeweight="2pt">
                    <v:textbox>
                      <w:txbxContent>
                        <w:p w14:paraId="3E199095" w14:textId="77777777" w:rsidR="007B5626" w:rsidRDefault="007B5626" w:rsidP="00BB451B">
                          <w:pPr>
                            <w:jc w:val="left"/>
                            <w:rPr>
                              <w:ins w:id="3200" w:author="作成者"/>
                              <w:sz w:val="20"/>
                              <w:szCs w:val="20"/>
                            </w:rPr>
                          </w:pPr>
                        </w:p>
                        <w:p w14:paraId="75CC6936" w14:textId="77777777" w:rsidR="007B5626" w:rsidRPr="003177F7" w:rsidRDefault="007B5626" w:rsidP="00BB451B">
                          <w:pPr>
                            <w:jc w:val="left"/>
                            <w:rPr>
                              <w:ins w:id="3201" w:author="作成者"/>
                              <w:sz w:val="20"/>
                              <w:szCs w:val="20"/>
                            </w:rPr>
                          </w:pPr>
                        </w:p>
                        <w:p w14:paraId="3DED2897" w14:textId="77777777" w:rsidR="007B5626" w:rsidRDefault="007B5626" w:rsidP="00BB451B">
                          <w:pPr>
                            <w:jc w:val="left"/>
                            <w:rPr>
                              <w:ins w:id="3202" w:author="作成者"/>
                              <w:sz w:val="20"/>
                              <w:szCs w:val="20"/>
                            </w:rPr>
                          </w:pPr>
                        </w:p>
                        <w:p w14:paraId="4E3AF8F4" w14:textId="77777777" w:rsidR="007B5626" w:rsidRDefault="007B5626" w:rsidP="00BB451B">
                          <w:pPr>
                            <w:jc w:val="left"/>
                            <w:rPr>
                              <w:ins w:id="3203" w:author="作成者"/>
                              <w:sz w:val="20"/>
                              <w:szCs w:val="20"/>
                            </w:rPr>
                          </w:pPr>
                        </w:p>
                        <w:p w14:paraId="476D8926" w14:textId="77777777" w:rsidR="007B5626" w:rsidRPr="00D464F6" w:rsidRDefault="007B5626" w:rsidP="00BB451B">
                          <w:pPr>
                            <w:jc w:val="left"/>
                            <w:rPr>
                              <w:ins w:id="3204" w:author="作成者"/>
                              <w:b/>
                              <w:sz w:val="20"/>
                              <w:szCs w:val="20"/>
                            </w:rPr>
                          </w:pPr>
                          <w:ins w:id="3205" w:author="作成者">
                            <w:r>
                              <w:rPr>
                                <w:rFonts w:hint="eastAsia"/>
                                <w:sz w:val="20"/>
                                <w:szCs w:val="20"/>
                              </w:rPr>
                              <w:t xml:space="preserve">　</w:t>
                            </w:r>
                            <w:r>
                              <w:rPr>
                                <w:sz w:val="20"/>
                                <w:szCs w:val="20"/>
                              </w:rPr>
                              <w:t xml:space="preserve">　　　　　</w:t>
                            </w:r>
                          </w:ins>
                          <w:r>
                            <w:rPr>
                              <w:rFonts w:hint="eastAsia"/>
                              <w:b/>
                              <w:sz w:val="20"/>
                              <w:szCs w:val="20"/>
                            </w:rPr>
                            <w:t>Value registered to Terraform</w:t>
                          </w:r>
                          <w:r>
                            <w:rPr>
                              <w:rFonts w:hint="eastAsia"/>
                              <w:b/>
                              <w:sz w:val="20"/>
                              <w:szCs w:val="20"/>
                            </w:rPr>
                            <w:t>’</w:t>
                          </w:r>
                          <w:r>
                            <w:rPr>
                              <w:rFonts w:hint="eastAsia"/>
                              <w:b/>
                              <w:sz w:val="20"/>
                              <w:szCs w:val="20"/>
                            </w:rPr>
                            <w:t>s Variables</w:t>
                          </w:r>
                        </w:p>
                        <w:tbl>
                          <w:tblPr>
                            <w:tblStyle w:val="ab"/>
                            <w:tblW w:w="0" w:type="auto"/>
                            <w:tblInd w:w="791" w:type="dxa"/>
                            <w:tblLook w:val="04A0" w:firstRow="1" w:lastRow="0" w:firstColumn="1" w:lastColumn="0" w:noHBand="0" w:noVBand="1"/>
                          </w:tblPr>
                          <w:tblGrid>
                            <w:gridCol w:w="1614"/>
                            <w:gridCol w:w="5547"/>
                          </w:tblGrid>
                          <w:tr w:rsidR="007B5626" w14:paraId="3E29C20D" w14:textId="77777777" w:rsidTr="00DD1144">
                            <w:trPr>
                              <w:trHeight w:val="372"/>
                              <w:ins w:id="3206" w:author="作成者"/>
                            </w:trPr>
                            <w:tc>
                              <w:tcPr>
                                <w:tcW w:w="1614" w:type="dxa"/>
                                <w:shd w:val="clear" w:color="auto" w:fill="002060"/>
                              </w:tcPr>
                              <w:p w14:paraId="50334ED8" w14:textId="77777777" w:rsidR="007B5626" w:rsidRPr="00A024A7" w:rsidRDefault="007B5626" w:rsidP="00DD1144">
                                <w:pPr>
                                  <w:jc w:val="left"/>
                                  <w:rPr>
                                    <w:ins w:id="3207" w:author="作成者"/>
                                    <w:b/>
                                    <w:color w:val="FFFFFF" w:themeColor="background1"/>
                                    <w:sz w:val="20"/>
                                    <w:szCs w:val="20"/>
                                  </w:rPr>
                                </w:pPr>
                                <w:ins w:id="3208" w:author="作成者">
                                  <w:r w:rsidRPr="00A024A7">
                                    <w:rPr>
                                      <w:rFonts w:hint="eastAsia"/>
                                      <w:b/>
                                      <w:color w:val="FFFFFF" w:themeColor="background1"/>
                                      <w:sz w:val="20"/>
                                      <w:szCs w:val="20"/>
                                    </w:rPr>
                                    <w:t>Key</w:t>
                                  </w:r>
                                </w:ins>
                              </w:p>
                            </w:tc>
                            <w:tc>
                              <w:tcPr>
                                <w:tcW w:w="5547" w:type="dxa"/>
                                <w:shd w:val="clear" w:color="auto" w:fill="002060"/>
                              </w:tcPr>
                              <w:p w14:paraId="5B649EB7" w14:textId="77777777" w:rsidR="007B5626" w:rsidRPr="00A024A7" w:rsidRDefault="007B5626" w:rsidP="00DD1144">
                                <w:pPr>
                                  <w:jc w:val="left"/>
                                  <w:rPr>
                                    <w:ins w:id="3209" w:author="作成者"/>
                                    <w:b/>
                                    <w:color w:val="FFFFFF" w:themeColor="background1"/>
                                    <w:sz w:val="20"/>
                                    <w:szCs w:val="20"/>
                                  </w:rPr>
                                </w:pPr>
                                <w:ins w:id="3210" w:author="作成者">
                                  <w:r w:rsidRPr="00A024A7">
                                    <w:rPr>
                                      <w:rFonts w:hint="eastAsia"/>
                                      <w:b/>
                                      <w:color w:val="FFFFFF" w:themeColor="background1"/>
                                      <w:sz w:val="20"/>
                                      <w:szCs w:val="20"/>
                                    </w:rPr>
                                    <w:t>Value</w:t>
                                  </w:r>
                                </w:ins>
                              </w:p>
                            </w:tc>
                          </w:tr>
                          <w:tr w:rsidR="007B5626" w14:paraId="0973AA6C" w14:textId="77777777" w:rsidTr="00DD1144">
                            <w:trPr>
                              <w:trHeight w:val="352"/>
                              <w:ins w:id="3211" w:author="作成者"/>
                            </w:trPr>
                            <w:tc>
                              <w:tcPr>
                                <w:tcW w:w="1614" w:type="dxa"/>
                              </w:tcPr>
                              <w:p w14:paraId="630631F4" w14:textId="77777777" w:rsidR="007B5626" w:rsidRPr="00515ED5" w:rsidRDefault="007B5626" w:rsidP="00DD1144">
                                <w:pPr>
                                  <w:jc w:val="left"/>
                                  <w:rPr>
                                    <w:ins w:id="3212" w:author="作成者"/>
                                    <w:sz w:val="20"/>
                                    <w:szCs w:val="20"/>
                                  </w:rPr>
                                </w:pPr>
                                <w:proofErr w:type="spellStart"/>
                                <w:ins w:id="3213" w:author="作成者">
                                  <w:r w:rsidRPr="00515ED5">
                                    <w:rPr>
                                      <w:rFonts w:hint="eastAsia"/>
                                      <w:sz w:val="20"/>
                                      <w:szCs w:val="20"/>
                                    </w:rPr>
                                    <w:t>VAR_hoge</w:t>
                                  </w:r>
                                  <w:proofErr w:type="spellEnd"/>
                                </w:ins>
                              </w:p>
                            </w:tc>
                            <w:tc>
                              <w:tcPr>
                                <w:tcW w:w="5547" w:type="dxa"/>
                              </w:tcPr>
                              <w:p w14:paraId="7FB7578C" w14:textId="77777777" w:rsidR="007B5626" w:rsidRDefault="007B5626" w:rsidP="00DD1144">
                                <w:pPr>
                                  <w:rPr>
                                    <w:ins w:id="3214" w:author="作成者"/>
                                    <w:sz w:val="20"/>
                                    <w:szCs w:val="20"/>
                                  </w:rPr>
                                </w:pPr>
                                <w:ins w:id="3215" w:author="作成者">
                                  <w:r>
                                    <w:rPr>
                                      <w:sz w:val="20"/>
                                      <w:szCs w:val="20"/>
                                    </w:rPr>
                                    <w:t>{</w:t>
                                  </w:r>
                                </w:ins>
                              </w:p>
                              <w:p w14:paraId="37A68401" w14:textId="77777777" w:rsidR="007B5626" w:rsidRDefault="007B5626" w:rsidP="00DD1144">
                                <w:pPr>
                                  <w:rPr>
                                    <w:ins w:id="3216" w:author="作成者"/>
                                    <w:sz w:val="20"/>
                                    <w:szCs w:val="20"/>
                                  </w:rPr>
                                </w:pPr>
                                <w:ins w:id="3217" w:author="作成者">
                                  <w:r>
                                    <w:rPr>
                                      <w:sz w:val="20"/>
                                      <w:szCs w:val="20"/>
                                    </w:rPr>
                                    <w:t xml:space="preserve">    FRUIT = [</w:t>
                                  </w:r>
                                </w:ins>
                              </w:p>
                              <w:p w14:paraId="0A22F4CE" w14:textId="77777777" w:rsidR="007B5626" w:rsidRDefault="007B5626" w:rsidP="00DD1144">
                                <w:pPr>
                                  <w:ind w:firstLineChars="200" w:firstLine="400"/>
                                  <w:rPr>
                                    <w:ins w:id="3218" w:author="作成者"/>
                                    <w:sz w:val="20"/>
                                    <w:szCs w:val="20"/>
                                  </w:rPr>
                                </w:pPr>
                                <w:ins w:id="3219" w:author="作成者">
                                  <w:r>
                                    <w:rPr>
                                      <w:sz w:val="20"/>
                                      <w:szCs w:val="20"/>
                                    </w:rPr>
                                    <w:t xml:space="preserve">    { NAME = “</w:t>
                                  </w:r>
                                </w:ins>
                                <w:r>
                                  <w:rPr>
                                    <w:rFonts w:hint="eastAsia"/>
                                    <w:sz w:val="20"/>
                                    <w:szCs w:val="20"/>
                                  </w:rPr>
                                  <w:t>K</w:t>
                                </w:r>
                                <w:r>
                                  <w:rPr>
                                    <w:sz w:val="20"/>
                                    <w:szCs w:val="20"/>
                                  </w:rPr>
                                  <w:t>iwi</w:t>
                                </w:r>
                                <w:ins w:id="3220" w:author="作成者">
                                  <w:r>
                                    <w:rPr>
                                      <w:sz w:val="20"/>
                                      <w:szCs w:val="20"/>
                                    </w:rPr>
                                    <w:t>”, PRICE = 200 },</w:t>
                                  </w:r>
                                </w:ins>
                              </w:p>
                              <w:p w14:paraId="7A163F86" w14:textId="77777777" w:rsidR="007B5626" w:rsidRDefault="007B5626" w:rsidP="00DD1144">
                                <w:pPr>
                                  <w:ind w:firstLineChars="100" w:firstLine="200"/>
                                  <w:rPr>
                                    <w:ins w:id="3221" w:author="作成者"/>
                                    <w:sz w:val="20"/>
                                    <w:szCs w:val="20"/>
                                  </w:rPr>
                                </w:pPr>
                                <w:ins w:id="3222" w:author="作成者">
                                  <w:r>
                                    <w:rPr>
                                      <w:sz w:val="20"/>
                                      <w:szCs w:val="20"/>
                                    </w:rPr>
                                    <w:t xml:space="preserve">      { NAME = “</w:t>
                                  </w:r>
                                </w:ins>
                                <w:r>
                                  <w:rPr>
                                    <w:rFonts w:hint="eastAsia"/>
                                    <w:sz w:val="20"/>
                                    <w:szCs w:val="20"/>
                                  </w:rPr>
                                  <w:t>Gr</w:t>
                                </w:r>
                                <w:r>
                                  <w:rPr>
                                    <w:sz w:val="20"/>
                                    <w:szCs w:val="20"/>
                                  </w:rPr>
                                  <w:t>ape</w:t>
                                </w:r>
                                <w:ins w:id="3223" w:author="作成者">
                                  <w:r>
                                    <w:rPr>
                                      <w:sz w:val="20"/>
                                      <w:szCs w:val="20"/>
                                    </w:rPr>
                                    <w:t>”, PRICE = 1000 }</w:t>
                                  </w:r>
                                </w:ins>
                              </w:p>
                              <w:p w14:paraId="428FFCD4" w14:textId="77777777" w:rsidR="007B5626" w:rsidRDefault="007B5626" w:rsidP="00DD1144">
                                <w:pPr>
                                  <w:ind w:firstLineChars="200" w:firstLine="400"/>
                                  <w:rPr>
                                    <w:ins w:id="3224" w:author="作成者"/>
                                    <w:sz w:val="20"/>
                                    <w:szCs w:val="20"/>
                                  </w:rPr>
                                </w:pPr>
                                <w:ins w:id="3225" w:author="作成者">
                                  <w:r>
                                    <w:rPr>
                                      <w:sz w:val="20"/>
                                      <w:szCs w:val="20"/>
                                    </w:rPr>
                                    <w:t>],</w:t>
                                  </w:r>
                                </w:ins>
                              </w:p>
                              <w:p w14:paraId="28E32251" w14:textId="77777777" w:rsidR="007B5626" w:rsidRDefault="007B5626" w:rsidP="00DD1144">
                                <w:pPr>
                                  <w:ind w:firstLineChars="200" w:firstLine="400"/>
                                  <w:rPr>
                                    <w:ins w:id="3226" w:author="作成者"/>
                                    <w:sz w:val="20"/>
                                    <w:szCs w:val="20"/>
                                  </w:rPr>
                                </w:pPr>
                                <w:ins w:id="3227" w:author="作成者">
                                  <w:r>
                                    <w:rPr>
                                      <w:sz w:val="20"/>
                                      <w:szCs w:val="20"/>
                                    </w:rPr>
                                    <w:t>VEGETABLE = [</w:t>
                                  </w:r>
                                </w:ins>
                              </w:p>
                              <w:p w14:paraId="2CA833FA" w14:textId="77777777" w:rsidR="007B5626" w:rsidRDefault="007B5626" w:rsidP="00DD1144">
                                <w:pPr>
                                  <w:ind w:firstLineChars="200" w:firstLine="400"/>
                                  <w:rPr>
                                    <w:ins w:id="3228" w:author="作成者"/>
                                    <w:sz w:val="20"/>
                                    <w:szCs w:val="20"/>
                                  </w:rPr>
                                </w:pPr>
                                <w:ins w:id="3229" w:author="作成者">
                                  <w:r>
                                    <w:rPr>
                                      <w:sz w:val="20"/>
                                      <w:szCs w:val="20"/>
                                    </w:rPr>
                                    <w:t xml:space="preserve">    { NAME = “</w:t>
                                  </w:r>
                                </w:ins>
                                <w:r>
                                  <w:rPr>
                                    <w:rFonts w:hint="eastAsia"/>
                                    <w:sz w:val="20"/>
                                    <w:szCs w:val="20"/>
                                  </w:rPr>
                                  <w:t>Lettuce</w:t>
                                </w:r>
                                <w:ins w:id="3230" w:author="作成者">
                                  <w:r>
                                    <w:rPr>
                                      <w:sz w:val="20"/>
                                      <w:szCs w:val="20"/>
                                    </w:rPr>
                                    <w:t>”, PRICE = 100 },</w:t>
                                  </w:r>
                                </w:ins>
                              </w:p>
                              <w:p w14:paraId="4BDEBA49" w14:textId="77777777" w:rsidR="007B5626" w:rsidRDefault="007B5626" w:rsidP="00DD1144">
                                <w:pPr>
                                  <w:ind w:firstLineChars="200" w:firstLine="400"/>
                                  <w:rPr>
                                    <w:ins w:id="3231" w:author="作成者"/>
                                    <w:sz w:val="20"/>
                                    <w:szCs w:val="20"/>
                                  </w:rPr>
                                </w:pPr>
                                <w:ins w:id="3232" w:author="作成者">
                                  <w:r>
                                    <w:rPr>
                                      <w:sz w:val="20"/>
                                      <w:szCs w:val="20"/>
                                    </w:rPr>
                                    <w:t xml:space="preserve">    { NAME = “</w:t>
                                  </w:r>
                                </w:ins>
                                <w:r>
                                  <w:rPr>
                                    <w:rFonts w:hint="eastAsia"/>
                                    <w:sz w:val="20"/>
                                    <w:szCs w:val="20"/>
                                  </w:rPr>
                                  <w:t>C</w:t>
                                </w:r>
                                <w:r>
                                  <w:rPr>
                                    <w:sz w:val="20"/>
                                    <w:szCs w:val="20"/>
                                  </w:rPr>
                                  <w:t>abbage</w:t>
                                </w:r>
                                <w:ins w:id="3233" w:author="作成者">
                                  <w:r>
                                    <w:rPr>
                                      <w:sz w:val="20"/>
                                      <w:szCs w:val="20"/>
                                    </w:rPr>
                                    <w:t>”, PRICE = 110 }</w:t>
                                  </w:r>
                                </w:ins>
                              </w:p>
                              <w:p w14:paraId="3A9D72C3" w14:textId="77777777" w:rsidR="007B5626" w:rsidRDefault="007B5626" w:rsidP="00DD1144">
                                <w:pPr>
                                  <w:ind w:firstLineChars="200" w:firstLine="400"/>
                                  <w:rPr>
                                    <w:ins w:id="3234" w:author="作成者"/>
                                    <w:sz w:val="20"/>
                                    <w:szCs w:val="20"/>
                                  </w:rPr>
                                </w:pPr>
                                <w:ins w:id="3235" w:author="作成者">
                                  <w:r>
                                    <w:rPr>
                                      <w:sz w:val="20"/>
                                      <w:szCs w:val="20"/>
                                    </w:rPr>
                                    <w:t>]</w:t>
                                  </w:r>
                                </w:ins>
                              </w:p>
                              <w:p w14:paraId="4548806D" w14:textId="77777777" w:rsidR="007B5626" w:rsidRPr="00515ED5" w:rsidRDefault="007B5626" w:rsidP="00DD1144">
                                <w:pPr>
                                  <w:rPr>
                                    <w:ins w:id="3236" w:author="作成者"/>
                                    <w:sz w:val="20"/>
                                    <w:szCs w:val="20"/>
                                  </w:rPr>
                                </w:pPr>
                                <w:ins w:id="3237" w:author="作成者">
                                  <w:r>
                                    <w:rPr>
                                      <w:sz w:val="20"/>
                                      <w:szCs w:val="20"/>
                                    </w:rPr>
                                    <w:t>}</w:t>
                                  </w:r>
                                </w:ins>
                              </w:p>
                            </w:tc>
                          </w:tr>
                        </w:tbl>
                        <w:p w14:paraId="355D9606" w14:textId="77777777" w:rsidR="007B5626" w:rsidRPr="003177F7" w:rsidRDefault="007B5626" w:rsidP="00BB451B">
                          <w:pPr>
                            <w:jc w:val="left"/>
                            <w:rPr>
                              <w:ins w:id="3238" w:author="作成者"/>
                              <w:sz w:val="20"/>
                              <w:szCs w:val="20"/>
                            </w:rPr>
                          </w:pPr>
                        </w:p>
                      </w:txbxContent>
                    </v:textbox>
                  </v:shape>
                  <v:shape id="下矢印 544" o:spid="_x0000_s1204" type="#_x0000_t67" style="position:absolute;left:1143;top:2000;width:4000;height:22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" adj="19707" fillcolor="#0057c9 [2425]" strokecolor="#003c8c [2905]" strokeweight="2pt"/>
                  <v:roundrect id="角丸四角形 549" o:spid="_x0000_s1205" style="position:absolute;left:1143;top:3132;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" fillcolor="white [3201]" strokecolor="#003c8c [2905]" strokeweight="2pt">
                    <v:shadow on="t" color="black" opacity="26214f" origin="-.5,-.5" offset=".74836mm,.74836mm"/>
                    <v:textbox inset="1mm,0,0,0">
                      <w:txbxContent>
                        <w:p w14:paraId="62514523" w14:textId="77777777" w:rsidR="007B5626" w:rsidRPr="00982EAC" w:rsidRDefault="007B5626" w:rsidP="00BB451B">
                          <w:pPr>
                            <w:jc w:val="left"/>
                            <w:rPr>
                              <w:ins w:id="3239" w:author="作成者"/>
                              <w:b/>
                              <w:color w:val="003C8A" w:themeColor="accent6" w:themeTint="E6"/>
                              <w:sz w:val="20"/>
                              <w:szCs w:val="20"/>
                            </w:rPr>
                          </w:pPr>
                          <w:ins w:id="3240" w:author="作成者">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Execute Operation</w:t>
                          </w:r>
                        </w:p>
                      </w:txbxContent>
                    </v:textbox>
                  </v:roundrect>
                  <w10:wrap type="topAndBottom" anchorx="page"/>
                </v:group>
              </w:pict>
            </mc:Fallback>
          </mc:AlternateContent>
        </w:r>
      </w:ins>
    </w:p>
    <w:p w14:paraId="5AD3792E" w14:textId="3F5A46CC" w:rsidR="00366ECC" w:rsidRDefault="00D8673D" w:rsidP="00366ECC">
      <w:pPr>
        <w:pStyle w:val="aff0"/>
        <w:numPr>
          <w:ilvl w:val="3"/>
          <w:numId w:val="26"/>
        </w:numPr>
        <w:ind w:left="426" w:hanging="426"/>
        <w:rPr>
          <w:ins w:id="3241" w:author="作成者"/>
        </w:rPr>
      </w:pPr>
      <w:r>
        <w:t xml:space="preserve">Special </w:t>
      </w:r>
      <w:r w:rsidR="00DD1144">
        <w:rPr>
          <w:rFonts w:hint="eastAsia"/>
        </w:rPr>
        <w:t>type</w:t>
      </w:r>
      <w:r>
        <w:t>s</w:t>
      </w:r>
    </w:p>
    <w:p w14:paraId="7DDCBD4A" w14:textId="75938D63" w:rsidR="00366ECC" w:rsidRDefault="00366ECC" w:rsidP="00366ECC">
      <w:pPr>
        <w:pStyle w:val="aff0"/>
        <w:numPr>
          <w:ilvl w:val="1"/>
          <w:numId w:val="49"/>
        </w:numPr>
      </w:pPr>
      <w:ins w:id="3242" w:author="作成者">
        <w:r w:rsidRPr="008F298C">
          <w:rPr>
            <w:noProof/>
          </w:rPr>
          <w:lastRenderedPageBreak/>
          <mc:AlternateContent>
            <mc:Choice Requires="wps">
              <w:drawing>
                <wp:anchor distT="0" distB="0" distL="114300" distR="114300" simplePos="0" relativeHeight="251834368" behindDoc="0" locked="0" layoutInCell="1" allowOverlap="1" wp14:anchorId="51026846" wp14:editId="06B5693F">
                  <wp:simplePos x="0" y="0"/>
                  <wp:positionH relativeFrom="column">
                    <wp:posOffset>3120585</wp:posOffset>
                  </wp:positionH>
                  <wp:positionV relativeFrom="paragraph">
                    <wp:posOffset>3408827</wp:posOffset>
                  </wp:positionV>
                  <wp:extent cx="2700655" cy="518795"/>
                  <wp:effectExtent l="381000" t="133350" r="23495" b="14605"/>
                  <wp:wrapNone/>
                  <wp:docPr id="551" name="四角形吹き出し 551"/>
                  <wp:cNvGraphicFramePr/>
                  <a:graphic xmlns:a="http://schemas.openxmlformats.org/drawingml/2006/main">
                    <a:graphicData uri="http://schemas.microsoft.com/office/word/2010/wordprocessingShape">
                      <wps:wsp>
                        <wps:cNvSpPr/>
                        <wps:spPr>
                          <a:xfrm>
                            <a:off x="0" y="0"/>
                            <a:ext cx="2700655" cy="518795"/>
                          </a:xfrm>
                          <a:prstGeom prst="wedgeRectCallout">
                            <a:avLst>
                              <a:gd name="adj1" fmla="val -63728"/>
                              <a:gd name="adj2" fmla="val -75340"/>
                            </a:avLst>
                          </a:prstGeom>
                          <a:ln>
                            <a:solidFill>
                              <a:srgbClr val="FF0000"/>
                            </a:solidFill>
                          </a:ln>
                        </wps:spPr>
                        <wps:style>
                          <a:lnRef idx="2">
                            <a:schemeClr val="accent3"/>
                          </a:lnRef>
                          <a:fillRef idx="1">
                            <a:schemeClr val="lt1"/>
                          </a:fillRef>
                          <a:effectRef idx="0">
                            <a:schemeClr val="accent3"/>
                          </a:effectRef>
                          <a:fontRef idx="minor">
                            <a:schemeClr val="dk1"/>
                          </a:fontRef>
                        </wps:style>
                        <wps:txbx>
                          <w:txbxContent>
                            <w:p w14:paraId="3F42620A" w14:textId="77777777" w:rsidR="007B5626" w:rsidRDefault="007B5626" w:rsidP="008935AD">
                              <w:pPr>
                                <w:jc w:val="center"/>
                                <w:rPr>
                                  <w:ins w:id="3243" w:author="作成者"/>
                                </w:rPr>
                              </w:pPr>
                              <w:r w:rsidRPr="00E45D7B">
                                <w:t>The map type needs the HCL SETTINGS to be ON.</w:t>
                              </w:r>
                            </w:p>
                            <w:p w14:paraId="7BF60E6D" w14:textId="42F4AA9F" w:rsidR="007B5626" w:rsidRPr="008935AD" w:rsidRDefault="007B5626" w:rsidP="00366ECC">
                              <w:pPr>
                                <w:jc w:val="center"/>
                                <w:rPr>
                                  <w:ins w:id="3244" w:author="作成者"/>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1026846" id="四角形吹き出し 551" o:spid="_x0000_s1206" type="#_x0000_t61" style="position:absolute;left:0;text-align:left;margin-left:245.7pt;margin-top:268.4pt;width:212.65pt;height:40.85pt;z-index:251834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" adj="-2965,-5473" fillcolor="white [3201]" strokecolor="red" strokeweight="2pt">
                  <v:textbox>
                    <w:txbxContent>
                      <w:p w14:paraId="3F42620A" w14:textId="77777777" w:rsidR="007B5626" w:rsidRDefault="007B5626" w:rsidP="008935AD">
                        <w:pPr>
                          <w:jc w:val="center"/>
                          <w:rPr>
                            <w:ins w:id="3245" w:author="作成者"/>
                          </w:rPr>
                        </w:pPr>
                        <w:r w:rsidRPr="00E45D7B">
                          <w:t>The map type needs the HCL SETTINGS to be ON.</w:t>
                        </w:r>
                      </w:p>
                      <w:p w14:paraId="7BF60E6D" w14:textId="42F4AA9F" w:rsidR="007B5626" w:rsidRPr="008935AD" w:rsidRDefault="007B5626" w:rsidP="00366ECC">
                        <w:pPr>
                          <w:jc w:val="center"/>
                          <w:rPr>
                            <w:ins w:id="3246" w:author="作成者"/>
                          </w:rPr>
                        </w:pPr>
                      </w:p>
                    </w:txbxContent>
                  </v:textbox>
                </v:shape>
              </w:pict>
            </mc:Fallback>
          </mc:AlternateContent>
        </w:r>
        <w:r w:rsidRPr="008F298C">
          <w:rPr>
            <w:noProof/>
          </w:rPr>
          <mc:AlternateContent>
            <mc:Choice Requires="wps">
              <w:drawing>
                <wp:anchor distT="0" distB="0" distL="114300" distR="114300" simplePos="0" relativeHeight="251833344" behindDoc="0" locked="0" layoutInCell="1" allowOverlap="1" wp14:anchorId="646C3D1F" wp14:editId="2771C8B2">
                  <wp:simplePos x="0" y="0"/>
                  <wp:positionH relativeFrom="column">
                    <wp:posOffset>2038350</wp:posOffset>
                  </wp:positionH>
                  <wp:positionV relativeFrom="paragraph">
                    <wp:posOffset>2504440</wp:posOffset>
                  </wp:positionV>
                  <wp:extent cx="835025" cy="819150"/>
                  <wp:effectExtent l="0" t="0" r="22225" b="19050"/>
                  <wp:wrapNone/>
                  <wp:docPr id="550" name="正方形/長方形 550"/>
                  <wp:cNvGraphicFramePr/>
                  <a:graphic xmlns:a="http://schemas.openxmlformats.org/drawingml/2006/main">
                    <a:graphicData uri="http://schemas.microsoft.com/office/word/2010/wordprocessingShape">
                      <wps:wsp>
                        <wps:cNvSpPr/>
                        <wps:spPr>
                          <a:xfrm>
                            <a:off x="0" y="0"/>
                            <a:ext cx="835025" cy="8191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E85314" id="正方形/長方形 550" o:spid="_x0000_s1026" style="position:absolute;left:0;text-align:left;margin-left:160.5pt;margin-top:197.2pt;width:65.75pt;height:64.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" filled="f" strokecolor="red" strokeweight="2pt"/>
              </w:pict>
            </mc:Fallback>
          </mc:AlternateContent>
        </w:r>
        <w:r>
          <w:rPr>
            <w:noProof/>
          </w:rPr>
          <mc:AlternateContent>
            <mc:Choice Requires="wpg">
              <w:drawing>
                <wp:anchor distT="0" distB="0" distL="114300" distR="114300" simplePos="0" relativeHeight="251817984" behindDoc="0" locked="0" layoutInCell="1" allowOverlap="1" wp14:anchorId="532D26DC" wp14:editId="0638A9BB">
                  <wp:simplePos x="0" y="0"/>
                  <wp:positionH relativeFrom="column">
                    <wp:posOffset>99695</wp:posOffset>
                  </wp:positionH>
                  <wp:positionV relativeFrom="paragraph">
                    <wp:posOffset>266065</wp:posOffset>
                  </wp:positionV>
                  <wp:extent cx="5848350" cy="4333875"/>
                  <wp:effectExtent l="0" t="0" r="19050" b="28575"/>
                  <wp:wrapTopAndBottom/>
                  <wp:docPr id="492" name="グループ化 492"/>
                  <wp:cNvGraphicFramePr/>
                  <a:graphic xmlns:a="http://schemas.openxmlformats.org/drawingml/2006/main">
                    <a:graphicData uri="http://schemas.microsoft.com/office/word/2010/wordprocessingGroup">
                      <wpg:wgp>
                        <wpg:cNvGrpSpPr/>
                        <wpg:grpSpPr>
                          <a:xfrm>
                            <a:off x="0" y="0"/>
                            <a:ext cx="5848350" cy="4333875"/>
                            <a:chOff x="0" y="-76201"/>
                            <a:chExt cx="5848350" cy="4160342"/>
                          </a:xfrm>
                        </wpg:grpSpPr>
                        <wps:wsp>
                          <wps:cNvPr id="493" name="フローチャート: 処理 493"/>
                          <wps:cNvSpPr/>
                          <wps:spPr>
                            <a:xfrm>
                              <a:off x="0" y="-76201"/>
                              <a:ext cx="5848350" cy="4160342"/>
                            </a:xfrm>
                            <a:prstGeom prst="flowChartProcess">
                              <a:avLst/>
                            </a:prstGeom>
                            <a:solidFill>
                              <a:schemeClr val="bg1">
                                <a:lumMod val="95000"/>
                              </a:schemeClr>
                            </a:solidFill>
                            <a:ln>
                              <a:solidFill>
                                <a:schemeClr val="bg1">
                                  <a:lumMod val="85000"/>
                                </a:schemeClr>
                              </a:solidFill>
                            </a:ln>
                          </wps:spPr>
                          <wps:style>
                            <a:lnRef idx="2">
                              <a:schemeClr val="dk1"/>
                            </a:lnRef>
                            <a:fillRef idx="1">
                              <a:schemeClr val="lt1"/>
                            </a:fillRef>
                            <a:effectRef idx="0">
                              <a:schemeClr val="dk1"/>
                            </a:effectRef>
                            <a:fontRef idx="minor">
                              <a:schemeClr val="dk1"/>
                            </a:fontRef>
                          </wps:style>
                          <wps:txbx>
                            <w:txbxContent>
                              <w:p w14:paraId="3E20A769" w14:textId="77777777" w:rsidR="007B5626" w:rsidRDefault="007B5626" w:rsidP="00366ECC">
                                <w:pPr>
                                  <w:jc w:val="left"/>
                                  <w:rPr>
                                    <w:ins w:id="3247" w:author="作成者"/>
                                    <w:sz w:val="20"/>
                                    <w:szCs w:val="20"/>
                                  </w:rPr>
                                </w:pPr>
                              </w:p>
                              <w:p w14:paraId="05C3342D" w14:textId="77777777" w:rsidR="007B5626" w:rsidRPr="003177F7" w:rsidRDefault="007B5626" w:rsidP="00366ECC">
                                <w:pPr>
                                  <w:jc w:val="left"/>
                                  <w:rPr>
                                    <w:ins w:id="3248" w:author="作成者"/>
                                    <w:sz w:val="20"/>
                                    <w:szCs w:val="20"/>
                                  </w:rPr>
                                </w:pPr>
                              </w:p>
                              <w:tbl>
                                <w:tblPr>
                                  <w:tblStyle w:val="ab"/>
                                  <w:tblW w:w="7166" w:type="dxa"/>
                                  <w:jc w:val="center"/>
                                  <w:tblLook w:val="04A0" w:firstRow="1" w:lastRow="0" w:firstColumn="1" w:lastColumn="0" w:noHBand="0" w:noVBand="1"/>
                                </w:tblPr>
                                <w:tblGrid>
                                  <w:gridCol w:w="7166"/>
                                </w:tblGrid>
                                <w:tr w:rsidR="007B5626" w:rsidRPr="003177F7" w14:paraId="4A89C43A" w14:textId="77777777" w:rsidTr="00DD1144">
                                  <w:trPr>
                                    <w:trHeight w:val="1425"/>
                                    <w:jc w:val="center"/>
                                    <w:ins w:id="3249" w:author="作成者"/>
                                  </w:trPr>
                                  <w:tc>
                                    <w:tcPr>
                                      <w:tcW w:w="7166" w:type="dxa"/>
                                    </w:tcPr>
                                    <w:p w14:paraId="2CB54B56" w14:textId="77777777" w:rsidR="007B5626" w:rsidRPr="00280A77" w:rsidRDefault="007B5626" w:rsidP="00DD1144">
                                      <w:pPr>
                                        <w:rPr>
                                          <w:ins w:id="3250" w:author="作成者"/>
                                          <w:sz w:val="20"/>
                                          <w:szCs w:val="20"/>
                                        </w:rPr>
                                      </w:pPr>
                                      <w:ins w:id="3251" w:author="作成者">
                                        <w:r w:rsidRPr="00280A77">
                                          <w:rPr>
                                            <w:sz w:val="20"/>
                                            <w:szCs w:val="20"/>
                                          </w:rPr>
                                          <w:t>variable "</w:t>
                                        </w:r>
                                        <w:proofErr w:type="spellStart"/>
                                        <w:r w:rsidRPr="00280A77">
                                          <w:rPr>
                                            <w:sz w:val="20"/>
                                            <w:szCs w:val="20"/>
                                          </w:rPr>
                                          <w:t>VAR_hoge</w:t>
                                        </w:r>
                                        <w:proofErr w:type="spellEnd"/>
                                        <w:r w:rsidRPr="00280A77">
                                          <w:rPr>
                                            <w:sz w:val="20"/>
                                            <w:szCs w:val="20"/>
                                          </w:rPr>
                                          <w:t>" {</w:t>
                                        </w:r>
                                      </w:ins>
                                    </w:p>
                                    <w:p w14:paraId="4217E36E" w14:textId="77777777" w:rsidR="007B5626" w:rsidRPr="00280A77" w:rsidRDefault="007B5626" w:rsidP="00DD1144">
                                      <w:pPr>
                                        <w:ind w:firstLineChars="200" w:firstLine="400"/>
                                        <w:rPr>
                                          <w:ins w:id="3252" w:author="作成者"/>
                                          <w:sz w:val="20"/>
                                          <w:szCs w:val="20"/>
                                        </w:rPr>
                                      </w:pPr>
                                      <w:ins w:id="3253" w:author="作成者">
                                        <w:r>
                                          <w:rPr>
                                            <w:sz w:val="20"/>
                                            <w:szCs w:val="20"/>
                                          </w:rPr>
                                          <w:t>type = list(map(string))</w:t>
                                        </w:r>
                                      </w:ins>
                                    </w:p>
                                    <w:p w14:paraId="297CCDDA" w14:textId="77777777" w:rsidR="007B5626" w:rsidRDefault="007B5626" w:rsidP="00DD1144">
                                      <w:pPr>
                                        <w:ind w:firstLineChars="200" w:firstLine="400"/>
                                        <w:rPr>
                                          <w:ins w:id="3254" w:author="作成者"/>
                                        </w:rPr>
                                      </w:pPr>
                                      <w:ins w:id="3255" w:author="作成者">
                                        <w:r w:rsidRPr="00280A77">
                                          <w:rPr>
                                            <w:sz w:val="20"/>
                                            <w:szCs w:val="20"/>
                                          </w:rPr>
                                          <w:t xml:space="preserve">default = </w:t>
                                        </w:r>
                                        <w:r>
                                          <w:rPr>
                                            <w:sz w:val="20"/>
                                            <w:szCs w:val="20"/>
                                          </w:rPr>
                                          <w:t>[</w:t>
                                        </w:r>
                                        <w:r>
                                          <w:t>{</w:t>
                                        </w:r>
                                      </w:ins>
                                    </w:p>
                                    <w:p w14:paraId="33F1E456" w14:textId="77777777" w:rsidR="007B5626" w:rsidRDefault="007B5626" w:rsidP="00DD1144">
                                      <w:pPr>
                                        <w:ind w:firstLineChars="200" w:firstLine="420"/>
                                        <w:rPr>
                                          <w:ins w:id="3256" w:author="作成者"/>
                                        </w:rPr>
                                      </w:pPr>
                                      <w:ins w:id="3257" w:author="作成者">
                                        <w:r>
                                          <w:t xml:space="preserve">    “key” = “value”</w:t>
                                        </w:r>
                                      </w:ins>
                                    </w:p>
                                    <w:p w14:paraId="61D17D4C" w14:textId="77777777" w:rsidR="007B5626" w:rsidRPr="00415576" w:rsidRDefault="007B5626" w:rsidP="00DD1144">
                                      <w:pPr>
                                        <w:ind w:firstLineChars="200" w:firstLine="420"/>
                                        <w:rPr>
                                          <w:ins w:id="3258" w:author="作成者"/>
                                        </w:rPr>
                                      </w:pPr>
                                      <w:ins w:id="3259" w:author="作成者">
                                        <w:r>
                                          <w:t>}]</w:t>
                                        </w:r>
                                      </w:ins>
                                    </w:p>
                                    <w:p w14:paraId="3CC0C671" w14:textId="77777777" w:rsidR="007B5626" w:rsidRPr="003177F7" w:rsidRDefault="007B5626" w:rsidP="00DD1144">
                                      <w:pPr>
                                        <w:pStyle w:val="a9"/>
                                        <w:ind w:leftChars="0" w:left="0"/>
                                        <w:rPr>
                                          <w:ins w:id="3260" w:author="作成者"/>
                                          <w:sz w:val="20"/>
                                          <w:szCs w:val="20"/>
                                        </w:rPr>
                                      </w:pPr>
                                      <w:ins w:id="3261" w:author="作成者">
                                        <w:r w:rsidRPr="00280A77">
                                          <w:rPr>
                                            <w:sz w:val="20"/>
                                            <w:szCs w:val="20"/>
                                          </w:rPr>
                                          <w:t>}</w:t>
                                        </w:r>
                                      </w:ins>
                                    </w:p>
                                  </w:tc>
                                </w:tr>
                              </w:tbl>
                              <w:p w14:paraId="2239C37B" w14:textId="77777777" w:rsidR="007B5626" w:rsidRPr="003177F7" w:rsidRDefault="007B5626" w:rsidP="00366ECC">
                                <w:pPr>
                                  <w:jc w:val="left"/>
                                  <w:rPr>
                                    <w:ins w:id="3262" w:author="作成者"/>
                                    <w:sz w:val="20"/>
                                    <w:szCs w:val="20"/>
                                  </w:rPr>
                                </w:pPr>
                              </w:p>
                              <w:p w14:paraId="1D0D1A6E" w14:textId="77777777" w:rsidR="007B5626" w:rsidRDefault="007B5626" w:rsidP="00366ECC">
                                <w:pPr>
                                  <w:jc w:val="left"/>
                                  <w:rPr>
                                    <w:ins w:id="3263" w:author="作成者"/>
                                    <w:sz w:val="20"/>
                                    <w:szCs w:val="20"/>
                                  </w:rPr>
                                </w:pPr>
                              </w:p>
                              <w:p w14:paraId="1ABBB226" w14:textId="77777777" w:rsidR="007B5626" w:rsidRDefault="007B5626" w:rsidP="00366ECC">
                                <w:pPr>
                                  <w:jc w:val="left"/>
                                  <w:rPr>
                                    <w:ins w:id="3264" w:author="作成者"/>
                                    <w:sz w:val="20"/>
                                    <w:szCs w:val="20"/>
                                  </w:rPr>
                                </w:pPr>
                              </w:p>
                              <w:p w14:paraId="2DAE1A85" w14:textId="6350A827" w:rsidR="007B5626" w:rsidRPr="00D464F6" w:rsidRDefault="007B5626" w:rsidP="00366ECC">
                                <w:pPr>
                                  <w:jc w:val="left"/>
                                  <w:rPr>
                                    <w:ins w:id="3265" w:author="作成者"/>
                                    <w:b/>
                                    <w:sz w:val="20"/>
                                    <w:szCs w:val="20"/>
                                  </w:rPr>
                                </w:pPr>
                                <w:ins w:id="3266" w:author="作成者">
                                  <w:r>
                                    <w:rPr>
                                      <w:rFonts w:hint="eastAsia"/>
                                      <w:sz w:val="20"/>
                                      <w:szCs w:val="20"/>
                                    </w:rPr>
                                    <w:t xml:space="preserve">        </w:t>
                                  </w:r>
                                </w:ins>
                                <w:r>
                                  <w:rPr>
                                    <w:rFonts w:hint="eastAsia"/>
                                    <w:b/>
                                    <w:sz w:val="20"/>
                                    <w:szCs w:val="20"/>
                                  </w:rPr>
                                  <w:t>Substitute value auto registration settings/Substitute value list</w:t>
                                </w:r>
                              </w:p>
                              <w:tbl>
                                <w:tblPr>
                                  <w:tblStyle w:val="ab"/>
                                  <w:tblW w:w="0" w:type="auto"/>
                                  <w:jc w:val="center"/>
                                  <w:tblLook w:val="04A0" w:firstRow="1" w:lastRow="0" w:firstColumn="1" w:lastColumn="0" w:noHBand="0" w:noVBand="1"/>
                                </w:tblPr>
                                <w:tblGrid>
                                  <w:gridCol w:w="704"/>
                                  <w:gridCol w:w="1291"/>
                                  <w:gridCol w:w="1291"/>
                                  <w:gridCol w:w="1291"/>
                                  <w:gridCol w:w="1253"/>
                                  <w:gridCol w:w="1253"/>
                                </w:tblGrid>
                                <w:tr w:rsidR="007B5626" w14:paraId="771DF8C6" w14:textId="77777777" w:rsidTr="00DD1144">
                                  <w:trPr>
                                    <w:jc w:val="center"/>
                                    <w:ins w:id="3267" w:author="作成者"/>
                                  </w:trPr>
                                  <w:tc>
                                    <w:tcPr>
                                      <w:tcW w:w="704" w:type="dxa"/>
                                      <w:tcBorders>
                                        <w:bottom w:val="single" w:sz="4" w:space="0" w:color="auto"/>
                                      </w:tcBorders>
                                      <w:shd w:val="clear" w:color="auto" w:fill="002060"/>
                                    </w:tcPr>
                                    <w:p w14:paraId="0B3C3B6F" w14:textId="287556F1" w:rsidR="007B5626" w:rsidRPr="00C80F48" w:rsidRDefault="007B5626" w:rsidP="00DD1144">
                                      <w:pPr>
                                        <w:pStyle w:val="a9"/>
                                        <w:ind w:leftChars="0" w:left="0"/>
                                        <w:jc w:val="left"/>
                                        <w:rPr>
                                          <w:ins w:id="3268" w:author="作成者"/>
                                          <w:b/>
                                          <w:color w:val="FFFFFF" w:themeColor="background1"/>
                                        </w:rPr>
                                      </w:pPr>
                                      <w:r>
                                        <w:rPr>
                                          <w:rFonts w:hint="eastAsia"/>
                                          <w:b/>
                                          <w:color w:val="FFFFFF" w:themeColor="background1"/>
                                        </w:rPr>
                                        <w:t>Item No.</w:t>
                                      </w:r>
                                    </w:p>
                                  </w:tc>
                                  <w:tc>
                                    <w:tcPr>
                                      <w:tcW w:w="1291" w:type="dxa"/>
                                      <w:tcBorders>
                                        <w:bottom w:val="single" w:sz="4" w:space="0" w:color="auto"/>
                                      </w:tcBorders>
                                      <w:shd w:val="clear" w:color="auto" w:fill="002060"/>
                                    </w:tcPr>
                                    <w:p w14:paraId="20C0C002" w14:textId="63452005" w:rsidR="007B5626" w:rsidRPr="00C80F48" w:rsidRDefault="007B5626" w:rsidP="00DD1144">
                                      <w:pPr>
                                        <w:pStyle w:val="a9"/>
                                        <w:ind w:leftChars="0" w:left="0"/>
                                        <w:jc w:val="left"/>
                                        <w:rPr>
                                          <w:ins w:id="3269" w:author="作成者"/>
                                          <w:b/>
                                          <w:color w:val="FFFFFF" w:themeColor="background1"/>
                                        </w:rPr>
                                      </w:pPr>
                                      <w:r>
                                        <w:rPr>
                                          <w:rFonts w:hint="eastAsia"/>
                                          <w:b/>
                                          <w:color w:val="FFFFFF" w:themeColor="background1"/>
                                        </w:rPr>
                                        <w:t>Variable name</w:t>
                                      </w:r>
                                    </w:p>
                                  </w:tc>
                                  <w:tc>
                                    <w:tcPr>
                                      <w:tcW w:w="1291" w:type="dxa"/>
                                      <w:tcBorders>
                                        <w:bottom w:val="single" w:sz="4" w:space="0" w:color="auto"/>
                                      </w:tcBorders>
                                      <w:shd w:val="clear" w:color="auto" w:fill="002060"/>
                                    </w:tcPr>
                                    <w:p w14:paraId="1D92C66C" w14:textId="1A97C45E" w:rsidR="007B5626" w:rsidRDefault="007B5626" w:rsidP="00DD1144">
                                      <w:pPr>
                                        <w:pStyle w:val="a9"/>
                                        <w:ind w:leftChars="0" w:left="0"/>
                                        <w:jc w:val="left"/>
                                        <w:rPr>
                                          <w:ins w:id="3270" w:author="作成者"/>
                                          <w:b/>
                                          <w:color w:val="FFFFFF" w:themeColor="background1"/>
                                        </w:rPr>
                                      </w:pPr>
                                      <w:r>
                                        <w:rPr>
                                          <w:rFonts w:hint="eastAsia"/>
                                          <w:b/>
                                          <w:color w:val="FFFFFF" w:themeColor="background1"/>
                                        </w:rPr>
                                        <w:t>HCL SETTINGS</w:t>
                                      </w:r>
                                    </w:p>
                                  </w:tc>
                                  <w:tc>
                                    <w:tcPr>
                                      <w:tcW w:w="1291" w:type="dxa"/>
                                      <w:tcBorders>
                                        <w:bottom w:val="single" w:sz="4" w:space="0" w:color="auto"/>
                                      </w:tcBorders>
                                      <w:shd w:val="clear" w:color="auto" w:fill="002060"/>
                                    </w:tcPr>
                                    <w:p w14:paraId="22D2F1D5" w14:textId="2FF71548" w:rsidR="007B5626" w:rsidRPr="00C80F48" w:rsidRDefault="007B5626" w:rsidP="00DD1144">
                                      <w:pPr>
                                        <w:pStyle w:val="a9"/>
                                        <w:ind w:leftChars="0" w:left="0"/>
                                        <w:jc w:val="left"/>
                                        <w:rPr>
                                          <w:ins w:id="3271" w:author="作成者"/>
                                          <w:b/>
                                          <w:color w:val="FFFFFF" w:themeColor="background1"/>
                                        </w:rPr>
                                      </w:pPr>
                                      <w:r>
                                        <w:rPr>
                                          <w:rFonts w:hint="eastAsia"/>
                                          <w:b/>
                                          <w:color w:val="FFFFFF" w:themeColor="background1"/>
                                        </w:rPr>
                                        <w:t>Member variable</w:t>
                                      </w:r>
                                    </w:p>
                                  </w:tc>
                                  <w:tc>
                                    <w:tcPr>
                                      <w:tcW w:w="1253" w:type="dxa"/>
                                      <w:tcBorders>
                                        <w:bottom w:val="single" w:sz="4" w:space="0" w:color="auto"/>
                                      </w:tcBorders>
                                      <w:shd w:val="clear" w:color="auto" w:fill="002060"/>
                                    </w:tcPr>
                                    <w:p w14:paraId="11942EA1" w14:textId="42FBD8C8" w:rsidR="007B5626" w:rsidRDefault="007B5626" w:rsidP="00DD1144">
                                      <w:pPr>
                                        <w:pStyle w:val="a9"/>
                                        <w:ind w:leftChars="0" w:left="0"/>
                                        <w:jc w:val="left"/>
                                        <w:rPr>
                                          <w:ins w:id="3272" w:author="作成者"/>
                                          <w:b/>
                                          <w:color w:val="FFFFFF" w:themeColor="background1"/>
                                        </w:rPr>
                                      </w:pPr>
                                      <w:r>
                                        <w:rPr>
                                          <w:rFonts w:hint="eastAsia"/>
                                          <w:b/>
                                          <w:color w:val="FFFFFF" w:themeColor="background1"/>
                                        </w:rPr>
                                        <w:t>Substitute order</w:t>
                                      </w:r>
                                    </w:p>
                                  </w:tc>
                                  <w:tc>
                                    <w:tcPr>
                                      <w:tcW w:w="1253" w:type="dxa"/>
                                      <w:tcBorders>
                                        <w:bottom w:val="single" w:sz="4" w:space="0" w:color="auto"/>
                                      </w:tcBorders>
                                      <w:shd w:val="clear" w:color="auto" w:fill="002060"/>
                                    </w:tcPr>
                                    <w:p w14:paraId="7CCD9D71" w14:textId="13D20CF7" w:rsidR="007B5626" w:rsidRDefault="007B5626" w:rsidP="00DD1144">
                                      <w:pPr>
                                        <w:pStyle w:val="a9"/>
                                        <w:ind w:leftChars="0" w:left="0"/>
                                        <w:jc w:val="left"/>
                                        <w:rPr>
                                          <w:ins w:id="3273" w:author="作成者"/>
                                          <w:b/>
                                          <w:color w:val="FFFFFF" w:themeColor="background1"/>
                                        </w:rPr>
                                      </w:pPr>
                                      <w:r>
                                        <w:rPr>
                                          <w:rFonts w:hint="eastAsia"/>
                                          <w:b/>
                                          <w:color w:val="FFFFFF" w:themeColor="background1"/>
                                        </w:rPr>
                                        <w:t>Specific value</w:t>
                                      </w:r>
                                    </w:p>
                                  </w:tc>
                                </w:tr>
                                <w:tr w:rsidR="007B5626" w14:paraId="3B17B7E5" w14:textId="77777777" w:rsidTr="00DD1144">
                                  <w:trPr>
                                    <w:jc w:val="center"/>
                                    <w:ins w:id="3274" w:author="作成者"/>
                                  </w:trPr>
                                  <w:tc>
                                    <w:tcPr>
                                      <w:tcW w:w="704" w:type="dxa"/>
                                      <w:tcBorders>
                                        <w:bottom w:val="single" w:sz="4" w:space="0" w:color="auto"/>
                                      </w:tcBorders>
                                    </w:tcPr>
                                    <w:p w14:paraId="53DDC687" w14:textId="77777777" w:rsidR="007B5626" w:rsidRDefault="007B5626" w:rsidP="00455654">
                                      <w:pPr>
                                        <w:pStyle w:val="a9"/>
                                        <w:ind w:leftChars="0" w:left="0"/>
                                        <w:jc w:val="left"/>
                                        <w:rPr>
                                          <w:ins w:id="3275" w:author="作成者"/>
                                        </w:rPr>
                                      </w:pPr>
                                      <w:ins w:id="3276" w:author="作成者">
                                        <w:r>
                                          <w:rPr>
                                            <w:rFonts w:hint="eastAsia"/>
                                          </w:rPr>
                                          <w:t>1</w:t>
                                        </w:r>
                                      </w:ins>
                                    </w:p>
                                  </w:tc>
                                  <w:tc>
                                    <w:tcPr>
                                      <w:tcW w:w="1291" w:type="dxa"/>
                                      <w:tcBorders>
                                        <w:bottom w:val="single" w:sz="4" w:space="0" w:color="auto"/>
                                      </w:tcBorders>
                                    </w:tcPr>
                                    <w:p w14:paraId="7E1619F5" w14:textId="77777777" w:rsidR="007B5626" w:rsidRDefault="007B5626" w:rsidP="00455654">
                                      <w:pPr>
                                        <w:pStyle w:val="a9"/>
                                        <w:ind w:leftChars="0" w:left="0"/>
                                        <w:jc w:val="left"/>
                                        <w:rPr>
                                          <w:ins w:id="3277" w:author="作成者"/>
                                        </w:rPr>
                                      </w:pPr>
                                      <w:proofErr w:type="spellStart"/>
                                      <w:ins w:id="3278" w:author="作成者">
                                        <w:r>
                                          <w:rPr>
                                            <w:rFonts w:hint="eastAsia"/>
                                          </w:rPr>
                                          <w:t>V</w:t>
                                        </w:r>
                                        <w:r>
                                          <w:t>AR_hoge</w:t>
                                        </w:r>
                                        <w:proofErr w:type="spellEnd"/>
                                      </w:ins>
                                    </w:p>
                                  </w:tc>
                                  <w:tc>
                                    <w:tcPr>
                                      <w:tcW w:w="1291" w:type="dxa"/>
                                      <w:tcBorders>
                                        <w:bottom w:val="single" w:sz="4" w:space="0" w:color="auto"/>
                                      </w:tcBorders>
                                    </w:tcPr>
                                    <w:p w14:paraId="30EEC1F1" w14:textId="77777777" w:rsidR="007B5626" w:rsidRDefault="007B5626" w:rsidP="00455654">
                                      <w:pPr>
                                        <w:pStyle w:val="a9"/>
                                        <w:ind w:leftChars="0" w:left="0"/>
                                        <w:jc w:val="left"/>
                                        <w:rPr>
                                          <w:ins w:id="3279" w:author="作成者"/>
                                        </w:rPr>
                                      </w:pPr>
                                      <w:ins w:id="3280" w:author="作成者">
                                        <w:r>
                                          <w:rPr>
                                            <w:rFonts w:hint="eastAsia"/>
                                          </w:rPr>
                                          <w:t>ON</w:t>
                                        </w:r>
                                      </w:ins>
                                    </w:p>
                                  </w:tc>
                                  <w:tc>
                                    <w:tcPr>
                                      <w:tcW w:w="1291" w:type="dxa"/>
                                      <w:tcBorders>
                                        <w:bottom w:val="single" w:sz="4" w:space="0" w:color="auto"/>
                                      </w:tcBorders>
                                    </w:tcPr>
                                    <w:p w14:paraId="529310CB" w14:textId="152D87FB" w:rsidR="007B5626" w:rsidRDefault="007B5626" w:rsidP="00455654">
                                      <w:pPr>
                                        <w:pStyle w:val="a9"/>
                                        <w:ind w:leftChars="0" w:left="0"/>
                                        <w:jc w:val="left"/>
                                        <w:rPr>
                                          <w:ins w:id="3281" w:author="作成者"/>
                                        </w:rPr>
                                      </w:pPr>
                                      <w:r w:rsidRPr="00A94BFE">
                                        <w:rPr>
                                          <w:rFonts w:hint="eastAsia"/>
                                        </w:rPr>
                                        <w:t>No input required</w:t>
                                      </w:r>
                                    </w:p>
                                  </w:tc>
                                  <w:tc>
                                    <w:tcPr>
                                      <w:tcW w:w="1253" w:type="dxa"/>
                                      <w:tcBorders>
                                        <w:bottom w:val="single" w:sz="4" w:space="0" w:color="auto"/>
                                      </w:tcBorders>
                                    </w:tcPr>
                                    <w:p w14:paraId="6EF81834" w14:textId="6A3B99A0" w:rsidR="007B5626" w:rsidRDefault="007B5626" w:rsidP="00455654">
                                      <w:pPr>
                                        <w:pStyle w:val="a9"/>
                                        <w:ind w:leftChars="0" w:left="0"/>
                                        <w:jc w:val="left"/>
                                        <w:rPr>
                                          <w:ins w:id="3282" w:author="作成者"/>
                                        </w:rPr>
                                      </w:pPr>
                                      <w:r w:rsidRPr="00A94BFE">
                                        <w:rPr>
                                          <w:rFonts w:hint="eastAsia"/>
                                        </w:rPr>
                                        <w:t>No input required</w:t>
                                      </w:r>
                                    </w:p>
                                  </w:tc>
                                  <w:tc>
                                    <w:tcPr>
                                      <w:tcW w:w="1253" w:type="dxa"/>
                                      <w:tcBorders>
                                        <w:bottom w:val="single" w:sz="4" w:space="0" w:color="auto"/>
                                      </w:tcBorders>
                                    </w:tcPr>
                                    <w:p w14:paraId="3EC588A3" w14:textId="77777777" w:rsidR="007B5626" w:rsidRPr="00E708CA" w:rsidRDefault="007B5626" w:rsidP="00455654">
                                      <w:pPr>
                                        <w:pStyle w:val="a9"/>
                                        <w:ind w:leftChars="0" w:left="0"/>
                                        <w:jc w:val="left"/>
                                        <w:rPr>
                                          <w:ins w:id="3283" w:author="作成者"/>
                                        </w:rPr>
                                      </w:pPr>
                                      <w:ins w:id="3284" w:author="作成者">
                                        <w:r>
                                          <w:t>[</w:t>
                                        </w:r>
                                        <w:r>
                                          <w:rPr>
                                            <w:rFonts w:hint="eastAsia"/>
                                          </w:rPr>
                                          <w:t xml:space="preserve">{ </w:t>
                                        </w:r>
                                        <w:r>
                                          <w:t>“</w:t>
                                        </w:r>
                                        <w:proofErr w:type="spellStart"/>
                                        <w:r>
                                          <w:rPr>
                                            <w:rFonts w:hint="eastAsia"/>
                                          </w:rPr>
                                          <w:t>aaa</w:t>
                                        </w:r>
                                        <w:proofErr w:type="spellEnd"/>
                                        <w:r>
                                          <w:t>”</w:t>
                                        </w:r>
                                        <w:r>
                                          <w:rPr>
                                            <w:rFonts w:hint="eastAsia"/>
                                          </w:rPr>
                                          <w:t xml:space="preserve"> = </w:t>
                                        </w:r>
                                        <w:r>
                                          <w:t>“</w:t>
                                        </w:r>
                                        <w:proofErr w:type="spellStart"/>
                                        <w:r>
                                          <w:rPr>
                                            <w:rFonts w:hint="eastAsia"/>
                                          </w:rPr>
                                          <w:t>bbb</w:t>
                                        </w:r>
                                        <w:proofErr w:type="spellEnd"/>
                                        <w:r>
                                          <w:t>”}]</w:t>
                                        </w:r>
                                      </w:ins>
                                    </w:p>
                                  </w:tc>
                                </w:tr>
                              </w:tbl>
                              <w:p w14:paraId="17F6AE80" w14:textId="77777777" w:rsidR="007B5626" w:rsidRDefault="007B5626" w:rsidP="00366ECC">
                                <w:pPr>
                                  <w:jc w:val="left"/>
                                  <w:rPr>
                                    <w:ins w:id="3285" w:author="作成者"/>
                                    <w:sz w:val="20"/>
                                    <w:szCs w:val="20"/>
                                  </w:rPr>
                                </w:pPr>
                              </w:p>
                              <w:p w14:paraId="6D9123F6" w14:textId="77777777" w:rsidR="007B5626" w:rsidRDefault="007B5626" w:rsidP="00366ECC">
                                <w:pPr>
                                  <w:jc w:val="left"/>
                                  <w:rPr>
                                    <w:ins w:id="3286" w:author="作成者"/>
                                    <w:sz w:val="20"/>
                                    <w:szCs w:val="20"/>
                                  </w:rPr>
                                </w:pPr>
                              </w:p>
                              <w:p w14:paraId="741D8ECC" w14:textId="77777777" w:rsidR="007B5626" w:rsidRDefault="007B5626" w:rsidP="00366ECC">
                                <w:pPr>
                                  <w:jc w:val="left"/>
                                  <w:rPr>
                                    <w:ins w:id="3287" w:author="作成者"/>
                                    <w:sz w:val="20"/>
                                    <w:szCs w:val="20"/>
                                  </w:rPr>
                                </w:pPr>
                              </w:p>
                              <w:p w14:paraId="2CFC20D2" w14:textId="77AEF82C" w:rsidR="007B5626" w:rsidRPr="00D464F6" w:rsidRDefault="007B5626" w:rsidP="00366ECC">
                                <w:pPr>
                                  <w:jc w:val="left"/>
                                  <w:rPr>
                                    <w:ins w:id="3288" w:author="作成者"/>
                                    <w:b/>
                                    <w:sz w:val="20"/>
                                    <w:szCs w:val="20"/>
                                  </w:rPr>
                                </w:pPr>
                                <w:ins w:id="3289" w:author="作成者">
                                  <w:r>
                                    <w:rPr>
                                      <w:rFonts w:hint="eastAsia"/>
                                      <w:sz w:val="20"/>
                                      <w:szCs w:val="20"/>
                                    </w:rPr>
                                    <w:t xml:space="preserve">　</w:t>
                                  </w:r>
                                  <w:r>
                                    <w:rPr>
                                      <w:sz w:val="20"/>
                                      <w:szCs w:val="20"/>
                                    </w:rPr>
                                    <w:t xml:space="preserve">　　　　　</w:t>
                                  </w:r>
                                </w:ins>
                                <w:r>
                                  <w:rPr>
                                    <w:rFonts w:hint="eastAsia"/>
                                    <w:b/>
                                    <w:sz w:val="20"/>
                                    <w:szCs w:val="20"/>
                                  </w:rPr>
                                  <w:t>Value registered to Terraform</w:t>
                                </w:r>
                                <w:r>
                                  <w:rPr>
                                    <w:rFonts w:hint="eastAsia"/>
                                    <w:b/>
                                    <w:sz w:val="20"/>
                                    <w:szCs w:val="20"/>
                                  </w:rPr>
                                  <w:t>’</w:t>
                                </w:r>
                                <w:r>
                                  <w:rPr>
                                    <w:rFonts w:hint="eastAsia"/>
                                    <w:b/>
                                    <w:sz w:val="20"/>
                                    <w:szCs w:val="20"/>
                                  </w:rPr>
                                  <w:t>s Variables</w:t>
                                </w:r>
                              </w:p>
                              <w:tbl>
                                <w:tblPr>
                                  <w:tblStyle w:val="ab"/>
                                  <w:tblW w:w="0" w:type="auto"/>
                                  <w:tblInd w:w="791" w:type="dxa"/>
                                  <w:tblLook w:val="04A0" w:firstRow="1" w:lastRow="0" w:firstColumn="1" w:lastColumn="0" w:noHBand="0" w:noVBand="1"/>
                                </w:tblPr>
                                <w:tblGrid>
                                  <w:gridCol w:w="1614"/>
                                  <w:gridCol w:w="5547"/>
                                </w:tblGrid>
                                <w:tr w:rsidR="007B5626" w14:paraId="54FF9AC7" w14:textId="77777777" w:rsidTr="00DD1144">
                                  <w:trPr>
                                    <w:trHeight w:val="372"/>
                                    <w:ins w:id="3290" w:author="作成者"/>
                                  </w:trPr>
                                  <w:tc>
                                    <w:tcPr>
                                      <w:tcW w:w="1614" w:type="dxa"/>
                                    </w:tcPr>
                                    <w:p w14:paraId="5F83E3BE" w14:textId="77777777" w:rsidR="007B5626" w:rsidRDefault="007B5626" w:rsidP="00DD1144">
                                      <w:pPr>
                                        <w:jc w:val="left"/>
                                        <w:rPr>
                                          <w:ins w:id="3291" w:author="作成者"/>
                                          <w:b/>
                                          <w:sz w:val="20"/>
                                          <w:szCs w:val="20"/>
                                        </w:rPr>
                                      </w:pPr>
                                      <w:ins w:id="3292" w:author="作成者">
                                        <w:r>
                                          <w:rPr>
                                            <w:rFonts w:hint="eastAsia"/>
                                            <w:b/>
                                            <w:sz w:val="20"/>
                                            <w:szCs w:val="20"/>
                                          </w:rPr>
                                          <w:t>Key</w:t>
                                        </w:r>
                                      </w:ins>
                                    </w:p>
                                  </w:tc>
                                  <w:tc>
                                    <w:tcPr>
                                      <w:tcW w:w="5547" w:type="dxa"/>
                                    </w:tcPr>
                                    <w:p w14:paraId="61C4C67D" w14:textId="77777777" w:rsidR="007B5626" w:rsidRDefault="007B5626" w:rsidP="00DD1144">
                                      <w:pPr>
                                        <w:jc w:val="left"/>
                                        <w:rPr>
                                          <w:ins w:id="3293" w:author="作成者"/>
                                          <w:b/>
                                          <w:sz w:val="20"/>
                                          <w:szCs w:val="20"/>
                                        </w:rPr>
                                      </w:pPr>
                                      <w:ins w:id="3294" w:author="作成者">
                                        <w:r>
                                          <w:rPr>
                                            <w:rFonts w:hint="eastAsia"/>
                                            <w:b/>
                                            <w:sz w:val="20"/>
                                            <w:szCs w:val="20"/>
                                          </w:rPr>
                                          <w:t>Value</w:t>
                                        </w:r>
                                      </w:ins>
                                    </w:p>
                                  </w:tc>
                                </w:tr>
                                <w:tr w:rsidR="007B5626" w14:paraId="570F2B98" w14:textId="77777777" w:rsidTr="00DD1144">
                                  <w:trPr>
                                    <w:trHeight w:val="352"/>
                                    <w:ins w:id="3295" w:author="作成者"/>
                                  </w:trPr>
                                  <w:tc>
                                    <w:tcPr>
                                      <w:tcW w:w="1614" w:type="dxa"/>
                                    </w:tcPr>
                                    <w:p w14:paraId="6CE19750" w14:textId="77777777" w:rsidR="007B5626" w:rsidRPr="00515ED5" w:rsidRDefault="007B5626" w:rsidP="00DD1144">
                                      <w:pPr>
                                        <w:jc w:val="left"/>
                                        <w:rPr>
                                          <w:ins w:id="3296" w:author="作成者"/>
                                          <w:sz w:val="20"/>
                                          <w:szCs w:val="20"/>
                                        </w:rPr>
                                      </w:pPr>
                                      <w:proofErr w:type="spellStart"/>
                                      <w:ins w:id="3297" w:author="作成者">
                                        <w:r w:rsidRPr="00515ED5">
                                          <w:rPr>
                                            <w:rFonts w:hint="eastAsia"/>
                                            <w:sz w:val="20"/>
                                            <w:szCs w:val="20"/>
                                          </w:rPr>
                                          <w:t>VAR_hoge</w:t>
                                        </w:r>
                                        <w:proofErr w:type="spellEnd"/>
                                      </w:ins>
                                    </w:p>
                                  </w:tc>
                                  <w:tc>
                                    <w:tcPr>
                                      <w:tcW w:w="5547" w:type="dxa"/>
                                    </w:tcPr>
                                    <w:p w14:paraId="2576BBCB" w14:textId="77777777" w:rsidR="007B5626" w:rsidRPr="00515ED5" w:rsidRDefault="007B5626" w:rsidP="00DD1144">
                                      <w:pPr>
                                        <w:rPr>
                                          <w:ins w:id="3298" w:author="作成者"/>
                                          <w:sz w:val="20"/>
                                          <w:szCs w:val="20"/>
                                        </w:rPr>
                                      </w:pPr>
                                      <w:ins w:id="3299" w:author="作成者">
                                        <w:r>
                                          <w:t>[</w:t>
                                        </w:r>
                                        <w:r>
                                          <w:rPr>
                                            <w:rFonts w:hint="eastAsia"/>
                                          </w:rPr>
                                          <w:t xml:space="preserve">{ </w:t>
                                        </w:r>
                                        <w:r>
                                          <w:t>“</w:t>
                                        </w:r>
                                        <w:proofErr w:type="spellStart"/>
                                        <w:r>
                                          <w:rPr>
                                            <w:rFonts w:hint="eastAsia"/>
                                          </w:rPr>
                                          <w:t>aaa</w:t>
                                        </w:r>
                                        <w:proofErr w:type="spellEnd"/>
                                        <w:r>
                                          <w:t>”</w:t>
                                        </w:r>
                                        <w:r>
                                          <w:rPr>
                                            <w:rFonts w:hint="eastAsia"/>
                                          </w:rPr>
                                          <w:t xml:space="preserve"> = </w:t>
                                        </w:r>
                                        <w:r>
                                          <w:t>“</w:t>
                                        </w:r>
                                        <w:proofErr w:type="spellStart"/>
                                        <w:r>
                                          <w:rPr>
                                            <w:rFonts w:hint="eastAsia"/>
                                          </w:rPr>
                                          <w:t>bbb</w:t>
                                        </w:r>
                                        <w:proofErr w:type="spellEnd"/>
                                        <w:r>
                                          <w:t>”}]</w:t>
                                        </w:r>
                                      </w:ins>
                                    </w:p>
                                  </w:tc>
                                </w:tr>
                              </w:tbl>
                              <w:p w14:paraId="7C083FAE" w14:textId="77777777" w:rsidR="007B5626" w:rsidRPr="003177F7" w:rsidRDefault="007B5626" w:rsidP="00366ECC">
                                <w:pPr>
                                  <w:jc w:val="left"/>
                                  <w:rPr>
                                    <w:ins w:id="3300" w:author="作成者"/>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4" name="下矢印 494"/>
                          <wps:cNvSpPr/>
                          <wps:spPr>
                            <a:xfrm>
                              <a:off x="114300" y="200025"/>
                              <a:ext cx="400050" cy="3695700"/>
                            </a:xfrm>
                            <a:prstGeom prst="downArrow">
                              <a:avLst/>
                            </a:prstGeom>
                            <a:solidFill>
                              <a:schemeClr val="accent6">
                                <a:lumMod val="75000"/>
                                <a:lumOff val="25000"/>
                              </a:schemeClr>
                            </a:solidFill>
                            <a:ln>
                              <a:solidFill>
                                <a:schemeClr val="accent6">
                                  <a:lumMod val="90000"/>
                                  <a:lumOff val="1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05" name="グループ化 505"/>
                          <wpg:cNvGrpSpPr/>
                          <wpg:grpSpPr>
                            <a:xfrm>
                              <a:off x="466725" y="1563360"/>
                              <a:ext cx="2815591" cy="287064"/>
                              <a:chOff x="0" y="153816"/>
                              <a:chExt cx="2816108" cy="287355"/>
                            </a:xfrm>
                          </wpg:grpSpPr>
                          <wps:wsp>
                            <wps:cNvPr id="506" name="角丸四角形 506"/>
                            <wps:cNvSpPr/>
                            <wps:spPr>
                              <a:xfrm>
                                <a:off x="720593" y="189171"/>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E6ADA46" w14:textId="5D002F99" w:rsidR="007B5626" w:rsidRDefault="007B5626" w:rsidP="00366ECC">
                                  <w:pPr>
                                    <w:pStyle w:val="Web"/>
                                    <w:spacing w:before="0" w:beforeAutospacing="0" w:after="0" w:afterAutospacing="0"/>
                                    <w:rPr>
                                      <w:ins w:id="3301" w:author="作成者"/>
                                    </w:rPr>
                                  </w:pPr>
                                  <w:ins w:id="3302" w:author="作成者">
                                    <w:r>
                                      <w:rPr>
                                        <w:rFonts w:cs="Times New Roman" w:hint="eastAsia"/>
                                        <w:b/>
                                        <w:bCs/>
                                        <w:color w:val="325121"/>
                                        <w:kern w:val="2"/>
                                        <w:sz w:val="20"/>
                                        <w:szCs w:val="20"/>
                                      </w:rPr>
                                      <w:t xml:space="preserve">⑬ </w:t>
                                    </w:r>
                                  </w:ins>
                                  <w:r>
                                    <w:rPr>
                                      <w:rFonts w:cs="Times New Roman" w:hint="eastAsia"/>
                                      <w:b/>
                                      <w:bCs/>
                                      <w:color w:val="325121"/>
                                      <w:kern w:val="2"/>
                                      <w:sz w:val="20"/>
                                      <w:szCs w:val="20"/>
                                    </w:rPr>
                                    <w:t>Configure Variable values</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507" name="下矢印 507"/>
                            <wps:cNvSpPr/>
                            <wps:spPr>
                              <a:xfrm rot="5400000">
                                <a:off x="190377" y="-36561"/>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508" name="角丸四角形 508"/>
                          <wps:cNvSpPr/>
                          <wps:spPr>
                            <a:xfrm>
                              <a:off x="114300" y="19050"/>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358D8FD" w14:textId="41B2CBF6" w:rsidR="007B5626" w:rsidRPr="00982EAC" w:rsidRDefault="007B5626" w:rsidP="00366ECC">
                                <w:pPr>
                                  <w:jc w:val="left"/>
                                  <w:rPr>
                                    <w:ins w:id="3303" w:author="作成者"/>
                                    <w:b/>
                                    <w:color w:val="003C8A" w:themeColor="accent6" w:themeTint="E6"/>
                                    <w:sz w:val="20"/>
                                    <w:szCs w:val="20"/>
                                  </w:rPr>
                                </w:pPr>
                                <w:ins w:id="3304" w:author="作成者">
                                  <w:r>
                                    <w:rPr>
                                      <w:rFonts w:hint="eastAsia"/>
                                      <w:b/>
                                      <w:color w:val="003C8A" w:themeColor="accent6" w:themeTint="E6"/>
                                      <w:sz w:val="20"/>
                                      <w:szCs w:val="20"/>
                                    </w:rPr>
                                    <w:t>⑥</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Register Module file</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509" name="角丸四角形 509"/>
                          <wps:cNvSpPr/>
                          <wps:spPr>
                            <a:xfrm>
                              <a:off x="114300" y="2936335"/>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7B19075" w14:textId="0C7CEC68" w:rsidR="007B5626" w:rsidRPr="00982EAC" w:rsidRDefault="007B5626" w:rsidP="00366ECC">
                                <w:pPr>
                                  <w:jc w:val="left"/>
                                  <w:rPr>
                                    <w:ins w:id="3305" w:author="作成者"/>
                                    <w:b/>
                                    <w:color w:val="003C8A" w:themeColor="accent6" w:themeTint="E6"/>
                                    <w:sz w:val="20"/>
                                    <w:szCs w:val="20"/>
                                  </w:rPr>
                                </w:pPr>
                                <w:ins w:id="3306" w:author="作成者">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Execute Operation</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32D26DC" id="グループ化 492" o:spid="_x0000_s1207" style="position:absolute;left:0;text-align:left;margin-left:7.85pt;margin-top:20.95pt;width:460.5pt;height:341.25pt;z-index:251817984;mso-position-horizontal-relative:text;mso-position-vertical-relative:text;mso-height-relative:margin" coordorigin=",-762" coordsize="58483,41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">
                  <v:shape id="フローチャート: 処理 493" o:spid="_x0000_s1208" type="#_x0000_t109" style="position:absolute;top:-762;width:58483;height:41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" fillcolor="#f2f2f2 [3052]" strokecolor="#d8d8d8 [2732]" strokeweight="2pt">
                    <v:textbox>
                      <w:txbxContent>
                        <w:p w14:paraId="3E20A769" w14:textId="77777777" w:rsidR="007B5626" w:rsidRDefault="007B5626" w:rsidP="00366ECC">
                          <w:pPr>
                            <w:jc w:val="left"/>
                            <w:rPr>
                              <w:ins w:id="3307" w:author="作成者"/>
                              <w:sz w:val="20"/>
                              <w:szCs w:val="20"/>
                            </w:rPr>
                          </w:pPr>
                        </w:p>
                        <w:p w14:paraId="05C3342D" w14:textId="77777777" w:rsidR="007B5626" w:rsidRPr="003177F7" w:rsidRDefault="007B5626" w:rsidP="00366ECC">
                          <w:pPr>
                            <w:jc w:val="left"/>
                            <w:rPr>
                              <w:ins w:id="3308" w:author="作成者"/>
                              <w:sz w:val="20"/>
                              <w:szCs w:val="20"/>
                            </w:rPr>
                          </w:pPr>
                        </w:p>
                        <w:tbl>
                          <w:tblPr>
                            <w:tblStyle w:val="ab"/>
                            <w:tblW w:w="7166" w:type="dxa"/>
                            <w:jc w:val="center"/>
                            <w:tblLook w:val="04A0" w:firstRow="1" w:lastRow="0" w:firstColumn="1" w:lastColumn="0" w:noHBand="0" w:noVBand="1"/>
                          </w:tblPr>
                          <w:tblGrid>
                            <w:gridCol w:w="7166"/>
                          </w:tblGrid>
                          <w:tr w:rsidR="007B5626" w:rsidRPr="003177F7" w14:paraId="4A89C43A" w14:textId="77777777" w:rsidTr="00DD1144">
                            <w:trPr>
                              <w:trHeight w:val="1425"/>
                              <w:jc w:val="center"/>
                              <w:ins w:id="3309" w:author="作成者"/>
                            </w:trPr>
                            <w:tc>
                              <w:tcPr>
                                <w:tcW w:w="7166" w:type="dxa"/>
                              </w:tcPr>
                              <w:p w14:paraId="2CB54B56" w14:textId="77777777" w:rsidR="007B5626" w:rsidRPr="00280A77" w:rsidRDefault="007B5626" w:rsidP="00DD1144">
                                <w:pPr>
                                  <w:rPr>
                                    <w:ins w:id="3310" w:author="作成者"/>
                                    <w:sz w:val="20"/>
                                    <w:szCs w:val="20"/>
                                  </w:rPr>
                                </w:pPr>
                                <w:ins w:id="3311" w:author="作成者">
                                  <w:r w:rsidRPr="00280A77">
                                    <w:rPr>
                                      <w:sz w:val="20"/>
                                      <w:szCs w:val="20"/>
                                    </w:rPr>
                                    <w:t>variable "</w:t>
                                  </w:r>
                                  <w:proofErr w:type="spellStart"/>
                                  <w:r w:rsidRPr="00280A77">
                                    <w:rPr>
                                      <w:sz w:val="20"/>
                                      <w:szCs w:val="20"/>
                                    </w:rPr>
                                    <w:t>VAR_hoge</w:t>
                                  </w:r>
                                  <w:proofErr w:type="spellEnd"/>
                                  <w:r w:rsidRPr="00280A77">
                                    <w:rPr>
                                      <w:sz w:val="20"/>
                                      <w:szCs w:val="20"/>
                                    </w:rPr>
                                    <w:t>" {</w:t>
                                  </w:r>
                                </w:ins>
                              </w:p>
                              <w:p w14:paraId="4217E36E" w14:textId="77777777" w:rsidR="007B5626" w:rsidRPr="00280A77" w:rsidRDefault="007B5626" w:rsidP="00DD1144">
                                <w:pPr>
                                  <w:ind w:firstLineChars="200" w:firstLine="400"/>
                                  <w:rPr>
                                    <w:ins w:id="3312" w:author="作成者"/>
                                    <w:sz w:val="20"/>
                                    <w:szCs w:val="20"/>
                                  </w:rPr>
                                </w:pPr>
                                <w:ins w:id="3313" w:author="作成者">
                                  <w:r>
                                    <w:rPr>
                                      <w:sz w:val="20"/>
                                      <w:szCs w:val="20"/>
                                    </w:rPr>
                                    <w:t>type = list(map(string))</w:t>
                                  </w:r>
                                </w:ins>
                              </w:p>
                              <w:p w14:paraId="297CCDDA" w14:textId="77777777" w:rsidR="007B5626" w:rsidRDefault="007B5626" w:rsidP="00DD1144">
                                <w:pPr>
                                  <w:ind w:firstLineChars="200" w:firstLine="400"/>
                                  <w:rPr>
                                    <w:ins w:id="3314" w:author="作成者"/>
                                  </w:rPr>
                                </w:pPr>
                                <w:ins w:id="3315" w:author="作成者">
                                  <w:r w:rsidRPr="00280A77">
                                    <w:rPr>
                                      <w:sz w:val="20"/>
                                      <w:szCs w:val="20"/>
                                    </w:rPr>
                                    <w:t xml:space="preserve">default = </w:t>
                                  </w:r>
                                  <w:r>
                                    <w:rPr>
                                      <w:sz w:val="20"/>
                                      <w:szCs w:val="20"/>
                                    </w:rPr>
                                    <w:t>[</w:t>
                                  </w:r>
                                  <w:r>
                                    <w:t>{</w:t>
                                  </w:r>
                                </w:ins>
                              </w:p>
                              <w:p w14:paraId="33F1E456" w14:textId="77777777" w:rsidR="007B5626" w:rsidRDefault="007B5626" w:rsidP="00DD1144">
                                <w:pPr>
                                  <w:ind w:firstLineChars="200" w:firstLine="420"/>
                                  <w:rPr>
                                    <w:ins w:id="3316" w:author="作成者"/>
                                  </w:rPr>
                                </w:pPr>
                                <w:ins w:id="3317" w:author="作成者">
                                  <w:r>
                                    <w:t xml:space="preserve">    “key” = “value”</w:t>
                                  </w:r>
                                </w:ins>
                              </w:p>
                              <w:p w14:paraId="61D17D4C" w14:textId="77777777" w:rsidR="007B5626" w:rsidRPr="00415576" w:rsidRDefault="007B5626" w:rsidP="00DD1144">
                                <w:pPr>
                                  <w:ind w:firstLineChars="200" w:firstLine="420"/>
                                  <w:rPr>
                                    <w:ins w:id="3318" w:author="作成者"/>
                                  </w:rPr>
                                </w:pPr>
                                <w:ins w:id="3319" w:author="作成者">
                                  <w:r>
                                    <w:t>}]</w:t>
                                  </w:r>
                                </w:ins>
                              </w:p>
                              <w:p w14:paraId="3CC0C671" w14:textId="77777777" w:rsidR="007B5626" w:rsidRPr="003177F7" w:rsidRDefault="007B5626" w:rsidP="00DD1144">
                                <w:pPr>
                                  <w:pStyle w:val="a9"/>
                                  <w:ind w:leftChars="0" w:left="0"/>
                                  <w:rPr>
                                    <w:ins w:id="3320" w:author="作成者"/>
                                    <w:sz w:val="20"/>
                                    <w:szCs w:val="20"/>
                                  </w:rPr>
                                </w:pPr>
                                <w:ins w:id="3321" w:author="作成者">
                                  <w:r w:rsidRPr="00280A77">
                                    <w:rPr>
                                      <w:sz w:val="20"/>
                                      <w:szCs w:val="20"/>
                                    </w:rPr>
                                    <w:t>}</w:t>
                                  </w:r>
                                </w:ins>
                              </w:p>
                            </w:tc>
                          </w:tr>
                        </w:tbl>
                        <w:p w14:paraId="2239C37B" w14:textId="77777777" w:rsidR="007B5626" w:rsidRPr="003177F7" w:rsidRDefault="007B5626" w:rsidP="00366ECC">
                          <w:pPr>
                            <w:jc w:val="left"/>
                            <w:rPr>
                              <w:ins w:id="3322" w:author="作成者"/>
                              <w:sz w:val="20"/>
                              <w:szCs w:val="20"/>
                            </w:rPr>
                          </w:pPr>
                        </w:p>
                        <w:p w14:paraId="1D0D1A6E" w14:textId="77777777" w:rsidR="007B5626" w:rsidRDefault="007B5626" w:rsidP="00366ECC">
                          <w:pPr>
                            <w:jc w:val="left"/>
                            <w:rPr>
                              <w:ins w:id="3323" w:author="作成者"/>
                              <w:sz w:val="20"/>
                              <w:szCs w:val="20"/>
                            </w:rPr>
                          </w:pPr>
                        </w:p>
                        <w:p w14:paraId="1ABBB226" w14:textId="77777777" w:rsidR="007B5626" w:rsidRDefault="007B5626" w:rsidP="00366ECC">
                          <w:pPr>
                            <w:jc w:val="left"/>
                            <w:rPr>
                              <w:ins w:id="3324" w:author="作成者"/>
                              <w:sz w:val="20"/>
                              <w:szCs w:val="20"/>
                            </w:rPr>
                          </w:pPr>
                        </w:p>
                        <w:p w14:paraId="2DAE1A85" w14:textId="6350A827" w:rsidR="007B5626" w:rsidRPr="00D464F6" w:rsidRDefault="007B5626" w:rsidP="00366ECC">
                          <w:pPr>
                            <w:jc w:val="left"/>
                            <w:rPr>
                              <w:ins w:id="3325" w:author="作成者"/>
                              <w:b/>
                              <w:sz w:val="20"/>
                              <w:szCs w:val="20"/>
                            </w:rPr>
                          </w:pPr>
                          <w:ins w:id="3326" w:author="作成者">
                            <w:r>
                              <w:rPr>
                                <w:rFonts w:hint="eastAsia"/>
                                <w:sz w:val="20"/>
                                <w:szCs w:val="20"/>
                              </w:rPr>
                              <w:t xml:space="preserve">        </w:t>
                            </w:r>
                          </w:ins>
                          <w:r>
                            <w:rPr>
                              <w:rFonts w:hint="eastAsia"/>
                              <w:b/>
                              <w:sz w:val="20"/>
                              <w:szCs w:val="20"/>
                            </w:rPr>
                            <w:t>Substitute value auto registration settings/Substitute value list</w:t>
                          </w:r>
                        </w:p>
                        <w:tbl>
                          <w:tblPr>
                            <w:tblStyle w:val="ab"/>
                            <w:tblW w:w="0" w:type="auto"/>
                            <w:jc w:val="center"/>
                            <w:tblLook w:val="04A0" w:firstRow="1" w:lastRow="0" w:firstColumn="1" w:lastColumn="0" w:noHBand="0" w:noVBand="1"/>
                          </w:tblPr>
                          <w:tblGrid>
                            <w:gridCol w:w="704"/>
                            <w:gridCol w:w="1291"/>
                            <w:gridCol w:w="1291"/>
                            <w:gridCol w:w="1291"/>
                            <w:gridCol w:w="1253"/>
                            <w:gridCol w:w="1253"/>
                          </w:tblGrid>
                          <w:tr w:rsidR="007B5626" w14:paraId="771DF8C6" w14:textId="77777777" w:rsidTr="00DD1144">
                            <w:trPr>
                              <w:jc w:val="center"/>
                              <w:ins w:id="3327" w:author="作成者"/>
                            </w:trPr>
                            <w:tc>
                              <w:tcPr>
                                <w:tcW w:w="704" w:type="dxa"/>
                                <w:tcBorders>
                                  <w:bottom w:val="single" w:sz="4" w:space="0" w:color="auto"/>
                                </w:tcBorders>
                                <w:shd w:val="clear" w:color="auto" w:fill="002060"/>
                              </w:tcPr>
                              <w:p w14:paraId="0B3C3B6F" w14:textId="287556F1" w:rsidR="007B5626" w:rsidRPr="00C80F48" w:rsidRDefault="007B5626" w:rsidP="00DD1144">
                                <w:pPr>
                                  <w:pStyle w:val="a9"/>
                                  <w:ind w:leftChars="0" w:left="0"/>
                                  <w:jc w:val="left"/>
                                  <w:rPr>
                                    <w:ins w:id="3328" w:author="作成者"/>
                                    <w:b/>
                                    <w:color w:val="FFFFFF" w:themeColor="background1"/>
                                  </w:rPr>
                                </w:pPr>
                                <w:r>
                                  <w:rPr>
                                    <w:rFonts w:hint="eastAsia"/>
                                    <w:b/>
                                    <w:color w:val="FFFFFF" w:themeColor="background1"/>
                                  </w:rPr>
                                  <w:t>Item No.</w:t>
                                </w:r>
                              </w:p>
                            </w:tc>
                            <w:tc>
                              <w:tcPr>
                                <w:tcW w:w="1291" w:type="dxa"/>
                                <w:tcBorders>
                                  <w:bottom w:val="single" w:sz="4" w:space="0" w:color="auto"/>
                                </w:tcBorders>
                                <w:shd w:val="clear" w:color="auto" w:fill="002060"/>
                              </w:tcPr>
                              <w:p w14:paraId="20C0C002" w14:textId="63452005" w:rsidR="007B5626" w:rsidRPr="00C80F48" w:rsidRDefault="007B5626" w:rsidP="00DD1144">
                                <w:pPr>
                                  <w:pStyle w:val="a9"/>
                                  <w:ind w:leftChars="0" w:left="0"/>
                                  <w:jc w:val="left"/>
                                  <w:rPr>
                                    <w:ins w:id="3329" w:author="作成者"/>
                                    <w:b/>
                                    <w:color w:val="FFFFFF" w:themeColor="background1"/>
                                  </w:rPr>
                                </w:pPr>
                                <w:r>
                                  <w:rPr>
                                    <w:rFonts w:hint="eastAsia"/>
                                    <w:b/>
                                    <w:color w:val="FFFFFF" w:themeColor="background1"/>
                                  </w:rPr>
                                  <w:t>Variable name</w:t>
                                </w:r>
                              </w:p>
                            </w:tc>
                            <w:tc>
                              <w:tcPr>
                                <w:tcW w:w="1291" w:type="dxa"/>
                                <w:tcBorders>
                                  <w:bottom w:val="single" w:sz="4" w:space="0" w:color="auto"/>
                                </w:tcBorders>
                                <w:shd w:val="clear" w:color="auto" w:fill="002060"/>
                              </w:tcPr>
                              <w:p w14:paraId="1D92C66C" w14:textId="1A97C45E" w:rsidR="007B5626" w:rsidRDefault="007B5626" w:rsidP="00DD1144">
                                <w:pPr>
                                  <w:pStyle w:val="a9"/>
                                  <w:ind w:leftChars="0" w:left="0"/>
                                  <w:jc w:val="left"/>
                                  <w:rPr>
                                    <w:ins w:id="3330" w:author="作成者"/>
                                    <w:b/>
                                    <w:color w:val="FFFFFF" w:themeColor="background1"/>
                                  </w:rPr>
                                </w:pPr>
                                <w:r>
                                  <w:rPr>
                                    <w:rFonts w:hint="eastAsia"/>
                                    <w:b/>
                                    <w:color w:val="FFFFFF" w:themeColor="background1"/>
                                  </w:rPr>
                                  <w:t>HCL SETTINGS</w:t>
                                </w:r>
                              </w:p>
                            </w:tc>
                            <w:tc>
                              <w:tcPr>
                                <w:tcW w:w="1291" w:type="dxa"/>
                                <w:tcBorders>
                                  <w:bottom w:val="single" w:sz="4" w:space="0" w:color="auto"/>
                                </w:tcBorders>
                                <w:shd w:val="clear" w:color="auto" w:fill="002060"/>
                              </w:tcPr>
                              <w:p w14:paraId="22D2F1D5" w14:textId="2FF71548" w:rsidR="007B5626" w:rsidRPr="00C80F48" w:rsidRDefault="007B5626" w:rsidP="00DD1144">
                                <w:pPr>
                                  <w:pStyle w:val="a9"/>
                                  <w:ind w:leftChars="0" w:left="0"/>
                                  <w:jc w:val="left"/>
                                  <w:rPr>
                                    <w:ins w:id="3331" w:author="作成者"/>
                                    <w:b/>
                                    <w:color w:val="FFFFFF" w:themeColor="background1"/>
                                  </w:rPr>
                                </w:pPr>
                                <w:r>
                                  <w:rPr>
                                    <w:rFonts w:hint="eastAsia"/>
                                    <w:b/>
                                    <w:color w:val="FFFFFF" w:themeColor="background1"/>
                                  </w:rPr>
                                  <w:t>Member variable</w:t>
                                </w:r>
                              </w:p>
                            </w:tc>
                            <w:tc>
                              <w:tcPr>
                                <w:tcW w:w="1253" w:type="dxa"/>
                                <w:tcBorders>
                                  <w:bottom w:val="single" w:sz="4" w:space="0" w:color="auto"/>
                                </w:tcBorders>
                                <w:shd w:val="clear" w:color="auto" w:fill="002060"/>
                              </w:tcPr>
                              <w:p w14:paraId="11942EA1" w14:textId="42FBD8C8" w:rsidR="007B5626" w:rsidRDefault="007B5626" w:rsidP="00DD1144">
                                <w:pPr>
                                  <w:pStyle w:val="a9"/>
                                  <w:ind w:leftChars="0" w:left="0"/>
                                  <w:jc w:val="left"/>
                                  <w:rPr>
                                    <w:ins w:id="3332" w:author="作成者"/>
                                    <w:b/>
                                    <w:color w:val="FFFFFF" w:themeColor="background1"/>
                                  </w:rPr>
                                </w:pPr>
                                <w:r>
                                  <w:rPr>
                                    <w:rFonts w:hint="eastAsia"/>
                                    <w:b/>
                                    <w:color w:val="FFFFFF" w:themeColor="background1"/>
                                  </w:rPr>
                                  <w:t>Substitute order</w:t>
                                </w:r>
                              </w:p>
                            </w:tc>
                            <w:tc>
                              <w:tcPr>
                                <w:tcW w:w="1253" w:type="dxa"/>
                                <w:tcBorders>
                                  <w:bottom w:val="single" w:sz="4" w:space="0" w:color="auto"/>
                                </w:tcBorders>
                                <w:shd w:val="clear" w:color="auto" w:fill="002060"/>
                              </w:tcPr>
                              <w:p w14:paraId="7CCD9D71" w14:textId="13D20CF7" w:rsidR="007B5626" w:rsidRDefault="007B5626" w:rsidP="00DD1144">
                                <w:pPr>
                                  <w:pStyle w:val="a9"/>
                                  <w:ind w:leftChars="0" w:left="0"/>
                                  <w:jc w:val="left"/>
                                  <w:rPr>
                                    <w:ins w:id="3333" w:author="作成者"/>
                                    <w:b/>
                                    <w:color w:val="FFFFFF" w:themeColor="background1"/>
                                  </w:rPr>
                                </w:pPr>
                                <w:r>
                                  <w:rPr>
                                    <w:rFonts w:hint="eastAsia"/>
                                    <w:b/>
                                    <w:color w:val="FFFFFF" w:themeColor="background1"/>
                                  </w:rPr>
                                  <w:t>Specific value</w:t>
                                </w:r>
                              </w:p>
                            </w:tc>
                          </w:tr>
                          <w:tr w:rsidR="007B5626" w14:paraId="3B17B7E5" w14:textId="77777777" w:rsidTr="00DD1144">
                            <w:trPr>
                              <w:jc w:val="center"/>
                              <w:ins w:id="3334" w:author="作成者"/>
                            </w:trPr>
                            <w:tc>
                              <w:tcPr>
                                <w:tcW w:w="704" w:type="dxa"/>
                                <w:tcBorders>
                                  <w:bottom w:val="single" w:sz="4" w:space="0" w:color="auto"/>
                                </w:tcBorders>
                              </w:tcPr>
                              <w:p w14:paraId="53DDC687" w14:textId="77777777" w:rsidR="007B5626" w:rsidRDefault="007B5626" w:rsidP="00455654">
                                <w:pPr>
                                  <w:pStyle w:val="a9"/>
                                  <w:ind w:leftChars="0" w:left="0"/>
                                  <w:jc w:val="left"/>
                                  <w:rPr>
                                    <w:ins w:id="3335" w:author="作成者"/>
                                  </w:rPr>
                                </w:pPr>
                                <w:ins w:id="3336" w:author="作成者">
                                  <w:r>
                                    <w:rPr>
                                      <w:rFonts w:hint="eastAsia"/>
                                    </w:rPr>
                                    <w:t>1</w:t>
                                  </w:r>
                                </w:ins>
                              </w:p>
                            </w:tc>
                            <w:tc>
                              <w:tcPr>
                                <w:tcW w:w="1291" w:type="dxa"/>
                                <w:tcBorders>
                                  <w:bottom w:val="single" w:sz="4" w:space="0" w:color="auto"/>
                                </w:tcBorders>
                              </w:tcPr>
                              <w:p w14:paraId="7E1619F5" w14:textId="77777777" w:rsidR="007B5626" w:rsidRDefault="007B5626" w:rsidP="00455654">
                                <w:pPr>
                                  <w:pStyle w:val="a9"/>
                                  <w:ind w:leftChars="0" w:left="0"/>
                                  <w:jc w:val="left"/>
                                  <w:rPr>
                                    <w:ins w:id="3337" w:author="作成者"/>
                                  </w:rPr>
                                </w:pPr>
                                <w:proofErr w:type="spellStart"/>
                                <w:ins w:id="3338" w:author="作成者">
                                  <w:r>
                                    <w:rPr>
                                      <w:rFonts w:hint="eastAsia"/>
                                    </w:rPr>
                                    <w:t>V</w:t>
                                  </w:r>
                                  <w:r>
                                    <w:t>AR_hoge</w:t>
                                  </w:r>
                                  <w:proofErr w:type="spellEnd"/>
                                </w:ins>
                              </w:p>
                            </w:tc>
                            <w:tc>
                              <w:tcPr>
                                <w:tcW w:w="1291" w:type="dxa"/>
                                <w:tcBorders>
                                  <w:bottom w:val="single" w:sz="4" w:space="0" w:color="auto"/>
                                </w:tcBorders>
                              </w:tcPr>
                              <w:p w14:paraId="30EEC1F1" w14:textId="77777777" w:rsidR="007B5626" w:rsidRDefault="007B5626" w:rsidP="00455654">
                                <w:pPr>
                                  <w:pStyle w:val="a9"/>
                                  <w:ind w:leftChars="0" w:left="0"/>
                                  <w:jc w:val="left"/>
                                  <w:rPr>
                                    <w:ins w:id="3339" w:author="作成者"/>
                                  </w:rPr>
                                </w:pPr>
                                <w:ins w:id="3340" w:author="作成者">
                                  <w:r>
                                    <w:rPr>
                                      <w:rFonts w:hint="eastAsia"/>
                                    </w:rPr>
                                    <w:t>ON</w:t>
                                  </w:r>
                                </w:ins>
                              </w:p>
                            </w:tc>
                            <w:tc>
                              <w:tcPr>
                                <w:tcW w:w="1291" w:type="dxa"/>
                                <w:tcBorders>
                                  <w:bottom w:val="single" w:sz="4" w:space="0" w:color="auto"/>
                                </w:tcBorders>
                              </w:tcPr>
                              <w:p w14:paraId="529310CB" w14:textId="152D87FB" w:rsidR="007B5626" w:rsidRDefault="007B5626" w:rsidP="00455654">
                                <w:pPr>
                                  <w:pStyle w:val="a9"/>
                                  <w:ind w:leftChars="0" w:left="0"/>
                                  <w:jc w:val="left"/>
                                  <w:rPr>
                                    <w:ins w:id="3341" w:author="作成者"/>
                                  </w:rPr>
                                </w:pPr>
                                <w:r w:rsidRPr="00A94BFE">
                                  <w:rPr>
                                    <w:rFonts w:hint="eastAsia"/>
                                  </w:rPr>
                                  <w:t>No input required</w:t>
                                </w:r>
                              </w:p>
                            </w:tc>
                            <w:tc>
                              <w:tcPr>
                                <w:tcW w:w="1253" w:type="dxa"/>
                                <w:tcBorders>
                                  <w:bottom w:val="single" w:sz="4" w:space="0" w:color="auto"/>
                                </w:tcBorders>
                              </w:tcPr>
                              <w:p w14:paraId="6EF81834" w14:textId="6A3B99A0" w:rsidR="007B5626" w:rsidRDefault="007B5626" w:rsidP="00455654">
                                <w:pPr>
                                  <w:pStyle w:val="a9"/>
                                  <w:ind w:leftChars="0" w:left="0"/>
                                  <w:jc w:val="left"/>
                                  <w:rPr>
                                    <w:ins w:id="3342" w:author="作成者"/>
                                  </w:rPr>
                                </w:pPr>
                                <w:r w:rsidRPr="00A94BFE">
                                  <w:rPr>
                                    <w:rFonts w:hint="eastAsia"/>
                                  </w:rPr>
                                  <w:t>No input required</w:t>
                                </w:r>
                              </w:p>
                            </w:tc>
                            <w:tc>
                              <w:tcPr>
                                <w:tcW w:w="1253" w:type="dxa"/>
                                <w:tcBorders>
                                  <w:bottom w:val="single" w:sz="4" w:space="0" w:color="auto"/>
                                </w:tcBorders>
                              </w:tcPr>
                              <w:p w14:paraId="3EC588A3" w14:textId="77777777" w:rsidR="007B5626" w:rsidRPr="00E708CA" w:rsidRDefault="007B5626" w:rsidP="00455654">
                                <w:pPr>
                                  <w:pStyle w:val="a9"/>
                                  <w:ind w:leftChars="0" w:left="0"/>
                                  <w:jc w:val="left"/>
                                  <w:rPr>
                                    <w:ins w:id="3343" w:author="作成者"/>
                                  </w:rPr>
                                </w:pPr>
                                <w:ins w:id="3344" w:author="作成者">
                                  <w:r>
                                    <w:t>[</w:t>
                                  </w:r>
                                  <w:r>
                                    <w:rPr>
                                      <w:rFonts w:hint="eastAsia"/>
                                    </w:rPr>
                                    <w:t xml:space="preserve">{ </w:t>
                                  </w:r>
                                  <w:r>
                                    <w:t>“</w:t>
                                  </w:r>
                                  <w:proofErr w:type="spellStart"/>
                                  <w:r>
                                    <w:rPr>
                                      <w:rFonts w:hint="eastAsia"/>
                                    </w:rPr>
                                    <w:t>aaa</w:t>
                                  </w:r>
                                  <w:proofErr w:type="spellEnd"/>
                                  <w:r>
                                    <w:t>”</w:t>
                                  </w:r>
                                  <w:r>
                                    <w:rPr>
                                      <w:rFonts w:hint="eastAsia"/>
                                    </w:rPr>
                                    <w:t xml:space="preserve"> = </w:t>
                                  </w:r>
                                  <w:r>
                                    <w:t>“</w:t>
                                  </w:r>
                                  <w:proofErr w:type="spellStart"/>
                                  <w:r>
                                    <w:rPr>
                                      <w:rFonts w:hint="eastAsia"/>
                                    </w:rPr>
                                    <w:t>bbb</w:t>
                                  </w:r>
                                  <w:proofErr w:type="spellEnd"/>
                                  <w:r>
                                    <w:t>”}]</w:t>
                                  </w:r>
                                </w:ins>
                              </w:p>
                            </w:tc>
                          </w:tr>
                        </w:tbl>
                        <w:p w14:paraId="17F6AE80" w14:textId="77777777" w:rsidR="007B5626" w:rsidRDefault="007B5626" w:rsidP="00366ECC">
                          <w:pPr>
                            <w:jc w:val="left"/>
                            <w:rPr>
                              <w:ins w:id="3345" w:author="作成者"/>
                              <w:sz w:val="20"/>
                              <w:szCs w:val="20"/>
                            </w:rPr>
                          </w:pPr>
                        </w:p>
                        <w:p w14:paraId="6D9123F6" w14:textId="77777777" w:rsidR="007B5626" w:rsidRDefault="007B5626" w:rsidP="00366ECC">
                          <w:pPr>
                            <w:jc w:val="left"/>
                            <w:rPr>
                              <w:ins w:id="3346" w:author="作成者"/>
                              <w:sz w:val="20"/>
                              <w:szCs w:val="20"/>
                            </w:rPr>
                          </w:pPr>
                        </w:p>
                        <w:p w14:paraId="741D8ECC" w14:textId="77777777" w:rsidR="007B5626" w:rsidRDefault="007B5626" w:rsidP="00366ECC">
                          <w:pPr>
                            <w:jc w:val="left"/>
                            <w:rPr>
                              <w:ins w:id="3347" w:author="作成者"/>
                              <w:sz w:val="20"/>
                              <w:szCs w:val="20"/>
                            </w:rPr>
                          </w:pPr>
                        </w:p>
                        <w:p w14:paraId="2CFC20D2" w14:textId="77AEF82C" w:rsidR="007B5626" w:rsidRPr="00D464F6" w:rsidRDefault="007B5626" w:rsidP="00366ECC">
                          <w:pPr>
                            <w:jc w:val="left"/>
                            <w:rPr>
                              <w:ins w:id="3348" w:author="作成者"/>
                              <w:b/>
                              <w:sz w:val="20"/>
                              <w:szCs w:val="20"/>
                            </w:rPr>
                          </w:pPr>
                          <w:ins w:id="3349" w:author="作成者">
                            <w:r>
                              <w:rPr>
                                <w:rFonts w:hint="eastAsia"/>
                                <w:sz w:val="20"/>
                                <w:szCs w:val="20"/>
                              </w:rPr>
                              <w:t xml:space="preserve">　</w:t>
                            </w:r>
                            <w:r>
                              <w:rPr>
                                <w:sz w:val="20"/>
                                <w:szCs w:val="20"/>
                              </w:rPr>
                              <w:t xml:space="preserve">　　　　　</w:t>
                            </w:r>
                          </w:ins>
                          <w:r>
                            <w:rPr>
                              <w:rFonts w:hint="eastAsia"/>
                              <w:b/>
                              <w:sz w:val="20"/>
                              <w:szCs w:val="20"/>
                            </w:rPr>
                            <w:t>Value registered to Terraform</w:t>
                          </w:r>
                          <w:r>
                            <w:rPr>
                              <w:rFonts w:hint="eastAsia"/>
                              <w:b/>
                              <w:sz w:val="20"/>
                              <w:szCs w:val="20"/>
                            </w:rPr>
                            <w:t>’</w:t>
                          </w:r>
                          <w:r>
                            <w:rPr>
                              <w:rFonts w:hint="eastAsia"/>
                              <w:b/>
                              <w:sz w:val="20"/>
                              <w:szCs w:val="20"/>
                            </w:rPr>
                            <w:t>s Variables</w:t>
                          </w:r>
                        </w:p>
                        <w:tbl>
                          <w:tblPr>
                            <w:tblStyle w:val="ab"/>
                            <w:tblW w:w="0" w:type="auto"/>
                            <w:tblInd w:w="791" w:type="dxa"/>
                            <w:tblLook w:val="04A0" w:firstRow="1" w:lastRow="0" w:firstColumn="1" w:lastColumn="0" w:noHBand="0" w:noVBand="1"/>
                          </w:tblPr>
                          <w:tblGrid>
                            <w:gridCol w:w="1614"/>
                            <w:gridCol w:w="5547"/>
                          </w:tblGrid>
                          <w:tr w:rsidR="007B5626" w14:paraId="54FF9AC7" w14:textId="77777777" w:rsidTr="00DD1144">
                            <w:trPr>
                              <w:trHeight w:val="372"/>
                              <w:ins w:id="3350" w:author="作成者"/>
                            </w:trPr>
                            <w:tc>
                              <w:tcPr>
                                <w:tcW w:w="1614" w:type="dxa"/>
                              </w:tcPr>
                              <w:p w14:paraId="5F83E3BE" w14:textId="77777777" w:rsidR="007B5626" w:rsidRDefault="007B5626" w:rsidP="00DD1144">
                                <w:pPr>
                                  <w:jc w:val="left"/>
                                  <w:rPr>
                                    <w:ins w:id="3351" w:author="作成者"/>
                                    <w:b/>
                                    <w:sz w:val="20"/>
                                    <w:szCs w:val="20"/>
                                  </w:rPr>
                                </w:pPr>
                                <w:ins w:id="3352" w:author="作成者">
                                  <w:r>
                                    <w:rPr>
                                      <w:rFonts w:hint="eastAsia"/>
                                      <w:b/>
                                      <w:sz w:val="20"/>
                                      <w:szCs w:val="20"/>
                                    </w:rPr>
                                    <w:t>Key</w:t>
                                  </w:r>
                                </w:ins>
                              </w:p>
                            </w:tc>
                            <w:tc>
                              <w:tcPr>
                                <w:tcW w:w="5547" w:type="dxa"/>
                              </w:tcPr>
                              <w:p w14:paraId="61C4C67D" w14:textId="77777777" w:rsidR="007B5626" w:rsidRDefault="007B5626" w:rsidP="00DD1144">
                                <w:pPr>
                                  <w:jc w:val="left"/>
                                  <w:rPr>
                                    <w:ins w:id="3353" w:author="作成者"/>
                                    <w:b/>
                                    <w:sz w:val="20"/>
                                    <w:szCs w:val="20"/>
                                  </w:rPr>
                                </w:pPr>
                                <w:ins w:id="3354" w:author="作成者">
                                  <w:r>
                                    <w:rPr>
                                      <w:rFonts w:hint="eastAsia"/>
                                      <w:b/>
                                      <w:sz w:val="20"/>
                                      <w:szCs w:val="20"/>
                                    </w:rPr>
                                    <w:t>Value</w:t>
                                  </w:r>
                                </w:ins>
                              </w:p>
                            </w:tc>
                          </w:tr>
                          <w:tr w:rsidR="007B5626" w14:paraId="570F2B98" w14:textId="77777777" w:rsidTr="00DD1144">
                            <w:trPr>
                              <w:trHeight w:val="352"/>
                              <w:ins w:id="3355" w:author="作成者"/>
                            </w:trPr>
                            <w:tc>
                              <w:tcPr>
                                <w:tcW w:w="1614" w:type="dxa"/>
                              </w:tcPr>
                              <w:p w14:paraId="6CE19750" w14:textId="77777777" w:rsidR="007B5626" w:rsidRPr="00515ED5" w:rsidRDefault="007B5626" w:rsidP="00DD1144">
                                <w:pPr>
                                  <w:jc w:val="left"/>
                                  <w:rPr>
                                    <w:ins w:id="3356" w:author="作成者"/>
                                    <w:sz w:val="20"/>
                                    <w:szCs w:val="20"/>
                                  </w:rPr>
                                </w:pPr>
                                <w:proofErr w:type="spellStart"/>
                                <w:ins w:id="3357" w:author="作成者">
                                  <w:r w:rsidRPr="00515ED5">
                                    <w:rPr>
                                      <w:rFonts w:hint="eastAsia"/>
                                      <w:sz w:val="20"/>
                                      <w:szCs w:val="20"/>
                                    </w:rPr>
                                    <w:t>VAR_hoge</w:t>
                                  </w:r>
                                  <w:proofErr w:type="spellEnd"/>
                                </w:ins>
                              </w:p>
                            </w:tc>
                            <w:tc>
                              <w:tcPr>
                                <w:tcW w:w="5547" w:type="dxa"/>
                              </w:tcPr>
                              <w:p w14:paraId="2576BBCB" w14:textId="77777777" w:rsidR="007B5626" w:rsidRPr="00515ED5" w:rsidRDefault="007B5626" w:rsidP="00DD1144">
                                <w:pPr>
                                  <w:rPr>
                                    <w:ins w:id="3358" w:author="作成者"/>
                                    <w:sz w:val="20"/>
                                    <w:szCs w:val="20"/>
                                  </w:rPr>
                                </w:pPr>
                                <w:ins w:id="3359" w:author="作成者">
                                  <w:r>
                                    <w:t>[</w:t>
                                  </w:r>
                                  <w:r>
                                    <w:rPr>
                                      <w:rFonts w:hint="eastAsia"/>
                                    </w:rPr>
                                    <w:t xml:space="preserve">{ </w:t>
                                  </w:r>
                                  <w:r>
                                    <w:t>“</w:t>
                                  </w:r>
                                  <w:proofErr w:type="spellStart"/>
                                  <w:r>
                                    <w:rPr>
                                      <w:rFonts w:hint="eastAsia"/>
                                    </w:rPr>
                                    <w:t>aaa</w:t>
                                  </w:r>
                                  <w:proofErr w:type="spellEnd"/>
                                  <w:r>
                                    <w:t>”</w:t>
                                  </w:r>
                                  <w:r>
                                    <w:rPr>
                                      <w:rFonts w:hint="eastAsia"/>
                                    </w:rPr>
                                    <w:t xml:space="preserve"> = </w:t>
                                  </w:r>
                                  <w:r>
                                    <w:t>“</w:t>
                                  </w:r>
                                  <w:proofErr w:type="spellStart"/>
                                  <w:r>
                                    <w:rPr>
                                      <w:rFonts w:hint="eastAsia"/>
                                    </w:rPr>
                                    <w:t>bbb</w:t>
                                  </w:r>
                                  <w:proofErr w:type="spellEnd"/>
                                  <w:r>
                                    <w:t>”}]</w:t>
                                  </w:r>
                                </w:ins>
                              </w:p>
                            </w:tc>
                          </w:tr>
                        </w:tbl>
                        <w:p w14:paraId="7C083FAE" w14:textId="77777777" w:rsidR="007B5626" w:rsidRPr="003177F7" w:rsidRDefault="007B5626" w:rsidP="00366ECC">
                          <w:pPr>
                            <w:jc w:val="left"/>
                            <w:rPr>
                              <w:ins w:id="3360" w:author="作成者"/>
                              <w:sz w:val="20"/>
                              <w:szCs w:val="20"/>
                            </w:rPr>
                          </w:pPr>
                        </w:p>
                      </w:txbxContent>
                    </v:textbox>
                  </v:shape>
                  <v:shape id="下矢印 494" o:spid="_x0000_s1209" type="#_x0000_t67" style="position:absolute;left:1143;top:2000;width:4000;height:369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" adj="20431" fillcolor="#0057c9 [2425]" strokecolor="#003c8c [2905]" strokeweight="2pt"/>
                  <v:group id="グループ化 505" o:spid="_x0000_s1210" style="position:absolute;left:4667;top:15633;width:28156;height:2871" coordorigin=",1538" coordsize="28161,2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">
                    <v:roundrect id="角丸四角形 506" o:spid="_x0000_s1211" style="position:absolute;left:7205;top:1891;width:209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" fillcolor="white [3212]" strokecolor="#508035 [2422]" strokeweight="2pt">
                      <v:shadow on="t" color="black" opacity="26214f" origin="-.5,-.5" offset=".74836mm,.74836mm"/>
                      <v:textbox inset="1mm,0,0,0">
                        <w:txbxContent>
                          <w:p w14:paraId="3E6ADA46" w14:textId="5D002F99" w:rsidR="007B5626" w:rsidRDefault="007B5626" w:rsidP="00366ECC">
                            <w:pPr>
                              <w:pStyle w:val="Web"/>
                              <w:spacing w:before="0" w:beforeAutospacing="0" w:after="0" w:afterAutospacing="0"/>
                              <w:rPr>
                                <w:ins w:id="3361" w:author="作成者"/>
                              </w:rPr>
                            </w:pPr>
                            <w:ins w:id="3362" w:author="作成者">
                              <w:r>
                                <w:rPr>
                                  <w:rFonts w:cs="Times New Roman" w:hint="eastAsia"/>
                                  <w:b/>
                                  <w:bCs/>
                                  <w:color w:val="325121"/>
                                  <w:kern w:val="2"/>
                                  <w:sz w:val="20"/>
                                  <w:szCs w:val="20"/>
                                </w:rPr>
                                <w:t xml:space="preserve">⑬ </w:t>
                              </w:r>
                            </w:ins>
                            <w:r>
                              <w:rPr>
                                <w:rFonts w:cs="Times New Roman" w:hint="eastAsia"/>
                                <w:b/>
                                <w:bCs/>
                                <w:color w:val="325121"/>
                                <w:kern w:val="2"/>
                                <w:sz w:val="20"/>
                                <w:szCs w:val="20"/>
                              </w:rPr>
                              <w:t>Configure Variable values</w:t>
                            </w:r>
                          </w:p>
                        </w:txbxContent>
                      </v:textbox>
                    </v:roundrect>
                    <v:shape id="下矢印 507" o:spid="_x0000_s1212" type="#_x0000_t67" style="position:absolute;left:1904;top:-366;width:2860;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" adj="18321" fillcolor="#518135" strokecolor="#508035 [2422]" strokeweight="2pt">
                      <v:fill opacity="52428f"/>
                    </v:shape>
                  </v:group>
                  <v:roundrect id="角丸四角形 508" o:spid="_x0000_s1213" style="position:absolute;left:1143;top:190;width:26352;height:25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" fillcolor="white [3201]" strokecolor="#003c8c [2905]" strokeweight="2pt">
                    <v:shadow on="t" color="black" opacity="26214f" origin="-.5,-.5" offset=".74836mm,.74836mm"/>
                    <v:textbox inset="1mm,0,0,0">
                      <w:txbxContent>
                        <w:p w14:paraId="7358D8FD" w14:textId="41B2CBF6" w:rsidR="007B5626" w:rsidRPr="00982EAC" w:rsidRDefault="007B5626" w:rsidP="00366ECC">
                          <w:pPr>
                            <w:jc w:val="left"/>
                            <w:rPr>
                              <w:ins w:id="3363" w:author="作成者"/>
                              <w:b/>
                              <w:color w:val="003C8A" w:themeColor="accent6" w:themeTint="E6"/>
                              <w:sz w:val="20"/>
                              <w:szCs w:val="20"/>
                            </w:rPr>
                          </w:pPr>
                          <w:ins w:id="3364" w:author="作成者">
                            <w:r>
                              <w:rPr>
                                <w:rFonts w:hint="eastAsia"/>
                                <w:b/>
                                <w:color w:val="003C8A" w:themeColor="accent6" w:themeTint="E6"/>
                                <w:sz w:val="20"/>
                                <w:szCs w:val="20"/>
                              </w:rPr>
                              <w:t>⑥</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Register Module file</w:t>
                          </w:r>
                        </w:p>
                      </w:txbxContent>
                    </v:textbox>
                  </v:roundrect>
                  <v:roundrect id="角丸四角形 509" o:spid="_x0000_s1214" style="position:absolute;left:1143;top:29363;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" fillcolor="white [3201]" strokecolor="#003c8c [2905]" strokeweight="2pt">
                    <v:shadow on="t" color="black" opacity="26214f" origin="-.5,-.5" offset=".74836mm,.74836mm"/>
                    <v:textbox inset="1mm,0,0,0">
                      <w:txbxContent>
                        <w:p w14:paraId="57B19075" w14:textId="0C7CEC68" w:rsidR="007B5626" w:rsidRPr="00982EAC" w:rsidRDefault="007B5626" w:rsidP="00366ECC">
                          <w:pPr>
                            <w:jc w:val="left"/>
                            <w:rPr>
                              <w:ins w:id="3365" w:author="作成者"/>
                              <w:b/>
                              <w:color w:val="003C8A" w:themeColor="accent6" w:themeTint="E6"/>
                              <w:sz w:val="20"/>
                              <w:szCs w:val="20"/>
                            </w:rPr>
                          </w:pPr>
                          <w:ins w:id="3366" w:author="作成者">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Execute Operation</w:t>
                          </w:r>
                        </w:p>
                      </w:txbxContent>
                    </v:textbox>
                  </v:roundrect>
                  <w10:wrap type="topAndBottom"/>
                </v:group>
              </w:pict>
            </mc:Fallback>
          </mc:AlternateContent>
        </w:r>
      </w:ins>
      <w:r w:rsidR="00F1621F">
        <w:t xml:space="preserve">Map type under </w:t>
      </w:r>
      <w:ins w:id="3367" w:author="作成者">
        <w:r>
          <w:t>list</w:t>
        </w:r>
      </w:ins>
      <w:r w:rsidR="00DD1144">
        <w:rPr>
          <w:rFonts w:hint="eastAsia"/>
        </w:rPr>
        <w:t xml:space="preserve"> type</w:t>
      </w:r>
    </w:p>
    <w:p w14:paraId="38A4095C" w14:textId="6EF00596" w:rsidR="00BB451B" w:rsidRDefault="00BB451B" w:rsidP="00BB451B">
      <w:pPr>
        <w:pStyle w:val="aff0"/>
        <w:ind w:left="780"/>
      </w:pPr>
    </w:p>
    <w:p w14:paraId="091339DE" w14:textId="1A333501" w:rsidR="00BB451B" w:rsidRDefault="00BB451B" w:rsidP="00BB451B">
      <w:pPr>
        <w:pStyle w:val="aff0"/>
        <w:ind w:left="780"/>
      </w:pPr>
    </w:p>
    <w:p w14:paraId="398525B4" w14:textId="738C44EA" w:rsidR="00BB451B" w:rsidRDefault="00BB451B" w:rsidP="00BB451B">
      <w:pPr>
        <w:pStyle w:val="aff0"/>
        <w:ind w:left="780"/>
      </w:pPr>
    </w:p>
    <w:p w14:paraId="673CC4D5" w14:textId="7052628A" w:rsidR="00BB451B" w:rsidRDefault="00BB451B" w:rsidP="00BB451B">
      <w:pPr>
        <w:pStyle w:val="aff0"/>
        <w:ind w:left="780"/>
      </w:pPr>
    </w:p>
    <w:p w14:paraId="239B46EA" w14:textId="6922262B" w:rsidR="00BB451B" w:rsidRDefault="00BB451B" w:rsidP="00BB451B">
      <w:pPr>
        <w:pStyle w:val="aff0"/>
        <w:ind w:left="780"/>
      </w:pPr>
    </w:p>
    <w:p w14:paraId="5E1F2DFD" w14:textId="78B0253A" w:rsidR="00BB451B" w:rsidRDefault="00BB451B" w:rsidP="00BB451B">
      <w:pPr>
        <w:pStyle w:val="aff0"/>
        <w:ind w:left="780"/>
      </w:pPr>
    </w:p>
    <w:p w14:paraId="1891287F" w14:textId="5F0B9D2B" w:rsidR="00BB451B" w:rsidRDefault="00BB451B" w:rsidP="00BB451B">
      <w:pPr>
        <w:pStyle w:val="aff0"/>
        <w:ind w:left="780"/>
      </w:pPr>
    </w:p>
    <w:p w14:paraId="5B99568F" w14:textId="486CAD6D" w:rsidR="00BB451B" w:rsidRDefault="00BB451B" w:rsidP="00BB451B">
      <w:pPr>
        <w:pStyle w:val="aff0"/>
        <w:ind w:left="780"/>
      </w:pPr>
    </w:p>
    <w:p w14:paraId="0C460EE2" w14:textId="3407E32E" w:rsidR="00BB451B" w:rsidRDefault="00BB451B" w:rsidP="00BB451B">
      <w:pPr>
        <w:pStyle w:val="aff0"/>
        <w:ind w:left="780"/>
      </w:pPr>
    </w:p>
    <w:p w14:paraId="2DA32E49" w14:textId="1602FFE0" w:rsidR="00BB451B" w:rsidRDefault="00BB451B" w:rsidP="00BB451B">
      <w:pPr>
        <w:pStyle w:val="aff0"/>
        <w:ind w:left="780"/>
      </w:pPr>
    </w:p>
    <w:p w14:paraId="0C1EEB60" w14:textId="1300A1D2" w:rsidR="00BB451B" w:rsidRDefault="00BB451B" w:rsidP="00BB451B">
      <w:pPr>
        <w:pStyle w:val="aff0"/>
        <w:ind w:left="780"/>
      </w:pPr>
    </w:p>
    <w:p w14:paraId="1A4CA40C" w14:textId="51367D74" w:rsidR="00BB451B" w:rsidRDefault="00BB451B" w:rsidP="00BB451B">
      <w:pPr>
        <w:pStyle w:val="aff0"/>
        <w:ind w:left="780"/>
      </w:pPr>
    </w:p>
    <w:p w14:paraId="3277BCF5" w14:textId="73FBEF12" w:rsidR="00BB451B" w:rsidRDefault="00BB451B" w:rsidP="00BB451B">
      <w:pPr>
        <w:pStyle w:val="aff0"/>
        <w:ind w:left="780"/>
      </w:pPr>
    </w:p>
    <w:p w14:paraId="230F860B" w14:textId="55FE21F7" w:rsidR="00BB451B" w:rsidRDefault="00BB451B" w:rsidP="00BB451B">
      <w:pPr>
        <w:pStyle w:val="aff0"/>
        <w:ind w:left="780"/>
      </w:pPr>
    </w:p>
    <w:p w14:paraId="1169E0CB" w14:textId="2BE1C508" w:rsidR="00BB451B" w:rsidRDefault="00BB451B" w:rsidP="00BB451B">
      <w:pPr>
        <w:pStyle w:val="aff0"/>
        <w:ind w:left="780"/>
      </w:pPr>
    </w:p>
    <w:p w14:paraId="0F509AC0" w14:textId="3BA4FEDB" w:rsidR="00BB451B" w:rsidRDefault="00BB451B" w:rsidP="00BB451B">
      <w:pPr>
        <w:pStyle w:val="aff0"/>
        <w:ind w:left="780"/>
      </w:pPr>
    </w:p>
    <w:p w14:paraId="43D1E09D" w14:textId="6918399A" w:rsidR="00BB451B" w:rsidRDefault="00BB451B" w:rsidP="00BB451B">
      <w:pPr>
        <w:pStyle w:val="aff0"/>
        <w:ind w:left="780"/>
      </w:pPr>
    </w:p>
    <w:p w14:paraId="6166AC00" w14:textId="77777777" w:rsidR="00BB451B" w:rsidRDefault="00BB451B" w:rsidP="00BB451B">
      <w:pPr>
        <w:pStyle w:val="aff0"/>
        <w:ind w:left="780"/>
        <w:rPr>
          <w:ins w:id="3368" w:author="作成者"/>
        </w:rPr>
      </w:pPr>
    </w:p>
    <w:p w14:paraId="1856A916" w14:textId="3DD97E91" w:rsidR="00366ECC" w:rsidRDefault="008935AD" w:rsidP="007A1101">
      <w:pPr>
        <w:pStyle w:val="20"/>
        <w:rPr>
          <w:ins w:id="3369" w:author="作成者"/>
        </w:rPr>
      </w:pPr>
      <w:bookmarkStart w:id="3370" w:name="_Ref101191748"/>
      <w:bookmarkStart w:id="3371" w:name="_Ref101191757"/>
      <w:bookmarkStart w:id="3372" w:name="_Toc101280404"/>
      <w:bookmarkStart w:id="3373" w:name="_Toc105604753"/>
      <w:r>
        <w:rPr>
          <w:rFonts w:hint="eastAsia"/>
        </w:rPr>
        <w:t>V</w:t>
      </w:r>
      <w:r>
        <w:t>ariable nest list flow example</w:t>
      </w:r>
      <w:bookmarkEnd w:id="3370"/>
      <w:bookmarkEnd w:id="3371"/>
      <w:bookmarkEnd w:id="3372"/>
      <w:bookmarkEnd w:id="3373"/>
    </w:p>
    <w:p w14:paraId="4FA1655E" w14:textId="47403581" w:rsidR="00366ECC" w:rsidRDefault="008935AD" w:rsidP="00366ECC">
      <w:pPr>
        <w:rPr>
          <w:ins w:id="3374" w:author="作成者"/>
        </w:rPr>
      </w:pPr>
      <w:r>
        <w:rPr>
          <w:rFonts w:hint="eastAsia"/>
        </w:rPr>
        <w:t>T</w:t>
      </w:r>
      <w:r>
        <w:t>he following example is reference to the flow number in “</w:t>
      </w:r>
      <w:ins w:id="3375" w:author="作成者">
        <w:r w:rsidR="00366ECC" w:rsidRPr="00830933">
          <w:rPr>
            <w:u w:val="single"/>
          </w:rPr>
          <w:fldChar w:fldCharType="begin"/>
        </w:r>
        <w:r w:rsidR="00366ECC" w:rsidRPr="00830933">
          <w:rPr>
            <w:u w:val="single"/>
          </w:rPr>
          <w:instrText xml:space="preserve"> </w:instrText>
        </w:r>
        <w:r w:rsidR="00366ECC" w:rsidRPr="00830933">
          <w:rPr>
            <w:rFonts w:hint="eastAsia"/>
            <w:u w:val="single"/>
          </w:rPr>
          <w:instrText>REF _Ref101181032 \w \h</w:instrText>
        </w:r>
        <w:r w:rsidR="00366ECC" w:rsidRPr="00830933">
          <w:rPr>
            <w:u w:val="single"/>
          </w:rPr>
          <w:instrText xml:space="preserve"> </w:instrText>
        </w:r>
        <w:r w:rsidR="00366ECC" w:rsidRPr="00830933">
          <w:rPr>
            <w:u w:val="single"/>
          </w:rPr>
          <w:fldChar w:fldCharType="separate"/>
        </w:r>
      </w:ins>
      <w:r w:rsidR="00F6708B">
        <w:rPr>
          <w:rFonts w:hint="eastAsia"/>
          <w:b/>
          <w:bCs/>
          <w:u w:val="single"/>
        </w:rPr>
        <w:t>エラー</w:t>
      </w:r>
      <w:r w:rsidR="00F6708B">
        <w:rPr>
          <w:rFonts w:hint="eastAsia"/>
          <w:b/>
          <w:bCs/>
          <w:u w:val="single"/>
        </w:rPr>
        <w:t xml:space="preserve">! </w:t>
      </w:r>
      <w:r w:rsidR="00F6708B">
        <w:rPr>
          <w:rFonts w:hint="eastAsia"/>
          <w:b/>
          <w:bCs/>
          <w:u w:val="single"/>
        </w:rPr>
        <w:t>参照元が見つかりません。</w:t>
      </w:r>
      <w:ins w:id="3376" w:author="作成者">
        <w:r w:rsidR="00366ECC" w:rsidRPr="00830933">
          <w:rPr>
            <w:u w:val="single"/>
          </w:rPr>
          <w:fldChar w:fldCharType="end"/>
        </w:r>
      </w:ins>
      <w:r>
        <w:t xml:space="preserve">Terraform </w:t>
      </w:r>
      <w:r>
        <w:lastRenderedPageBreak/>
        <w:t>Work flow”</w:t>
      </w:r>
    </w:p>
    <w:p w14:paraId="7DBA9FB6" w14:textId="1752C0E1" w:rsidR="00366ECC" w:rsidRDefault="00D354FD" w:rsidP="00366ECC">
      <w:pPr>
        <w:pStyle w:val="a9"/>
        <w:numPr>
          <w:ilvl w:val="3"/>
          <w:numId w:val="26"/>
        </w:numPr>
        <w:ind w:leftChars="0"/>
        <w:rPr>
          <w:ins w:id="3377" w:author="作成者"/>
        </w:rPr>
      </w:pPr>
      <w:ins w:id="3378" w:author="作成者">
        <w:r w:rsidRPr="002972AF">
          <w:rPr>
            <w:noProof/>
          </w:rPr>
          <mc:AlternateContent>
            <mc:Choice Requires="wps">
              <w:drawing>
                <wp:anchor distT="0" distB="0" distL="114300" distR="114300" simplePos="0" relativeHeight="251826176" behindDoc="0" locked="0" layoutInCell="1" allowOverlap="1" wp14:anchorId="3A775D61" wp14:editId="7622265C">
                  <wp:simplePos x="0" y="0"/>
                  <wp:positionH relativeFrom="column">
                    <wp:posOffset>3692135</wp:posOffset>
                  </wp:positionH>
                  <wp:positionV relativeFrom="paragraph">
                    <wp:posOffset>7333274</wp:posOffset>
                  </wp:positionV>
                  <wp:extent cx="2171700" cy="546100"/>
                  <wp:effectExtent l="0" t="247650" r="19050" b="25400"/>
                  <wp:wrapNone/>
                  <wp:docPr id="519" name="四角形吹き出し 519"/>
                  <wp:cNvGraphicFramePr/>
                  <a:graphic xmlns:a="http://schemas.openxmlformats.org/drawingml/2006/main">
                    <a:graphicData uri="http://schemas.microsoft.com/office/word/2010/wordprocessingShape">
                      <wps:wsp>
                        <wps:cNvSpPr/>
                        <wps:spPr>
                          <a:xfrm>
                            <a:off x="0" y="0"/>
                            <a:ext cx="2171700" cy="546100"/>
                          </a:xfrm>
                          <a:prstGeom prst="wedgeRectCallout">
                            <a:avLst>
                              <a:gd name="adj1" fmla="val -44079"/>
                              <a:gd name="adj2" fmla="val -94477"/>
                            </a:avLst>
                          </a:prstGeom>
                          <a:ln>
                            <a:solidFill>
                              <a:srgbClr val="FF0000"/>
                            </a:solidFill>
                          </a:ln>
                        </wps:spPr>
                        <wps:style>
                          <a:lnRef idx="2">
                            <a:schemeClr val="accent2"/>
                          </a:lnRef>
                          <a:fillRef idx="1">
                            <a:schemeClr val="lt1"/>
                          </a:fillRef>
                          <a:effectRef idx="0">
                            <a:schemeClr val="accent2"/>
                          </a:effectRef>
                          <a:fontRef idx="minor">
                            <a:schemeClr val="dk1"/>
                          </a:fontRef>
                        </wps:style>
                        <wps:txbx>
                          <w:txbxContent>
                            <w:p w14:paraId="53E325A8" w14:textId="17F42A92" w:rsidR="007B5626" w:rsidRPr="00EE1748" w:rsidRDefault="007B5626" w:rsidP="008935AD">
                              <w:pPr>
                                <w:jc w:val="center"/>
                              </w:pPr>
                              <w:r>
                                <w:rPr>
                                  <w:rFonts w:hint="eastAsia"/>
                                </w:rPr>
                                <w:t>Member variable added from updating the Variable nest list.</w:t>
                              </w:r>
                            </w:p>
                            <w:p w14:paraId="4C288BCD" w14:textId="7803C17A" w:rsidR="007B5626" w:rsidRPr="00EE1748" w:rsidRDefault="007B5626" w:rsidP="00366ECC">
                              <w:pPr>
                                <w:jc w:val="center"/>
                                <w:rPr>
                                  <w:ins w:id="3379" w:author="作成者"/>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A775D61" id="四角形吹き出し 519" o:spid="_x0000_s1215" type="#_x0000_t61" style="position:absolute;left:0;text-align:left;margin-left:290.7pt;margin-top:577.4pt;width:171pt;height:43pt;z-index:251826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" adj="1279,-9607" fillcolor="white [3201]" strokecolor="red" strokeweight="2pt">
                  <v:textbox>
                    <w:txbxContent>
                      <w:p w14:paraId="53E325A8" w14:textId="17F42A92" w:rsidR="007B5626" w:rsidRPr="00EE1748" w:rsidRDefault="007B5626" w:rsidP="008935AD">
                        <w:pPr>
                          <w:jc w:val="center"/>
                        </w:pPr>
                        <w:r>
                          <w:rPr>
                            <w:rFonts w:hint="eastAsia"/>
                          </w:rPr>
                          <w:t>Member variable added from updating the Variable nest list.</w:t>
                        </w:r>
                      </w:p>
                      <w:p w14:paraId="4C288BCD" w14:textId="7803C17A" w:rsidR="007B5626" w:rsidRPr="00EE1748" w:rsidRDefault="007B5626" w:rsidP="00366ECC">
                        <w:pPr>
                          <w:jc w:val="center"/>
                          <w:rPr>
                            <w:ins w:id="3380" w:author="作成者"/>
                          </w:rPr>
                        </w:pPr>
                      </w:p>
                    </w:txbxContent>
                  </v:textbox>
                </v:shape>
              </w:pict>
            </mc:Fallback>
          </mc:AlternateContent>
        </w:r>
        <w:r w:rsidRPr="002972AF">
          <w:rPr>
            <w:noProof/>
          </w:rPr>
          <mc:AlternateContent>
            <mc:Choice Requires="wps">
              <w:drawing>
                <wp:anchor distT="0" distB="0" distL="114300" distR="114300" simplePos="0" relativeHeight="251825152" behindDoc="0" locked="0" layoutInCell="1" allowOverlap="1" wp14:anchorId="6BC5D316" wp14:editId="0F1EC837">
                  <wp:simplePos x="0" y="0"/>
                  <wp:positionH relativeFrom="column">
                    <wp:posOffset>1062697</wp:posOffset>
                  </wp:positionH>
                  <wp:positionV relativeFrom="paragraph">
                    <wp:posOffset>6743700</wp:posOffset>
                  </wp:positionV>
                  <wp:extent cx="4519246" cy="390525"/>
                  <wp:effectExtent l="0" t="0" r="15240" b="28575"/>
                  <wp:wrapNone/>
                  <wp:docPr id="518" name="正方形/長方形 518"/>
                  <wp:cNvGraphicFramePr/>
                  <a:graphic xmlns:a="http://schemas.openxmlformats.org/drawingml/2006/main">
                    <a:graphicData uri="http://schemas.microsoft.com/office/word/2010/wordprocessingShape">
                      <wps:wsp>
                        <wps:cNvSpPr/>
                        <wps:spPr>
                          <a:xfrm>
                            <a:off x="0" y="0"/>
                            <a:ext cx="4519246" cy="3905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E6CFA4" id="正方形/長方形 518" o:spid="_x0000_s1026" style="position:absolute;left:0;text-align:left;margin-left:83.7pt;margin-top:531pt;width:355.85pt;height:30.7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" filled="f" strokecolor="red" strokeweight="2pt"/>
              </w:pict>
            </mc:Fallback>
          </mc:AlternateContent>
        </w:r>
        <w:r w:rsidR="008935AD" w:rsidRPr="00C72BA6">
          <w:rPr>
            <w:noProof/>
          </w:rPr>
          <mc:AlternateContent>
            <mc:Choice Requires="wpg">
              <w:drawing>
                <wp:anchor distT="0" distB="0" distL="114300" distR="114300" simplePos="0" relativeHeight="251823104" behindDoc="0" locked="0" layoutInCell="1" allowOverlap="1" wp14:anchorId="46D41C50" wp14:editId="3879ED2E">
                  <wp:simplePos x="0" y="0"/>
                  <wp:positionH relativeFrom="column">
                    <wp:posOffset>306705</wp:posOffset>
                  </wp:positionH>
                  <wp:positionV relativeFrom="paragraph">
                    <wp:posOffset>179070</wp:posOffset>
                  </wp:positionV>
                  <wp:extent cx="6048375" cy="7407910"/>
                  <wp:effectExtent l="0" t="0" r="28575" b="40640"/>
                  <wp:wrapTopAndBottom/>
                  <wp:docPr id="510" name="グループ化 510"/>
                  <wp:cNvGraphicFramePr/>
                  <a:graphic xmlns:a="http://schemas.openxmlformats.org/drawingml/2006/main">
                    <a:graphicData uri="http://schemas.microsoft.com/office/word/2010/wordprocessingGroup">
                      <wpg:wgp>
                        <wpg:cNvGrpSpPr/>
                        <wpg:grpSpPr>
                          <a:xfrm>
                            <a:off x="0" y="0"/>
                            <a:ext cx="6048375" cy="7407910"/>
                            <a:chOff x="-1" y="421303"/>
                            <a:chExt cx="6048375" cy="3976049"/>
                          </a:xfrm>
                        </wpg:grpSpPr>
                        <wps:wsp>
                          <wps:cNvPr id="511" name="フローチャート: 処理 511"/>
                          <wps:cNvSpPr/>
                          <wps:spPr>
                            <a:xfrm>
                              <a:off x="-1" y="421303"/>
                              <a:ext cx="6048375" cy="3935609"/>
                            </a:xfrm>
                            <a:prstGeom prst="flowChartProcess">
                              <a:avLst/>
                            </a:prstGeom>
                            <a:solidFill>
                              <a:schemeClr val="bg1">
                                <a:lumMod val="95000"/>
                              </a:schemeClr>
                            </a:solidFill>
                            <a:ln>
                              <a:solidFill>
                                <a:schemeClr val="bg1">
                                  <a:lumMod val="85000"/>
                                </a:schemeClr>
                              </a:solidFill>
                            </a:ln>
                          </wps:spPr>
                          <wps:style>
                            <a:lnRef idx="2">
                              <a:schemeClr val="dk1"/>
                            </a:lnRef>
                            <a:fillRef idx="1">
                              <a:schemeClr val="lt1"/>
                            </a:fillRef>
                            <a:effectRef idx="0">
                              <a:schemeClr val="dk1"/>
                            </a:effectRef>
                            <a:fontRef idx="minor">
                              <a:schemeClr val="dk1"/>
                            </a:fontRef>
                          </wps:style>
                          <wps:txbx>
                            <w:txbxContent>
                              <w:p w14:paraId="594FCCCE" w14:textId="77777777" w:rsidR="007B5626" w:rsidRDefault="007B5626" w:rsidP="00366ECC">
                                <w:pPr>
                                  <w:jc w:val="left"/>
                                  <w:rPr>
                                    <w:ins w:id="3381" w:author="作成者"/>
                                    <w:sz w:val="20"/>
                                    <w:szCs w:val="20"/>
                                  </w:rPr>
                                </w:pPr>
                              </w:p>
                              <w:p w14:paraId="6570D2F3" w14:textId="77777777" w:rsidR="007B5626" w:rsidRDefault="007B5626" w:rsidP="00366ECC">
                                <w:pPr>
                                  <w:jc w:val="left"/>
                                  <w:rPr>
                                    <w:ins w:id="3382" w:author="作成者"/>
                                    <w:sz w:val="20"/>
                                    <w:szCs w:val="20"/>
                                  </w:rPr>
                                </w:pPr>
                              </w:p>
                              <w:p w14:paraId="3459A57F" w14:textId="77777777" w:rsidR="007B5626" w:rsidRPr="003177F7" w:rsidRDefault="007B5626" w:rsidP="00366ECC">
                                <w:pPr>
                                  <w:jc w:val="left"/>
                                  <w:rPr>
                                    <w:ins w:id="3383" w:author="作成者"/>
                                    <w:sz w:val="20"/>
                                    <w:szCs w:val="20"/>
                                  </w:rPr>
                                </w:pPr>
                              </w:p>
                              <w:tbl>
                                <w:tblPr>
                                  <w:tblStyle w:val="ab"/>
                                  <w:tblW w:w="7166" w:type="dxa"/>
                                  <w:tblInd w:w="1028" w:type="dxa"/>
                                  <w:tblLook w:val="04A0" w:firstRow="1" w:lastRow="0" w:firstColumn="1" w:lastColumn="0" w:noHBand="0" w:noVBand="1"/>
                                </w:tblPr>
                                <w:tblGrid>
                                  <w:gridCol w:w="7166"/>
                                </w:tblGrid>
                                <w:tr w:rsidR="007B5626" w:rsidRPr="003177F7" w14:paraId="6E5888DC" w14:textId="77777777" w:rsidTr="00DD1144">
                                  <w:trPr>
                                    <w:trHeight w:val="1425"/>
                                    <w:ins w:id="3384" w:author="作成者"/>
                                  </w:trPr>
                                  <w:tc>
                                    <w:tcPr>
                                      <w:tcW w:w="7166" w:type="dxa"/>
                                      <w:tcBorders>
                                        <w:top w:val="single" w:sz="4" w:space="0" w:color="auto"/>
                                        <w:left w:val="single" w:sz="4" w:space="0" w:color="auto"/>
                                        <w:bottom w:val="single" w:sz="4" w:space="0" w:color="auto"/>
                                        <w:right w:val="single" w:sz="4" w:space="0" w:color="auto"/>
                                      </w:tcBorders>
                                    </w:tcPr>
                                    <w:p w14:paraId="6E2EBE38" w14:textId="77777777" w:rsidR="007B5626" w:rsidRPr="0088327F" w:rsidRDefault="007B5626" w:rsidP="00DD1144">
                                      <w:pPr>
                                        <w:rPr>
                                          <w:ins w:id="3385" w:author="作成者"/>
                                          <w:sz w:val="20"/>
                                          <w:szCs w:val="20"/>
                                        </w:rPr>
                                      </w:pPr>
                                      <w:ins w:id="3386" w:author="作成者">
                                        <w:r w:rsidRPr="0088327F">
                                          <w:rPr>
                                            <w:sz w:val="20"/>
                                            <w:szCs w:val="20"/>
                                          </w:rPr>
                                          <w:t>variable "</w:t>
                                        </w:r>
                                        <w:proofErr w:type="spellStart"/>
                                        <w:r w:rsidRPr="0088327F">
                                          <w:rPr>
                                            <w:sz w:val="20"/>
                                            <w:szCs w:val="20"/>
                                          </w:rPr>
                                          <w:t>VAR_hoge</w:t>
                                        </w:r>
                                        <w:proofErr w:type="spellEnd"/>
                                        <w:r w:rsidRPr="0088327F">
                                          <w:rPr>
                                            <w:sz w:val="20"/>
                                            <w:szCs w:val="20"/>
                                          </w:rPr>
                                          <w:t>" {</w:t>
                                        </w:r>
                                      </w:ins>
                                    </w:p>
                                    <w:p w14:paraId="12445652" w14:textId="77777777" w:rsidR="007B5626" w:rsidRPr="0088327F" w:rsidRDefault="007B5626" w:rsidP="00DD1144">
                                      <w:pPr>
                                        <w:ind w:firstLineChars="200" w:firstLine="400"/>
                                        <w:rPr>
                                          <w:ins w:id="3387" w:author="作成者"/>
                                          <w:sz w:val="20"/>
                                          <w:szCs w:val="20"/>
                                        </w:rPr>
                                      </w:pPr>
                                      <w:ins w:id="3388" w:author="作成者">
                                        <w:r w:rsidRPr="0088327F">
                                          <w:rPr>
                                            <w:sz w:val="20"/>
                                            <w:szCs w:val="20"/>
                                          </w:rPr>
                                          <w:t xml:space="preserve">type = </w:t>
                                        </w:r>
                                        <w:r>
                                          <w:rPr>
                                            <w:sz w:val="20"/>
                                            <w:szCs w:val="20"/>
                                          </w:rPr>
                                          <w:t>list(object({ IP = string, NAME = string</w:t>
                                        </w:r>
                                        <w:r>
                                          <w:rPr>
                                            <w:rFonts w:hint="eastAsia"/>
                                            <w:sz w:val="20"/>
                                            <w:szCs w:val="20"/>
                                          </w:rPr>
                                          <w:t xml:space="preserve"> </w:t>
                                        </w:r>
                                        <w:r>
                                          <w:rPr>
                                            <w:sz w:val="20"/>
                                            <w:szCs w:val="20"/>
                                          </w:rPr>
                                          <w:t>}))</w:t>
                                        </w:r>
                                      </w:ins>
                                    </w:p>
                                    <w:p w14:paraId="62B03186" w14:textId="77777777" w:rsidR="007B5626" w:rsidRPr="0088327F" w:rsidRDefault="007B5626" w:rsidP="00DD1144">
                                      <w:pPr>
                                        <w:rPr>
                                          <w:ins w:id="3389" w:author="作成者"/>
                                          <w:sz w:val="20"/>
                                          <w:szCs w:val="20"/>
                                        </w:rPr>
                                      </w:pPr>
                                      <w:ins w:id="3390" w:author="作成者">
                                        <w:r>
                                          <w:rPr>
                                            <w:sz w:val="20"/>
                                            <w:szCs w:val="20"/>
                                          </w:rPr>
                                          <w:t xml:space="preserve">default = </w:t>
                                        </w:r>
                                        <w:r w:rsidRPr="0088327F">
                                          <w:rPr>
                                            <w:sz w:val="20"/>
                                            <w:szCs w:val="20"/>
                                          </w:rPr>
                                          <w:t>[</w:t>
                                        </w:r>
                                      </w:ins>
                                    </w:p>
                                    <w:p w14:paraId="1C68C231" w14:textId="77777777" w:rsidR="007B5626" w:rsidRDefault="007B5626" w:rsidP="00DD1144">
                                      <w:pPr>
                                        <w:rPr>
                                          <w:ins w:id="3391" w:author="作成者"/>
                                          <w:sz w:val="20"/>
                                          <w:szCs w:val="20"/>
                                        </w:rPr>
                                      </w:pPr>
                                      <w:ins w:id="3392" w:author="作成者">
                                        <w:r>
                                          <w:rPr>
                                            <w:sz w:val="20"/>
                                            <w:szCs w:val="20"/>
                                          </w:rPr>
                                          <w:t xml:space="preserve">        { “IP” = “127.0.0.1”, NAME = “machine01”},</w:t>
                                        </w:r>
                                      </w:ins>
                                    </w:p>
                                    <w:p w14:paraId="79EE837A" w14:textId="77777777" w:rsidR="007B5626" w:rsidRPr="0088327F" w:rsidRDefault="007B5626" w:rsidP="00DD1144">
                                      <w:pPr>
                                        <w:rPr>
                                          <w:ins w:id="3393" w:author="作成者"/>
                                          <w:sz w:val="20"/>
                                          <w:szCs w:val="20"/>
                                        </w:rPr>
                                      </w:pPr>
                                      <w:ins w:id="3394" w:author="作成者">
                                        <w:r>
                                          <w:rPr>
                                            <w:rFonts w:hint="eastAsia"/>
                                            <w:sz w:val="20"/>
                                            <w:szCs w:val="20"/>
                                          </w:rPr>
                                          <w:t xml:space="preserve">        </w:t>
                                        </w:r>
                                        <w:r>
                                          <w:rPr>
                                            <w:sz w:val="20"/>
                                            <w:szCs w:val="20"/>
                                          </w:rPr>
                                          <w:t>{ “IP” = “127.0.0.2”, NAME = “machine02”}</w:t>
                                        </w:r>
                                      </w:ins>
                                    </w:p>
                                    <w:p w14:paraId="4E36C991" w14:textId="77777777" w:rsidR="007B5626" w:rsidRPr="0088327F" w:rsidRDefault="007B5626" w:rsidP="00DD1144">
                                      <w:pPr>
                                        <w:ind w:firstLineChars="200" w:firstLine="400"/>
                                        <w:rPr>
                                          <w:ins w:id="3395" w:author="作成者"/>
                                          <w:sz w:val="20"/>
                                          <w:szCs w:val="20"/>
                                        </w:rPr>
                                      </w:pPr>
                                      <w:ins w:id="3396" w:author="作成者">
                                        <w:r w:rsidRPr="0088327F">
                                          <w:rPr>
                                            <w:sz w:val="20"/>
                                            <w:szCs w:val="20"/>
                                          </w:rPr>
                                          <w:t>],</w:t>
                                        </w:r>
                                      </w:ins>
                                    </w:p>
                                    <w:p w14:paraId="26DFAF65" w14:textId="77777777" w:rsidR="007B5626" w:rsidRPr="003177F7" w:rsidRDefault="007B5626" w:rsidP="00DD1144">
                                      <w:pPr>
                                        <w:pStyle w:val="af0"/>
                                        <w:rPr>
                                          <w:ins w:id="3397" w:author="作成者"/>
                                          <w:sz w:val="20"/>
                                          <w:szCs w:val="20"/>
                                        </w:rPr>
                                      </w:pPr>
                                      <w:ins w:id="3398" w:author="作成者">
                                        <w:r w:rsidRPr="0088327F">
                                          <w:rPr>
                                            <w:sz w:val="20"/>
                                            <w:szCs w:val="20"/>
                                          </w:rPr>
                                          <w:t>}</w:t>
                                        </w:r>
                                      </w:ins>
                                    </w:p>
                                  </w:tc>
                                </w:tr>
                              </w:tbl>
                              <w:p w14:paraId="55875196" w14:textId="77777777" w:rsidR="007B5626" w:rsidRDefault="007B5626" w:rsidP="00366ECC">
                                <w:pPr>
                                  <w:jc w:val="left"/>
                                  <w:rPr>
                                    <w:ins w:id="3399" w:author="作成者"/>
                                    <w:sz w:val="20"/>
                                    <w:szCs w:val="20"/>
                                  </w:rPr>
                                </w:pPr>
                              </w:p>
                              <w:p w14:paraId="4351D676" w14:textId="77777777" w:rsidR="007B5626" w:rsidRDefault="007B5626" w:rsidP="00366ECC">
                                <w:pPr>
                                  <w:jc w:val="left"/>
                                  <w:rPr>
                                    <w:ins w:id="3400" w:author="作成者"/>
                                    <w:sz w:val="20"/>
                                    <w:szCs w:val="20"/>
                                  </w:rPr>
                                </w:pPr>
                              </w:p>
                              <w:p w14:paraId="359D4715" w14:textId="77777777" w:rsidR="007B5626" w:rsidRDefault="007B5626" w:rsidP="00366ECC">
                                <w:pPr>
                                  <w:jc w:val="left"/>
                                  <w:rPr>
                                    <w:ins w:id="3401" w:author="作成者"/>
                                    <w:sz w:val="20"/>
                                    <w:szCs w:val="20"/>
                                  </w:rPr>
                                </w:pPr>
                              </w:p>
                              <w:p w14:paraId="6DBCBEC7" w14:textId="17EF40F6" w:rsidR="007B5626" w:rsidRPr="0088327F" w:rsidRDefault="007B5626" w:rsidP="00366ECC">
                                <w:pPr>
                                  <w:jc w:val="left"/>
                                  <w:rPr>
                                    <w:ins w:id="3402" w:author="作成者"/>
                                    <w:b/>
                                    <w:sz w:val="20"/>
                                    <w:szCs w:val="20"/>
                                  </w:rPr>
                                </w:pPr>
                                <w:ins w:id="3403" w:author="作成者">
                                  <w:r>
                                    <w:rPr>
                                      <w:rFonts w:hint="eastAsia"/>
                                      <w:sz w:val="20"/>
                                      <w:szCs w:val="20"/>
                                    </w:rPr>
                                    <w:t xml:space="preserve">　</w:t>
                                  </w:r>
                                  <w:r>
                                    <w:rPr>
                                      <w:sz w:val="20"/>
                                      <w:szCs w:val="20"/>
                                    </w:rPr>
                                    <w:t xml:space="preserve">　　　　　</w:t>
                                  </w:r>
                                </w:ins>
                                <w:r>
                                  <w:rPr>
                                    <w:rFonts w:hint="eastAsia"/>
                                    <w:b/>
                                    <w:sz w:val="20"/>
                                    <w:szCs w:val="20"/>
                                  </w:rPr>
                                  <w:t>V</w:t>
                                </w:r>
                                <w:r>
                                  <w:rPr>
                                    <w:b/>
                                    <w:sz w:val="20"/>
                                    <w:szCs w:val="20"/>
                                  </w:rPr>
                                  <w:t>ariable nest list</w:t>
                                </w:r>
                                <w:ins w:id="3404" w:author="作成者">
                                  <w:r>
                                    <w:rPr>
                                      <w:rFonts w:hint="eastAsia"/>
                                      <w:b/>
                                      <w:sz w:val="20"/>
                                      <w:szCs w:val="20"/>
                                    </w:rPr>
                                    <w:t>（</w:t>
                                  </w:r>
                                </w:ins>
                                <w:r>
                                  <w:rPr>
                                    <w:rFonts w:hint="eastAsia"/>
                                    <w:b/>
                                    <w:sz w:val="20"/>
                                    <w:szCs w:val="20"/>
                                  </w:rPr>
                                  <w:t>When registering</w:t>
                                </w:r>
                                <w:ins w:id="3405" w:author="作成者">
                                  <w:r>
                                    <w:rPr>
                                      <w:b/>
                                      <w:sz w:val="20"/>
                                      <w:szCs w:val="20"/>
                                    </w:rPr>
                                    <w:t>）</w:t>
                                  </w:r>
                                </w:ins>
                              </w:p>
                              <w:tbl>
                                <w:tblPr>
                                  <w:tblStyle w:val="ab"/>
                                  <w:tblW w:w="0" w:type="auto"/>
                                  <w:jc w:val="center"/>
                                  <w:tblLook w:val="04A0" w:firstRow="1" w:lastRow="0" w:firstColumn="1" w:lastColumn="0" w:noHBand="0" w:noVBand="1"/>
                                </w:tblPr>
                                <w:tblGrid>
                                  <w:gridCol w:w="862"/>
                                  <w:gridCol w:w="1581"/>
                                  <w:gridCol w:w="1581"/>
                                  <w:gridCol w:w="1534"/>
                                </w:tblGrid>
                                <w:tr w:rsidR="007B5626" w14:paraId="05F1CB25" w14:textId="77777777" w:rsidTr="00DD1144">
                                  <w:trPr>
                                    <w:trHeight w:val="699"/>
                                    <w:jc w:val="center"/>
                                    <w:ins w:id="3406" w:author="作成者"/>
                                  </w:trPr>
                                  <w:tc>
                                    <w:tcPr>
                                      <w:tcW w:w="862" w:type="dxa"/>
                                      <w:shd w:val="clear" w:color="auto" w:fill="002060"/>
                                    </w:tcPr>
                                    <w:p w14:paraId="7CEFC370" w14:textId="4CB5AB74" w:rsidR="007B5626" w:rsidRPr="00C80F48" w:rsidRDefault="007B5626" w:rsidP="00DD1144">
                                      <w:pPr>
                                        <w:pStyle w:val="af0"/>
                                        <w:jc w:val="left"/>
                                        <w:rPr>
                                          <w:ins w:id="3407" w:author="作成者"/>
                                          <w:b/>
                                          <w:color w:val="FFFFFF" w:themeColor="background1"/>
                                        </w:rPr>
                                      </w:pPr>
                                      <w:r>
                                        <w:rPr>
                                          <w:rFonts w:hint="eastAsia"/>
                                          <w:b/>
                                          <w:color w:val="FFFFFF" w:themeColor="background1"/>
                                        </w:rPr>
                                        <w:t>Item No.</w:t>
                                      </w:r>
                                    </w:p>
                                  </w:tc>
                                  <w:tc>
                                    <w:tcPr>
                                      <w:tcW w:w="1581" w:type="dxa"/>
                                      <w:shd w:val="clear" w:color="auto" w:fill="002060"/>
                                    </w:tcPr>
                                    <w:p w14:paraId="1529964D" w14:textId="533EB3D1" w:rsidR="007B5626" w:rsidRPr="00C80F48" w:rsidRDefault="007B5626" w:rsidP="00DD1144">
                                      <w:pPr>
                                        <w:pStyle w:val="af0"/>
                                        <w:jc w:val="left"/>
                                        <w:rPr>
                                          <w:ins w:id="3408" w:author="作成者"/>
                                          <w:b/>
                                          <w:color w:val="FFFFFF" w:themeColor="background1"/>
                                        </w:rPr>
                                      </w:pPr>
                                      <w:r>
                                        <w:rPr>
                                          <w:rFonts w:hint="eastAsia"/>
                                          <w:b/>
                                          <w:color w:val="FFFFFF" w:themeColor="background1"/>
                                        </w:rPr>
                                        <w:t>Variable name</w:t>
                                      </w:r>
                                    </w:p>
                                  </w:tc>
                                  <w:tc>
                                    <w:tcPr>
                                      <w:tcW w:w="1581" w:type="dxa"/>
                                      <w:shd w:val="clear" w:color="auto" w:fill="002060"/>
                                    </w:tcPr>
                                    <w:p w14:paraId="7777D020" w14:textId="77B04ECE" w:rsidR="007B5626" w:rsidRPr="00C80F48" w:rsidRDefault="007B5626" w:rsidP="00F1621F">
                                      <w:pPr>
                                        <w:pStyle w:val="af0"/>
                                        <w:jc w:val="left"/>
                                        <w:rPr>
                                          <w:ins w:id="3409" w:author="作成者"/>
                                          <w:b/>
                                          <w:color w:val="FFFFFF" w:themeColor="background1"/>
                                        </w:rPr>
                                      </w:pPr>
                                      <w:r w:rsidRPr="008935AD">
                                        <w:rPr>
                                          <w:rFonts w:hint="eastAsia"/>
                                          <w:b/>
                                          <w:color w:val="FFFFFF" w:themeColor="background1"/>
                                          <w:sz w:val="14"/>
                                        </w:rPr>
                                        <w:t>M</w:t>
                                      </w:r>
                                      <w:r w:rsidRPr="008935AD">
                                        <w:rPr>
                                          <w:b/>
                                          <w:color w:val="FFFFFF" w:themeColor="background1"/>
                                          <w:sz w:val="14"/>
                                        </w:rPr>
                                        <w:t xml:space="preserve">ember </w:t>
                                      </w:r>
                                      <w:r w:rsidRPr="008935AD">
                                        <w:rPr>
                                          <w:rFonts w:hint="eastAsia"/>
                                          <w:b/>
                                          <w:color w:val="FFFFFF" w:themeColor="background1"/>
                                          <w:sz w:val="14"/>
                                        </w:rPr>
                                        <w:t>Variable name</w:t>
                                      </w:r>
                                      <w:ins w:id="3410" w:author="作成者">
                                        <w:r w:rsidRPr="008935AD">
                                          <w:rPr>
                                            <w:rFonts w:hint="eastAsia"/>
                                            <w:b/>
                                            <w:color w:val="FFFFFF" w:themeColor="background1"/>
                                            <w:sz w:val="14"/>
                                          </w:rPr>
                                          <w:t>（</w:t>
                                        </w:r>
                                      </w:ins>
                                      <w:r w:rsidRPr="008935AD">
                                        <w:rPr>
                                          <w:rFonts w:hint="eastAsia"/>
                                          <w:b/>
                                          <w:color w:val="FFFFFF" w:themeColor="background1"/>
                                          <w:sz w:val="14"/>
                                        </w:rPr>
                                        <w:t>W</w:t>
                                      </w:r>
                                      <w:r w:rsidRPr="008935AD">
                                        <w:rPr>
                                          <w:b/>
                                          <w:color w:val="FFFFFF" w:themeColor="background1"/>
                                          <w:sz w:val="14"/>
                                        </w:rPr>
                                        <w:t>ith repetition</w:t>
                                      </w:r>
                                      <w:ins w:id="3411" w:author="作成者">
                                        <w:r w:rsidRPr="008935AD">
                                          <w:rPr>
                                            <w:rFonts w:hint="eastAsia"/>
                                            <w:b/>
                                            <w:color w:val="FFFFFF" w:themeColor="background1"/>
                                            <w:sz w:val="14"/>
                                          </w:rPr>
                                          <w:t>）</w:t>
                                        </w:r>
                                      </w:ins>
                                    </w:p>
                                  </w:tc>
                                  <w:tc>
                                    <w:tcPr>
                                      <w:tcW w:w="1534" w:type="dxa"/>
                                      <w:shd w:val="clear" w:color="auto" w:fill="002060"/>
                                    </w:tcPr>
                                    <w:p w14:paraId="4A7858C1" w14:textId="3BFAB5A3" w:rsidR="007B5626" w:rsidRDefault="007B5626" w:rsidP="00DD1144">
                                      <w:pPr>
                                        <w:pStyle w:val="af0"/>
                                        <w:jc w:val="left"/>
                                        <w:rPr>
                                          <w:ins w:id="3412" w:author="作成者"/>
                                          <w:b/>
                                          <w:color w:val="FFFFFF" w:themeColor="background1"/>
                                        </w:rPr>
                                      </w:pPr>
                                      <w:r w:rsidRPr="00B64215">
                                        <w:rPr>
                                          <w:b/>
                                          <w:color w:val="FFFFFF" w:themeColor="background1"/>
                                          <w:sz w:val="14"/>
                                        </w:rPr>
                                        <w:t>Maximum amount of repetitions</w:t>
                                      </w:r>
                                    </w:p>
                                  </w:tc>
                                </w:tr>
                                <w:tr w:rsidR="007B5626" w14:paraId="3BCDFF6E" w14:textId="77777777" w:rsidTr="00DD1144">
                                  <w:trPr>
                                    <w:trHeight w:val="220"/>
                                    <w:jc w:val="center"/>
                                    <w:ins w:id="3413" w:author="作成者"/>
                                  </w:trPr>
                                  <w:tc>
                                    <w:tcPr>
                                      <w:tcW w:w="862" w:type="dxa"/>
                                    </w:tcPr>
                                    <w:p w14:paraId="280AF48E" w14:textId="77777777" w:rsidR="007B5626" w:rsidRDefault="007B5626" w:rsidP="00DD1144">
                                      <w:pPr>
                                        <w:pStyle w:val="af0"/>
                                        <w:jc w:val="left"/>
                                        <w:rPr>
                                          <w:ins w:id="3414" w:author="作成者"/>
                                        </w:rPr>
                                      </w:pPr>
                                      <w:ins w:id="3415" w:author="作成者">
                                        <w:r>
                                          <w:rPr>
                                            <w:rFonts w:hint="eastAsia"/>
                                          </w:rPr>
                                          <w:t>1</w:t>
                                        </w:r>
                                      </w:ins>
                                    </w:p>
                                  </w:tc>
                                  <w:tc>
                                    <w:tcPr>
                                      <w:tcW w:w="1581" w:type="dxa"/>
                                    </w:tcPr>
                                    <w:p w14:paraId="4754A235" w14:textId="77777777" w:rsidR="007B5626" w:rsidRDefault="007B5626" w:rsidP="00DD1144">
                                      <w:pPr>
                                        <w:pStyle w:val="af0"/>
                                        <w:jc w:val="left"/>
                                        <w:rPr>
                                          <w:ins w:id="3416" w:author="作成者"/>
                                        </w:rPr>
                                      </w:pPr>
                                      <w:proofErr w:type="spellStart"/>
                                      <w:ins w:id="3417" w:author="作成者">
                                        <w:r>
                                          <w:rPr>
                                            <w:rFonts w:hint="eastAsia"/>
                                          </w:rPr>
                                          <w:t>V</w:t>
                                        </w:r>
                                        <w:r>
                                          <w:t>AR_hoge</w:t>
                                        </w:r>
                                        <w:proofErr w:type="spellEnd"/>
                                      </w:ins>
                                    </w:p>
                                  </w:tc>
                                  <w:tc>
                                    <w:tcPr>
                                      <w:tcW w:w="1581" w:type="dxa"/>
                                    </w:tcPr>
                                    <w:p w14:paraId="14DFB50E" w14:textId="77777777" w:rsidR="007B5626" w:rsidRDefault="007B5626" w:rsidP="00DD1144">
                                      <w:pPr>
                                        <w:pStyle w:val="af0"/>
                                        <w:jc w:val="left"/>
                                        <w:rPr>
                                          <w:ins w:id="3418" w:author="作成者"/>
                                        </w:rPr>
                                      </w:pPr>
                                    </w:p>
                                  </w:tc>
                                  <w:tc>
                                    <w:tcPr>
                                      <w:tcW w:w="1534" w:type="dxa"/>
                                    </w:tcPr>
                                    <w:p w14:paraId="65319FD8" w14:textId="77777777" w:rsidR="007B5626" w:rsidRDefault="007B5626" w:rsidP="00DD1144">
                                      <w:pPr>
                                        <w:pStyle w:val="af0"/>
                                        <w:jc w:val="left"/>
                                        <w:rPr>
                                          <w:ins w:id="3419" w:author="作成者"/>
                                        </w:rPr>
                                      </w:pPr>
                                      <w:ins w:id="3420" w:author="作成者">
                                        <w:r>
                                          <w:rPr>
                                            <w:rFonts w:hint="eastAsia"/>
                                          </w:rPr>
                                          <w:t>2</w:t>
                                        </w:r>
                                      </w:ins>
                                    </w:p>
                                  </w:tc>
                                </w:tr>
                              </w:tbl>
                              <w:p w14:paraId="68CCF042" w14:textId="598EC817" w:rsidR="007B5626" w:rsidRDefault="007B5626" w:rsidP="00366ECC">
                                <w:pPr>
                                  <w:jc w:val="left"/>
                                  <w:rPr>
                                    <w:sz w:val="20"/>
                                    <w:szCs w:val="20"/>
                                  </w:rPr>
                                </w:pPr>
                              </w:p>
                              <w:p w14:paraId="559EF551" w14:textId="77777777" w:rsidR="007B5626" w:rsidRDefault="007B5626" w:rsidP="00366ECC">
                                <w:pPr>
                                  <w:jc w:val="left"/>
                                  <w:rPr>
                                    <w:ins w:id="3421" w:author="作成者"/>
                                    <w:sz w:val="20"/>
                                    <w:szCs w:val="20"/>
                                  </w:rPr>
                                </w:pPr>
                              </w:p>
                              <w:p w14:paraId="1929F0E4" w14:textId="2002AB91" w:rsidR="007B5626" w:rsidRDefault="007B5626" w:rsidP="00366ECC">
                                <w:pPr>
                                  <w:jc w:val="left"/>
                                  <w:rPr>
                                    <w:ins w:id="3422" w:author="作成者"/>
                                    <w:b/>
                                    <w:sz w:val="20"/>
                                    <w:szCs w:val="20"/>
                                  </w:rPr>
                                </w:pPr>
                                <w:ins w:id="3423" w:author="作成者">
                                  <w:r>
                                    <w:rPr>
                                      <w:rFonts w:hint="eastAsia"/>
                                      <w:sz w:val="20"/>
                                      <w:szCs w:val="20"/>
                                    </w:rPr>
                                    <w:t xml:space="preserve">　</w:t>
                                  </w:r>
                                  <w:r>
                                    <w:rPr>
                                      <w:sz w:val="20"/>
                                      <w:szCs w:val="20"/>
                                    </w:rPr>
                                    <w:t xml:space="preserve">　　　　</w:t>
                                  </w:r>
                                  <w:r>
                                    <w:rPr>
                                      <w:rFonts w:hint="eastAsia"/>
                                      <w:sz w:val="20"/>
                                      <w:szCs w:val="20"/>
                                    </w:rPr>
                                    <w:t xml:space="preserve">　</w:t>
                                  </w:r>
                                </w:ins>
                                <w:r>
                                  <w:rPr>
                                    <w:rFonts w:hint="eastAsia"/>
                                    <w:b/>
                                    <w:sz w:val="20"/>
                                    <w:szCs w:val="20"/>
                                  </w:rPr>
                                  <w:t>V</w:t>
                                </w:r>
                                <w:r>
                                  <w:rPr>
                                    <w:b/>
                                    <w:sz w:val="20"/>
                                    <w:szCs w:val="20"/>
                                  </w:rPr>
                                  <w:t>ariable nest list</w:t>
                                </w:r>
                                <w:ins w:id="3424" w:author="作成者">
                                  <w:r w:rsidRPr="005E05C6">
                                    <w:rPr>
                                      <w:b/>
                                      <w:sz w:val="20"/>
                                      <w:szCs w:val="20"/>
                                    </w:rPr>
                                    <w:t>（</w:t>
                                  </w:r>
                                </w:ins>
                                <w:r>
                                  <w:rPr>
                                    <w:b/>
                                    <w:sz w:val="20"/>
                                    <w:szCs w:val="20"/>
                                  </w:rPr>
                                  <w:t>When updating</w:t>
                                </w:r>
                                <w:ins w:id="3425" w:author="作成者">
                                  <w:r w:rsidRPr="005E05C6">
                                    <w:rPr>
                                      <w:rFonts w:hint="eastAsia"/>
                                      <w:b/>
                                      <w:sz w:val="20"/>
                                      <w:szCs w:val="20"/>
                                    </w:rPr>
                                    <w:t>）</w:t>
                                  </w:r>
                                </w:ins>
                              </w:p>
                              <w:tbl>
                                <w:tblPr>
                                  <w:tblStyle w:val="ab"/>
                                  <w:tblW w:w="0" w:type="auto"/>
                                  <w:jc w:val="center"/>
                                  <w:tblLook w:val="04A0" w:firstRow="1" w:lastRow="0" w:firstColumn="1" w:lastColumn="0" w:noHBand="0" w:noVBand="1"/>
                                </w:tblPr>
                                <w:tblGrid>
                                  <w:gridCol w:w="862"/>
                                  <w:gridCol w:w="1581"/>
                                  <w:gridCol w:w="1581"/>
                                  <w:gridCol w:w="1534"/>
                                </w:tblGrid>
                                <w:tr w:rsidR="007B5626" w14:paraId="1DCE2697" w14:textId="77777777" w:rsidTr="00DD1144">
                                  <w:trPr>
                                    <w:trHeight w:val="699"/>
                                    <w:jc w:val="center"/>
                                    <w:ins w:id="3426" w:author="作成者"/>
                                  </w:trPr>
                                  <w:tc>
                                    <w:tcPr>
                                      <w:tcW w:w="862" w:type="dxa"/>
                                      <w:shd w:val="clear" w:color="auto" w:fill="002060"/>
                                    </w:tcPr>
                                    <w:p w14:paraId="790B174B" w14:textId="5EA479F1" w:rsidR="007B5626" w:rsidRPr="00C80F48" w:rsidRDefault="007B5626" w:rsidP="00DD1144">
                                      <w:pPr>
                                        <w:pStyle w:val="af0"/>
                                        <w:jc w:val="left"/>
                                        <w:rPr>
                                          <w:ins w:id="3427" w:author="作成者"/>
                                          <w:b/>
                                          <w:color w:val="FFFFFF" w:themeColor="background1"/>
                                        </w:rPr>
                                      </w:pPr>
                                      <w:r>
                                        <w:rPr>
                                          <w:rFonts w:hint="eastAsia"/>
                                          <w:b/>
                                          <w:color w:val="FFFFFF" w:themeColor="background1"/>
                                        </w:rPr>
                                        <w:t>Item No.</w:t>
                                      </w:r>
                                    </w:p>
                                  </w:tc>
                                  <w:tc>
                                    <w:tcPr>
                                      <w:tcW w:w="1581" w:type="dxa"/>
                                      <w:shd w:val="clear" w:color="auto" w:fill="002060"/>
                                    </w:tcPr>
                                    <w:p w14:paraId="3989887D" w14:textId="2F0FD152" w:rsidR="007B5626" w:rsidRPr="00C80F48" w:rsidRDefault="007B5626" w:rsidP="00DD1144">
                                      <w:pPr>
                                        <w:pStyle w:val="af0"/>
                                        <w:jc w:val="left"/>
                                        <w:rPr>
                                          <w:ins w:id="3428" w:author="作成者"/>
                                          <w:b/>
                                          <w:color w:val="FFFFFF" w:themeColor="background1"/>
                                        </w:rPr>
                                      </w:pPr>
                                      <w:r>
                                        <w:rPr>
                                          <w:rFonts w:hint="eastAsia"/>
                                          <w:b/>
                                          <w:color w:val="FFFFFF" w:themeColor="background1"/>
                                        </w:rPr>
                                        <w:t>Variable name</w:t>
                                      </w:r>
                                    </w:p>
                                  </w:tc>
                                  <w:tc>
                                    <w:tcPr>
                                      <w:tcW w:w="1581" w:type="dxa"/>
                                      <w:shd w:val="clear" w:color="auto" w:fill="002060"/>
                                    </w:tcPr>
                                    <w:p w14:paraId="6C460125" w14:textId="1FFFEA03" w:rsidR="007B5626" w:rsidRPr="00C80F48" w:rsidRDefault="007B5626" w:rsidP="00F1621F">
                                      <w:pPr>
                                        <w:pStyle w:val="af0"/>
                                        <w:jc w:val="left"/>
                                        <w:rPr>
                                          <w:ins w:id="3429" w:author="作成者"/>
                                          <w:b/>
                                          <w:color w:val="FFFFFF" w:themeColor="background1"/>
                                        </w:rPr>
                                      </w:pPr>
                                      <w:r w:rsidRPr="008935AD">
                                        <w:rPr>
                                          <w:rFonts w:hint="eastAsia"/>
                                          <w:b/>
                                          <w:color w:val="FFFFFF" w:themeColor="background1"/>
                                          <w:sz w:val="12"/>
                                        </w:rPr>
                                        <w:t>M</w:t>
                                      </w:r>
                                      <w:r w:rsidRPr="008935AD">
                                        <w:rPr>
                                          <w:b/>
                                          <w:color w:val="FFFFFF" w:themeColor="background1"/>
                                          <w:sz w:val="12"/>
                                        </w:rPr>
                                        <w:t xml:space="preserve">ember </w:t>
                                      </w:r>
                                      <w:r w:rsidRPr="008935AD">
                                        <w:rPr>
                                          <w:rFonts w:hint="eastAsia"/>
                                          <w:b/>
                                          <w:color w:val="FFFFFF" w:themeColor="background1"/>
                                          <w:sz w:val="12"/>
                                        </w:rPr>
                                        <w:t>Variable name</w:t>
                                      </w:r>
                                      <w:ins w:id="3430" w:author="作成者">
                                        <w:r w:rsidRPr="008935AD">
                                          <w:rPr>
                                            <w:rFonts w:hint="eastAsia"/>
                                            <w:b/>
                                            <w:color w:val="FFFFFF" w:themeColor="background1"/>
                                            <w:sz w:val="12"/>
                                          </w:rPr>
                                          <w:t>（</w:t>
                                        </w:r>
                                      </w:ins>
                                      <w:r w:rsidRPr="008935AD">
                                        <w:rPr>
                                          <w:rFonts w:hint="eastAsia"/>
                                          <w:b/>
                                          <w:color w:val="FFFFFF" w:themeColor="background1"/>
                                          <w:sz w:val="12"/>
                                        </w:rPr>
                                        <w:t>W</w:t>
                                      </w:r>
                                      <w:r w:rsidRPr="008935AD">
                                        <w:rPr>
                                          <w:b/>
                                          <w:color w:val="FFFFFF" w:themeColor="background1"/>
                                          <w:sz w:val="12"/>
                                        </w:rPr>
                                        <w:t>ith repetition</w:t>
                                      </w:r>
                                      <w:ins w:id="3431" w:author="作成者">
                                        <w:r w:rsidRPr="008935AD">
                                          <w:rPr>
                                            <w:rFonts w:hint="eastAsia"/>
                                            <w:b/>
                                            <w:color w:val="FFFFFF" w:themeColor="background1"/>
                                            <w:sz w:val="12"/>
                                          </w:rPr>
                                          <w:t>）</w:t>
                                        </w:r>
                                      </w:ins>
                                    </w:p>
                                  </w:tc>
                                  <w:tc>
                                    <w:tcPr>
                                      <w:tcW w:w="1534" w:type="dxa"/>
                                      <w:shd w:val="clear" w:color="auto" w:fill="002060"/>
                                    </w:tcPr>
                                    <w:p w14:paraId="54A6CB32" w14:textId="24767CBD" w:rsidR="007B5626" w:rsidRDefault="007B5626" w:rsidP="00DD1144">
                                      <w:pPr>
                                        <w:pStyle w:val="af0"/>
                                        <w:jc w:val="left"/>
                                        <w:rPr>
                                          <w:ins w:id="3432" w:author="作成者"/>
                                          <w:b/>
                                          <w:color w:val="FFFFFF" w:themeColor="background1"/>
                                        </w:rPr>
                                      </w:pPr>
                                      <w:r w:rsidRPr="00B64215">
                                        <w:rPr>
                                          <w:b/>
                                          <w:color w:val="FFFFFF" w:themeColor="background1"/>
                                          <w:sz w:val="14"/>
                                        </w:rPr>
                                        <w:t>Maximum amount of repetitions</w:t>
                                      </w:r>
                                    </w:p>
                                  </w:tc>
                                </w:tr>
                                <w:tr w:rsidR="007B5626" w14:paraId="04D05979" w14:textId="77777777" w:rsidTr="00DD1144">
                                  <w:trPr>
                                    <w:trHeight w:val="220"/>
                                    <w:jc w:val="center"/>
                                    <w:ins w:id="3433" w:author="作成者"/>
                                  </w:trPr>
                                  <w:tc>
                                    <w:tcPr>
                                      <w:tcW w:w="862" w:type="dxa"/>
                                    </w:tcPr>
                                    <w:p w14:paraId="08AB3824" w14:textId="77777777" w:rsidR="007B5626" w:rsidRDefault="007B5626" w:rsidP="00DD1144">
                                      <w:pPr>
                                        <w:pStyle w:val="af0"/>
                                        <w:jc w:val="left"/>
                                        <w:rPr>
                                          <w:ins w:id="3434" w:author="作成者"/>
                                        </w:rPr>
                                      </w:pPr>
                                      <w:ins w:id="3435" w:author="作成者">
                                        <w:r>
                                          <w:rPr>
                                            <w:rFonts w:hint="eastAsia"/>
                                          </w:rPr>
                                          <w:t>1</w:t>
                                        </w:r>
                                      </w:ins>
                                    </w:p>
                                  </w:tc>
                                  <w:tc>
                                    <w:tcPr>
                                      <w:tcW w:w="1581" w:type="dxa"/>
                                    </w:tcPr>
                                    <w:p w14:paraId="2B9562EB" w14:textId="77777777" w:rsidR="007B5626" w:rsidRDefault="007B5626" w:rsidP="00DD1144">
                                      <w:pPr>
                                        <w:pStyle w:val="af0"/>
                                        <w:jc w:val="left"/>
                                        <w:rPr>
                                          <w:ins w:id="3436" w:author="作成者"/>
                                        </w:rPr>
                                      </w:pPr>
                                      <w:proofErr w:type="spellStart"/>
                                      <w:ins w:id="3437" w:author="作成者">
                                        <w:r>
                                          <w:rPr>
                                            <w:rFonts w:hint="eastAsia"/>
                                          </w:rPr>
                                          <w:t>V</w:t>
                                        </w:r>
                                        <w:r>
                                          <w:t>AR_hoge</w:t>
                                        </w:r>
                                        <w:proofErr w:type="spellEnd"/>
                                      </w:ins>
                                    </w:p>
                                  </w:tc>
                                  <w:tc>
                                    <w:tcPr>
                                      <w:tcW w:w="1581" w:type="dxa"/>
                                    </w:tcPr>
                                    <w:p w14:paraId="1D00A0CC" w14:textId="77777777" w:rsidR="007B5626" w:rsidRDefault="007B5626" w:rsidP="00DD1144">
                                      <w:pPr>
                                        <w:pStyle w:val="af0"/>
                                        <w:jc w:val="left"/>
                                        <w:rPr>
                                          <w:ins w:id="3438" w:author="作成者"/>
                                        </w:rPr>
                                      </w:pPr>
                                    </w:p>
                                  </w:tc>
                                  <w:tc>
                                    <w:tcPr>
                                      <w:tcW w:w="1534" w:type="dxa"/>
                                    </w:tcPr>
                                    <w:p w14:paraId="3C257A44" w14:textId="77777777" w:rsidR="007B5626" w:rsidRDefault="007B5626" w:rsidP="00DD1144">
                                      <w:pPr>
                                        <w:pStyle w:val="af0"/>
                                        <w:jc w:val="left"/>
                                        <w:rPr>
                                          <w:ins w:id="3439" w:author="作成者"/>
                                        </w:rPr>
                                      </w:pPr>
                                      <w:ins w:id="3440" w:author="作成者">
                                        <w:r>
                                          <w:rPr>
                                            <w:rFonts w:hint="eastAsia"/>
                                            <w:color w:val="FF0000"/>
                                          </w:rPr>
                                          <w:t>3</w:t>
                                        </w:r>
                                      </w:ins>
                                    </w:p>
                                  </w:tc>
                                </w:tr>
                              </w:tbl>
                              <w:p w14:paraId="48053778" w14:textId="77777777" w:rsidR="007B5626" w:rsidRPr="005E05C6" w:rsidRDefault="007B5626" w:rsidP="00366ECC">
                                <w:pPr>
                                  <w:jc w:val="left"/>
                                  <w:rPr>
                                    <w:ins w:id="3441" w:author="作成者"/>
                                    <w:b/>
                                    <w:sz w:val="20"/>
                                    <w:szCs w:val="20"/>
                                  </w:rPr>
                                </w:pPr>
                              </w:p>
                              <w:p w14:paraId="0B2DDF7F" w14:textId="141D9543" w:rsidR="007B5626" w:rsidRDefault="007B5626" w:rsidP="00366ECC">
                                <w:pPr>
                                  <w:jc w:val="left"/>
                                  <w:rPr>
                                    <w:sz w:val="20"/>
                                    <w:szCs w:val="20"/>
                                  </w:rPr>
                                </w:pPr>
                                <w:ins w:id="3442" w:author="作成者">
                                  <w:r>
                                    <w:rPr>
                                      <w:rFonts w:hint="eastAsia"/>
                                      <w:sz w:val="20"/>
                                      <w:szCs w:val="20"/>
                                    </w:rPr>
                                    <w:t xml:space="preserve">      </w:t>
                                  </w:r>
                                </w:ins>
                              </w:p>
                              <w:p w14:paraId="4DF3F7EB" w14:textId="77777777" w:rsidR="007B5626" w:rsidRDefault="007B5626" w:rsidP="00366ECC">
                                <w:pPr>
                                  <w:jc w:val="left"/>
                                  <w:rPr>
                                    <w:ins w:id="3443" w:author="作成者"/>
                                    <w:sz w:val="20"/>
                                    <w:szCs w:val="20"/>
                                  </w:rPr>
                                </w:pPr>
                              </w:p>
                              <w:p w14:paraId="79E3CA00" w14:textId="77777777" w:rsidR="007B5626" w:rsidRDefault="007B5626" w:rsidP="00366ECC">
                                <w:pPr>
                                  <w:jc w:val="left"/>
                                  <w:rPr>
                                    <w:ins w:id="3444" w:author="作成者"/>
                                    <w:sz w:val="20"/>
                                    <w:szCs w:val="20"/>
                                  </w:rPr>
                                </w:pPr>
                              </w:p>
                              <w:p w14:paraId="32C94B0D" w14:textId="171B1F55" w:rsidR="007B5626" w:rsidRPr="0088327F" w:rsidRDefault="007B5626" w:rsidP="00366ECC">
                                <w:pPr>
                                  <w:jc w:val="left"/>
                                  <w:rPr>
                                    <w:ins w:id="3445" w:author="作成者"/>
                                    <w:b/>
                                    <w:sz w:val="20"/>
                                    <w:szCs w:val="20"/>
                                  </w:rPr>
                                </w:pPr>
                                <w:ins w:id="3446" w:author="作成者">
                                  <w:r>
                                    <w:rPr>
                                      <w:rFonts w:hint="eastAsia"/>
                                      <w:sz w:val="20"/>
                                      <w:szCs w:val="20"/>
                                    </w:rPr>
                                    <w:t xml:space="preserve"> </w:t>
                                  </w:r>
                                  <w:r>
                                    <w:rPr>
                                      <w:rFonts w:hint="eastAsia"/>
                                      <w:sz w:val="20"/>
                                      <w:szCs w:val="20"/>
                                    </w:rPr>
                                    <w:t xml:space="preserve">　</w:t>
                                  </w:r>
                                  <w:r>
                                    <w:rPr>
                                      <w:sz w:val="20"/>
                                      <w:szCs w:val="20"/>
                                    </w:rPr>
                                    <w:t xml:space="preserve">　　　</w:t>
                                  </w:r>
                                  <w:r>
                                    <w:rPr>
                                      <w:rFonts w:hint="eastAsia"/>
                                      <w:sz w:val="20"/>
                                      <w:szCs w:val="20"/>
                                    </w:rPr>
                                    <w:t xml:space="preserve"> </w:t>
                                  </w:r>
                                </w:ins>
                                <w:r>
                                  <w:rPr>
                                    <w:rFonts w:hint="eastAsia"/>
                                    <w:b/>
                                    <w:sz w:val="20"/>
                                    <w:szCs w:val="20"/>
                                  </w:rPr>
                                  <w:t>Substitute value auto registration settings/Substitute value list</w:t>
                                </w:r>
                              </w:p>
                              <w:tbl>
                                <w:tblPr>
                                  <w:tblStyle w:val="ab"/>
                                  <w:tblW w:w="0" w:type="auto"/>
                                  <w:jc w:val="center"/>
                                  <w:tblLook w:val="04A0" w:firstRow="1" w:lastRow="0" w:firstColumn="1" w:lastColumn="0" w:noHBand="0" w:noVBand="1"/>
                                </w:tblPr>
                                <w:tblGrid>
                                  <w:gridCol w:w="704"/>
                                  <w:gridCol w:w="1291"/>
                                  <w:gridCol w:w="1291"/>
                                  <w:gridCol w:w="1291"/>
                                  <w:gridCol w:w="1253"/>
                                  <w:gridCol w:w="1273"/>
                                </w:tblGrid>
                                <w:tr w:rsidR="007B5626" w14:paraId="5DCF9142" w14:textId="77777777" w:rsidTr="00455654">
                                  <w:trPr>
                                    <w:jc w:val="center"/>
                                    <w:ins w:id="3447" w:author="作成者"/>
                                  </w:trPr>
                                  <w:tc>
                                    <w:tcPr>
                                      <w:tcW w:w="704" w:type="dxa"/>
                                      <w:shd w:val="clear" w:color="auto" w:fill="002060"/>
                                    </w:tcPr>
                                    <w:p w14:paraId="6F50FEAC" w14:textId="48CA532A" w:rsidR="007B5626" w:rsidRPr="00C80F48" w:rsidRDefault="007B5626" w:rsidP="00DD1144">
                                      <w:pPr>
                                        <w:pStyle w:val="af0"/>
                                        <w:jc w:val="left"/>
                                        <w:rPr>
                                          <w:ins w:id="3448" w:author="作成者"/>
                                          <w:b/>
                                          <w:color w:val="FFFFFF" w:themeColor="background1"/>
                                        </w:rPr>
                                      </w:pPr>
                                      <w:r>
                                        <w:rPr>
                                          <w:rFonts w:hint="eastAsia"/>
                                          <w:b/>
                                          <w:color w:val="FFFFFF" w:themeColor="background1"/>
                                        </w:rPr>
                                        <w:t>Item No.</w:t>
                                      </w:r>
                                    </w:p>
                                  </w:tc>
                                  <w:tc>
                                    <w:tcPr>
                                      <w:tcW w:w="1291" w:type="dxa"/>
                                      <w:shd w:val="clear" w:color="auto" w:fill="002060"/>
                                    </w:tcPr>
                                    <w:p w14:paraId="1146FB3B" w14:textId="3E14CE8F" w:rsidR="007B5626" w:rsidRPr="00C80F48" w:rsidRDefault="007B5626" w:rsidP="00DD1144">
                                      <w:pPr>
                                        <w:pStyle w:val="af0"/>
                                        <w:jc w:val="left"/>
                                        <w:rPr>
                                          <w:ins w:id="3449" w:author="作成者"/>
                                          <w:b/>
                                          <w:color w:val="FFFFFF" w:themeColor="background1"/>
                                        </w:rPr>
                                      </w:pPr>
                                      <w:r>
                                        <w:rPr>
                                          <w:rFonts w:hint="eastAsia"/>
                                          <w:b/>
                                          <w:color w:val="FFFFFF" w:themeColor="background1"/>
                                        </w:rPr>
                                        <w:t>Variable name</w:t>
                                      </w:r>
                                    </w:p>
                                  </w:tc>
                                  <w:tc>
                                    <w:tcPr>
                                      <w:tcW w:w="1291" w:type="dxa"/>
                                      <w:shd w:val="clear" w:color="auto" w:fill="002060"/>
                                    </w:tcPr>
                                    <w:p w14:paraId="6B20CBE4" w14:textId="15E63C8F" w:rsidR="007B5626" w:rsidRPr="0088327F" w:rsidRDefault="007B5626" w:rsidP="00DD1144">
                                      <w:pPr>
                                        <w:pStyle w:val="af0"/>
                                        <w:jc w:val="left"/>
                                        <w:rPr>
                                          <w:ins w:id="3450" w:author="作成者"/>
                                          <w:b/>
                                          <w:color w:val="FFFFFF" w:themeColor="background1"/>
                                        </w:rPr>
                                      </w:pPr>
                                      <w:r>
                                        <w:rPr>
                                          <w:rFonts w:hint="eastAsia"/>
                                          <w:b/>
                                        </w:rPr>
                                        <w:t>HCL SETTINGS</w:t>
                                      </w:r>
                                    </w:p>
                                  </w:tc>
                                  <w:tc>
                                    <w:tcPr>
                                      <w:tcW w:w="1291" w:type="dxa"/>
                                      <w:shd w:val="clear" w:color="auto" w:fill="002060"/>
                                    </w:tcPr>
                                    <w:p w14:paraId="643AD247" w14:textId="32FA6221" w:rsidR="007B5626" w:rsidRPr="00C80F48" w:rsidRDefault="007B5626" w:rsidP="00DD1144">
                                      <w:pPr>
                                        <w:pStyle w:val="af0"/>
                                        <w:jc w:val="left"/>
                                        <w:rPr>
                                          <w:ins w:id="3451" w:author="作成者"/>
                                          <w:b/>
                                          <w:color w:val="FFFFFF" w:themeColor="background1"/>
                                        </w:rPr>
                                      </w:pPr>
                                      <w:r>
                                        <w:rPr>
                                          <w:rFonts w:hint="eastAsia"/>
                                          <w:b/>
                                          <w:color w:val="FFFFFF" w:themeColor="background1"/>
                                        </w:rPr>
                                        <w:t>Member variable</w:t>
                                      </w:r>
                                    </w:p>
                                  </w:tc>
                                  <w:tc>
                                    <w:tcPr>
                                      <w:tcW w:w="1253" w:type="dxa"/>
                                      <w:shd w:val="clear" w:color="auto" w:fill="002060"/>
                                    </w:tcPr>
                                    <w:p w14:paraId="3FA1CFB9" w14:textId="03B29471" w:rsidR="007B5626" w:rsidRDefault="007B5626" w:rsidP="00DD1144">
                                      <w:pPr>
                                        <w:pStyle w:val="af0"/>
                                        <w:jc w:val="left"/>
                                        <w:rPr>
                                          <w:ins w:id="3452" w:author="作成者"/>
                                          <w:b/>
                                          <w:color w:val="FFFFFF" w:themeColor="background1"/>
                                        </w:rPr>
                                      </w:pPr>
                                      <w:r>
                                        <w:rPr>
                                          <w:rFonts w:hint="eastAsia"/>
                                          <w:b/>
                                          <w:color w:val="FFFFFF" w:themeColor="background1"/>
                                        </w:rPr>
                                        <w:t>Substitute order</w:t>
                                      </w:r>
                                    </w:p>
                                  </w:tc>
                                  <w:tc>
                                    <w:tcPr>
                                      <w:tcW w:w="1273" w:type="dxa"/>
                                      <w:shd w:val="clear" w:color="auto" w:fill="002060"/>
                                    </w:tcPr>
                                    <w:p w14:paraId="3DAAD58F" w14:textId="76D8CA1C" w:rsidR="007B5626" w:rsidRDefault="007B5626" w:rsidP="00DD1144">
                                      <w:pPr>
                                        <w:pStyle w:val="af0"/>
                                        <w:jc w:val="left"/>
                                        <w:rPr>
                                          <w:ins w:id="3453" w:author="作成者"/>
                                          <w:b/>
                                          <w:color w:val="FFFFFF" w:themeColor="background1"/>
                                        </w:rPr>
                                      </w:pPr>
                                      <w:r>
                                        <w:rPr>
                                          <w:rFonts w:hint="eastAsia"/>
                                          <w:b/>
                                          <w:color w:val="FFFFFF" w:themeColor="background1"/>
                                        </w:rPr>
                                        <w:t>Specific value</w:t>
                                      </w:r>
                                    </w:p>
                                  </w:tc>
                                </w:tr>
                                <w:tr w:rsidR="007B5626" w14:paraId="4708D396" w14:textId="77777777" w:rsidTr="00455654">
                                  <w:trPr>
                                    <w:jc w:val="center"/>
                                    <w:ins w:id="3454" w:author="作成者"/>
                                  </w:trPr>
                                  <w:tc>
                                    <w:tcPr>
                                      <w:tcW w:w="704" w:type="dxa"/>
                                    </w:tcPr>
                                    <w:p w14:paraId="7F0487A9" w14:textId="77777777" w:rsidR="007B5626" w:rsidRDefault="007B5626" w:rsidP="00455654">
                                      <w:pPr>
                                        <w:pStyle w:val="af0"/>
                                        <w:jc w:val="left"/>
                                        <w:rPr>
                                          <w:ins w:id="3455" w:author="作成者"/>
                                        </w:rPr>
                                      </w:pPr>
                                      <w:ins w:id="3456" w:author="作成者">
                                        <w:r>
                                          <w:rPr>
                                            <w:rFonts w:hint="eastAsia"/>
                                          </w:rPr>
                                          <w:t>1</w:t>
                                        </w:r>
                                      </w:ins>
                                    </w:p>
                                  </w:tc>
                                  <w:tc>
                                    <w:tcPr>
                                      <w:tcW w:w="1291" w:type="dxa"/>
                                    </w:tcPr>
                                    <w:p w14:paraId="6BD553CE" w14:textId="77777777" w:rsidR="007B5626" w:rsidRDefault="007B5626" w:rsidP="00455654">
                                      <w:pPr>
                                        <w:pStyle w:val="af0"/>
                                        <w:jc w:val="left"/>
                                        <w:rPr>
                                          <w:ins w:id="3457" w:author="作成者"/>
                                        </w:rPr>
                                      </w:pPr>
                                      <w:proofErr w:type="spellStart"/>
                                      <w:ins w:id="3458" w:author="作成者">
                                        <w:r>
                                          <w:rPr>
                                            <w:rFonts w:hint="eastAsia"/>
                                          </w:rPr>
                                          <w:t>V</w:t>
                                        </w:r>
                                        <w:r>
                                          <w:t>AR_hoge</w:t>
                                        </w:r>
                                        <w:proofErr w:type="spellEnd"/>
                                      </w:ins>
                                    </w:p>
                                  </w:tc>
                                  <w:tc>
                                    <w:tcPr>
                                      <w:tcW w:w="1291" w:type="dxa"/>
                                    </w:tcPr>
                                    <w:p w14:paraId="71FCF7F3" w14:textId="77777777" w:rsidR="007B5626" w:rsidRDefault="007B5626" w:rsidP="00455654">
                                      <w:pPr>
                                        <w:pStyle w:val="af0"/>
                                        <w:jc w:val="left"/>
                                        <w:rPr>
                                          <w:ins w:id="3459" w:author="作成者"/>
                                        </w:rPr>
                                      </w:pPr>
                                      <w:ins w:id="3460" w:author="作成者">
                                        <w:r w:rsidRPr="009817DD">
                                          <w:t>OFF</w:t>
                                        </w:r>
                                      </w:ins>
                                    </w:p>
                                  </w:tc>
                                  <w:tc>
                                    <w:tcPr>
                                      <w:tcW w:w="1291" w:type="dxa"/>
                                    </w:tcPr>
                                    <w:p w14:paraId="10C117B2" w14:textId="77777777" w:rsidR="007B5626" w:rsidRDefault="007B5626" w:rsidP="00455654">
                                      <w:pPr>
                                        <w:pStyle w:val="af0"/>
                                        <w:jc w:val="left"/>
                                        <w:rPr>
                                          <w:ins w:id="3461" w:author="作成者"/>
                                        </w:rPr>
                                      </w:pPr>
                                      <w:ins w:id="3462" w:author="作成者">
                                        <w:r>
                                          <w:t>[0].IP</w:t>
                                        </w:r>
                                      </w:ins>
                                    </w:p>
                                  </w:tc>
                                  <w:tc>
                                    <w:tcPr>
                                      <w:tcW w:w="1253" w:type="dxa"/>
                                    </w:tcPr>
                                    <w:p w14:paraId="5AB6C93A" w14:textId="5FAD03B7" w:rsidR="007B5626" w:rsidRPr="00F1621F" w:rsidRDefault="007B5626" w:rsidP="00455654">
                                      <w:pPr>
                                        <w:pStyle w:val="af0"/>
                                        <w:jc w:val="left"/>
                                        <w:rPr>
                                          <w:ins w:id="3463" w:author="作成者"/>
                                          <w:sz w:val="12"/>
                                        </w:rPr>
                                      </w:pPr>
                                      <w:r w:rsidRPr="00F1621F">
                                        <w:rPr>
                                          <w:rFonts w:hint="eastAsia"/>
                                          <w:sz w:val="12"/>
                                        </w:rPr>
                                        <w:t>No input required</w:t>
                                      </w:r>
                                    </w:p>
                                  </w:tc>
                                  <w:tc>
                                    <w:tcPr>
                                      <w:tcW w:w="1273" w:type="dxa"/>
                                    </w:tcPr>
                                    <w:p w14:paraId="31528D70" w14:textId="77777777" w:rsidR="007B5626" w:rsidRDefault="007B5626" w:rsidP="00455654">
                                      <w:pPr>
                                        <w:pStyle w:val="af0"/>
                                        <w:jc w:val="left"/>
                                        <w:rPr>
                                          <w:ins w:id="3464" w:author="作成者"/>
                                        </w:rPr>
                                      </w:pPr>
                                      <w:ins w:id="3465" w:author="作成者">
                                        <w:r w:rsidRPr="00084418">
                                          <w:rPr>
                                            <w:sz w:val="20"/>
                                            <w:szCs w:val="20"/>
                                          </w:rPr>
                                          <w:t>192.168.1.1</w:t>
                                        </w:r>
                                      </w:ins>
                                    </w:p>
                                  </w:tc>
                                </w:tr>
                                <w:tr w:rsidR="007B5626" w14:paraId="376B3EA2" w14:textId="77777777" w:rsidTr="00455654">
                                  <w:trPr>
                                    <w:jc w:val="center"/>
                                    <w:ins w:id="3466" w:author="作成者"/>
                                  </w:trPr>
                                  <w:tc>
                                    <w:tcPr>
                                      <w:tcW w:w="704" w:type="dxa"/>
                                    </w:tcPr>
                                    <w:p w14:paraId="38A9E96D" w14:textId="77777777" w:rsidR="007B5626" w:rsidRDefault="007B5626" w:rsidP="00455654">
                                      <w:pPr>
                                        <w:pStyle w:val="af0"/>
                                        <w:jc w:val="left"/>
                                        <w:rPr>
                                          <w:ins w:id="3467" w:author="作成者"/>
                                        </w:rPr>
                                      </w:pPr>
                                      <w:ins w:id="3468" w:author="作成者">
                                        <w:r>
                                          <w:rPr>
                                            <w:rFonts w:hint="eastAsia"/>
                                          </w:rPr>
                                          <w:t>2</w:t>
                                        </w:r>
                                      </w:ins>
                                    </w:p>
                                  </w:tc>
                                  <w:tc>
                                    <w:tcPr>
                                      <w:tcW w:w="1291" w:type="dxa"/>
                                    </w:tcPr>
                                    <w:p w14:paraId="696CBC75" w14:textId="77777777" w:rsidR="007B5626" w:rsidRDefault="007B5626" w:rsidP="00455654">
                                      <w:pPr>
                                        <w:pStyle w:val="af0"/>
                                        <w:jc w:val="left"/>
                                        <w:rPr>
                                          <w:ins w:id="3469" w:author="作成者"/>
                                        </w:rPr>
                                      </w:pPr>
                                      <w:proofErr w:type="spellStart"/>
                                      <w:ins w:id="3470" w:author="作成者">
                                        <w:r>
                                          <w:rPr>
                                            <w:rFonts w:hint="eastAsia"/>
                                          </w:rPr>
                                          <w:t>V</w:t>
                                        </w:r>
                                        <w:r>
                                          <w:t>AR_hoge</w:t>
                                        </w:r>
                                        <w:proofErr w:type="spellEnd"/>
                                      </w:ins>
                                    </w:p>
                                  </w:tc>
                                  <w:tc>
                                    <w:tcPr>
                                      <w:tcW w:w="1291" w:type="dxa"/>
                                    </w:tcPr>
                                    <w:p w14:paraId="0B86C7BF" w14:textId="77777777" w:rsidR="007B5626" w:rsidRDefault="007B5626" w:rsidP="00455654">
                                      <w:pPr>
                                        <w:pStyle w:val="af0"/>
                                        <w:jc w:val="left"/>
                                        <w:rPr>
                                          <w:ins w:id="3471" w:author="作成者"/>
                                        </w:rPr>
                                      </w:pPr>
                                      <w:ins w:id="3472" w:author="作成者">
                                        <w:r w:rsidRPr="009817DD">
                                          <w:t>OFF</w:t>
                                        </w:r>
                                      </w:ins>
                                    </w:p>
                                  </w:tc>
                                  <w:tc>
                                    <w:tcPr>
                                      <w:tcW w:w="1291" w:type="dxa"/>
                                    </w:tcPr>
                                    <w:p w14:paraId="4CA9ABCC" w14:textId="77777777" w:rsidR="007B5626" w:rsidRDefault="007B5626" w:rsidP="00455654">
                                      <w:pPr>
                                        <w:pStyle w:val="af0"/>
                                        <w:jc w:val="left"/>
                                        <w:rPr>
                                          <w:ins w:id="3473" w:author="作成者"/>
                                        </w:rPr>
                                      </w:pPr>
                                      <w:ins w:id="3474" w:author="作成者">
                                        <w:r>
                                          <w:t>[0].NAME</w:t>
                                        </w:r>
                                      </w:ins>
                                    </w:p>
                                  </w:tc>
                                  <w:tc>
                                    <w:tcPr>
                                      <w:tcW w:w="1253" w:type="dxa"/>
                                    </w:tcPr>
                                    <w:p w14:paraId="2430A0E8" w14:textId="0ED5CECB" w:rsidR="007B5626" w:rsidRPr="00F1621F" w:rsidRDefault="007B5626" w:rsidP="00455654">
                                      <w:pPr>
                                        <w:pStyle w:val="af0"/>
                                        <w:jc w:val="left"/>
                                        <w:rPr>
                                          <w:ins w:id="3475" w:author="作成者"/>
                                          <w:sz w:val="12"/>
                                        </w:rPr>
                                      </w:pPr>
                                      <w:r w:rsidRPr="00F1621F">
                                        <w:rPr>
                                          <w:rFonts w:hint="eastAsia"/>
                                          <w:sz w:val="12"/>
                                        </w:rPr>
                                        <w:t>No input required</w:t>
                                      </w:r>
                                    </w:p>
                                  </w:tc>
                                  <w:tc>
                                    <w:tcPr>
                                      <w:tcW w:w="1273" w:type="dxa"/>
                                    </w:tcPr>
                                    <w:p w14:paraId="7899980E" w14:textId="77777777" w:rsidR="007B5626" w:rsidRDefault="007B5626" w:rsidP="00455654">
                                      <w:pPr>
                                        <w:pStyle w:val="af0"/>
                                        <w:jc w:val="left"/>
                                        <w:rPr>
                                          <w:ins w:id="3476" w:author="作成者"/>
                                        </w:rPr>
                                      </w:pPr>
                                      <w:proofErr w:type="spellStart"/>
                                      <w:ins w:id="3477" w:author="作成者">
                                        <w:r>
                                          <w:rPr>
                                            <w:sz w:val="20"/>
                                            <w:szCs w:val="20"/>
                                          </w:rPr>
                                          <w:t>yamamoto</w:t>
                                        </w:r>
                                        <w:proofErr w:type="spellEnd"/>
                                      </w:ins>
                                    </w:p>
                                  </w:tc>
                                </w:tr>
                                <w:tr w:rsidR="007B5626" w14:paraId="76BDFCEE" w14:textId="77777777" w:rsidTr="00455654">
                                  <w:trPr>
                                    <w:jc w:val="center"/>
                                    <w:ins w:id="3478" w:author="作成者"/>
                                  </w:trPr>
                                  <w:tc>
                                    <w:tcPr>
                                      <w:tcW w:w="704" w:type="dxa"/>
                                    </w:tcPr>
                                    <w:p w14:paraId="284E95E9" w14:textId="77777777" w:rsidR="007B5626" w:rsidRPr="00FF5991" w:rsidRDefault="007B5626" w:rsidP="00455654">
                                      <w:pPr>
                                        <w:pStyle w:val="af0"/>
                                        <w:jc w:val="left"/>
                                        <w:rPr>
                                          <w:ins w:id="3479" w:author="作成者"/>
                                        </w:rPr>
                                      </w:pPr>
                                      <w:ins w:id="3480" w:author="作成者">
                                        <w:r w:rsidRPr="00FF5991">
                                          <w:rPr>
                                            <w:rFonts w:hint="eastAsia"/>
                                          </w:rPr>
                                          <w:t>3</w:t>
                                        </w:r>
                                      </w:ins>
                                    </w:p>
                                  </w:tc>
                                  <w:tc>
                                    <w:tcPr>
                                      <w:tcW w:w="1291" w:type="dxa"/>
                                    </w:tcPr>
                                    <w:p w14:paraId="69D9C2F0" w14:textId="77777777" w:rsidR="007B5626" w:rsidRPr="00FF5991" w:rsidRDefault="007B5626" w:rsidP="00455654">
                                      <w:pPr>
                                        <w:pStyle w:val="af0"/>
                                        <w:jc w:val="left"/>
                                        <w:rPr>
                                          <w:ins w:id="3481" w:author="作成者"/>
                                        </w:rPr>
                                      </w:pPr>
                                      <w:proofErr w:type="spellStart"/>
                                      <w:ins w:id="3482" w:author="作成者">
                                        <w:r w:rsidRPr="00FF5991">
                                          <w:rPr>
                                            <w:rFonts w:hint="eastAsia"/>
                                          </w:rPr>
                                          <w:t>V</w:t>
                                        </w:r>
                                        <w:r w:rsidRPr="00FF5991">
                                          <w:t>AR_hoge</w:t>
                                        </w:r>
                                        <w:proofErr w:type="spellEnd"/>
                                      </w:ins>
                                    </w:p>
                                  </w:tc>
                                  <w:tc>
                                    <w:tcPr>
                                      <w:tcW w:w="1291" w:type="dxa"/>
                                    </w:tcPr>
                                    <w:p w14:paraId="62187356" w14:textId="77777777" w:rsidR="007B5626" w:rsidRPr="00FF5991" w:rsidRDefault="007B5626" w:rsidP="00455654">
                                      <w:pPr>
                                        <w:pStyle w:val="af0"/>
                                        <w:jc w:val="left"/>
                                        <w:rPr>
                                          <w:ins w:id="3483" w:author="作成者"/>
                                        </w:rPr>
                                      </w:pPr>
                                      <w:ins w:id="3484" w:author="作成者">
                                        <w:r w:rsidRPr="00FF5991">
                                          <w:t>OFF</w:t>
                                        </w:r>
                                      </w:ins>
                                    </w:p>
                                  </w:tc>
                                  <w:tc>
                                    <w:tcPr>
                                      <w:tcW w:w="1291" w:type="dxa"/>
                                    </w:tcPr>
                                    <w:p w14:paraId="5F0D97A3" w14:textId="77777777" w:rsidR="007B5626" w:rsidRPr="00FF5991" w:rsidRDefault="007B5626" w:rsidP="00455654">
                                      <w:pPr>
                                        <w:pStyle w:val="af0"/>
                                        <w:jc w:val="left"/>
                                        <w:rPr>
                                          <w:ins w:id="3485" w:author="作成者"/>
                                        </w:rPr>
                                      </w:pPr>
                                      <w:ins w:id="3486" w:author="作成者">
                                        <w:r w:rsidRPr="00FF5991">
                                          <w:rPr>
                                            <w:rFonts w:hint="eastAsia"/>
                                          </w:rPr>
                                          <w:t>[</w:t>
                                        </w:r>
                                        <w:r w:rsidRPr="00FF5991">
                                          <w:t>1].IP</w:t>
                                        </w:r>
                                      </w:ins>
                                    </w:p>
                                  </w:tc>
                                  <w:tc>
                                    <w:tcPr>
                                      <w:tcW w:w="1253" w:type="dxa"/>
                                    </w:tcPr>
                                    <w:p w14:paraId="277F298C" w14:textId="13A7225A" w:rsidR="007B5626" w:rsidRPr="00F1621F" w:rsidRDefault="007B5626" w:rsidP="00455654">
                                      <w:pPr>
                                        <w:pStyle w:val="af0"/>
                                        <w:jc w:val="left"/>
                                        <w:rPr>
                                          <w:ins w:id="3487" w:author="作成者"/>
                                          <w:sz w:val="12"/>
                                        </w:rPr>
                                      </w:pPr>
                                      <w:r w:rsidRPr="00F1621F">
                                        <w:rPr>
                                          <w:rFonts w:hint="eastAsia"/>
                                          <w:sz w:val="12"/>
                                        </w:rPr>
                                        <w:t>No input required</w:t>
                                      </w:r>
                                    </w:p>
                                  </w:tc>
                                  <w:tc>
                                    <w:tcPr>
                                      <w:tcW w:w="1273" w:type="dxa"/>
                                    </w:tcPr>
                                    <w:p w14:paraId="5469B7D3" w14:textId="77777777" w:rsidR="007B5626" w:rsidRPr="00FF5991" w:rsidRDefault="007B5626" w:rsidP="00455654">
                                      <w:pPr>
                                        <w:pStyle w:val="af0"/>
                                        <w:jc w:val="left"/>
                                        <w:rPr>
                                          <w:ins w:id="3488" w:author="作成者"/>
                                        </w:rPr>
                                      </w:pPr>
                                      <w:ins w:id="3489" w:author="作成者">
                                        <w:r w:rsidRPr="00FF5991">
                                          <w:rPr>
                                            <w:sz w:val="20"/>
                                            <w:szCs w:val="20"/>
                                          </w:rPr>
                                          <w:t>192.168.1.2</w:t>
                                        </w:r>
                                      </w:ins>
                                    </w:p>
                                  </w:tc>
                                </w:tr>
                                <w:tr w:rsidR="007B5626" w14:paraId="1B00FC6D" w14:textId="77777777" w:rsidTr="00455654">
                                  <w:trPr>
                                    <w:jc w:val="center"/>
                                    <w:ins w:id="3490" w:author="作成者"/>
                                  </w:trPr>
                                  <w:tc>
                                    <w:tcPr>
                                      <w:tcW w:w="704" w:type="dxa"/>
                                    </w:tcPr>
                                    <w:p w14:paraId="719D2A26" w14:textId="77777777" w:rsidR="007B5626" w:rsidRPr="00FF5991" w:rsidRDefault="007B5626" w:rsidP="00455654">
                                      <w:pPr>
                                        <w:pStyle w:val="af0"/>
                                        <w:jc w:val="left"/>
                                        <w:rPr>
                                          <w:ins w:id="3491" w:author="作成者"/>
                                        </w:rPr>
                                      </w:pPr>
                                      <w:ins w:id="3492" w:author="作成者">
                                        <w:r w:rsidRPr="00FF5991">
                                          <w:rPr>
                                            <w:rFonts w:hint="eastAsia"/>
                                          </w:rPr>
                                          <w:t>4</w:t>
                                        </w:r>
                                      </w:ins>
                                    </w:p>
                                  </w:tc>
                                  <w:tc>
                                    <w:tcPr>
                                      <w:tcW w:w="1291" w:type="dxa"/>
                                    </w:tcPr>
                                    <w:p w14:paraId="3566DF07" w14:textId="77777777" w:rsidR="007B5626" w:rsidRPr="00FF5991" w:rsidRDefault="007B5626" w:rsidP="00455654">
                                      <w:pPr>
                                        <w:pStyle w:val="af0"/>
                                        <w:jc w:val="left"/>
                                        <w:rPr>
                                          <w:ins w:id="3493" w:author="作成者"/>
                                        </w:rPr>
                                      </w:pPr>
                                      <w:proofErr w:type="spellStart"/>
                                      <w:ins w:id="3494" w:author="作成者">
                                        <w:r w:rsidRPr="00FF5991">
                                          <w:rPr>
                                            <w:rFonts w:hint="eastAsia"/>
                                          </w:rPr>
                                          <w:t>V</w:t>
                                        </w:r>
                                        <w:r w:rsidRPr="00FF5991">
                                          <w:t>AR_hoge</w:t>
                                        </w:r>
                                        <w:proofErr w:type="spellEnd"/>
                                      </w:ins>
                                    </w:p>
                                  </w:tc>
                                  <w:tc>
                                    <w:tcPr>
                                      <w:tcW w:w="1291" w:type="dxa"/>
                                    </w:tcPr>
                                    <w:p w14:paraId="4686E6AF" w14:textId="77777777" w:rsidR="007B5626" w:rsidRPr="00FF5991" w:rsidRDefault="007B5626" w:rsidP="00455654">
                                      <w:pPr>
                                        <w:pStyle w:val="af0"/>
                                        <w:jc w:val="left"/>
                                        <w:rPr>
                                          <w:ins w:id="3495" w:author="作成者"/>
                                        </w:rPr>
                                      </w:pPr>
                                      <w:ins w:id="3496" w:author="作成者">
                                        <w:r w:rsidRPr="00FF5991">
                                          <w:rPr>
                                            <w:rFonts w:hint="eastAsia"/>
                                          </w:rPr>
                                          <w:t>OFF</w:t>
                                        </w:r>
                                      </w:ins>
                                    </w:p>
                                  </w:tc>
                                  <w:tc>
                                    <w:tcPr>
                                      <w:tcW w:w="1291" w:type="dxa"/>
                                    </w:tcPr>
                                    <w:p w14:paraId="404CAAEE" w14:textId="77777777" w:rsidR="007B5626" w:rsidRPr="00FF5991" w:rsidRDefault="007B5626" w:rsidP="00455654">
                                      <w:pPr>
                                        <w:pStyle w:val="af0"/>
                                        <w:jc w:val="left"/>
                                        <w:rPr>
                                          <w:ins w:id="3497" w:author="作成者"/>
                                        </w:rPr>
                                      </w:pPr>
                                      <w:ins w:id="3498" w:author="作成者">
                                        <w:r w:rsidRPr="00FF5991">
                                          <w:rPr>
                                            <w:rFonts w:hint="eastAsia"/>
                                          </w:rPr>
                                          <w:t>[1].NAME</w:t>
                                        </w:r>
                                      </w:ins>
                                    </w:p>
                                  </w:tc>
                                  <w:tc>
                                    <w:tcPr>
                                      <w:tcW w:w="1253" w:type="dxa"/>
                                    </w:tcPr>
                                    <w:p w14:paraId="584640C1" w14:textId="0A210818" w:rsidR="007B5626" w:rsidRPr="00F1621F" w:rsidRDefault="007B5626" w:rsidP="00455654">
                                      <w:pPr>
                                        <w:pStyle w:val="af0"/>
                                        <w:jc w:val="left"/>
                                        <w:rPr>
                                          <w:ins w:id="3499" w:author="作成者"/>
                                          <w:sz w:val="12"/>
                                        </w:rPr>
                                      </w:pPr>
                                      <w:r w:rsidRPr="00F1621F">
                                        <w:rPr>
                                          <w:rFonts w:hint="eastAsia"/>
                                          <w:sz w:val="12"/>
                                        </w:rPr>
                                        <w:t>No input required</w:t>
                                      </w:r>
                                    </w:p>
                                  </w:tc>
                                  <w:tc>
                                    <w:tcPr>
                                      <w:tcW w:w="1273" w:type="dxa"/>
                                    </w:tcPr>
                                    <w:p w14:paraId="1A2F1338" w14:textId="77777777" w:rsidR="007B5626" w:rsidRPr="00FF5991" w:rsidRDefault="007B5626" w:rsidP="00455654">
                                      <w:pPr>
                                        <w:pStyle w:val="af0"/>
                                        <w:jc w:val="left"/>
                                        <w:rPr>
                                          <w:ins w:id="3500" w:author="作成者"/>
                                          <w:sz w:val="20"/>
                                          <w:szCs w:val="20"/>
                                        </w:rPr>
                                      </w:pPr>
                                      <w:proofErr w:type="spellStart"/>
                                      <w:ins w:id="3501" w:author="作成者">
                                        <w:r w:rsidRPr="00FF5991">
                                          <w:rPr>
                                            <w:rFonts w:hint="eastAsia"/>
                                            <w:sz w:val="20"/>
                                            <w:szCs w:val="20"/>
                                          </w:rPr>
                                          <w:t>suzuki</w:t>
                                        </w:r>
                                        <w:proofErr w:type="spellEnd"/>
                                      </w:ins>
                                    </w:p>
                                  </w:tc>
                                </w:tr>
                                <w:tr w:rsidR="007B5626" w14:paraId="08B24519" w14:textId="77777777" w:rsidTr="00455654">
                                  <w:trPr>
                                    <w:jc w:val="center"/>
                                    <w:ins w:id="3502" w:author="作成者"/>
                                  </w:trPr>
                                  <w:tc>
                                    <w:tcPr>
                                      <w:tcW w:w="704" w:type="dxa"/>
                                    </w:tcPr>
                                    <w:p w14:paraId="0FE0941A" w14:textId="77777777" w:rsidR="007B5626" w:rsidRPr="00084418" w:rsidRDefault="007B5626" w:rsidP="00455654">
                                      <w:pPr>
                                        <w:pStyle w:val="af0"/>
                                        <w:jc w:val="left"/>
                                        <w:rPr>
                                          <w:ins w:id="3503" w:author="作成者"/>
                                          <w:color w:val="FF0000"/>
                                        </w:rPr>
                                      </w:pPr>
                                      <w:ins w:id="3504" w:author="作成者">
                                        <w:r>
                                          <w:rPr>
                                            <w:rFonts w:hint="eastAsia"/>
                                            <w:color w:val="FF0000"/>
                                          </w:rPr>
                                          <w:t>5</w:t>
                                        </w:r>
                                      </w:ins>
                                    </w:p>
                                  </w:tc>
                                  <w:tc>
                                    <w:tcPr>
                                      <w:tcW w:w="1291" w:type="dxa"/>
                                    </w:tcPr>
                                    <w:p w14:paraId="359E6D42" w14:textId="77777777" w:rsidR="007B5626" w:rsidRPr="00084418" w:rsidRDefault="007B5626" w:rsidP="00455654">
                                      <w:pPr>
                                        <w:pStyle w:val="af0"/>
                                        <w:jc w:val="left"/>
                                        <w:rPr>
                                          <w:ins w:id="3505" w:author="作成者"/>
                                          <w:color w:val="FF0000"/>
                                        </w:rPr>
                                      </w:pPr>
                                      <w:proofErr w:type="spellStart"/>
                                      <w:ins w:id="3506" w:author="作成者">
                                        <w:r>
                                          <w:rPr>
                                            <w:rFonts w:hint="eastAsia"/>
                                            <w:color w:val="FF0000"/>
                                          </w:rPr>
                                          <w:t>VAR_hoge</w:t>
                                        </w:r>
                                        <w:proofErr w:type="spellEnd"/>
                                      </w:ins>
                                    </w:p>
                                  </w:tc>
                                  <w:tc>
                                    <w:tcPr>
                                      <w:tcW w:w="1291" w:type="dxa"/>
                                    </w:tcPr>
                                    <w:p w14:paraId="19D23F37" w14:textId="77777777" w:rsidR="007B5626" w:rsidRPr="00FF5991" w:rsidRDefault="007B5626" w:rsidP="00455654">
                                      <w:pPr>
                                        <w:pStyle w:val="af0"/>
                                        <w:jc w:val="left"/>
                                        <w:rPr>
                                          <w:ins w:id="3507" w:author="作成者"/>
                                          <w:color w:val="FF0000"/>
                                        </w:rPr>
                                      </w:pPr>
                                      <w:ins w:id="3508" w:author="作成者">
                                        <w:r w:rsidRPr="00FF5991">
                                          <w:rPr>
                                            <w:rFonts w:hint="eastAsia"/>
                                            <w:color w:val="FF0000"/>
                                          </w:rPr>
                                          <w:t>OFF</w:t>
                                        </w:r>
                                      </w:ins>
                                    </w:p>
                                  </w:tc>
                                  <w:tc>
                                    <w:tcPr>
                                      <w:tcW w:w="1291" w:type="dxa"/>
                                    </w:tcPr>
                                    <w:p w14:paraId="31CFEA56" w14:textId="77777777" w:rsidR="007B5626" w:rsidRPr="00FF5991" w:rsidRDefault="007B5626" w:rsidP="00455654">
                                      <w:pPr>
                                        <w:pStyle w:val="af0"/>
                                        <w:jc w:val="left"/>
                                        <w:rPr>
                                          <w:ins w:id="3509" w:author="作成者"/>
                                          <w:color w:val="FF0000"/>
                                        </w:rPr>
                                      </w:pPr>
                                      <w:ins w:id="3510" w:author="作成者">
                                        <w:r w:rsidRPr="00FF5991">
                                          <w:rPr>
                                            <w:rFonts w:hint="eastAsia"/>
                                            <w:color w:val="FF0000"/>
                                          </w:rPr>
                                          <w:t>[2].IP</w:t>
                                        </w:r>
                                      </w:ins>
                                    </w:p>
                                  </w:tc>
                                  <w:tc>
                                    <w:tcPr>
                                      <w:tcW w:w="1253" w:type="dxa"/>
                                    </w:tcPr>
                                    <w:p w14:paraId="105DB86A" w14:textId="2CB17639" w:rsidR="007B5626" w:rsidRPr="00F1621F" w:rsidRDefault="007B5626" w:rsidP="00455654">
                                      <w:pPr>
                                        <w:pStyle w:val="af0"/>
                                        <w:jc w:val="left"/>
                                        <w:rPr>
                                          <w:ins w:id="3511" w:author="作成者"/>
                                          <w:color w:val="FF0000"/>
                                          <w:sz w:val="12"/>
                                        </w:rPr>
                                      </w:pPr>
                                      <w:r w:rsidRPr="00F1621F">
                                        <w:rPr>
                                          <w:rFonts w:hint="eastAsia"/>
                                          <w:sz w:val="12"/>
                                        </w:rPr>
                                        <w:t>No input required</w:t>
                                      </w:r>
                                    </w:p>
                                  </w:tc>
                                  <w:tc>
                                    <w:tcPr>
                                      <w:tcW w:w="1273" w:type="dxa"/>
                                    </w:tcPr>
                                    <w:p w14:paraId="767885CF" w14:textId="77777777" w:rsidR="007B5626" w:rsidRPr="00FF5991" w:rsidRDefault="007B5626" w:rsidP="00455654">
                                      <w:pPr>
                                        <w:pStyle w:val="af0"/>
                                        <w:jc w:val="left"/>
                                        <w:rPr>
                                          <w:ins w:id="3512" w:author="作成者"/>
                                          <w:color w:val="FF0000"/>
                                          <w:sz w:val="20"/>
                                          <w:szCs w:val="20"/>
                                        </w:rPr>
                                      </w:pPr>
                                      <w:ins w:id="3513" w:author="作成者">
                                        <w:r w:rsidRPr="00FF5991">
                                          <w:rPr>
                                            <w:color w:val="FF0000"/>
                                            <w:sz w:val="20"/>
                                            <w:szCs w:val="20"/>
                                          </w:rPr>
                                          <w:t>192.168.1.3</w:t>
                                        </w:r>
                                      </w:ins>
                                    </w:p>
                                  </w:tc>
                                </w:tr>
                                <w:tr w:rsidR="007B5626" w14:paraId="109603C5" w14:textId="77777777" w:rsidTr="00455654">
                                  <w:trPr>
                                    <w:jc w:val="center"/>
                                    <w:ins w:id="3514" w:author="作成者"/>
                                  </w:trPr>
                                  <w:tc>
                                    <w:tcPr>
                                      <w:tcW w:w="704" w:type="dxa"/>
                                    </w:tcPr>
                                    <w:p w14:paraId="3A117CF7" w14:textId="77777777" w:rsidR="007B5626" w:rsidRPr="00084418" w:rsidRDefault="007B5626" w:rsidP="00455654">
                                      <w:pPr>
                                        <w:pStyle w:val="af0"/>
                                        <w:jc w:val="left"/>
                                        <w:rPr>
                                          <w:ins w:id="3515" w:author="作成者"/>
                                          <w:color w:val="FF0000"/>
                                        </w:rPr>
                                      </w:pPr>
                                      <w:ins w:id="3516" w:author="作成者">
                                        <w:r>
                                          <w:rPr>
                                            <w:rFonts w:hint="eastAsia"/>
                                            <w:color w:val="FF0000"/>
                                          </w:rPr>
                                          <w:t>6</w:t>
                                        </w:r>
                                      </w:ins>
                                    </w:p>
                                  </w:tc>
                                  <w:tc>
                                    <w:tcPr>
                                      <w:tcW w:w="1291" w:type="dxa"/>
                                    </w:tcPr>
                                    <w:p w14:paraId="4BF3E200" w14:textId="77777777" w:rsidR="007B5626" w:rsidRPr="00084418" w:rsidRDefault="007B5626" w:rsidP="00455654">
                                      <w:pPr>
                                        <w:pStyle w:val="af0"/>
                                        <w:jc w:val="left"/>
                                        <w:rPr>
                                          <w:ins w:id="3517" w:author="作成者"/>
                                          <w:color w:val="FF0000"/>
                                        </w:rPr>
                                      </w:pPr>
                                      <w:proofErr w:type="spellStart"/>
                                      <w:ins w:id="3518" w:author="作成者">
                                        <w:r>
                                          <w:rPr>
                                            <w:rFonts w:hint="eastAsia"/>
                                            <w:color w:val="FF0000"/>
                                          </w:rPr>
                                          <w:t>VAR_hoge</w:t>
                                        </w:r>
                                        <w:proofErr w:type="spellEnd"/>
                                      </w:ins>
                                    </w:p>
                                  </w:tc>
                                  <w:tc>
                                    <w:tcPr>
                                      <w:tcW w:w="1291" w:type="dxa"/>
                                    </w:tcPr>
                                    <w:p w14:paraId="663204C5" w14:textId="77777777" w:rsidR="007B5626" w:rsidRPr="00FF5991" w:rsidRDefault="007B5626" w:rsidP="00455654">
                                      <w:pPr>
                                        <w:pStyle w:val="af0"/>
                                        <w:jc w:val="left"/>
                                        <w:rPr>
                                          <w:ins w:id="3519" w:author="作成者"/>
                                          <w:color w:val="FF0000"/>
                                        </w:rPr>
                                      </w:pPr>
                                      <w:ins w:id="3520" w:author="作成者">
                                        <w:r w:rsidRPr="00FF5991">
                                          <w:rPr>
                                            <w:rFonts w:hint="eastAsia"/>
                                            <w:color w:val="FF0000"/>
                                          </w:rPr>
                                          <w:t>OFF</w:t>
                                        </w:r>
                                      </w:ins>
                                    </w:p>
                                  </w:tc>
                                  <w:tc>
                                    <w:tcPr>
                                      <w:tcW w:w="1291" w:type="dxa"/>
                                    </w:tcPr>
                                    <w:p w14:paraId="27EDF38D" w14:textId="77777777" w:rsidR="007B5626" w:rsidRPr="00FF5991" w:rsidRDefault="007B5626" w:rsidP="00455654">
                                      <w:pPr>
                                        <w:pStyle w:val="af0"/>
                                        <w:jc w:val="left"/>
                                        <w:rPr>
                                          <w:ins w:id="3521" w:author="作成者"/>
                                          <w:color w:val="FF0000"/>
                                        </w:rPr>
                                      </w:pPr>
                                      <w:ins w:id="3522" w:author="作成者">
                                        <w:r w:rsidRPr="00FF5991">
                                          <w:rPr>
                                            <w:rFonts w:hint="eastAsia"/>
                                            <w:color w:val="FF0000"/>
                                          </w:rPr>
                                          <w:t>[2].NAME</w:t>
                                        </w:r>
                                      </w:ins>
                                    </w:p>
                                  </w:tc>
                                  <w:tc>
                                    <w:tcPr>
                                      <w:tcW w:w="1253" w:type="dxa"/>
                                    </w:tcPr>
                                    <w:p w14:paraId="6EA536F8" w14:textId="40AF0F03" w:rsidR="007B5626" w:rsidRPr="00F1621F" w:rsidRDefault="007B5626" w:rsidP="00455654">
                                      <w:pPr>
                                        <w:pStyle w:val="af0"/>
                                        <w:jc w:val="left"/>
                                        <w:rPr>
                                          <w:ins w:id="3523" w:author="作成者"/>
                                          <w:color w:val="FF0000"/>
                                          <w:sz w:val="12"/>
                                        </w:rPr>
                                      </w:pPr>
                                      <w:r w:rsidRPr="00F1621F">
                                        <w:rPr>
                                          <w:rFonts w:hint="eastAsia"/>
                                          <w:sz w:val="12"/>
                                        </w:rPr>
                                        <w:t>No input required</w:t>
                                      </w:r>
                                    </w:p>
                                  </w:tc>
                                  <w:tc>
                                    <w:tcPr>
                                      <w:tcW w:w="1273" w:type="dxa"/>
                                    </w:tcPr>
                                    <w:p w14:paraId="533AC4A0" w14:textId="77777777" w:rsidR="007B5626" w:rsidRPr="00FF5991" w:rsidRDefault="007B5626" w:rsidP="00455654">
                                      <w:pPr>
                                        <w:pStyle w:val="af0"/>
                                        <w:jc w:val="left"/>
                                        <w:rPr>
                                          <w:ins w:id="3524" w:author="作成者"/>
                                          <w:color w:val="FF0000"/>
                                          <w:sz w:val="20"/>
                                          <w:szCs w:val="20"/>
                                        </w:rPr>
                                      </w:pPr>
                                      <w:proofErr w:type="spellStart"/>
                                      <w:ins w:id="3525" w:author="作成者">
                                        <w:r w:rsidRPr="00FF5991">
                                          <w:rPr>
                                            <w:rFonts w:hint="eastAsia"/>
                                            <w:color w:val="FF0000"/>
                                            <w:sz w:val="20"/>
                                            <w:szCs w:val="20"/>
                                          </w:rPr>
                                          <w:t>tanaka</w:t>
                                        </w:r>
                                        <w:proofErr w:type="spellEnd"/>
                                      </w:ins>
                                    </w:p>
                                  </w:tc>
                                </w:tr>
                              </w:tbl>
                              <w:p w14:paraId="661B67A4" w14:textId="77777777" w:rsidR="007B5626" w:rsidRDefault="007B5626" w:rsidP="00366ECC">
                                <w:pPr>
                                  <w:jc w:val="left"/>
                                  <w:rPr>
                                    <w:ins w:id="3526" w:author="作成者"/>
                                    <w:sz w:val="20"/>
                                    <w:szCs w:val="20"/>
                                  </w:rPr>
                                </w:pPr>
                              </w:p>
                              <w:p w14:paraId="4463FEEE" w14:textId="77777777" w:rsidR="007B5626" w:rsidRPr="00D464F6" w:rsidRDefault="007B5626" w:rsidP="00366ECC">
                                <w:pPr>
                                  <w:jc w:val="left"/>
                                  <w:rPr>
                                    <w:ins w:id="3527" w:author="作成者"/>
                                    <w:b/>
                                    <w:sz w:val="20"/>
                                    <w:szCs w:val="20"/>
                                  </w:rPr>
                                </w:pPr>
                                <w:ins w:id="3528" w:author="作成者">
                                  <w:r>
                                    <w:rPr>
                                      <w:rFonts w:hint="eastAsia"/>
                                      <w:sz w:val="20"/>
                                      <w:szCs w:val="20"/>
                                    </w:rPr>
                                    <w:t xml:space="preserve">　</w:t>
                                  </w:r>
                                  <w:r>
                                    <w:rPr>
                                      <w:sz w:val="20"/>
                                      <w:szCs w:val="20"/>
                                    </w:rPr>
                                    <w:t xml:space="preserve">　　　　　</w:t>
                                  </w:r>
                                </w:ins>
                              </w:p>
                              <w:p w14:paraId="4B37D012" w14:textId="77777777" w:rsidR="007B5626" w:rsidRPr="003177F7" w:rsidRDefault="007B5626" w:rsidP="00366ECC">
                                <w:pPr>
                                  <w:jc w:val="left"/>
                                  <w:rPr>
                                    <w:ins w:id="3529" w:author="作成者"/>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下矢印 32"/>
                          <wps:cNvSpPr/>
                          <wps:spPr>
                            <a:xfrm>
                              <a:off x="114300" y="558340"/>
                              <a:ext cx="400050" cy="3839012"/>
                            </a:xfrm>
                            <a:prstGeom prst="downArrow">
                              <a:avLst/>
                            </a:prstGeom>
                            <a:solidFill>
                              <a:schemeClr val="accent6">
                                <a:lumMod val="75000"/>
                                <a:lumOff val="25000"/>
                              </a:schemeClr>
                            </a:solidFill>
                            <a:ln>
                              <a:solidFill>
                                <a:schemeClr val="accent6">
                                  <a:lumMod val="90000"/>
                                  <a:lumOff val="1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3" name="グループ化 33"/>
                          <wpg:cNvGrpSpPr/>
                          <wpg:grpSpPr>
                            <a:xfrm>
                              <a:off x="476247" y="2881526"/>
                              <a:ext cx="2815594" cy="186490"/>
                              <a:chOff x="9523" y="1473311"/>
                              <a:chExt cx="2816110" cy="186678"/>
                            </a:xfrm>
                          </wpg:grpSpPr>
                          <wps:wsp>
                            <wps:cNvPr id="34" name="角丸四角形 34"/>
                            <wps:cNvSpPr/>
                            <wps:spPr>
                              <a:xfrm>
                                <a:off x="730118" y="1479077"/>
                                <a:ext cx="2095515" cy="14943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09E15EA" w14:textId="03F63F70" w:rsidR="007B5626" w:rsidRDefault="007B5626" w:rsidP="00366ECC">
                                  <w:pPr>
                                    <w:pStyle w:val="Web"/>
                                    <w:rPr>
                                      <w:ins w:id="3530" w:author="作成者"/>
                                    </w:rPr>
                                  </w:pPr>
                                  <w:ins w:id="3531" w:author="作成者">
                                    <w:r>
                                      <w:rPr>
                                        <w:rFonts w:cs="Times New Roman" w:hint="eastAsia"/>
                                        <w:b/>
                                        <w:bCs/>
                                        <w:color w:val="325121"/>
                                        <w:sz w:val="20"/>
                                        <w:szCs w:val="20"/>
                                      </w:rPr>
                                      <w:t xml:space="preserve">⑬ </w:t>
                                    </w:r>
                                  </w:ins>
                                  <w:r>
                                    <w:rPr>
                                      <w:rFonts w:cs="Times New Roman" w:hint="eastAsia"/>
                                      <w:b/>
                                      <w:bCs/>
                                      <w:color w:val="325121"/>
                                      <w:sz w:val="20"/>
                                      <w:szCs w:val="20"/>
                                    </w:rPr>
                                    <w:t>Configure Variable values</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35" name="下矢印 35"/>
                            <wps:cNvSpPr/>
                            <wps:spPr>
                              <a:xfrm rot="5400000">
                                <a:off x="249581" y="1233253"/>
                                <a:ext cx="186678"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36" name="角丸四角形 36"/>
                          <wps:cNvSpPr/>
                          <wps:spPr>
                            <a:xfrm>
                              <a:off x="114122" y="467045"/>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1C639FA" w14:textId="6566B9C1" w:rsidR="007B5626" w:rsidRPr="00982EAC" w:rsidRDefault="007B5626" w:rsidP="00366ECC">
                                <w:pPr>
                                  <w:jc w:val="left"/>
                                  <w:rPr>
                                    <w:ins w:id="3532" w:author="作成者"/>
                                    <w:b/>
                                    <w:color w:val="003C8A" w:themeColor="accent6" w:themeTint="E6"/>
                                    <w:sz w:val="20"/>
                                    <w:szCs w:val="20"/>
                                  </w:rPr>
                                </w:pPr>
                                <w:ins w:id="3533" w:author="作成者">
                                  <w:r>
                                    <w:rPr>
                                      <w:rFonts w:hint="eastAsia"/>
                                      <w:b/>
                                      <w:color w:val="003C8A" w:themeColor="accent6" w:themeTint="E6"/>
                                      <w:sz w:val="20"/>
                                      <w:szCs w:val="20"/>
                                    </w:rPr>
                                    <w:t>⑥</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Register Module file</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6D41C50" id="グループ化 510" o:spid="_x0000_s1216" style="position:absolute;left:0;text-align:left;margin-left:24.15pt;margin-top:14.1pt;width:476.25pt;height:583.3pt;z-index:251823104;mso-position-horizontal-relative:text;mso-position-vertical-relative:text;mso-width-relative:margin;mso-height-relative:margin" coordorigin=",4213" coordsize="60483,39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">
                  <v:shape id="フローチャート: 処理 511" o:spid="_x0000_s1217" type="#_x0000_t109" style="position:absolute;top:4213;width:60483;height:39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" fillcolor="#f2f2f2 [3052]" strokecolor="#d8d8d8 [2732]" strokeweight="2pt">
                    <v:textbox>
                      <w:txbxContent>
                        <w:p w14:paraId="594FCCCE" w14:textId="77777777" w:rsidR="007B5626" w:rsidRDefault="007B5626" w:rsidP="00366ECC">
                          <w:pPr>
                            <w:jc w:val="left"/>
                            <w:rPr>
                              <w:ins w:id="3534" w:author="作成者"/>
                              <w:sz w:val="20"/>
                              <w:szCs w:val="20"/>
                            </w:rPr>
                          </w:pPr>
                        </w:p>
                        <w:p w14:paraId="6570D2F3" w14:textId="77777777" w:rsidR="007B5626" w:rsidRDefault="007B5626" w:rsidP="00366ECC">
                          <w:pPr>
                            <w:jc w:val="left"/>
                            <w:rPr>
                              <w:ins w:id="3535" w:author="作成者"/>
                              <w:sz w:val="20"/>
                              <w:szCs w:val="20"/>
                            </w:rPr>
                          </w:pPr>
                        </w:p>
                        <w:p w14:paraId="3459A57F" w14:textId="77777777" w:rsidR="007B5626" w:rsidRPr="003177F7" w:rsidRDefault="007B5626" w:rsidP="00366ECC">
                          <w:pPr>
                            <w:jc w:val="left"/>
                            <w:rPr>
                              <w:ins w:id="3536" w:author="作成者"/>
                              <w:sz w:val="20"/>
                              <w:szCs w:val="20"/>
                            </w:rPr>
                          </w:pPr>
                        </w:p>
                        <w:tbl>
                          <w:tblPr>
                            <w:tblStyle w:val="ab"/>
                            <w:tblW w:w="7166" w:type="dxa"/>
                            <w:tblInd w:w="1028" w:type="dxa"/>
                            <w:tblLook w:val="04A0" w:firstRow="1" w:lastRow="0" w:firstColumn="1" w:lastColumn="0" w:noHBand="0" w:noVBand="1"/>
                          </w:tblPr>
                          <w:tblGrid>
                            <w:gridCol w:w="7166"/>
                          </w:tblGrid>
                          <w:tr w:rsidR="007B5626" w:rsidRPr="003177F7" w14:paraId="6E5888DC" w14:textId="77777777" w:rsidTr="00DD1144">
                            <w:trPr>
                              <w:trHeight w:val="1425"/>
                              <w:ins w:id="3537" w:author="作成者"/>
                            </w:trPr>
                            <w:tc>
                              <w:tcPr>
                                <w:tcW w:w="7166" w:type="dxa"/>
                                <w:tcBorders>
                                  <w:top w:val="single" w:sz="4" w:space="0" w:color="auto"/>
                                  <w:left w:val="single" w:sz="4" w:space="0" w:color="auto"/>
                                  <w:bottom w:val="single" w:sz="4" w:space="0" w:color="auto"/>
                                  <w:right w:val="single" w:sz="4" w:space="0" w:color="auto"/>
                                </w:tcBorders>
                              </w:tcPr>
                              <w:p w14:paraId="6E2EBE38" w14:textId="77777777" w:rsidR="007B5626" w:rsidRPr="0088327F" w:rsidRDefault="007B5626" w:rsidP="00DD1144">
                                <w:pPr>
                                  <w:rPr>
                                    <w:ins w:id="3538" w:author="作成者"/>
                                    <w:sz w:val="20"/>
                                    <w:szCs w:val="20"/>
                                  </w:rPr>
                                </w:pPr>
                                <w:ins w:id="3539" w:author="作成者">
                                  <w:r w:rsidRPr="0088327F">
                                    <w:rPr>
                                      <w:sz w:val="20"/>
                                      <w:szCs w:val="20"/>
                                    </w:rPr>
                                    <w:t>variable "</w:t>
                                  </w:r>
                                  <w:proofErr w:type="spellStart"/>
                                  <w:r w:rsidRPr="0088327F">
                                    <w:rPr>
                                      <w:sz w:val="20"/>
                                      <w:szCs w:val="20"/>
                                    </w:rPr>
                                    <w:t>VAR_hoge</w:t>
                                  </w:r>
                                  <w:proofErr w:type="spellEnd"/>
                                  <w:r w:rsidRPr="0088327F">
                                    <w:rPr>
                                      <w:sz w:val="20"/>
                                      <w:szCs w:val="20"/>
                                    </w:rPr>
                                    <w:t>" {</w:t>
                                  </w:r>
                                </w:ins>
                              </w:p>
                              <w:p w14:paraId="12445652" w14:textId="77777777" w:rsidR="007B5626" w:rsidRPr="0088327F" w:rsidRDefault="007B5626" w:rsidP="00DD1144">
                                <w:pPr>
                                  <w:ind w:firstLineChars="200" w:firstLine="400"/>
                                  <w:rPr>
                                    <w:ins w:id="3540" w:author="作成者"/>
                                    <w:sz w:val="20"/>
                                    <w:szCs w:val="20"/>
                                  </w:rPr>
                                </w:pPr>
                                <w:ins w:id="3541" w:author="作成者">
                                  <w:r w:rsidRPr="0088327F">
                                    <w:rPr>
                                      <w:sz w:val="20"/>
                                      <w:szCs w:val="20"/>
                                    </w:rPr>
                                    <w:t xml:space="preserve">type = </w:t>
                                  </w:r>
                                  <w:r>
                                    <w:rPr>
                                      <w:sz w:val="20"/>
                                      <w:szCs w:val="20"/>
                                    </w:rPr>
                                    <w:t>list(object({ IP = string, NAME = string</w:t>
                                  </w:r>
                                  <w:r>
                                    <w:rPr>
                                      <w:rFonts w:hint="eastAsia"/>
                                      <w:sz w:val="20"/>
                                      <w:szCs w:val="20"/>
                                    </w:rPr>
                                    <w:t xml:space="preserve"> </w:t>
                                  </w:r>
                                  <w:r>
                                    <w:rPr>
                                      <w:sz w:val="20"/>
                                      <w:szCs w:val="20"/>
                                    </w:rPr>
                                    <w:t>}))</w:t>
                                  </w:r>
                                </w:ins>
                              </w:p>
                              <w:p w14:paraId="62B03186" w14:textId="77777777" w:rsidR="007B5626" w:rsidRPr="0088327F" w:rsidRDefault="007B5626" w:rsidP="00DD1144">
                                <w:pPr>
                                  <w:rPr>
                                    <w:ins w:id="3542" w:author="作成者"/>
                                    <w:sz w:val="20"/>
                                    <w:szCs w:val="20"/>
                                  </w:rPr>
                                </w:pPr>
                                <w:ins w:id="3543" w:author="作成者">
                                  <w:r>
                                    <w:rPr>
                                      <w:sz w:val="20"/>
                                      <w:szCs w:val="20"/>
                                    </w:rPr>
                                    <w:t xml:space="preserve">default = </w:t>
                                  </w:r>
                                  <w:r w:rsidRPr="0088327F">
                                    <w:rPr>
                                      <w:sz w:val="20"/>
                                      <w:szCs w:val="20"/>
                                    </w:rPr>
                                    <w:t>[</w:t>
                                  </w:r>
                                </w:ins>
                              </w:p>
                              <w:p w14:paraId="1C68C231" w14:textId="77777777" w:rsidR="007B5626" w:rsidRDefault="007B5626" w:rsidP="00DD1144">
                                <w:pPr>
                                  <w:rPr>
                                    <w:ins w:id="3544" w:author="作成者"/>
                                    <w:sz w:val="20"/>
                                    <w:szCs w:val="20"/>
                                  </w:rPr>
                                </w:pPr>
                                <w:ins w:id="3545" w:author="作成者">
                                  <w:r>
                                    <w:rPr>
                                      <w:sz w:val="20"/>
                                      <w:szCs w:val="20"/>
                                    </w:rPr>
                                    <w:t xml:space="preserve">        { “IP” = “127.0.0.1”, NAME = “machine01”},</w:t>
                                  </w:r>
                                </w:ins>
                              </w:p>
                              <w:p w14:paraId="79EE837A" w14:textId="77777777" w:rsidR="007B5626" w:rsidRPr="0088327F" w:rsidRDefault="007B5626" w:rsidP="00DD1144">
                                <w:pPr>
                                  <w:rPr>
                                    <w:ins w:id="3546" w:author="作成者"/>
                                    <w:sz w:val="20"/>
                                    <w:szCs w:val="20"/>
                                  </w:rPr>
                                </w:pPr>
                                <w:ins w:id="3547" w:author="作成者">
                                  <w:r>
                                    <w:rPr>
                                      <w:rFonts w:hint="eastAsia"/>
                                      <w:sz w:val="20"/>
                                      <w:szCs w:val="20"/>
                                    </w:rPr>
                                    <w:t xml:space="preserve">        </w:t>
                                  </w:r>
                                  <w:r>
                                    <w:rPr>
                                      <w:sz w:val="20"/>
                                      <w:szCs w:val="20"/>
                                    </w:rPr>
                                    <w:t>{ “IP” = “127.0.0.2”, NAME = “machine02”}</w:t>
                                  </w:r>
                                </w:ins>
                              </w:p>
                              <w:p w14:paraId="4E36C991" w14:textId="77777777" w:rsidR="007B5626" w:rsidRPr="0088327F" w:rsidRDefault="007B5626" w:rsidP="00DD1144">
                                <w:pPr>
                                  <w:ind w:firstLineChars="200" w:firstLine="400"/>
                                  <w:rPr>
                                    <w:ins w:id="3548" w:author="作成者"/>
                                    <w:sz w:val="20"/>
                                    <w:szCs w:val="20"/>
                                  </w:rPr>
                                </w:pPr>
                                <w:ins w:id="3549" w:author="作成者">
                                  <w:r w:rsidRPr="0088327F">
                                    <w:rPr>
                                      <w:sz w:val="20"/>
                                      <w:szCs w:val="20"/>
                                    </w:rPr>
                                    <w:t>],</w:t>
                                  </w:r>
                                </w:ins>
                              </w:p>
                              <w:p w14:paraId="26DFAF65" w14:textId="77777777" w:rsidR="007B5626" w:rsidRPr="003177F7" w:rsidRDefault="007B5626" w:rsidP="00DD1144">
                                <w:pPr>
                                  <w:pStyle w:val="af0"/>
                                  <w:rPr>
                                    <w:ins w:id="3550" w:author="作成者"/>
                                    <w:sz w:val="20"/>
                                    <w:szCs w:val="20"/>
                                  </w:rPr>
                                </w:pPr>
                                <w:ins w:id="3551" w:author="作成者">
                                  <w:r w:rsidRPr="0088327F">
                                    <w:rPr>
                                      <w:sz w:val="20"/>
                                      <w:szCs w:val="20"/>
                                    </w:rPr>
                                    <w:t>}</w:t>
                                  </w:r>
                                </w:ins>
                              </w:p>
                            </w:tc>
                          </w:tr>
                        </w:tbl>
                        <w:p w14:paraId="55875196" w14:textId="77777777" w:rsidR="007B5626" w:rsidRDefault="007B5626" w:rsidP="00366ECC">
                          <w:pPr>
                            <w:jc w:val="left"/>
                            <w:rPr>
                              <w:ins w:id="3552" w:author="作成者"/>
                              <w:sz w:val="20"/>
                              <w:szCs w:val="20"/>
                            </w:rPr>
                          </w:pPr>
                        </w:p>
                        <w:p w14:paraId="4351D676" w14:textId="77777777" w:rsidR="007B5626" w:rsidRDefault="007B5626" w:rsidP="00366ECC">
                          <w:pPr>
                            <w:jc w:val="left"/>
                            <w:rPr>
                              <w:ins w:id="3553" w:author="作成者"/>
                              <w:sz w:val="20"/>
                              <w:szCs w:val="20"/>
                            </w:rPr>
                          </w:pPr>
                        </w:p>
                        <w:p w14:paraId="359D4715" w14:textId="77777777" w:rsidR="007B5626" w:rsidRDefault="007B5626" w:rsidP="00366ECC">
                          <w:pPr>
                            <w:jc w:val="left"/>
                            <w:rPr>
                              <w:ins w:id="3554" w:author="作成者"/>
                              <w:sz w:val="20"/>
                              <w:szCs w:val="20"/>
                            </w:rPr>
                          </w:pPr>
                        </w:p>
                        <w:p w14:paraId="6DBCBEC7" w14:textId="17EF40F6" w:rsidR="007B5626" w:rsidRPr="0088327F" w:rsidRDefault="007B5626" w:rsidP="00366ECC">
                          <w:pPr>
                            <w:jc w:val="left"/>
                            <w:rPr>
                              <w:ins w:id="3555" w:author="作成者"/>
                              <w:b/>
                              <w:sz w:val="20"/>
                              <w:szCs w:val="20"/>
                            </w:rPr>
                          </w:pPr>
                          <w:ins w:id="3556" w:author="作成者">
                            <w:r>
                              <w:rPr>
                                <w:rFonts w:hint="eastAsia"/>
                                <w:sz w:val="20"/>
                                <w:szCs w:val="20"/>
                              </w:rPr>
                              <w:t xml:space="preserve">　</w:t>
                            </w:r>
                            <w:r>
                              <w:rPr>
                                <w:sz w:val="20"/>
                                <w:szCs w:val="20"/>
                              </w:rPr>
                              <w:t xml:space="preserve">　　　　　</w:t>
                            </w:r>
                          </w:ins>
                          <w:r>
                            <w:rPr>
                              <w:rFonts w:hint="eastAsia"/>
                              <w:b/>
                              <w:sz w:val="20"/>
                              <w:szCs w:val="20"/>
                            </w:rPr>
                            <w:t>V</w:t>
                          </w:r>
                          <w:r>
                            <w:rPr>
                              <w:b/>
                              <w:sz w:val="20"/>
                              <w:szCs w:val="20"/>
                            </w:rPr>
                            <w:t>ariable nest list</w:t>
                          </w:r>
                          <w:ins w:id="3557" w:author="作成者">
                            <w:r>
                              <w:rPr>
                                <w:rFonts w:hint="eastAsia"/>
                                <w:b/>
                                <w:sz w:val="20"/>
                                <w:szCs w:val="20"/>
                              </w:rPr>
                              <w:t>（</w:t>
                            </w:r>
                          </w:ins>
                          <w:r>
                            <w:rPr>
                              <w:rFonts w:hint="eastAsia"/>
                              <w:b/>
                              <w:sz w:val="20"/>
                              <w:szCs w:val="20"/>
                            </w:rPr>
                            <w:t>When registering</w:t>
                          </w:r>
                          <w:ins w:id="3558" w:author="作成者">
                            <w:r>
                              <w:rPr>
                                <w:b/>
                                <w:sz w:val="20"/>
                                <w:szCs w:val="20"/>
                              </w:rPr>
                              <w:t>）</w:t>
                            </w:r>
                          </w:ins>
                        </w:p>
                        <w:tbl>
                          <w:tblPr>
                            <w:tblStyle w:val="ab"/>
                            <w:tblW w:w="0" w:type="auto"/>
                            <w:jc w:val="center"/>
                            <w:tblLook w:val="04A0" w:firstRow="1" w:lastRow="0" w:firstColumn="1" w:lastColumn="0" w:noHBand="0" w:noVBand="1"/>
                          </w:tblPr>
                          <w:tblGrid>
                            <w:gridCol w:w="862"/>
                            <w:gridCol w:w="1581"/>
                            <w:gridCol w:w="1581"/>
                            <w:gridCol w:w="1534"/>
                          </w:tblGrid>
                          <w:tr w:rsidR="007B5626" w14:paraId="05F1CB25" w14:textId="77777777" w:rsidTr="00DD1144">
                            <w:trPr>
                              <w:trHeight w:val="699"/>
                              <w:jc w:val="center"/>
                              <w:ins w:id="3559" w:author="作成者"/>
                            </w:trPr>
                            <w:tc>
                              <w:tcPr>
                                <w:tcW w:w="862" w:type="dxa"/>
                                <w:shd w:val="clear" w:color="auto" w:fill="002060"/>
                              </w:tcPr>
                              <w:p w14:paraId="7CEFC370" w14:textId="4CB5AB74" w:rsidR="007B5626" w:rsidRPr="00C80F48" w:rsidRDefault="007B5626" w:rsidP="00DD1144">
                                <w:pPr>
                                  <w:pStyle w:val="af0"/>
                                  <w:jc w:val="left"/>
                                  <w:rPr>
                                    <w:ins w:id="3560" w:author="作成者"/>
                                    <w:b/>
                                    <w:color w:val="FFFFFF" w:themeColor="background1"/>
                                  </w:rPr>
                                </w:pPr>
                                <w:r>
                                  <w:rPr>
                                    <w:rFonts w:hint="eastAsia"/>
                                    <w:b/>
                                    <w:color w:val="FFFFFF" w:themeColor="background1"/>
                                  </w:rPr>
                                  <w:t>Item No.</w:t>
                                </w:r>
                              </w:p>
                            </w:tc>
                            <w:tc>
                              <w:tcPr>
                                <w:tcW w:w="1581" w:type="dxa"/>
                                <w:shd w:val="clear" w:color="auto" w:fill="002060"/>
                              </w:tcPr>
                              <w:p w14:paraId="1529964D" w14:textId="533EB3D1" w:rsidR="007B5626" w:rsidRPr="00C80F48" w:rsidRDefault="007B5626" w:rsidP="00DD1144">
                                <w:pPr>
                                  <w:pStyle w:val="af0"/>
                                  <w:jc w:val="left"/>
                                  <w:rPr>
                                    <w:ins w:id="3561" w:author="作成者"/>
                                    <w:b/>
                                    <w:color w:val="FFFFFF" w:themeColor="background1"/>
                                  </w:rPr>
                                </w:pPr>
                                <w:r>
                                  <w:rPr>
                                    <w:rFonts w:hint="eastAsia"/>
                                    <w:b/>
                                    <w:color w:val="FFFFFF" w:themeColor="background1"/>
                                  </w:rPr>
                                  <w:t>Variable name</w:t>
                                </w:r>
                              </w:p>
                            </w:tc>
                            <w:tc>
                              <w:tcPr>
                                <w:tcW w:w="1581" w:type="dxa"/>
                                <w:shd w:val="clear" w:color="auto" w:fill="002060"/>
                              </w:tcPr>
                              <w:p w14:paraId="7777D020" w14:textId="77B04ECE" w:rsidR="007B5626" w:rsidRPr="00C80F48" w:rsidRDefault="007B5626" w:rsidP="00F1621F">
                                <w:pPr>
                                  <w:pStyle w:val="af0"/>
                                  <w:jc w:val="left"/>
                                  <w:rPr>
                                    <w:ins w:id="3562" w:author="作成者"/>
                                    <w:b/>
                                    <w:color w:val="FFFFFF" w:themeColor="background1"/>
                                  </w:rPr>
                                </w:pPr>
                                <w:r w:rsidRPr="008935AD">
                                  <w:rPr>
                                    <w:rFonts w:hint="eastAsia"/>
                                    <w:b/>
                                    <w:color w:val="FFFFFF" w:themeColor="background1"/>
                                    <w:sz w:val="14"/>
                                  </w:rPr>
                                  <w:t>M</w:t>
                                </w:r>
                                <w:r w:rsidRPr="008935AD">
                                  <w:rPr>
                                    <w:b/>
                                    <w:color w:val="FFFFFF" w:themeColor="background1"/>
                                    <w:sz w:val="14"/>
                                  </w:rPr>
                                  <w:t xml:space="preserve">ember </w:t>
                                </w:r>
                                <w:r w:rsidRPr="008935AD">
                                  <w:rPr>
                                    <w:rFonts w:hint="eastAsia"/>
                                    <w:b/>
                                    <w:color w:val="FFFFFF" w:themeColor="background1"/>
                                    <w:sz w:val="14"/>
                                  </w:rPr>
                                  <w:t>Variable name</w:t>
                                </w:r>
                                <w:ins w:id="3563" w:author="作成者">
                                  <w:r w:rsidRPr="008935AD">
                                    <w:rPr>
                                      <w:rFonts w:hint="eastAsia"/>
                                      <w:b/>
                                      <w:color w:val="FFFFFF" w:themeColor="background1"/>
                                      <w:sz w:val="14"/>
                                    </w:rPr>
                                    <w:t>（</w:t>
                                  </w:r>
                                </w:ins>
                                <w:r w:rsidRPr="008935AD">
                                  <w:rPr>
                                    <w:rFonts w:hint="eastAsia"/>
                                    <w:b/>
                                    <w:color w:val="FFFFFF" w:themeColor="background1"/>
                                    <w:sz w:val="14"/>
                                  </w:rPr>
                                  <w:t>W</w:t>
                                </w:r>
                                <w:r w:rsidRPr="008935AD">
                                  <w:rPr>
                                    <w:b/>
                                    <w:color w:val="FFFFFF" w:themeColor="background1"/>
                                    <w:sz w:val="14"/>
                                  </w:rPr>
                                  <w:t>ith repetition</w:t>
                                </w:r>
                                <w:ins w:id="3564" w:author="作成者">
                                  <w:r w:rsidRPr="008935AD">
                                    <w:rPr>
                                      <w:rFonts w:hint="eastAsia"/>
                                      <w:b/>
                                      <w:color w:val="FFFFFF" w:themeColor="background1"/>
                                      <w:sz w:val="14"/>
                                    </w:rPr>
                                    <w:t>）</w:t>
                                  </w:r>
                                </w:ins>
                              </w:p>
                            </w:tc>
                            <w:tc>
                              <w:tcPr>
                                <w:tcW w:w="1534" w:type="dxa"/>
                                <w:shd w:val="clear" w:color="auto" w:fill="002060"/>
                              </w:tcPr>
                              <w:p w14:paraId="4A7858C1" w14:textId="3BFAB5A3" w:rsidR="007B5626" w:rsidRDefault="007B5626" w:rsidP="00DD1144">
                                <w:pPr>
                                  <w:pStyle w:val="af0"/>
                                  <w:jc w:val="left"/>
                                  <w:rPr>
                                    <w:ins w:id="3565" w:author="作成者"/>
                                    <w:b/>
                                    <w:color w:val="FFFFFF" w:themeColor="background1"/>
                                  </w:rPr>
                                </w:pPr>
                                <w:r w:rsidRPr="00B64215">
                                  <w:rPr>
                                    <w:b/>
                                    <w:color w:val="FFFFFF" w:themeColor="background1"/>
                                    <w:sz w:val="14"/>
                                  </w:rPr>
                                  <w:t>Maximum amount of repetitions</w:t>
                                </w:r>
                              </w:p>
                            </w:tc>
                          </w:tr>
                          <w:tr w:rsidR="007B5626" w14:paraId="3BCDFF6E" w14:textId="77777777" w:rsidTr="00DD1144">
                            <w:trPr>
                              <w:trHeight w:val="220"/>
                              <w:jc w:val="center"/>
                              <w:ins w:id="3566" w:author="作成者"/>
                            </w:trPr>
                            <w:tc>
                              <w:tcPr>
                                <w:tcW w:w="862" w:type="dxa"/>
                              </w:tcPr>
                              <w:p w14:paraId="280AF48E" w14:textId="77777777" w:rsidR="007B5626" w:rsidRDefault="007B5626" w:rsidP="00DD1144">
                                <w:pPr>
                                  <w:pStyle w:val="af0"/>
                                  <w:jc w:val="left"/>
                                  <w:rPr>
                                    <w:ins w:id="3567" w:author="作成者"/>
                                  </w:rPr>
                                </w:pPr>
                                <w:ins w:id="3568" w:author="作成者">
                                  <w:r>
                                    <w:rPr>
                                      <w:rFonts w:hint="eastAsia"/>
                                    </w:rPr>
                                    <w:t>1</w:t>
                                  </w:r>
                                </w:ins>
                              </w:p>
                            </w:tc>
                            <w:tc>
                              <w:tcPr>
                                <w:tcW w:w="1581" w:type="dxa"/>
                              </w:tcPr>
                              <w:p w14:paraId="4754A235" w14:textId="77777777" w:rsidR="007B5626" w:rsidRDefault="007B5626" w:rsidP="00DD1144">
                                <w:pPr>
                                  <w:pStyle w:val="af0"/>
                                  <w:jc w:val="left"/>
                                  <w:rPr>
                                    <w:ins w:id="3569" w:author="作成者"/>
                                  </w:rPr>
                                </w:pPr>
                                <w:proofErr w:type="spellStart"/>
                                <w:ins w:id="3570" w:author="作成者">
                                  <w:r>
                                    <w:rPr>
                                      <w:rFonts w:hint="eastAsia"/>
                                    </w:rPr>
                                    <w:t>V</w:t>
                                  </w:r>
                                  <w:r>
                                    <w:t>AR_hoge</w:t>
                                  </w:r>
                                  <w:proofErr w:type="spellEnd"/>
                                </w:ins>
                              </w:p>
                            </w:tc>
                            <w:tc>
                              <w:tcPr>
                                <w:tcW w:w="1581" w:type="dxa"/>
                              </w:tcPr>
                              <w:p w14:paraId="14DFB50E" w14:textId="77777777" w:rsidR="007B5626" w:rsidRDefault="007B5626" w:rsidP="00DD1144">
                                <w:pPr>
                                  <w:pStyle w:val="af0"/>
                                  <w:jc w:val="left"/>
                                  <w:rPr>
                                    <w:ins w:id="3571" w:author="作成者"/>
                                  </w:rPr>
                                </w:pPr>
                              </w:p>
                            </w:tc>
                            <w:tc>
                              <w:tcPr>
                                <w:tcW w:w="1534" w:type="dxa"/>
                              </w:tcPr>
                              <w:p w14:paraId="65319FD8" w14:textId="77777777" w:rsidR="007B5626" w:rsidRDefault="007B5626" w:rsidP="00DD1144">
                                <w:pPr>
                                  <w:pStyle w:val="af0"/>
                                  <w:jc w:val="left"/>
                                  <w:rPr>
                                    <w:ins w:id="3572" w:author="作成者"/>
                                  </w:rPr>
                                </w:pPr>
                                <w:ins w:id="3573" w:author="作成者">
                                  <w:r>
                                    <w:rPr>
                                      <w:rFonts w:hint="eastAsia"/>
                                    </w:rPr>
                                    <w:t>2</w:t>
                                  </w:r>
                                </w:ins>
                              </w:p>
                            </w:tc>
                          </w:tr>
                        </w:tbl>
                        <w:p w14:paraId="68CCF042" w14:textId="598EC817" w:rsidR="007B5626" w:rsidRDefault="007B5626" w:rsidP="00366ECC">
                          <w:pPr>
                            <w:jc w:val="left"/>
                            <w:rPr>
                              <w:sz w:val="20"/>
                              <w:szCs w:val="20"/>
                            </w:rPr>
                          </w:pPr>
                        </w:p>
                        <w:p w14:paraId="559EF551" w14:textId="77777777" w:rsidR="007B5626" w:rsidRDefault="007B5626" w:rsidP="00366ECC">
                          <w:pPr>
                            <w:jc w:val="left"/>
                            <w:rPr>
                              <w:ins w:id="3574" w:author="作成者"/>
                              <w:sz w:val="20"/>
                              <w:szCs w:val="20"/>
                            </w:rPr>
                          </w:pPr>
                        </w:p>
                        <w:p w14:paraId="1929F0E4" w14:textId="2002AB91" w:rsidR="007B5626" w:rsidRDefault="007B5626" w:rsidP="00366ECC">
                          <w:pPr>
                            <w:jc w:val="left"/>
                            <w:rPr>
                              <w:ins w:id="3575" w:author="作成者"/>
                              <w:b/>
                              <w:sz w:val="20"/>
                              <w:szCs w:val="20"/>
                            </w:rPr>
                          </w:pPr>
                          <w:ins w:id="3576" w:author="作成者">
                            <w:r>
                              <w:rPr>
                                <w:rFonts w:hint="eastAsia"/>
                                <w:sz w:val="20"/>
                                <w:szCs w:val="20"/>
                              </w:rPr>
                              <w:t xml:space="preserve">　</w:t>
                            </w:r>
                            <w:r>
                              <w:rPr>
                                <w:sz w:val="20"/>
                                <w:szCs w:val="20"/>
                              </w:rPr>
                              <w:t xml:space="preserve">　　　　</w:t>
                            </w:r>
                            <w:r>
                              <w:rPr>
                                <w:rFonts w:hint="eastAsia"/>
                                <w:sz w:val="20"/>
                                <w:szCs w:val="20"/>
                              </w:rPr>
                              <w:t xml:space="preserve">　</w:t>
                            </w:r>
                          </w:ins>
                          <w:r>
                            <w:rPr>
                              <w:rFonts w:hint="eastAsia"/>
                              <w:b/>
                              <w:sz w:val="20"/>
                              <w:szCs w:val="20"/>
                            </w:rPr>
                            <w:t>V</w:t>
                          </w:r>
                          <w:r>
                            <w:rPr>
                              <w:b/>
                              <w:sz w:val="20"/>
                              <w:szCs w:val="20"/>
                            </w:rPr>
                            <w:t>ariable nest list</w:t>
                          </w:r>
                          <w:ins w:id="3577" w:author="作成者">
                            <w:r w:rsidRPr="005E05C6">
                              <w:rPr>
                                <w:b/>
                                <w:sz w:val="20"/>
                                <w:szCs w:val="20"/>
                              </w:rPr>
                              <w:t>（</w:t>
                            </w:r>
                          </w:ins>
                          <w:r>
                            <w:rPr>
                              <w:b/>
                              <w:sz w:val="20"/>
                              <w:szCs w:val="20"/>
                            </w:rPr>
                            <w:t>When updating</w:t>
                          </w:r>
                          <w:ins w:id="3578" w:author="作成者">
                            <w:r w:rsidRPr="005E05C6">
                              <w:rPr>
                                <w:rFonts w:hint="eastAsia"/>
                                <w:b/>
                                <w:sz w:val="20"/>
                                <w:szCs w:val="20"/>
                              </w:rPr>
                              <w:t>）</w:t>
                            </w:r>
                          </w:ins>
                        </w:p>
                        <w:tbl>
                          <w:tblPr>
                            <w:tblStyle w:val="ab"/>
                            <w:tblW w:w="0" w:type="auto"/>
                            <w:jc w:val="center"/>
                            <w:tblLook w:val="04A0" w:firstRow="1" w:lastRow="0" w:firstColumn="1" w:lastColumn="0" w:noHBand="0" w:noVBand="1"/>
                          </w:tblPr>
                          <w:tblGrid>
                            <w:gridCol w:w="862"/>
                            <w:gridCol w:w="1581"/>
                            <w:gridCol w:w="1581"/>
                            <w:gridCol w:w="1534"/>
                          </w:tblGrid>
                          <w:tr w:rsidR="007B5626" w14:paraId="1DCE2697" w14:textId="77777777" w:rsidTr="00DD1144">
                            <w:trPr>
                              <w:trHeight w:val="699"/>
                              <w:jc w:val="center"/>
                              <w:ins w:id="3579" w:author="作成者"/>
                            </w:trPr>
                            <w:tc>
                              <w:tcPr>
                                <w:tcW w:w="862" w:type="dxa"/>
                                <w:shd w:val="clear" w:color="auto" w:fill="002060"/>
                              </w:tcPr>
                              <w:p w14:paraId="790B174B" w14:textId="5EA479F1" w:rsidR="007B5626" w:rsidRPr="00C80F48" w:rsidRDefault="007B5626" w:rsidP="00DD1144">
                                <w:pPr>
                                  <w:pStyle w:val="af0"/>
                                  <w:jc w:val="left"/>
                                  <w:rPr>
                                    <w:ins w:id="3580" w:author="作成者"/>
                                    <w:b/>
                                    <w:color w:val="FFFFFF" w:themeColor="background1"/>
                                  </w:rPr>
                                </w:pPr>
                                <w:r>
                                  <w:rPr>
                                    <w:rFonts w:hint="eastAsia"/>
                                    <w:b/>
                                    <w:color w:val="FFFFFF" w:themeColor="background1"/>
                                  </w:rPr>
                                  <w:t>Item No.</w:t>
                                </w:r>
                              </w:p>
                            </w:tc>
                            <w:tc>
                              <w:tcPr>
                                <w:tcW w:w="1581" w:type="dxa"/>
                                <w:shd w:val="clear" w:color="auto" w:fill="002060"/>
                              </w:tcPr>
                              <w:p w14:paraId="3989887D" w14:textId="2F0FD152" w:rsidR="007B5626" w:rsidRPr="00C80F48" w:rsidRDefault="007B5626" w:rsidP="00DD1144">
                                <w:pPr>
                                  <w:pStyle w:val="af0"/>
                                  <w:jc w:val="left"/>
                                  <w:rPr>
                                    <w:ins w:id="3581" w:author="作成者"/>
                                    <w:b/>
                                    <w:color w:val="FFFFFF" w:themeColor="background1"/>
                                  </w:rPr>
                                </w:pPr>
                                <w:r>
                                  <w:rPr>
                                    <w:rFonts w:hint="eastAsia"/>
                                    <w:b/>
                                    <w:color w:val="FFFFFF" w:themeColor="background1"/>
                                  </w:rPr>
                                  <w:t>Variable name</w:t>
                                </w:r>
                              </w:p>
                            </w:tc>
                            <w:tc>
                              <w:tcPr>
                                <w:tcW w:w="1581" w:type="dxa"/>
                                <w:shd w:val="clear" w:color="auto" w:fill="002060"/>
                              </w:tcPr>
                              <w:p w14:paraId="6C460125" w14:textId="1FFFEA03" w:rsidR="007B5626" w:rsidRPr="00C80F48" w:rsidRDefault="007B5626" w:rsidP="00F1621F">
                                <w:pPr>
                                  <w:pStyle w:val="af0"/>
                                  <w:jc w:val="left"/>
                                  <w:rPr>
                                    <w:ins w:id="3582" w:author="作成者"/>
                                    <w:b/>
                                    <w:color w:val="FFFFFF" w:themeColor="background1"/>
                                  </w:rPr>
                                </w:pPr>
                                <w:r w:rsidRPr="008935AD">
                                  <w:rPr>
                                    <w:rFonts w:hint="eastAsia"/>
                                    <w:b/>
                                    <w:color w:val="FFFFFF" w:themeColor="background1"/>
                                    <w:sz w:val="12"/>
                                  </w:rPr>
                                  <w:t>M</w:t>
                                </w:r>
                                <w:r w:rsidRPr="008935AD">
                                  <w:rPr>
                                    <w:b/>
                                    <w:color w:val="FFFFFF" w:themeColor="background1"/>
                                    <w:sz w:val="12"/>
                                  </w:rPr>
                                  <w:t xml:space="preserve">ember </w:t>
                                </w:r>
                                <w:r w:rsidRPr="008935AD">
                                  <w:rPr>
                                    <w:rFonts w:hint="eastAsia"/>
                                    <w:b/>
                                    <w:color w:val="FFFFFF" w:themeColor="background1"/>
                                    <w:sz w:val="12"/>
                                  </w:rPr>
                                  <w:t>Variable name</w:t>
                                </w:r>
                                <w:ins w:id="3583" w:author="作成者">
                                  <w:r w:rsidRPr="008935AD">
                                    <w:rPr>
                                      <w:rFonts w:hint="eastAsia"/>
                                      <w:b/>
                                      <w:color w:val="FFFFFF" w:themeColor="background1"/>
                                      <w:sz w:val="12"/>
                                    </w:rPr>
                                    <w:t>（</w:t>
                                  </w:r>
                                </w:ins>
                                <w:r w:rsidRPr="008935AD">
                                  <w:rPr>
                                    <w:rFonts w:hint="eastAsia"/>
                                    <w:b/>
                                    <w:color w:val="FFFFFF" w:themeColor="background1"/>
                                    <w:sz w:val="12"/>
                                  </w:rPr>
                                  <w:t>W</w:t>
                                </w:r>
                                <w:r w:rsidRPr="008935AD">
                                  <w:rPr>
                                    <w:b/>
                                    <w:color w:val="FFFFFF" w:themeColor="background1"/>
                                    <w:sz w:val="12"/>
                                  </w:rPr>
                                  <w:t>ith repetition</w:t>
                                </w:r>
                                <w:ins w:id="3584" w:author="作成者">
                                  <w:r w:rsidRPr="008935AD">
                                    <w:rPr>
                                      <w:rFonts w:hint="eastAsia"/>
                                      <w:b/>
                                      <w:color w:val="FFFFFF" w:themeColor="background1"/>
                                      <w:sz w:val="12"/>
                                    </w:rPr>
                                    <w:t>）</w:t>
                                  </w:r>
                                </w:ins>
                              </w:p>
                            </w:tc>
                            <w:tc>
                              <w:tcPr>
                                <w:tcW w:w="1534" w:type="dxa"/>
                                <w:shd w:val="clear" w:color="auto" w:fill="002060"/>
                              </w:tcPr>
                              <w:p w14:paraId="54A6CB32" w14:textId="24767CBD" w:rsidR="007B5626" w:rsidRDefault="007B5626" w:rsidP="00DD1144">
                                <w:pPr>
                                  <w:pStyle w:val="af0"/>
                                  <w:jc w:val="left"/>
                                  <w:rPr>
                                    <w:ins w:id="3585" w:author="作成者"/>
                                    <w:b/>
                                    <w:color w:val="FFFFFF" w:themeColor="background1"/>
                                  </w:rPr>
                                </w:pPr>
                                <w:r w:rsidRPr="00B64215">
                                  <w:rPr>
                                    <w:b/>
                                    <w:color w:val="FFFFFF" w:themeColor="background1"/>
                                    <w:sz w:val="14"/>
                                  </w:rPr>
                                  <w:t>Maximum amount of repetitions</w:t>
                                </w:r>
                              </w:p>
                            </w:tc>
                          </w:tr>
                          <w:tr w:rsidR="007B5626" w14:paraId="04D05979" w14:textId="77777777" w:rsidTr="00DD1144">
                            <w:trPr>
                              <w:trHeight w:val="220"/>
                              <w:jc w:val="center"/>
                              <w:ins w:id="3586" w:author="作成者"/>
                            </w:trPr>
                            <w:tc>
                              <w:tcPr>
                                <w:tcW w:w="862" w:type="dxa"/>
                              </w:tcPr>
                              <w:p w14:paraId="08AB3824" w14:textId="77777777" w:rsidR="007B5626" w:rsidRDefault="007B5626" w:rsidP="00DD1144">
                                <w:pPr>
                                  <w:pStyle w:val="af0"/>
                                  <w:jc w:val="left"/>
                                  <w:rPr>
                                    <w:ins w:id="3587" w:author="作成者"/>
                                  </w:rPr>
                                </w:pPr>
                                <w:ins w:id="3588" w:author="作成者">
                                  <w:r>
                                    <w:rPr>
                                      <w:rFonts w:hint="eastAsia"/>
                                    </w:rPr>
                                    <w:t>1</w:t>
                                  </w:r>
                                </w:ins>
                              </w:p>
                            </w:tc>
                            <w:tc>
                              <w:tcPr>
                                <w:tcW w:w="1581" w:type="dxa"/>
                              </w:tcPr>
                              <w:p w14:paraId="2B9562EB" w14:textId="77777777" w:rsidR="007B5626" w:rsidRDefault="007B5626" w:rsidP="00DD1144">
                                <w:pPr>
                                  <w:pStyle w:val="af0"/>
                                  <w:jc w:val="left"/>
                                  <w:rPr>
                                    <w:ins w:id="3589" w:author="作成者"/>
                                  </w:rPr>
                                </w:pPr>
                                <w:proofErr w:type="spellStart"/>
                                <w:ins w:id="3590" w:author="作成者">
                                  <w:r>
                                    <w:rPr>
                                      <w:rFonts w:hint="eastAsia"/>
                                    </w:rPr>
                                    <w:t>V</w:t>
                                  </w:r>
                                  <w:r>
                                    <w:t>AR_hoge</w:t>
                                  </w:r>
                                  <w:proofErr w:type="spellEnd"/>
                                </w:ins>
                              </w:p>
                            </w:tc>
                            <w:tc>
                              <w:tcPr>
                                <w:tcW w:w="1581" w:type="dxa"/>
                              </w:tcPr>
                              <w:p w14:paraId="1D00A0CC" w14:textId="77777777" w:rsidR="007B5626" w:rsidRDefault="007B5626" w:rsidP="00DD1144">
                                <w:pPr>
                                  <w:pStyle w:val="af0"/>
                                  <w:jc w:val="left"/>
                                  <w:rPr>
                                    <w:ins w:id="3591" w:author="作成者"/>
                                  </w:rPr>
                                </w:pPr>
                              </w:p>
                            </w:tc>
                            <w:tc>
                              <w:tcPr>
                                <w:tcW w:w="1534" w:type="dxa"/>
                              </w:tcPr>
                              <w:p w14:paraId="3C257A44" w14:textId="77777777" w:rsidR="007B5626" w:rsidRDefault="007B5626" w:rsidP="00DD1144">
                                <w:pPr>
                                  <w:pStyle w:val="af0"/>
                                  <w:jc w:val="left"/>
                                  <w:rPr>
                                    <w:ins w:id="3592" w:author="作成者"/>
                                  </w:rPr>
                                </w:pPr>
                                <w:ins w:id="3593" w:author="作成者">
                                  <w:r>
                                    <w:rPr>
                                      <w:rFonts w:hint="eastAsia"/>
                                      <w:color w:val="FF0000"/>
                                    </w:rPr>
                                    <w:t>3</w:t>
                                  </w:r>
                                </w:ins>
                              </w:p>
                            </w:tc>
                          </w:tr>
                        </w:tbl>
                        <w:p w14:paraId="48053778" w14:textId="77777777" w:rsidR="007B5626" w:rsidRPr="005E05C6" w:rsidRDefault="007B5626" w:rsidP="00366ECC">
                          <w:pPr>
                            <w:jc w:val="left"/>
                            <w:rPr>
                              <w:ins w:id="3594" w:author="作成者"/>
                              <w:b/>
                              <w:sz w:val="20"/>
                              <w:szCs w:val="20"/>
                            </w:rPr>
                          </w:pPr>
                        </w:p>
                        <w:p w14:paraId="0B2DDF7F" w14:textId="141D9543" w:rsidR="007B5626" w:rsidRDefault="007B5626" w:rsidP="00366ECC">
                          <w:pPr>
                            <w:jc w:val="left"/>
                            <w:rPr>
                              <w:sz w:val="20"/>
                              <w:szCs w:val="20"/>
                            </w:rPr>
                          </w:pPr>
                          <w:ins w:id="3595" w:author="作成者">
                            <w:r>
                              <w:rPr>
                                <w:rFonts w:hint="eastAsia"/>
                                <w:sz w:val="20"/>
                                <w:szCs w:val="20"/>
                              </w:rPr>
                              <w:t xml:space="preserve">      </w:t>
                            </w:r>
                          </w:ins>
                        </w:p>
                        <w:p w14:paraId="4DF3F7EB" w14:textId="77777777" w:rsidR="007B5626" w:rsidRDefault="007B5626" w:rsidP="00366ECC">
                          <w:pPr>
                            <w:jc w:val="left"/>
                            <w:rPr>
                              <w:ins w:id="3596" w:author="作成者"/>
                              <w:sz w:val="20"/>
                              <w:szCs w:val="20"/>
                            </w:rPr>
                          </w:pPr>
                        </w:p>
                        <w:p w14:paraId="79E3CA00" w14:textId="77777777" w:rsidR="007B5626" w:rsidRDefault="007B5626" w:rsidP="00366ECC">
                          <w:pPr>
                            <w:jc w:val="left"/>
                            <w:rPr>
                              <w:ins w:id="3597" w:author="作成者"/>
                              <w:sz w:val="20"/>
                              <w:szCs w:val="20"/>
                            </w:rPr>
                          </w:pPr>
                        </w:p>
                        <w:p w14:paraId="32C94B0D" w14:textId="171B1F55" w:rsidR="007B5626" w:rsidRPr="0088327F" w:rsidRDefault="007B5626" w:rsidP="00366ECC">
                          <w:pPr>
                            <w:jc w:val="left"/>
                            <w:rPr>
                              <w:ins w:id="3598" w:author="作成者"/>
                              <w:b/>
                              <w:sz w:val="20"/>
                              <w:szCs w:val="20"/>
                            </w:rPr>
                          </w:pPr>
                          <w:ins w:id="3599" w:author="作成者">
                            <w:r>
                              <w:rPr>
                                <w:rFonts w:hint="eastAsia"/>
                                <w:sz w:val="20"/>
                                <w:szCs w:val="20"/>
                              </w:rPr>
                              <w:t xml:space="preserve"> </w:t>
                            </w:r>
                            <w:r>
                              <w:rPr>
                                <w:rFonts w:hint="eastAsia"/>
                                <w:sz w:val="20"/>
                                <w:szCs w:val="20"/>
                              </w:rPr>
                              <w:t xml:space="preserve">　</w:t>
                            </w:r>
                            <w:r>
                              <w:rPr>
                                <w:sz w:val="20"/>
                                <w:szCs w:val="20"/>
                              </w:rPr>
                              <w:t xml:space="preserve">　　　</w:t>
                            </w:r>
                            <w:r>
                              <w:rPr>
                                <w:rFonts w:hint="eastAsia"/>
                                <w:sz w:val="20"/>
                                <w:szCs w:val="20"/>
                              </w:rPr>
                              <w:t xml:space="preserve"> </w:t>
                            </w:r>
                          </w:ins>
                          <w:r>
                            <w:rPr>
                              <w:rFonts w:hint="eastAsia"/>
                              <w:b/>
                              <w:sz w:val="20"/>
                              <w:szCs w:val="20"/>
                            </w:rPr>
                            <w:t>Substitute value auto registration settings/Substitute value list</w:t>
                          </w:r>
                        </w:p>
                        <w:tbl>
                          <w:tblPr>
                            <w:tblStyle w:val="ab"/>
                            <w:tblW w:w="0" w:type="auto"/>
                            <w:jc w:val="center"/>
                            <w:tblLook w:val="04A0" w:firstRow="1" w:lastRow="0" w:firstColumn="1" w:lastColumn="0" w:noHBand="0" w:noVBand="1"/>
                          </w:tblPr>
                          <w:tblGrid>
                            <w:gridCol w:w="704"/>
                            <w:gridCol w:w="1291"/>
                            <w:gridCol w:w="1291"/>
                            <w:gridCol w:w="1291"/>
                            <w:gridCol w:w="1253"/>
                            <w:gridCol w:w="1273"/>
                          </w:tblGrid>
                          <w:tr w:rsidR="007B5626" w14:paraId="5DCF9142" w14:textId="77777777" w:rsidTr="00455654">
                            <w:trPr>
                              <w:jc w:val="center"/>
                              <w:ins w:id="3600" w:author="作成者"/>
                            </w:trPr>
                            <w:tc>
                              <w:tcPr>
                                <w:tcW w:w="704" w:type="dxa"/>
                                <w:shd w:val="clear" w:color="auto" w:fill="002060"/>
                              </w:tcPr>
                              <w:p w14:paraId="6F50FEAC" w14:textId="48CA532A" w:rsidR="007B5626" w:rsidRPr="00C80F48" w:rsidRDefault="007B5626" w:rsidP="00DD1144">
                                <w:pPr>
                                  <w:pStyle w:val="af0"/>
                                  <w:jc w:val="left"/>
                                  <w:rPr>
                                    <w:ins w:id="3601" w:author="作成者"/>
                                    <w:b/>
                                    <w:color w:val="FFFFFF" w:themeColor="background1"/>
                                  </w:rPr>
                                </w:pPr>
                                <w:r>
                                  <w:rPr>
                                    <w:rFonts w:hint="eastAsia"/>
                                    <w:b/>
                                    <w:color w:val="FFFFFF" w:themeColor="background1"/>
                                  </w:rPr>
                                  <w:t>Item No.</w:t>
                                </w:r>
                              </w:p>
                            </w:tc>
                            <w:tc>
                              <w:tcPr>
                                <w:tcW w:w="1291" w:type="dxa"/>
                                <w:shd w:val="clear" w:color="auto" w:fill="002060"/>
                              </w:tcPr>
                              <w:p w14:paraId="1146FB3B" w14:textId="3E14CE8F" w:rsidR="007B5626" w:rsidRPr="00C80F48" w:rsidRDefault="007B5626" w:rsidP="00DD1144">
                                <w:pPr>
                                  <w:pStyle w:val="af0"/>
                                  <w:jc w:val="left"/>
                                  <w:rPr>
                                    <w:ins w:id="3602" w:author="作成者"/>
                                    <w:b/>
                                    <w:color w:val="FFFFFF" w:themeColor="background1"/>
                                  </w:rPr>
                                </w:pPr>
                                <w:r>
                                  <w:rPr>
                                    <w:rFonts w:hint="eastAsia"/>
                                    <w:b/>
                                    <w:color w:val="FFFFFF" w:themeColor="background1"/>
                                  </w:rPr>
                                  <w:t>Variable name</w:t>
                                </w:r>
                              </w:p>
                            </w:tc>
                            <w:tc>
                              <w:tcPr>
                                <w:tcW w:w="1291" w:type="dxa"/>
                                <w:shd w:val="clear" w:color="auto" w:fill="002060"/>
                              </w:tcPr>
                              <w:p w14:paraId="6B20CBE4" w14:textId="15E63C8F" w:rsidR="007B5626" w:rsidRPr="0088327F" w:rsidRDefault="007B5626" w:rsidP="00DD1144">
                                <w:pPr>
                                  <w:pStyle w:val="af0"/>
                                  <w:jc w:val="left"/>
                                  <w:rPr>
                                    <w:ins w:id="3603" w:author="作成者"/>
                                    <w:b/>
                                    <w:color w:val="FFFFFF" w:themeColor="background1"/>
                                  </w:rPr>
                                </w:pPr>
                                <w:r>
                                  <w:rPr>
                                    <w:rFonts w:hint="eastAsia"/>
                                    <w:b/>
                                  </w:rPr>
                                  <w:t>HCL SETTINGS</w:t>
                                </w:r>
                              </w:p>
                            </w:tc>
                            <w:tc>
                              <w:tcPr>
                                <w:tcW w:w="1291" w:type="dxa"/>
                                <w:shd w:val="clear" w:color="auto" w:fill="002060"/>
                              </w:tcPr>
                              <w:p w14:paraId="643AD247" w14:textId="32FA6221" w:rsidR="007B5626" w:rsidRPr="00C80F48" w:rsidRDefault="007B5626" w:rsidP="00DD1144">
                                <w:pPr>
                                  <w:pStyle w:val="af0"/>
                                  <w:jc w:val="left"/>
                                  <w:rPr>
                                    <w:ins w:id="3604" w:author="作成者"/>
                                    <w:b/>
                                    <w:color w:val="FFFFFF" w:themeColor="background1"/>
                                  </w:rPr>
                                </w:pPr>
                                <w:r>
                                  <w:rPr>
                                    <w:rFonts w:hint="eastAsia"/>
                                    <w:b/>
                                    <w:color w:val="FFFFFF" w:themeColor="background1"/>
                                  </w:rPr>
                                  <w:t>Member variable</w:t>
                                </w:r>
                              </w:p>
                            </w:tc>
                            <w:tc>
                              <w:tcPr>
                                <w:tcW w:w="1253" w:type="dxa"/>
                                <w:shd w:val="clear" w:color="auto" w:fill="002060"/>
                              </w:tcPr>
                              <w:p w14:paraId="3FA1CFB9" w14:textId="03B29471" w:rsidR="007B5626" w:rsidRDefault="007B5626" w:rsidP="00DD1144">
                                <w:pPr>
                                  <w:pStyle w:val="af0"/>
                                  <w:jc w:val="left"/>
                                  <w:rPr>
                                    <w:ins w:id="3605" w:author="作成者"/>
                                    <w:b/>
                                    <w:color w:val="FFFFFF" w:themeColor="background1"/>
                                  </w:rPr>
                                </w:pPr>
                                <w:r>
                                  <w:rPr>
                                    <w:rFonts w:hint="eastAsia"/>
                                    <w:b/>
                                    <w:color w:val="FFFFFF" w:themeColor="background1"/>
                                  </w:rPr>
                                  <w:t>Substitute order</w:t>
                                </w:r>
                              </w:p>
                            </w:tc>
                            <w:tc>
                              <w:tcPr>
                                <w:tcW w:w="1273" w:type="dxa"/>
                                <w:shd w:val="clear" w:color="auto" w:fill="002060"/>
                              </w:tcPr>
                              <w:p w14:paraId="3DAAD58F" w14:textId="76D8CA1C" w:rsidR="007B5626" w:rsidRDefault="007B5626" w:rsidP="00DD1144">
                                <w:pPr>
                                  <w:pStyle w:val="af0"/>
                                  <w:jc w:val="left"/>
                                  <w:rPr>
                                    <w:ins w:id="3606" w:author="作成者"/>
                                    <w:b/>
                                    <w:color w:val="FFFFFF" w:themeColor="background1"/>
                                  </w:rPr>
                                </w:pPr>
                                <w:r>
                                  <w:rPr>
                                    <w:rFonts w:hint="eastAsia"/>
                                    <w:b/>
                                    <w:color w:val="FFFFFF" w:themeColor="background1"/>
                                  </w:rPr>
                                  <w:t>Specific value</w:t>
                                </w:r>
                              </w:p>
                            </w:tc>
                          </w:tr>
                          <w:tr w:rsidR="007B5626" w14:paraId="4708D396" w14:textId="77777777" w:rsidTr="00455654">
                            <w:trPr>
                              <w:jc w:val="center"/>
                              <w:ins w:id="3607" w:author="作成者"/>
                            </w:trPr>
                            <w:tc>
                              <w:tcPr>
                                <w:tcW w:w="704" w:type="dxa"/>
                              </w:tcPr>
                              <w:p w14:paraId="7F0487A9" w14:textId="77777777" w:rsidR="007B5626" w:rsidRDefault="007B5626" w:rsidP="00455654">
                                <w:pPr>
                                  <w:pStyle w:val="af0"/>
                                  <w:jc w:val="left"/>
                                  <w:rPr>
                                    <w:ins w:id="3608" w:author="作成者"/>
                                  </w:rPr>
                                </w:pPr>
                                <w:ins w:id="3609" w:author="作成者">
                                  <w:r>
                                    <w:rPr>
                                      <w:rFonts w:hint="eastAsia"/>
                                    </w:rPr>
                                    <w:t>1</w:t>
                                  </w:r>
                                </w:ins>
                              </w:p>
                            </w:tc>
                            <w:tc>
                              <w:tcPr>
                                <w:tcW w:w="1291" w:type="dxa"/>
                              </w:tcPr>
                              <w:p w14:paraId="6BD553CE" w14:textId="77777777" w:rsidR="007B5626" w:rsidRDefault="007B5626" w:rsidP="00455654">
                                <w:pPr>
                                  <w:pStyle w:val="af0"/>
                                  <w:jc w:val="left"/>
                                  <w:rPr>
                                    <w:ins w:id="3610" w:author="作成者"/>
                                  </w:rPr>
                                </w:pPr>
                                <w:proofErr w:type="spellStart"/>
                                <w:ins w:id="3611" w:author="作成者">
                                  <w:r>
                                    <w:rPr>
                                      <w:rFonts w:hint="eastAsia"/>
                                    </w:rPr>
                                    <w:t>V</w:t>
                                  </w:r>
                                  <w:r>
                                    <w:t>AR_hoge</w:t>
                                  </w:r>
                                  <w:proofErr w:type="spellEnd"/>
                                </w:ins>
                              </w:p>
                            </w:tc>
                            <w:tc>
                              <w:tcPr>
                                <w:tcW w:w="1291" w:type="dxa"/>
                              </w:tcPr>
                              <w:p w14:paraId="71FCF7F3" w14:textId="77777777" w:rsidR="007B5626" w:rsidRDefault="007B5626" w:rsidP="00455654">
                                <w:pPr>
                                  <w:pStyle w:val="af0"/>
                                  <w:jc w:val="left"/>
                                  <w:rPr>
                                    <w:ins w:id="3612" w:author="作成者"/>
                                  </w:rPr>
                                </w:pPr>
                                <w:ins w:id="3613" w:author="作成者">
                                  <w:r w:rsidRPr="009817DD">
                                    <w:t>OFF</w:t>
                                  </w:r>
                                </w:ins>
                              </w:p>
                            </w:tc>
                            <w:tc>
                              <w:tcPr>
                                <w:tcW w:w="1291" w:type="dxa"/>
                              </w:tcPr>
                              <w:p w14:paraId="10C117B2" w14:textId="77777777" w:rsidR="007B5626" w:rsidRDefault="007B5626" w:rsidP="00455654">
                                <w:pPr>
                                  <w:pStyle w:val="af0"/>
                                  <w:jc w:val="left"/>
                                  <w:rPr>
                                    <w:ins w:id="3614" w:author="作成者"/>
                                  </w:rPr>
                                </w:pPr>
                                <w:ins w:id="3615" w:author="作成者">
                                  <w:r>
                                    <w:t>[0].IP</w:t>
                                  </w:r>
                                </w:ins>
                              </w:p>
                            </w:tc>
                            <w:tc>
                              <w:tcPr>
                                <w:tcW w:w="1253" w:type="dxa"/>
                              </w:tcPr>
                              <w:p w14:paraId="5AB6C93A" w14:textId="5FAD03B7" w:rsidR="007B5626" w:rsidRPr="00F1621F" w:rsidRDefault="007B5626" w:rsidP="00455654">
                                <w:pPr>
                                  <w:pStyle w:val="af0"/>
                                  <w:jc w:val="left"/>
                                  <w:rPr>
                                    <w:ins w:id="3616" w:author="作成者"/>
                                    <w:sz w:val="12"/>
                                  </w:rPr>
                                </w:pPr>
                                <w:r w:rsidRPr="00F1621F">
                                  <w:rPr>
                                    <w:rFonts w:hint="eastAsia"/>
                                    <w:sz w:val="12"/>
                                  </w:rPr>
                                  <w:t>No input required</w:t>
                                </w:r>
                              </w:p>
                            </w:tc>
                            <w:tc>
                              <w:tcPr>
                                <w:tcW w:w="1273" w:type="dxa"/>
                              </w:tcPr>
                              <w:p w14:paraId="31528D70" w14:textId="77777777" w:rsidR="007B5626" w:rsidRDefault="007B5626" w:rsidP="00455654">
                                <w:pPr>
                                  <w:pStyle w:val="af0"/>
                                  <w:jc w:val="left"/>
                                  <w:rPr>
                                    <w:ins w:id="3617" w:author="作成者"/>
                                  </w:rPr>
                                </w:pPr>
                                <w:ins w:id="3618" w:author="作成者">
                                  <w:r w:rsidRPr="00084418">
                                    <w:rPr>
                                      <w:sz w:val="20"/>
                                      <w:szCs w:val="20"/>
                                    </w:rPr>
                                    <w:t>192.168.1.1</w:t>
                                  </w:r>
                                </w:ins>
                              </w:p>
                            </w:tc>
                          </w:tr>
                          <w:tr w:rsidR="007B5626" w14:paraId="376B3EA2" w14:textId="77777777" w:rsidTr="00455654">
                            <w:trPr>
                              <w:jc w:val="center"/>
                              <w:ins w:id="3619" w:author="作成者"/>
                            </w:trPr>
                            <w:tc>
                              <w:tcPr>
                                <w:tcW w:w="704" w:type="dxa"/>
                              </w:tcPr>
                              <w:p w14:paraId="38A9E96D" w14:textId="77777777" w:rsidR="007B5626" w:rsidRDefault="007B5626" w:rsidP="00455654">
                                <w:pPr>
                                  <w:pStyle w:val="af0"/>
                                  <w:jc w:val="left"/>
                                  <w:rPr>
                                    <w:ins w:id="3620" w:author="作成者"/>
                                  </w:rPr>
                                </w:pPr>
                                <w:ins w:id="3621" w:author="作成者">
                                  <w:r>
                                    <w:rPr>
                                      <w:rFonts w:hint="eastAsia"/>
                                    </w:rPr>
                                    <w:t>2</w:t>
                                  </w:r>
                                </w:ins>
                              </w:p>
                            </w:tc>
                            <w:tc>
                              <w:tcPr>
                                <w:tcW w:w="1291" w:type="dxa"/>
                              </w:tcPr>
                              <w:p w14:paraId="696CBC75" w14:textId="77777777" w:rsidR="007B5626" w:rsidRDefault="007B5626" w:rsidP="00455654">
                                <w:pPr>
                                  <w:pStyle w:val="af0"/>
                                  <w:jc w:val="left"/>
                                  <w:rPr>
                                    <w:ins w:id="3622" w:author="作成者"/>
                                  </w:rPr>
                                </w:pPr>
                                <w:proofErr w:type="spellStart"/>
                                <w:ins w:id="3623" w:author="作成者">
                                  <w:r>
                                    <w:rPr>
                                      <w:rFonts w:hint="eastAsia"/>
                                    </w:rPr>
                                    <w:t>V</w:t>
                                  </w:r>
                                  <w:r>
                                    <w:t>AR_hoge</w:t>
                                  </w:r>
                                  <w:proofErr w:type="spellEnd"/>
                                </w:ins>
                              </w:p>
                            </w:tc>
                            <w:tc>
                              <w:tcPr>
                                <w:tcW w:w="1291" w:type="dxa"/>
                              </w:tcPr>
                              <w:p w14:paraId="0B86C7BF" w14:textId="77777777" w:rsidR="007B5626" w:rsidRDefault="007B5626" w:rsidP="00455654">
                                <w:pPr>
                                  <w:pStyle w:val="af0"/>
                                  <w:jc w:val="left"/>
                                  <w:rPr>
                                    <w:ins w:id="3624" w:author="作成者"/>
                                  </w:rPr>
                                </w:pPr>
                                <w:ins w:id="3625" w:author="作成者">
                                  <w:r w:rsidRPr="009817DD">
                                    <w:t>OFF</w:t>
                                  </w:r>
                                </w:ins>
                              </w:p>
                            </w:tc>
                            <w:tc>
                              <w:tcPr>
                                <w:tcW w:w="1291" w:type="dxa"/>
                              </w:tcPr>
                              <w:p w14:paraId="4CA9ABCC" w14:textId="77777777" w:rsidR="007B5626" w:rsidRDefault="007B5626" w:rsidP="00455654">
                                <w:pPr>
                                  <w:pStyle w:val="af0"/>
                                  <w:jc w:val="left"/>
                                  <w:rPr>
                                    <w:ins w:id="3626" w:author="作成者"/>
                                  </w:rPr>
                                </w:pPr>
                                <w:ins w:id="3627" w:author="作成者">
                                  <w:r>
                                    <w:t>[0].NAME</w:t>
                                  </w:r>
                                </w:ins>
                              </w:p>
                            </w:tc>
                            <w:tc>
                              <w:tcPr>
                                <w:tcW w:w="1253" w:type="dxa"/>
                              </w:tcPr>
                              <w:p w14:paraId="2430A0E8" w14:textId="0ED5CECB" w:rsidR="007B5626" w:rsidRPr="00F1621F" w:rsidRDefault="007B5626" w:rsidP="00455654">
                                <w:pPr>
                                  <w:pStyle w:val="af0"/>
                                  <w:jc w:val="left"/>
                                  <w:rPr>
                                    <w:ins w:id="3628" w:author="作成者"/>
                                    <w:sz w:val="12"/>
                                  </w:rPr>
                                </w:pPr>
                                <w:r w:rsidRPr="00F1621F">
                                  <w:rPr>
                                    <w:rFonts w:hint="eastAsia"/>
                                    <w:sz w:val="12"/>
                                  </w:rPr>
                                  <w:t>No input required</w:t>
                                </w:r>
                              </w:p>
                            </w:tc>
                            <w:tc>
                              <w:tcPr>
                                <w:tcW w:w="1273" w:type="dxa"/>
                              </w:tcPr>
                              <w:p w14:paraId="7899980E" w14:textId="77777777" w:rsidR="007B5626" w:rsidRDefault="007B5626" w:rsidP="00455654">
                                <w:pPr>
                                  <w:pStyle w:val="af0"/>
                                  <w:jc w:val="left"/>
                                  <w:rPr>
                                    <w:ins w:id="3629" w:author="作成者"/>
                                  </w:rPr>
                                </w:pPr>
                                <w:proofErr w:type="spellStart"/>
                                <w:ins w:id="3630" w:author="作成者">
                                  <w:r>
                                    <w:rPr>
                                      <w:sz w:val="20"/>
                                      <w:szCs w:val="20"/>
                                    </w:rPr>
                                    <w:t>yamamoto</w:t>
                                  </w:r>
                                  <w:proofErr w:type="spellEnd"/>
                                </w:ins>
                              </w:p>
                            </w:tc>
                          </w:tr>
                          <w:tr w:rsidR="007B5626" w14:paraId="76BDFCEE" w14:textId="77777777" w:rsidTr="00455654">
                            <w:trPr>
                              <w:jc w:val="center"/>
                              <w:ins w:id="3631" w:author="作成者"/>
                            </w:trPr>
                            <w:tc>
                              <w:tcPr>
                                <w:tcW w:w="704" w:type="dxa"/>
                              </w:tcPr>
                              <w:p w14:paraId="284E95E9" w14:textId="77777777" w:rsidR="007B5626" w:rsidRPr="00FF5991" w:rsidRDefault="007B5626" w:rsidP="00455654">
                                <w:pPr>
                                  <w:pStyle w:val="af0"/>
                                  <w:jc w:val="left"/>
                                  <w:rPr>
                                    <w:ins w:id="3632" w:author="作成者"/>
                                  </w:rPr>
                                </w:pPr>
                                <w:ins w:id="3633" w:author="作成者">
                                  <w:r w:rsidRPr="00FF5991">
                                    <w:rPr>
                                      <w:rFonts w:hint="eastAsia"/>
                                    </w:rPr>
                                    <w:t>3</w:t>
                                  </w:r>
                                </w:ins>
                              </w:p>
                            </w:tc>
                            <w:tc>
                              <w:tcPr>
                                <w:tcW w:w="1291" w:type="dxa"/>
                              </w:tcPr>
                              <w:p w14:paraId="69D9C2F0" w14:textId="77777777" w:rsidR="007B5626" w:rsidRPr="00FF5991" w:rsidRDefault="007B5626" w:rsidP="00455654">
                                <w:pPr>
                                  <w:pStyle w:val="af0"/>
                                  <w:jc w:val="left"/>
                                  <w:rPr>
                                    <w:ins w:id="3634" w:author="作成者"/>
                                  </w:rPr>
                                </w:pPr>
                                <w:proofErr w:type="spellStart"/>
                                <w:ins w:id="3635" w:author="作成者">
                                  <w:r w:rsidRPr="00FF5991">
                                    <w:rPr>
                                      <w:rFonts w:hint="eastAsia"/>
                                    </w:rPr>
                                    <w:t>V</w:t>
                                  </w:r>
                                  <w:r w:rsidRPr="00FF5991">
                                    <w:t>AR_hoge</w:t>
                                  </w:r>
                                  <w:proofErr w:type="spellEnd"/>
                                </w:ins>
                              </w:p>
                            </w:tc>
                            <w:tc>
                              <w:tcPr>
                                <w:tcW w:w="1291" w:type="dxa"/>
                              </w:tcPr>
                              <w:p w14:paraId="62187356" w14:textId="77777777" w:rsidR="007B5626" w:rsidRPr="00FF5991" w:rsidRDefault="007B5626" w:rsidP="00455654">
                                <w:pPr>
                                  <w:pStyle w:val="af0"/>
                                  <w:jc w:val="left"/>
                                  <w:rPr>
                                    <w:ins w:id="3636" w:author="作成者"/>
                                  </w:rPr>
                                </w:pPr>
                                <w:ins w:id="3637" w:author="作成者">
                                  <w:r w:rsidRPr="00FF5991">
                                    <w:t>OFF</w:t>
                                  </w:r>
                                </w:ins>
                              </w:p>
                            </w:tc>
                            <w:tc>
                              <w:tcPr>
                                <w:tcW w:w="1291" w:type="dxa"/>
                              </w:tcPr>
                              <w:p w14:paraId="5F0D97A3" w14:textId="77777777" w:rsidR="007B5626" w:rsidRPr="00FF5991" w:rsidRDefault="007B5626" w:rsidP="00455654">
                                <w:pPr>
                                  <w:pStyle w:val="af0"/>
                                  <w:jc w:val="left"/>
                                  <w:rPr>
                                    <w:ins w:id="3638" w:author="作成者"/>
                                  </w:rPr>
                                </w:pPr>
                                <w:ins w:id="3639" w:author="作成者">
                                  <w:r w:rsidRPr="00FF5991">
                                    <w:rPr>
                                      <w:rFonts w:hint="eastAsia"/>
                                    </w:rPr>
                                    <w:t>[</w:t>
                                  </w:r>
                                  <w:r w:rsidRPr="00FF5991">
                                    <w:t>1].IP</w:t>
                                  </w:r>
                                </w:ins>
                              </w:p>
                            </w:tc>
                            <w:tc>
                              <w:tcPr>
                                <w:tcW w:w="1253" w:type="dxa"/>
                              </w:tcPr>
                              <w:p w14:paraId="277F298C" w14:textId="13A7225A" w:rsidR="007B5626" w:rsidRPr="00F1621F" w:rsidRDefault="007B5626" w:rsidP="00455654">
                                <w:pPr>
                                  <w:pStyle w:val="af0"/>
                                  <w:jc w:val="left"/>
                                  <w:rPr>
                                    <w:ins w:id="3640" w:author="作成者"/>
                                    <w:sz w:val="12"/>
                                  </w:rPr>
                                </w:pPr>
                                <w:r w:rsidRPr="00F1621F">
                                  <w:rPr>
                                    <w:rFonts w:hint="eastAsia"/>
                                    <w:sz w:val="12"/>
                                  </w:rPr>
                                  <w:t>No input required</w:t>
                                </w:r>
                              </w:p>
                            </w:tc>
                            <w:tc>
                              <w:tcPr>
                                <w:tcW w:w="1273" w:type="dxa"/>
                              </w:tcPr>
                              <w:p w14:paraId="5469B7D3" w14:textId="77777777" w:rsidR="007B5626" w:rsidRPr="00FF5991" w:rsidRDefault="007B5626" w:rsidP="00455654">
                                <w:pPr>
                                  <w:pStyle w:val="af0"/>
                                  <w:jc w:val="left"/>
                                  <w:rPr>
                                    <w:ins w:id="3641" w:author="作成者"/>
                                  </w:rPr>
                                </w:pPr>
                                <w:ins w:id="3642" w:author="作成者">
                                  <w:r w:rsidRPr="00FF5991">
                                    <w:rPr>
                                      <w:sz w:val="20"/>
                                      <w:szCs w:val="20"/>
                                    </w:rPr>
                                    <w:t>192.168.1.2</w:t>
                                  </w:r>
                                </w:ins>
                              </w:p>
                            </w:tc>
                          </w:tr>
                          <w:tr w:rsidR="007B5626" w14:paraId="1B00FC6D" w14:textId="77777777" w:rsidTr="00455654">
                            <w:trPr>
                              <w:jc w:val="center"/>
                              <w:ins w:id="3643" w:author="作成者"/>
                            </w:trPr>
                            <w:tc>
                              <w:tcPr>
                                <w:tcW w:w="704" w:type="dxa"/>
                              </w:tcPr>
                              <w:p w14:paraId="719D2A26" w14:textId="77777777" w:rsidR="007B5626" w:rsidRPr="00FF5991" w:rsidRDefault="007B5626" w:rsidP="00455654">
                                <w:pPr>
                                  <w:pStyle w:val="af0"/>
                                  <w:jc w:val="left"/>
                                  <w:rPr>
                                    <w:ins w:id="3644" w:author="作成者"/>
                                  </w:rPr>
                                </w:pPr>
                                <w:ins w:id="3645" w:author="作成者">
                                  <w:r w:rsidRPr="00FF5991">
                                    <w:rPr>
                                      <w:rFonts w:hint="eastAsia"/>
                                    </w:rPr>
                                    <w:t>4</w:t>
                                  </w:r>
                                </w:ins>
                              </w:p>
                            </w:tc>
                            <w:tc>
                              <w:tcPr>
                                <w:tcW w:w="1291" w:type="dxa"/>
                              </w:tcPr>
                              <w:p w14:paraId="3566DF07" w14:textId="77777777" w:rsidR="007B5626" w:rsidRPr="00FF5991" w:rsidRDefault="007B5626" w:rsidP="00455654">
                                <w:pPr>
                                  <w:pStyle w:val="af0"/>
                                  <w:jc w:val="left"/>
                                  <w:rPr>
                                    <w:ins w:id="3646" w:author="作成者"/>
                                  </w:rPr>
                                </w:pPr>
                                <w:proofErr w:type="spellStart"/>
                                <w:ins w:id="3647" w:author="作成者">
                                  <w:r w:rsidRPr="00FF5991">
                                    <w:rPr>
                                      <w:rFonts w:hint="eastAsia"/>
                                    </w:rPr>
                                    <w:t>V</w:t>
                                  </w:r>
                                  <w:r w:rsidRPr="00FF5991">
                                    <w:t>AR_hoge</w:t>
                                  </w:r>
                                  <w:proofErr w:type="spellEnd"/>
                                </w:ins>
                              </w:p>
                            </w:tc>
                            <w:tc>
                              <w:tcPr>
                                <w:tcW w:w="1291" w:type="dxa"/>
                              </w:tcPr>
                              <w:p w14:paraId="4686E6AF" w14:textId="77777777" w:rsidR="007B5626" w:rsidRPr="00FF5991" w:rsidRDefault="007B5626" w:rsidP="00455654">
                                <w:pPr>
                                  <w:pStyle w:val="af0"/>
                                  <w:jc w:val="left"/>
                                  <w:rPr>
                                    <w:ins w:id="3648" w:author="作成者"/>
                                  </w:rPr>
                                </w:pPr>
                                <w:ins w:id="3649" w:author="作成者">
                                  <w:r w:rsidRPr="00FF5991">
                                    <w:rPr>
                                      <w:rFonts w:hint="eastAsia"/>
                                    </w:rPr>
                                    <w:t>OFF</w:t>
                                  </w:r>
                                </w:ins>
                              </w:p>
                            </w:tc>
                            <w:tc>
                              <w:tcPr>
                                <w:tcW w:w="1291" w:type="dxa"/>
                              </w:tcPr>
                              <w:p w14:paraId="404CAAEE" w14:textId="77777777" w:rsidR="007B5626" w:rsidRPr="00FF5991" w:rsidRDefault="007B5626" w:rsidP="00455654">
                                <w:pPr>
                                  <w:pStyle w:val="af0"/>
                                  <w:jc w:val="left"/>
                                  <w:rPr>
                                    <w:ins w:id="3650" w:author="作成者"/>
                                  </w:rPr>
                                </w:pPr>
                                <w:ins w:id="3651" w:author="作成者">
                                  <w:r w:rsidRPr="00FF5991">
                                    <w:rPr>
                                      <w:rFonts w:hint="eastAsia"/>
                                    </w:rPr>
                                    <w:t>[1].NAME</w:t>
                                  </w:r>
                                </w:ins>
                              </w:p>
                            </w:tc>
                            <w:tc>
                              <w:tcPr>
                                <w:tcW w:w="1253" w:type="dxa"/>
                              </w:tcPr>
                              <w:p w14:paraId="584640C1" w14:textId="0A210818" w:rsidR="007B5626" w:rsidRPr="00F1621F" w:rsidRDefault="007B5626" w:rsidP="00455654">
                                <w:pPr>
                                  <w:pStyle w:val="af0"/>
                                  <w:jc w:val="left"/>
                                  <w:rPr>
                                    <w:ins w:id="3652" w:author="作成者"/>
                                    <w:sz w:val="12"/>
                                  </w:rPr>
                                </w:pPr>
                                <w:r w:rsidRPr="00F1621F">
                                  <w:rPr>
                                    <w:rFonts w:hint="eastAsia"/>
                                    <w:sz w:val="12"/>
                                  </w:rPr>
                                  <w:t>No input required</w:t>
                                </w:r>
                              </w:p>
                            </w:tc>
                            <w:tc>
                              <w:tcPr>
                                <w:tcW w:w="1273" w:type="dxa"/>
                              </w:tcPr>
                              <w:p w14:paraId="1A2F1338" w14:textId="77777777" w:rsidR="007B5626" w:rsidRPr="00FF5991" w:rsidRDefault="007B5626" w:rsidP="00455654">
                                <w:pPr>
                                  <w:pStyle w:val="af0"/>
                                  <w:jc w:val="left"/>
                                  <w:rPr>
                                    <w:ins w:id="3653" w:author="作成者"/>
                                    <w:sz w:val="20"/>
                                    <w:szCs w:val="20"/>
                                  </w:rPr>
                                </w:pPr>
                                <w:proofErr w:type="spellStart"/>
                                <w:ins w:id="3654" w:author="作成者">
                                  <w:r w:rsidRPr="00FF5991">
                                    <w:rPr>
                                      <w:rFonts w:hint="eastAsia"/>
                                      <w:sz w:val="20"/>
                                      <w:szCs w:val="20"/>
                                    </w:rPr>
                                    <w:t>suzuki</w:t>
                                  </w:r>
                                  <w:proofErr w:type="spellEnd"/>
                                </w:ins>
                              </w:p>
                            </w:tc>
                          </w:tr>
                          <w:tr w:rsidR="007B5626" w14:paraId="08B24519" w14:textId="77777777" w:rsidTr="00455654">
                            <w:trPr>
                              <w:jc w:val="center"/>
                              <w:ins w:id="3655" w:author="作成者"/>
                            </w:trPr>
                            <w:tc>
                              <w:tcPr>
                                <w:tcW w:w="704" w:type="dxa"/>
                              </w:tcPr>
                              <w:p w14:paraId="0FE0941A" w14:textId="77777777" w:rsidR="007B5626" w:rsidRPr="00084418" w:rsidRDefault="007B5626" w:rsidP="00455654">
                                <w:pPr>
                                  <w:pStyle w:val="af0"/>
                                  <w:jc w:val="left"/>
                                  <w:rPr>
                                    <w:ins w:id="3656" w:author="作成者"/>
                                    <w:color w:val="FF0000"/>
                                  </w:rPr>
                                </w:pPr>
                                <w:ins w:id="3657" w:author="作成者">
                                  <w:r>
                                    <w:rPr>
                                      <w:rFonts w:hint="eastAsia"/>
                                      <w:color w:val="FF0000"/>
                                    </w:rPr>
                                    <w:t>5</w:t>
                                  </w:r>
                                </w:ins>
                              </w:p>
                            </w:tc>
                            <w:tc>
                              <w:tcPr>
                                <w:tcW w:w="1291" w:type="dxa"/>
                              </w:tcPr>
                              <w:p w14:paraId="359E6D42" w14:textId="77777777" w:rsidR="007B5626" w:rsidRPr="00084418" w:rsidRDefault="007B5626" w:rsidP="00455654">
                                <w:pPr>
                                  <w:pStyle w:val="af0"/>
                                  <w:jc w:val="left"/>
                                  <w:rPr>
                                    <w:ins w:id="3658" w:author="作成者"/>
                                    <w:color w:val="FF0000"/>
                                  </w:rPr>
                                </w:pPr>
                                <w:proofErr w:type="spellStart"/>
                                <w:ins w:id="3659" w:author="作成者">
                                  <w:r>
                                    <w:rPr>
                                      <w:rFonts w:hint="eastAsia"/>
                                      <w:color w:val="FF0000"/>
                                    </w:rPr>
                                    <w:t>VAR_hoge</w:t>
                                  </w:r>
                                  <w:proofErr w:type="spellEnd"/>
                                </w:ins>
                              </w:p>
                            </w:tc>
                            <w:tc>
                              <w:tcPr>
                                <w:tcW w:w="1291" w:type="dxa"/>
                              </w:tcPr>
                              <w:p w14:paraId="19D23F37" w14:textId="77777777" w:rsidR="007B5626" w:rsidRPr="00FF5991" w:rsidRDefault="007B5626" w:rsidP="00455654">
                                <w:pPr>
                                  <w:pStyle w:val="af0"/>
                                  <w:jc w:val="left"/>
                                  <w:rPr>
                                    <w:ins w:id="3660" w:author="作成者"/>
                                    <w:color w:val="FF0000"/>
                                  </w:rPr>
                                </w:pPr>
                                <w:ins w:id="3661" w:author="作成者">
                                  <w:r w:rsidRPr="00FF5991">
                                    <w:rPr>
                                      <w:rFonts w:hint="eastAsia"/>
                                      <w:color w:val="FF0000"/>
                                    </w:rPr>
                                    <w:t>OFF</w:t>
                                  </w:r>
                                </w:ins>
                              </w:p>
                            </w:tc>
                            <w:tc>
                              <w:tcPr>
                                <w:tcW w:w="1291" w:type="dxa"/>
                              </w:tcPr>
                              <w:p w14:paraId="31CFEA56" w14:textId="77777777" w:rsidR="007B5626" w:rsidRPr="00FF5991" w:rsidRDefault="007B5626" w:rsidP="00455654">
                                <w:pPr>
                                  <w:pStyle w:val="af0"/>
                                  <w:jc w:val="left"/>
                                  <w:rPr>
                                    <w:ins w:id="3662" w:author="作成者"/>
                                    <w:color w:val="FF0000"/>
                                  </w:rPr>
                                </w:pPr>
                                <w:ins w:id="3663" w:author="作成者">
                                  <w:r w:rsidRPr="00FF5991">
                                    <w:rPr>
                                      <w:rFonts w:hint="eastAsia"/>
                                      <w:color w:val="FF0000"/>
                                    </w:rPr>
                                    <w:t>[2].IP</w:t>
                                  </w:r>
                                </w:ins>
                              </w:p>
                            </w:tc>
                            <w:tc>
                              <w:tcPr>
                                <w:tcW w:w="1253" w:type="dxa"/>
                              </w:tcPr>
                              <w:p w14:paraId="105DB86A" w14:textId="2CB17639" w:rsidR="007B5626" w:rsidRPr="00F1621F" w:rsidRDefault="007B5626" w:rsidP="00455654">
                                <w:pPr>
                                  <w:pStyle w:val="af0"/>
                                  <w:jc w:val="left"/>
                                  <w:rPr>
                                    <w:ins w:id="3664" w:author="作成者"/>
                                    <w:color w:val="FF0000"/>
                                    <w:sz w:val="12"/>
                                  </w:rPr>
                                </w:pPr>
                                <w:r w:rsidRPr="00F1621F">
                                  <w:rPr>
                                    <w:rFonts w:hint="eastAsia"/>
                                    <w:sz w:val="12"/>
                                  </w:rPr>
                                  <w:t>No input required</w:t>
                                </w:r>
                              </w:p>
                            </w:tc>
                            <w:tc>
                              <w:tcPr>
                                <w:tcW w:w="1273" w:type="dxa"/>
                              </w:tcPr>
                              <w:p w14:paraId="767885CF" w14:textId="77777777" w:rsidR="007B5626" w:rsidRPr="00FF5991" w:rsidRDefault="007B5626" w:rsidP="00455654">
                                <w:pPr>
                                  <w:pStyle w:val="af0"/>
                                  <w:jc w:val="left"/>
                                  <w:rPr>
                                    <w:ins w:id="3665" w:author="作成者"/>
                                    <w:color w:val="FF0000"/>
                                    <w:sz w:val="20"/>
                                    <w:szCs w:val="20"/>
                                  </w:rPr>
                                </w:pPr>
                                <w:ins w:id="3666" w:author="作成者">
                                  <w:r w:rsidRPr="00FF5991">
                                    <w:rPr>
                                      <w:color w:val="FF0000"/>
                                      <w:sz w:val="20"/>
                                      <w:szCs w:val="20"/>
                                    </w:rPr>
                                    <w:t>192.168.1.3</w:t>
                                  </w:r>
                                </w:ins>
                              </w:p>
                            </w:tc>
                          </w:tr>
                          <w:tr w:rsidR="007B5626" w14:paraId="109603C5" w14:textId="77777777" w:rsidTr="00455654">
                            <w:trPr>
                              <w:jc w:val="center"/>
                              <w:ins w:id="3667" w:author="作成者"/>
                            </w:trPr>
                            <w:tc>
                              <w:tcPr>
                                <w:tcW w:w="704" w:type="dxa"/>
                              </w:tcPr>
                              <w:p w14:paraId="3A117CF7" w14:textId="77777777" w:rsidR="007B5626" w:rsidRPr="00084418" w:rsidRDefault="007B5626" w:rsidP="00455654">
                                <w:pPr>
                                  <w:pStyle w:val="af0"/>
                                  <w:jc w:val="left"/>
                                  <w:rPr>
                                    <w:ins w:id="3668" w:author="作成者"/>
                                    <w:color w:val="FF0000"/>
                                  </w:rPr>
                                </w:pPr>
                                <w:ins w:id="3669" w:author="作成者">
                                  <w:r>
                                    <w:rPr>
                                      <w:rFonts w:hint="eastAsia"/>
                                      <w:color w:val="FF0000"/>
                                    </w:rPr>
                                    <w:t>6</w:t>
                                  </w:r>
                                </w:ins>
                              </w:p>
                            </w:tc>
                            <w:tc>
                              <w:tcPr>
                                <w:tcW w:w="1291" w:type="dxa"/>
                              </w:tcPr>
                              <w:p w14:paraId="4BF3E200" w14:textId="77777777" w:rsidR="007B5626" w:rsidRPr="00084418" w:rsidRDefault="007B5626" w:rsidP="00455654">
                                <w:pPr>
                                  <w:pStyle w:val="af0"/>
                                  <w:jc w:val="left"/>
                                  <w:rPr>
                                    <w:ins w:id="3670" w:author="作成者"/>
                                    <w:color w:val="FF0000"/>
                                  </w:rPr>
                                </w:pPr>
                                <w:proofErr w:type="spellStart"/>
                                <w:ins w:id="3671" w:author="作成者">
                                  <w:r>
                                    <w:rPr>
                                      <w:rFonts w:hint="eastAsia"/>
                                      <w:color w:val="FF0000"/>
                                    </w:rPr>
                                    <w:t>VAR_hoge</w:t>
                                  </w:r>
                                  <w:proofErr w:type="spellEnd"/>
                                </w:ins>
                              </w:p>
                            </w:tc>
                            <w:tc>
                              <w:tcPr>
                                <w:tcW w:w="1291" w:type="dxa"/>
                              </w:tcPr>
                              <w:p w14:paraId="663204C5" w14:textId="77777777" w:rsidR="007B5626" w:rsidRPr="00FF5991" w:rsidRDefault="007B5626" w:rsidP="00455654">
                                <w:pPr>
                                  <w:pStyle w:val="af0"/>
                                  <w:jc w:val="left"/>
                                  <w:rPr>
                                    <w:ins w:id="3672" w:author="作成者"/>
                                    <w:color w:val="FF0000"/>
                                  </w:rPr>
                                </w:pPr>
                                <w:ins w:id="3673" w:author="作成者">
                                  <w:r w:rsidRPr="00FF5991">
                                    <w:rPr>
                                      <w:rFonts w:hint="eastAsia"/>
                                      <w:color w:val="FF0000"/>
                                    </w:rPr>
                                    <w:t>OFF</w:t>
                                  </w:r>
                                </w:ins>
                              </w:p>
                            </w:tc>
                            <w:tc>
                              <w:tcPr>
                                <w:tcW w:w="1291" w:type="dxa"/>
                              </w:tcPr>
                              <w:p w14:paraId="27EDF38D" w14:textId="77777777" w:rsidR="007B5626" w:rsidRPr="00FF5991" w:rsidRDefault="007B5626" w:rsidP="00455654">
                                <w:pPr>
                                  <w:pStyle w:val="af0"/>
                                  <w:jc w:val="left"/>
                                  <w:rPr>
                                    <w:ins w:id="3674" w:author="作成者"/>
                                    <w:color w:val="FF0000"/>
                                  </w:rPr>
                                </w:pPr>
                                <w:ins w:id="3675" w:author="作成者">
                                  <w:r w:rsidRPr="00FF5991">
                                    <w:rPr>
                                      <w:rFonts w:hint="eastAsia"/>
                                      <w:color w:val="FF0000"/>
                                    </w:rPr>
                                    <w:t>[2].NAME</w:t>
                                  </w:r>
                                </w:ins>
                              </w:p>
                            </w:tc>
                            <w:tc>
                              <w:tcPr>
                                <w:tcW w:w="1253" w:type="dxa"/>
                              </w:tcPr>
                              <w:p w14:paraId="6EA536F8" w14:textId="40AF0F03" w:rsidR="007B5626" w:rsidRPr="00F1621F" w:rsidRDefault="007B5626" w:rsidP="00455654">
                                <w:pPr>
                                  <w:pStyle w:val="af0"/>
                                  <w:jc w:val="left"/>
                                  <w:rPr>
                                    <w:ins w:id="3676" w:author="作成者"/>
                                    <w:color w:val="FF0000"/>
                                    <w:sz w:val="12"/>
                                  </w:rPr>
                                </w:pPr>
                                <w:r w:rsidRPr="00F1621F">
                                  <w:rPr>
                                    <w:rFonts w:hint="eastAsia"/>
                                    <w:sz w:val="12"/>
                                  </w:rPr>
                                  <w:t>No input required</w:t>
                                </w:r>
                              </w:p>
                            </w:tc>
                            <w:tc>
                              <w:tcPr>
                                <w:tcW w:w="1273" w:type="dxa"/>
                              </w:tcPr>
                              <w:p w14:paraId="533AC4A0" w14:textId="77777777" w:rsidR="007B5626" w:rsidRPr="00FF5991" w:rsidRDefault="007B5626" w:rsidP="00455654">
                                <w:pPr>
                                  <w:pStyle w:val="af0"/>
                                  <w:jc w:val="left"/>
                                  <w:rPr>
                                    <w:ins w:id="3677" w:author="作成者"/>
                                    <w:color w:val="FF0000"/>
                                    <w:sz w:val="20"/>
                                    <w:szCs w:val="20"/>
                                  </w:rPr>
                                </w:pPr>
                                <w:proofErr w:type="spellStart"/>
                                <w:ins w:id="3678" w:author="作成者">
                                  <w:r w:rsidRPr="00FF5991">
                                    <w:rPr>
                                      <w:rFonts w:hint="eastAsia"/>
                                      <w:color w:val="FF0000"/>
                                      <w:sz w:val="20"/>
                                      <w:szCs w:val="20"/>
                                    </w:rPr>
                                    <w:t>tanaka</w:t>
                                  </w:r>
                                  <w:proofErr w:type="spellEnd"/>
                                </w:ins>
                              </w:p>
                            </w:tc>
                          </w:tr>
                        </w:tbl>
                        <w:p w14:paraId="661B67A4" w14:textId="77777777" w:rsidR="007B5626" w:rsidRDefault="007B5626" w:rsidP="00366ECC">
                          <w:pPr>
                            <w:jc w:val="left"/>
                            <w:rPr>
                              <w:ins w:id="3679" w:author="作成者"/>
                              <w:sz w:val="20"/>
                              <w:szCs w:val="20"/>
                            </w:rPr>
                          </w:pPr>
                        </w:p>
                        <w:p w14:paraId="4463FEEE" w14:textId="77777777" w:rsidR="007B5626" w:rsidRPr="00D464F6" w:rsidRDefault="007B5626" w:rsidP="00366ECC">
                          <w:pPr>
                            <w:jc w:val="left"/>
                            <w:rPr>
                              <w:ins w:id="3680" w:author="作成者"/>
                              <w:b/>
                              <w:sz w:val="20"/>
                              <w:szCs w:val="20"/>
                            </w:rPr>
                          </w:pPr>
                          <w:ins w:id="3681" w:author="作成者">
                            <w:r>
                              <w:rPr>
                                <w:rFonts w:hint="eastAsia"/>
                                <w:sz w:val="20"/>
                                <w:szCs w:val="20"/>
                              </w:rPr>
                              <w:t xml:space="preserve">　</w:t>
                            </w:r>
                            <w:r>
                              <w:rPr>
                                <w:sz w:val="20"/>
                                <w:szCs w:val="20"/>
                              </w:rPr>
                              <w:t xml:space="preserve">　　　　　</w:t>
                            </w:r>
                          </w:ins>
                        </w:p>
                        <w:p w14:paraId="4B37D012" w14:textId="77777777" w:rsidR="007B5626" w:rsidRPr="003177F7" w:rsidRDefault="007B5626" w:rsidP="00366ECC">
                          <w:pPr>
                            <w:jc w:val="left"/>
                            <w:rPr>
                              <w:ins w:id="3682" w:author="作成者"/>
                              <w:sz w:val="20"/>
                              <w:szCs w:val="20"/>
                            </w:rPr>
                          </w:pPr>
                        </w:p>
                      </w:txbxContent>
                    </v:textbox>
                  </v:shape>
                  <v:shape id="下矢印 32" o:spid="_x0000_s1218" type="#_x0000_t67" style="position:absolute;left:1143;top:5583;width:4000;height:383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" adj="20475" fillcolor="#0057c9 [2425]" strokecolor="#003c8c [2905]" strokeweight="2pt"/>
                  <v:group id="グループ化 33" o:spid="_x0000_s1219" style="position:absolute;left:4762;top:28815;width:28156;height:1865" coordorigin="95,14733" coordsize="28161,1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roundrect id="角丸四角形 34" o:spid="_x0000_s1220" style="position:absolute;left:7301;top:14790;width:20955;height:14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" fillcolor="white [3212]" strokecolor="#508035 [2422]" strokeweight="2pt">
                      <v:shadow on="t" color="black" opacity="26214f" origin="-.5,-.5" offset=".74836mm,.74836mm"/>
                      <v:textbox inset="1mm,0,0,0">
                        <w:txbxContent>
                          <w:p w14:paraId="309E15EA" w14:textId="03F63F70" w:rsidR="007B5626" w:rsidRDefault="007B5626" w:rsidP="00366ECC">
                            <w:pPr>
                              <w:pStyle w:val="Web"/>
                              <w:rPr>
                                <w:ins w:id="3683" w:author="作成者"/>
                              </w:rPr>
                            </w:pPr>
                            <w:ins w:id="3684" w:author="作成者">
                              <w:r>
                                <w:rPr>
                                  <w:rFonts w:cs="Times New Roman" w:hint="eastAsia"/>
                                  <w:b/>
                                  <w:bCs/>
                                  <w:color w:val="325121"/>
                                  <w:sz w:val="20"/>
                                  <w:szCs w:val="20"/>
                                </w:rPr>
                                <w:t xml:space="preserve">⑬ </w:t>
                              </w:r>
                            </w:ins>
                            <w:r>
                              <w:rPr>
                                <w:rFonts w:cs="Times New Roman" w:hint="eastAsia"/>
                                <w:b/>
                                <w:bCs/>
                                <w:color w:val="325121"/>
                                <w:sz w:val="20"/>
                                <w:szCs w:val="20"/>
                              </w:rPr>
                              <w:t>Configure Variable values</w:t>
                            </w:r>
                          </w:p>
                        </w:txbxContent>
                      </v:textbox>
                    </v:roundrect>
                    <v:shape id="下矢印 35" o:spid="_x0000_s1221" type="#_x0000_t67" style="position:absolute;left:2496;top:12332;width:1866;height:666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" adj="19460" fillcolor="#518135" strokecolor="#508035 [2422]" strokeweight="2pt">
                      <v:fill opacity="52428f"/>
                    </v:shape>
                  </v:group>
                  <v:roundrect id="角丸四角形 36" o:spid="_x0000_s1222" style="position:absolute;left:1141;top:4670;width:26352;height:25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" fillcolor="white [3201]" strokecolor="#003c8c [2905]" strokeweight="2pt">
                    <v:shadow on="t" color="black" opacity="26214f" origin="-.5,-.5" offset=".74836mm,.74836mm"/>
                    <v:textbox inset="1mm,0,0,0">
                      <w:txbxContent>
                        <w:p w14:paraId="21C639FA" w14:textId="6566B9C1" w:rsidR="007B5626" w:rsidRPr="00982EAC" w:rsidRDefault="007B5626" w:rsidP="00366ECC">
                          <w:pPr>
                            <w:jc w:val="left"/>
                            <w:rPr>
                              <w:ins w:id="3685" w:author="作成者"/>
                              <w:b/>
                              <w:color w:val="003C8A" w:themeColor="accent6" w:themeTint="E6"/>
                              <w:sz w:val="20"/>
                              <w:szCs w:val="20"/>
                            </w:rPr>
                          </w:pPr>
                          <w:ins w:id="3686" w:author="作成者">
                            <w:r>
                              <w:rPr>
                                <w:rFonts w:hint="eastAsia"/>
                                <w:b/>
                                <w:color w:val="003C8A" w:themeColor="accent6" w:themeTint="E6"/>
                                <w:sz w:val="20"/>
                                <w:szCs w:val="20"/>
                              </w:rPr>
                              <w:t>⑥</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Register Module file</w:t>
                          </w:r>
                        </w:p>
                      </w:txbxContent>
                    </v:textbox>
                  </v:roundrect>
                  <w10:wrap type="topAndBottom"/>
                </v:group>
              </w:pict>
            </mc:Fallback>
          </mc:AlternateContent>
        </w:r>
        <w:r w:rsidR="008935AD" w:rsidRPr="00C72BA6">
          <w:rPr>
            <w:noProof/>
          </w:rPr>
          <mc:AlternateContent>
            <mc:Choice Requires="wpg">
              <w:drawing>
                <wp:anchor distT="0" distB="0" distL="114300" distR="114300" simplePos="0" relativeHeight="251824128" behindDoc="0" locked="0" layoutInCell="1" allowOverlap="1" wp14:anchorId="71874C52" wp14:editId="33CD1AA9">
                  <wp:simplePos x="0" y="0"/>
                  <wp:positionH relativeFrom="column">
                    <wp:posOffset>798830</wp:posOffset>
                  </wp:positionH>
                  <wp:positionV relativeFrom="paragraph">
                    <wp:posOffset>2212975</wp:posOffset>
                  </wp:positionV>
                  <wp:extent cx="4173220" cy="352425"/>
                  <wp:effectExtent l="19050" t="38100" r="113030" b="104775"/>
                  <wp:wrapTopAndBottom/>
                  <wp:docPr id="515" name="グループ化 515"/>
                  <wp:cNvGraphicFramePr/>
                  <a:graphic xmlns:a="http://schemas.openxmlformats.org/drawingml/2006/main">
                    <a:graphicData uri="http://schemas.microsoft.com/office/word/2010/wordprocessingGroup">
                      <wpg:wgp>
                        <wpg:cNvGrpSpPr/>
                        <wpg:grpSpPr>
                          <a:xfrm>
                            <a:off x="0" y="0"/>
                            <a:ext cx="4173220" cy="352425"/>
                            <a:chOff x="619803" y="778489"/>
                            <a:chExt cx="2816108" cy="286040"/>
                          </a:xfrm>
                        </wpg:grpSpPr>
                        <wps:wsp>
                          <wps:cNvPr id="516" name="角丸四角形 516"/>
                          <wps:cNvSpPr/>
                          <wps:spPr>
                            <a:xfrm>
                              <a:off x="1340396" y="802792"/>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1A554E1" w14:textId="1E05538C" w:rsidR="007B5626" w:rsidRPr="003D76E0" w:rsidRDefault="007B5626" w:rsidP="00366ECC">
                                <w:pPr>
                                  <w:jc w:val="left"/>
                                  <w:rPr>
                                    <w:ins w:id="3687" w:author="作成者"/>
                                    <w:b/>
                                    <w:color w:val="325121" w:themeColor="accent3" w:themeTint="E6"/>
                                    <w:sz w:val="20"/>
                                    <w:szCs w:val="20"/>
                                  </w:rPr>
                                </w:pPr>
                                <w:ins w:id="3688" w:author="作成者">
                                  <w:r>
                                    <w:rPr>
                                      <w:rFonts w:hint="eastAsia"/>
                                      <w:b/>
                                      <w:color w:val="325121" w:themeColor="accent3" w:themeTint="E6"/>
                                      <w:sz w:val="20"/>
                                      <w:szCs w:val="20"/>
                                    </w:rPr>
                                    <w:t>⑫</w:t>
                                  </w:r>
                                  <w:r w:rsidRPr="003D76E0">
                                    <w:rPr>
                                      <w:rFonts w:hint="eastAsia"/>
                                      <w:b/>
                                      <w:color w:val="325121" w:themeColor="accent3" w:themeTint="E6"/>
                                      <w:sz w:val="20"/>
                                      <w:szCs w:val="20"/>
                                    </w:rPr>
                                    <w:t xml:space="preserve"> </w:t>
                                  </w:r>
                                </w:ins>
                                <w:r>
                                  <w:rPr>
                                    <w:rFonts w:hint="eastAsia"/>
                                    <w:b/>
                                    <w:color w:val="325121" w:themeColor="accent3" w:themeTint="E6"/>
                                    <w:sz w:val="20"/>
                                    <w:szCs w:val="20"/>
                                  </w:rPr>
                                  <w:t>Configure maximum amount of repetitions</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517" name="下矢印 517"/>
                          <wps:cNvSpPr/>
                          <wps:spPr>
                            <a:xfrm rot="5400000">
                              <a:off x="810180" y="588112"/>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1874C52" id="グループ化 515" o:spid="_x0000_s1223" style="position:absolute;left:0;text-align:left;margin-left:62.9pt;margin-top:174.25pt;width:328.6pt;height:27.75pt;z-index:251824128;mso-position-horizontal-relative:text;mso-position-vertical-relative:text;mso-width-relative:margin;mso-height-relative:margin" coordorigin="6198,7784" coordsize="28161,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">
                  <v:roundrect id="角丸四角形 516" o:spid="_x0000_s1224" style="position:absolute;left:13403;top:8027;width:209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" fillcolor="white [3212]" strokecolor="#508035 [2422]" strokeweight="2pt">
                    <v:shadow on="t" color="black" opacity="26214f" origin="-.5,-.5" offset=".74836mm,.74836mm"/>
                    <v:textbox inset="1mm,0,0,0">
                      <w:txbxContent>
                        <w:p w14:paraId="61A554E1" w14:textId="1E05538C" w:rsidR="007B5626" w:rsidRPr="003D76E0" w:rsidRDefault="007B5626" w:rsidP="00366ECC">
                          <w:pPr>
                            <w:jc w:val="left"/>
                            <w:rPr>
                              <w:ins w:id="3689" w:author="作成者"/>
                              <w:b/>
                              <w:color w:val="325121" w:themeColor="accent3" w:themeTint="E6"/>
                              <w:sz w:val="20"/>
                              <w:szCs w:val="20"/>
                            </w:rPr>
                          </w:pPr>
                          <w:ins w:id="3690" w:author="作成者">
                            <w:r>
                              <w:rPr>
                                <w:rFonts w:hint="eastAsia"/>
                                <w:b/>
                                <w:color w:val="325121" w:themeColor="accent3" w:themeTint="E6"/>
                                <w:sz w:val="20"/>
                                <w:szCs w:val="20"/>
                              </w:rPr>
                              <w:t>⑫</w:t>
                            </w:r>
                            <w:r w:rsidRPr="003D76E0">
                              <w:rPr>
                                <w:rFonts w:hint="eastAsia"/>
                                <w:b/>
                                <w:color w:val="325121" w:themeColor="accent3" w:themeTint="E6"/>
                                <w:sz w:val="20"/>
                                <w:szCs w:val="20"/>
                              </w:rPr>
                              <w:t xml:space="preserve"> </w:t>
                            </w:r>
                          </w:ins>
                          <w:r>
                            <w:rPr>
                              <w:rFonts w:hint="eastAsia"/>
                              <w:b/>
                              <w:color w:val="325121" w:themeColor="accent3" w:themeTint="E6"/>
                              <w:sz w:val="20"/>
                              <w:szCs w:val="20"/>
                            </w:rPr>
                            <w:t>Configure maximum amount of repetitions</w:t>
                          </w:r>
                        </w:p>
                      </w:txbxContent>
                    </v:textbox>
                  </v:roundrect>
                  <v:shape id="下矢印 517" o:spid="_x0000_s1225" type="#_x0000_t67" style="position:absolute;left:8101;top:5881;width:2861;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" adj="18321" fillcolor="#518135" strokecolor="#508035 [2422]" strokeweight="2pt">
                    <v:fill opacity="52428f"/>
                  </v:shape>
                  <w10:wrap type="topAndBottom"/>
                </v:group>
              </w:pict>
            </mc:Fallback>
          </mc:AlternateContent>
        </w:r>
      </w:ins>
      <w:r w:rsidR="008935AD">
        <w:t xml:space="preserve">Increase amount of maximum amount of repetitions. </w:t>
      </w:r>
    </w:p>
    <w:p w14:paraId="7B8DFDC7" w14:textId="6D701D16" w:rsidR="00366ECC" w:rsidRDefault="00366ECC" w:rsidP="00366ECC">
      <w:pPr>
        <w:pStyle w:val="a9"/>
        <w:ind w:leftChars="0" w:left="1588"/>
        <w:rPr>
          <w:ins w:id="3691" w:author="作成者"/>
        </w:rPr>
      </w:pPr>
    </w:p>
    <w:p w14:paraId="114DB475" w14:textId="2667C7F2" w:rsidR="00366ECC" w:rsidRDefault="00366ECC" w:rsidP="00366ECC">
      <w:pPr>
        <w:pStyle w:val="a9"/>
        <w:ind w:leftChars="0" w:left="1588"/>
        <w:rPr>
          <w:ins w:id="3692" w:author="作成者"/>
        </w:rPr>
      </w:pPr>
      <w:ins w:id="3693" w:author="作成者">
        <w:r w:rsidRPr="00C72BA6">
          <w:rPr>
            <w:noProof/>
          </w:rPr>
          <w:lastRenderedPageBreak/>
          <mc:AlternateContent>
            <mc:Choice Requires="wpg">
              <w:drawing>
                <wp:anchor distT="0" distB="0" distL="114300" distR="114300" simplePos="0" relativeHeight="251819008" behindDoc="0" locked="0" layoutInCell="1" allowOverlap="1" wp14:anchorId="6EFF2E0D" wp14:editId="042E6BDE">
                  <wp:simplePos x="0" y="0"/>
                  <wp:positionH relativeFrom="column">
                    <wp:posOffset>575945</wp:posOffset>
                  </wp:positionH>
                  <wp:positionV relativeFrom="paragraph">
                    <wp:posOffset>2540</wp:posOffset>
                  </wp:positionV>
                  <wp:extent cx="5991225" cy="2561590"/>
                  <wp:effectExtent l="0" t="0" r="28575" b="10160"/>
                  <wp:wrapTopAndBottom/>
                  <wp:docPr id="37" name="グループ化 37"/>
                  <wp:cNvGraphicFramePr/>
                  <a:graphic xmlns:a="http://schemas.openxmlformats.org/drawingml/2006/main">
                    <a:graphicData uri="http://schemas.microsoft.com/office/word/2010/wordprocessingGroup">
                      <wpg:wgp>
                        <wpg:cNvGrpSpPr/>
                        <wpg:grpSpPr>
                          <a:xfrm>
                            <a:off x="0" y="0"/>
                            <a:ext cx="5991225" cy="2561590"/>
                            <a:chOff x="-9703" y="454803"/>
                            <a:chExt cx="5991225" cy="1755339"/>
                          </a:xfrm>
                        </wpg:grpSpPr>
                        <wps:wsp>
                          <wps:cNvPr id="38" name="フローチャート: 処理 38"/>
                          <wps:cNvSpPr/>
                          <wps:spPr>
                            <a:xfrm>
                              <a:off x="-9703" y="454803"/>
                              <a:ext cx="5991225" cy="1755339"/>
                            </a:xfrm>
                            <a:prstGeom prst="flowChartProcess">
                              <a:avLst/>
                            </a:prstGeom>
                            <a:solidFill>
                              <a:schemeClr val="bg1">
                                <a:lumMod val="95000"/>
                              </a:schemeClr>
                            </a:solidFill>
                            <a:ln>
                              <a:solidFill>
                                <a:schemeClr val="bg1">
                                  <a:lumMod val="85000"/>
                                </a:schemeClr>
                              </a:solidFill>
                            </a:ln>
                          </wps:spPr>
                          <wps:style>
                            <a:lnRef idx="2">
                              <a:schemeClr val="dk1"/>
                            </a:lnRef>
                            <a:fillRef idx="1">
                              <a:schemeClr val="lt1"/>
                            </a:fillRef>
                            <a:effectRef idx="0">
                              <a:schemeClr val="dk1"/>
                            </a:effectRef>
                            <a:fontRef idx="minor">
                              <a:schemeClr val="dk1"/>
                            </a:fontRef>
                          </wps:style>
                          <wps:txbx>
                            <w:txbxContent>
                              <w:p w14:paraId="4C18ACE9" w14:textId="77777777" w:rsidR="007B5626" w:rsidRDefault="007B5626" w:rsidP="00366ECC">
                                <w:pPr>
                                  <w:jc w:val="left"/>
                                  <w:rPr>
                                    <w:ins w:id="3694" w:author="作成者"/>
                                    <w:sz w:val="20"/>
                                    <w:szCs w:val="20"/>
                                  </w:rPr>
                                </w:pPr>
                              </w:p>
                              <w:p w14:paraId="69AE3791" w14:textId="77777777" w:rsidR="007B5626" w:rsidRDefault="007B5626" w:rsidP="00366ECC">
                                <w:pPr>
                                  <w:jc w:val="left"/>
                                  <w:rPr>
                                    <w:ins w:id="3695" w:author="作成者"/>
                                    <w:sz w:val="20"/>
                                    <w:szCs w:val="20"/>
                                  </w:rPr>
                                </w:pPr>
                              </w:p>
                              <w:p w14:paraId="5B96961B" w14:textId="77777777" w:rsidR="007B5626" w:rsidRDefault="007B5626" w:rsidP="00366ECC">
                                <w:pPr>
                                  <w:jc w:val="left"/>
                                  <w:rPr>
                                    <w:ins w:id="3696" w:author="作成者"/>
                                    <w:sz w:val="20"/>
                                    <w:szCs w:val="20"/>
                                  </w:rPr>
                                </w:pPr>
                              </w:p>
                              <w:p w14:paraId="3B09813F" w14:textId="77777777" w:rsidR="007B5626" w:rsidRDefault="007B5626" w:rsidP="00366ECC">
                                <w:pPr>
                                  <w:jc w:val="left"/>
                                  <w:rPr>
                                    <w:ins w:id="3697" w:author="作成者"/>
                                    <w:sz w:val="20"/>
                                    <w:szCs w:val="20"/>
                                  </w:rPr>
                                </w:pPr>
                              </w:p>
                              <w:p w14:paraId="76B015E4" w14:textId="4304AAE3" w:rsidR="007B5626" w:rsidRPr="00D464F6" w:rsidRDefault="007B5626" w:rsidP="00366ECC">
                                <w:pPr>
                                  <w:jc w:val="left"/>
                                  <w:rPr>
                                    <w:ins w:id="3698" w:author="作成者"/>
                                    <w:b/>
                                    <w:sz w:val="20"/>
                                    <w:szCs w:val="20"/>
                                  </w:rPr>
                                </w:pPr>
                                <w:ins w:id="3699" w:author="作成者">
                                  <w:r>
                                    <w:rPr>
                                      <w:rFonts w:hint="eastAsia"/>
                                      <w:sz w:val="20"/>
                                      <w:szCs w:val="20"/>
                                    </w:rPr>
                                    <w:t xml:space="preserve">　</w:t>
                                  </w:r>
                                  <w:r>
                                    <w:rPr>
                                      <w:sz w:val="20"/>
                                      <w:szCs w:val="20"/>
                                    </w:rPr>
                                    <w:t xml:space="preserve">　　　　　</w:t>
                                  </w:r>
                                </w:ins>
                                <w:r>
                                  <w:rPr>
                                    <w:rFonts w:hint="eastAsia"/>
                                    <w:b/>
                                    <w:sz w:val="20"/>
                                    <w:szCs w:val="20"/>
                                  </w:rPr>
                                  <w:t>Value registered to Terraform</w:t>
                                </w:r>
                                <w:r>
                                  <w:rPr>
                                    <w:rFonts w:hint="eastAsia"/>
                                    <w:b/>
                                    <w:sz w:val="20"/>
                                    <w:szCs w:val="20"/>
                                  </w:rPr>
                                  <w:t>’</w:t>
                                </w:r>
                                <w:r>
                                  <w:rPr>
                                    <w:rFonts w:hint="eastAsia"/>
                                    <w:b/>
                                    <w:sz w:val="20"/>
                                    <w:szCs w:val="20"/>
                                  </w:rPr>
                                  <w:t>s Variables</w:t>
                                </w:r>
                              </w:p>
                              <w:tbl>
                                <w:tblPr>
                                  <w:tblStyle w:val="ab"/>
                                  <w:tblW w:w="0" w:type="auto"/>
                                  <w:tblInd w:w="791" w:type="dxa"/>
                                  <w:tblLook w:val="04A0" w:firstRow="1" w:lastRow="0" w:firstColumn="1" w:lastColumn="0" w:noHBand="0" w:noVBand="1"/>
                                </w:tblPr>
                                <w:tblGrid>
                                  <w:gridCol w:w="1756"/>
                                  <w:gridCol w:w="5435"/>
                                </w:tblGrid>
                                <w:tr w:rsidR="007B5626" w14:paraId="2C02C1FA" w14:textId="77777777" w:rsidTr="00DD1144">
                                  <w:trPr>
                                    <w:trHeight w:val="374"/>
                                    <w:ins w:id="3700" w:author="作成者"/>
                                  </w:trPr>
                                  <w:tc>
                                    <w:tcPr>
                                      <w:tcW w:w="1756" w:type="dxa"/>
                                      <w:shd w:val="clear" w:color="auto" w:fill="002060"/>
                                    </w:tcPr>
                                    <w:p w14:paraId="5C44BB05" w14:textId="77777777" w:rsidR="007B5626" w:rsidRPr="00A024A7" w:rsidRDefault="007B5626" w:rsidP="00DD1144">
                                      <w:pPr>
                                        <w:jc w:val="left"/>
                                        <w:rPr>
                                          <w:ins w:id="3701" w:author="作成者"/>
                                          <w:b/>
                                          <w:color w:val="FFFFFF" w:themeColor="background1"/>
                                          <w:sz w:val="20"/>
                                          <w:szCs w:val="20"/>
                                        </w:rPr>
                                      </w:pPr>
                                      <w:ins w:id="3702" w:author="作成者">
                                        <w:r w:rsidRPr="00A024A7">
                                          <w:rPr>
                                            <w:rFonts w:hint="eastAsia"/>
                                            <w:b/>
                                            <w:color w:val="FFFFFF" w:themeColor="background1"/>
                                            <w:sz w:val="20"/>
                                            <w:szCs w:val="20"/>
                                          </w:rPr>
                                          <w:t>Key</w:t>
                                        </w:r>
                                      </w:ins>
                                    </w:p>
                                  </w:tc>
                                  <w:tc>
                                    <w:tcPr>
                                      <w:tcW w:w="5435" w:type="dxa"/>
                                      <w:shd w:val="clear" w:color="auto" w:fill="002060"/>
                                    </w:tcPr>
                                    <w:p w14:paraId="53C79DEF" w14:textId="77777777" w:rsidR="007B5626" w:rsidRPr="00A024A7" w:rsidRDefault="007B5626" w:rsidP="00DD1144">
                                      <w:pPr>
                                        <w:jc w:val="left"/>
                                        <w:rPr>
                                          <w:ins w:id="3703" w:author="作成者"/>
                                          <w:b/>
                                          <w:color w:val="FFFFFF" w:themeColor="background1"/>
                                          <w:sz w:val="20"/>
                                          <w:szCs w:val="20"/>
                                        </w:rPr>
                                      </w:pPr>
                                      <w:ins w:id="3704" w:author="作成者">
                                        <w:r w:rsidRPr="00A024A7">
                                          <w:rPr>
                                            <w:rFonts w:hint="eastAsia"/>
                                            <w:b/>
                                            <w:color w:val="FFFFFF" w:themeColor="background1"/>
                                            <w:sz w:val="20"/>
                                            <w:szCs w:val="20"/>
                                          </w:rPr>
                                          <w:t>Value</w:t>
                                        </w:r>
                                      </w:ins>
                                    </w:p>
                                  </w:tc>
                                </w:tr>
                                <w:tr w:rsidR="007B5626" w14:paraId="5E6B46D7" w14:textId="77777777" w:rsidTr="00DD1144">
                                  <w:trPr>
                                    <w:trHeight w:val="354"/>
                                    <w:ins w:id="3705" w:author="作成者"/>
                                  </w:trPr>
                                  <w:tc>
                                    <w:tcPr>
                                      <w:tcW w:w="1756" w:type="dxa"/>
                                    </w:tcPr>
                                    <w:p w14:paraId="00D859BC" w14:textId="77777777" w:rsidR="007B5626" w:rsidRPr="00515ED5" w:rsidRDefault="007B5626" w:rsidP="00DD1144">
                                      <w:pPr>
                                        <w:jc w:val="left"/>
                                        <w:rPr>
                                          <w:ins w:id="3706" w:author="作成者"/>
                                          <w:sz w:val="20"/>
                                          <w:szCs w:val="20"/>
                                        </w:rPr>
                                      </w:pPr>
                                      <w:proofErr w:type="spellStart"/>
                                      <w:ins w:id="3707" w:author="作成者">
                                        <w:r w:rsidRPr="00515ED5">
                                          <w:rPr>
                                            <w:rFonts w:hint="eastAsia"/>
                                            <w:sz w:val="20"/>
                                            <w:szCs w:val="20"/>
                                          </w:rPr>
                                          <w:t>VAR_hoge</w:t>
                                        </w:r>
                                        <w:proofErr w:type="spellEnd"/>
                                      </w:ins>
                                    </w:p>
                                  </w:tc>
                                  <w:tc>
                                    <w:tcPr>
                                      <w:tcW w:w="5435" w:type="dxa"/>
                                    </w:tcPr>
                                    <w:p w14:paraId="06F72079" w14:textId="77777777" w:rsidR="007B5626" w:rsidRPr="0088327F" w:rsidRDefault="007B5626" w:rsidP="00DD1144">
                                      <w:pPr>
                                        <w:rPr>
                                          <w:ins w:id="3708" w:author="作成者"/>
                                          <w:sz w:val="20"/>
                                          <w:szCs w:val="20"/>
                                        </w:rPr>
                                      </w:pPr>
                                      <w:ins w:id="3709" w:author="作成者">
                                        <w:r>
                                          <w:rPr>
                                            <w:sz w:val="20"/>
                                            <w:szCs w:val="20"/>
                                          </w:rPr>
                                          <w:t>[</w:t>
                                        </w:r>
                                      </w:ins>
                                    </w:p>
                                    <w:p w14:paraId="51A564A6" w14:textId="77777777" w:rsidR="007B5626" w:rsidRDefault="007B5626" w:rsidP="00DD1144">
                                      <w:pPr>
                                        <w:rPr>
                                          <w:ins w:id="3710" w:author="作成者"/>
                                          <w:sz w:val="20"/>
                                          <w:szCs w:val="20"/>
                                        </w:rPr>
                                      </w:pPr>
                                      <w:ins w:id="3711" w:author="作成者">
                                        <w:r>
                                          <w:rPr>
                                            <w:sz w:val="20"/>
                                            <w:szCs w:val="20"/>
                                          </w:rPr>
                                          <w:t xml:space="preserve">    { “IP” = “192.168.1.1”, “NAME” = “</w:t>
                                        </w:r>
                                        <w:proofErr w:type="spellStart"/>
                                        <w:r>
                                          <w:rPr>
                                            <w:sz w:val="20"/>
                                            <w:szCs w:val="20"/>
                                          </w:rPr>
                                          <w:t>yamamoto</w:t>
                                        </w:r>
                                        <w:proofErr w:type="spellEnd"/>
                                        <w:r>
                                          <w:rPr>
                                            <w:sz w:val="20"/>
                                            <w:szCs w:val="20"/>
                                          </w:rPr>
                                          <w:t>” },</w:t>
                                        </w:r>
                                      </w:ins>
                                    </w:p>
                                    <w:p w14:paraId="51131D77" w14:textId="77777777" w:rsidR="007B5626" w:rsidRDefault="007B5626" w:rsidP="00DD1144">
                                      <w:pPr>
                                        <w:pStyle w:val="af0"/>
                                        <w:ind w:firstLineChars="200" w:firstLine="400"/>
                                        <w:rPr>
                                          <w:ins w:id="3712" w:author="作成者"/>
                                          <w:sz w:val="20"/>
                                          <w:szCs w:val="20"/>
                                        </w:rPr>
                                      </w:pPr>
                                      <w:ins w:id="3713" w:author="作成者">
                                        <w:r>
                                          <w:rPr>
                                            <w:sz w:val="20"/>
                                            <w:szCs w:val="20"/>
                                          </w:rPr>
                                          <w:t>{ “IP” = “192.168.1.2”, “NAME” = “</w:t>
                                        </w:r>
                                        <w:proofErr w:type="spellStart"/>
                                        <w:r>
                                          <w:rPr>
                                            <w:sz w:val="20"/>
                                            <w:szCs w:val="20"/>
                                          </w:rPr>
                                          <w:t>suzuki</w:t>
                                        </w:r>
                                        <w:proofErr w:type="spellEnd"/>
                                        <w:r>
                                          <w:rPr>
                                            <w:sz w:val="20"/>
                                            <w:szCs w:val="20"/>
                                          </w:rPr>
                                          <w:t>” },</w:t>
                                        </w:r>
                                      </w:ins>
                                    </w:p>
                                    <w:p w14:paraId="655E48A0" w14:textId="77777777" w:rsidR="007B5626" w:rsidRDefault="007B5626" w:rsidP="00DD1144">
                                      <w:pPr>
                                        <w:pStyle w:val="af0"/>
                                        <w:ind w:firstLineChars="200" w:firstLine="400"/>
                                        <w:rPr>
                                          <w:ins w:id="3714" w:author="作成者"/>
                                          <w:sz w:val="20"/>
                                          <w:szCs w:val="20"/>
                                        </w:rPr>
                                      </w:pPr>
                                      <w:ins w:id="3715" w:author="作成者">
                                        <w:r>
                                          <w:rPr>
                                            <w:sz w:val="20"/>
                                            <w:szCs w:val="20"/>
                                          </w:rPr>
                                          <w:t>{ “IP” = “192.168.1.3”, “NAME” = “</w:t>
                                        </w:r>
                                        <w:proofErr w:type="spellStart"/>
                                        <w:r>
                                          <w:rPr>
                                            <w:sz w:val="20"/>
                                            <w:szCs w:val="20"/>
                                          </w:rPr>
                                          <w:t>tanaka</w:t>
                                        </w:r>
                                        <w:proofErr w:type="spellEnd"/>
                                        <w:r>
                                          <w:rPr>
                                            <w:sz w:val="20"/>
                                            <w:szCs w:val="20"/>
                                          </w:rPr>
                                          <w:t>” }</w:t>
                                        </w:r>
                                      </w:ins>
                                    </w:p>
                                    <w:p w14:paraId="6D151FA1" w14:textId="77777777" w:rsidR="007B5626" w:rsidRPr="00515ED5" w:rsidRDefault="007B5626" w:rsidP="00DD1144">
                                      <w:pPr>
                                        <w:jc w:val="left"/>
                                        <w:rPr>
                                          <w:ins w:id="3716" w:author="作成者"/>
                                          <w:sz w:val="20"/>
                                          <w:szCs w:val="20"/>
                                        </w:rPr>
                                      </w:pPr>
                                      <w:ins w:id="3717" w:author="作成者">
                                        <w:r w:rsidRPr="0088327F">
                                          <w:rPr>
                                            <w:sz w:val="20"/>
                                            <w:szCs w:val="20"/>
                                          </w:rPr>
                                          <w:t>]</w:t>
                                        </w:r>
                                      </w:ins>
                                    </w:p>
                                  </w:tc>
                                </w:tr>
                              </w:tbl>
                              <w:p w14:paraId="5489A0E9" w14:textId="77777777" w:rsidR="007B5626" w:rsidRPr="00D464F6" w:rsidRDefault="007B5626" w:rsidP="00366ECC">
                                <w:pPr>
                                  <w:jc w:val="left"/>
                                  <w:rPr>
                                    <w:ins w:id="3718" w:author="作成者"/>
                                    <w:b/>
                                    <w:sz w:val="20"/>
                                    <w:szCs w:val="20"/>
                                  </w:rPr>
                                </w:pPr>
                              </w:p>
                              <w:p w14:paraId="3EEEFFAF" w14:textId="77777777" w:rsidR="007B5626" w:rsidRPr="003177F7" w:rsidRDefault="007B5626" w:rsidP="00366ECC">
                                <w:pPr>
                                  <w:jc w:val="left"/>
                                  <w:rPr>
                                    <w:ins w:id="3719" w:author="作成者"/>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下矢印 39"/>
                          <wps:cNvSpPr/>
                          <wps:spPr>
                            <a:xfrm>
                              <a:off x="114300" y="558340"/>
                              <a:ext cx="400050" cy="1343375"/>
                            </a:xfrm>
                            <a:prstGeom prst="downArrow">
                              <a:avLst/>
                            </a:prstGeom>
                            <a:solidFill>
                              <a:schemeClr val="accent6">
                                <a:lumMod val="75000"/>
                                <a:lumOff val="25000"/>
                              </a:schemeClr>
                            </a:solidFill>
                            <a:ln>
                              <a:solidFill>
                                <a:schemeClr val="accent6">
                                  <a:lumMod val="90000"/>
                                  <a:lumOff val="1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角丸四角形 40"/>
                          <wps:cNvSpPr/>
                          <wps:spPr>
                            <a:xfrm>
                              <a:off x="114300" y="649560"/>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071A48B" w14:textId="41BE5B15" w:rsidR="007B5626" w:rsidRPr="00982EAC" w:rsidRDefault="007B5626" w:rsidP="00366ECC">
                                <w:pPr>
                                  <w:jc w:val="left"/>
                                  <w:rPr>
                                    <w:ins w:id="3720" w:author="作成者"/>
                                    <w:b/>
                                    <w:color w:val="003C8A" w:themeColor="accent6" w:themeTint="E6"/>
                                    <w:sz w:val="20"/>
                                    <w:szCs w:val="20"/>
                                  </w:rPr>
                                </w:pPr>
                                <w:ins w:id="3721" w:author="作成者">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Execute Operation</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EFF2E0D" id="グループ化 37" o:spid="_x0000_s1226" style="position:absolute;left:0;text-align:left;margin-left:45.35pt;margin-top:.2pt;width:471.75pt;height:201.7pt;z-index:251819008;mso-position-horizontal-relative:text;mso-position-vertical-relative:text;mso-width-relative:margin;mso-height-relative:margin" coordorigin="-97,4548" coordsize="59912,175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">
                  <v:shape id="フローチャート: 処理 38" o:spid="_x0000_s1227" type="#_x0000_t109" style="position:absolute;left:-97;top:4548;width:59912;height:17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" fillcolor="#f2f2f2 [3052]" strokecolor="#d8d8d8 [2732]" strokeweight="2pt">
                    <v:textbox>
                      <w:txbxContent>
                        <w:p w14:paraId="4C18ACE9" w14:textId="77777777" w:rsidR="007B5626" w:rsidRDefault="007B5626" w:rsidP="00366ECC">
                          <w:pPr>
                            <w:jc w:val="left"/>
                            <w:rPr>
                              <w:ins w:id="3722" w:author="作成者"/>
                              <w:sz w:val="20"/>
                              <w:szCs w:val="20"/>
                            </w:rPr>
                          </w:pPr>
                        </w:p>
                        <w:p w14:paraId="69AE3791" w14:textId="77777777" w:rsidR="007B5626" w:rsidRDefault="007B5626" w:rsidP="00366ECC">
                          <w:pPr>
                            <w:jc w:val="left"/>
                            <w:rPr>
                              <w:ins w:id="3723" w:author="作成者"/>
                              <w:sz w:val="20"/>
                              <w:szCs w:val="20"/>
                            </w:rPr>
                          </w:pPr>
                        </w:p>
                        <w:p w14:paraId="5B96961B" w14:textId="77777777" w:rsidR="007B5626" w:rsidRDefault="007B5626" w:rsidP="00366ECC">
                          <w:pPr>
                            <w:jc w:val="left"/>
                            <w:rPr>
                              <w:ins w:id="3724" w:author="作成者"/>
                              <w:sz w:val="20"/>
                              <w:szCs w:val="20"/>
                            </w:rPr>
                          </w:pPr>
                        </w:p>
                        <w:p w14:paraId="3B09813F" w14:textId="77777777" w:rsidR="007B5626" w:rsidRDefault="007B5626" w:rsidP="00366ECC">
                          <w:pPr>
                            <w:jc w:val="left"/>
                            <w:rPr>
                              <w:ins w:id="3725" w:author="作成者"/>
                              <w:sz w:val="20"/>
                              <w:szCs w:val="20"/>
                            </w:rPr>
                          </w:pPr>
                        </w:p>
                        <w:p w14:paraId="76B015E4" w14:textId="4304AAE3" w:rsidR="007B5626" w:rsidRPr="00D464F6" w:rsidRDefault="007B5626" w:rsidP="00366ECC">
                          <w:pPr>
                            <w:jc w:val="left"/>
                            <w:rPr>
                              <w:ins w:id="3726" w:author="作成者"/>
                              <w:b/>
                              <w:sz w:val="20"/>
                              <w:szCs w:val="20"/>
                            </w:rPr>
                          </w:pPr>
                          <w:ins w:id="3727" w:author="作成者">
                            <w:r>
                              <w:rPr>
                                <w:rFonts w:hint="eastAsia"/>
                                <w:sz w:val="20"/>
                                <w:szCs w:val="20"/>
                              </w:rPr>
                              <w:t xml:space="preserve">　</w:t>
                            </w:r>
                            <w:r>
                              <w:rPr>
                                <w:sz w:val="20"/>
                                <w:szCs w:val="20"/>
                              </w:rPr>
                              <w:t xml:space="preserve">　　　　　</w:t>
                            </w:r>
                          </w:ins>
                          <w:r>
                            <w:rPr>
                              <w:rFonts w:hint="eastAsia"/>
                              <w:b/>
                              <w:sz w:val="20"/>
                              <w:szCs w:val="20"/>
                            </w:rPr>
                            <w:t>Value registered to Terraform</w:t>
                          </w:r>
                          <w:r>
                            <w:rPr>
                              <w:rFonts w:hint="eastAsia"/>
                              <w:b/>
                              <w:sz w:val="20"/>
                              <w:szCs w:val="20"/>
                            </w:rPr>
                            <w:t>’</w:t>
                          </w:r>
                          <w:r>
                            <w:rPr>
                              <w:rFonts w:hint="eastAsia"/>
                              <w:b/>
                              <w:sz w:val="20"/>
                              <w:szCs w:val="20"/>
                            </w:rPr>
                            <w:t>s Variables</w:t>
                          </w:r>
                        </w:p>
                        <w:tbl>
                          <w:tblPr>
                            <w:tblStyle w:val="ab"/>
                            <w:tblW w:w="0" w:type="auto"/>
                            <w:tblInd w:w="791" w:type="dxa"/>
                            <w:tblLook w:val="04A0" w:firstRow="1" w:lastRow="0" w:firstColumn="1" w:lastColumn="0" w:noHBand="0" w:noVBand="1"/>
                          </w:tblPr>
                          <w:tblGrid>
                            <w:gridCol w:w="1756"/>
                            <w:gridCol w:w="5435"/>
                          </w:tblGrid>
                          <w:tr w:rsidR="007B5626" w14:paraId="2C02C1FA" w14:textId="77777777" w:rsidTr="00DD1144">
                            <w:trPr>
                              <w:trHeight w:val="374"/>
                              <w:ins w:id="3728" w:author="作成者"/>
                            </w:trPr>
                            <w:tc>
                              <w:tcPr>
                                <w:tcW w:w="1756" w:type="dxa"/>
                                <w:shd w:val="clear" w:color="auto" w:fill="002060"/>
                              </w:tcPr>
                              <w:p w14:paraId="5C44BB05" w14:textId="77777777" w:rsidR="007B5626" w:rsidRPr="00A024A7" w:rsidRDefault="007B5626" w:rsidP="00DD1144">
                                <w:pPr>
                                  <w:jc w:val="left"/>
                                  <w:rPr>
                                    <w:ins w:id="3729" w:author="作成者"/>
                                    <w:b/>
                                    <w:color w:val="FFFFFF" w:themeColor="background1"/>
                                    <w:sz w:val="20"/>
                                    <w:szCs w:val="20"/>
                                  </w:rPr>
                                </w:pPr>
                                <w:ins w:id="3730" w:author="作成者">
                                  <w:r w:rsidRPr="00A024A7">
                                    <w:rPr>
                                      <w:rFonts w:hint="eastAsia"/>
                                      <w:b/>
                                      <w:color w:val="FFFFFF" w:themeColor="background1"/>
                                      <w:sz w:val="20"/>
                                      <w:szCs w:val="20"/>
                                    </w:rPr>
                                    <w:t>Key</w:t>
                                  </w:r>
                                </w:ins>
                              </w:p>
                            </w:tc>
                            <w:tc>
                              <w:tcPr>
                                <w:tcW w:w="5435" w:type="dxa"/>
                                <w:shd w:val="clear" w:color="auto" w:fill="002060"/>
                              </w:tcPr>
                              <w:p w14:paraId="53C79DEF" w14:textId="77777777" w:rsidR="007B5626" w:rsidRPr="00A024A7" w:rsidRDefault="007B5626" w:rsidP="00DD1144">
                                <w:pPr>
                                  <w:jc w:val="left"/>
                                  <w:rPr>
                                    <w:ins w:id="3731" w:author="作成者"/>
                                    <w:b/>
                                    <w:color w:val="FFFFFF" w:themeColor="background1"/>
                                    <w:sz w:val="20"/>
                                    <w:szCs w:val="20"/>
                                  </w:rPr>
                                </w:pPr>
                                <w:ins w:id="3732" w:author="作成者">
                                  <w:r w:rsidRPr="00A024A7">
                                    <w:rPr>
                                      <w:rFonts w:hint="eastAsia"/>
                                      <w:b/>
                                      <w:color w:val="FFFFFF" w:themeColor="background1"/>
                                      <w:sz w:val="20"/>
                                      <w:szCs w:val="20"/>
                                    </w:rPr>
                                    <w:t>Value</w:t>
                                  </w:r>
                                </w:ins>
                              </w:p>
                            </w:tc>
                          </w:tr>
                          <w:tr w:rsidR="007B5626" w14:paraId="5E6B46D7" w14:textId="77777777" w:rsidTr="00DD1144">
                            <w:trPr>
                              <w:trHeight w:val="354"/>
                              <w:ins w:id="3733" w:author="作成者"/>
                            </w:trPr>
                            <w:tc>
                              <w:tcPr>
                                <w:tcW w:w="1756" w:type="dxa"/>
                              </w:tcPr>
                              <w:p w14:paraId="00D859BC" w14:textId="77777777" w:rsidR="007B5626" w:rsidRPr="00515ED5" w:rsidRDefault="007B5626" w:rsidP="00DD1144">
                                <w:pPr>
                                  <w:jc w:val="left"/>
                                  <w:rPr>
                                    <w:ins w:id="3734" w:author="作成者"/>
                                    <w:sz w:val="20"/>
                                    <w:szCs w:val="20"/>
                                  </w:rPr>
                                </w:pPr>
                                <w:proofErr w:type="spellStart"/>
                                <w:ins w:id="3735" w:author="作成者">
                                  <w:r w:rsidRPr="00515ED5">
                                    <w:rPr>
                                      <w:rFonts w:hint="eastAsia"/>
                                      <w:sz w:val="20"/>
                                      <w:szCs w:val="20"/>
                                    </w:rPr>
                                    <w:t>VAR_hoge</w:t>
                                  </w:r>
                                  <w:proofErr w:type="spellEnd"/>
                                </w:ins>
                              </w:p>
                            </w:tc>
                            <w:tc>
                              <w:tcPr>
                                <w:tcW w:w="5435" w:type="dxa"/>
                              </w:tcPr>
                              <w:p w14:paraId="06F72079" w14:textId="77777777" w:rsidR="007B5626" w:rsidRPr="0088327F" w:rsidRDefault="007B5626" w:rsidP="00DD1144">
                                <w:pPr>
                                  <w:rPr>
                                    <w:ins w:id="3736" w:author="作成者"/>
                                    <w:sz w:val="20"/>
                                    <w:szCs w:val="20"/>
                                  </w:rPr>
                                </w:pPr>
                                <w:ins w:id="3737" w:author="作成者">
                                  <w:r>
                                    <w:rPr>
                                      <w:sz w:val="20"/>
                                      <w:szCs w:val="20"/>
                                    </w:rPr>
                                    <w:t>[</w:t>
                                  </w:r>
                                </w:ins>
                              </w:p>
                              <w:p w14:paraId="51A564A6" w14:textId="77777777" w:rsidR="007B5626" w:rsidRDefault="007B5626" w:rsidP="00DD1144">
                                <w:pPr>
                                  <w:rPr>
                                    <w:ins w:id="3738" w:author="作成者"/>
                                    <w:sz w:val="20"/>
                                    <w:szCs w:val="20"/>
                                  </w:rPr>
                                </w:pPr>
                                <w:ins w:id="3739" w:author="作成者">
                                  <w:r>
                                    <w:rPr>
                                      <w:sz w:val="20"/>
                                      <w:szCs w:val="20"/>
                                    </w:rPr>
                                    <w:t xml:space="preserve">    { “IP” = “192.168.1.1”, “NAME” = “</w:t>
                                  </w:r>
                                  <w:proofErr w:type="spellStart"/>
                                  <w:r>
                                    <w:rPr>
                                      <w:sz w:val="20"/>
                                      <w:szCs w:val="20"/>
                                    </w:rPr>
                                    <w:t>yamamoto</w:t>
                                  </w:r>
                                  <w:proofErr w:type="spellEnd"/>
                                  <w:r>
                                    <w:rPr>
                                      <w:sz w:val="20"/>
                                      <w:szCs w:val="20"/>
                                    </w:rPr>
                                    <w:t>” },</w:t>
                                  </w:r>
                                </w:ins>
                              </w:p>
                              <w:p w14:paraId="51131D77" w14:textId="77777777" w:rsidR="007B5626" w:rsidRDefault="007B5626" w:rsidP="00DD1144">
                                <w:pPr>
                                  <w:pStyle w:val="af0"/>
                                  <w:ind w:firstLineChars="200" w:firstLine="400"/>
                                  <w:rPr>
                                    <w:ins w:id="3740" w:author="作成者"/>
                                    <w:sz w:val="20"/>
                                    <w:szCs w:val="20"/>
                                  </w:rPr>
                                </w:pPr>
                                <w:ins w:id="3741" w:author="作成者">
                                  <w:r>
                                    <w:rPr>
                                      <w:sz w:val="20"/>
                                      <w:szCs w:val="20"/>
                                    </w:rPr>
                                    <w:t>{ “IP” = “192.168.1.2”, “NAME” = “</w:t>
                                  </w:r>
                                  <w:proofErr w:type="spellStart"/>
                                  <w:r>
                                    <w:rPr>
                                      <w:sz w:val="20"/>
                                      <w:szCs w:val="20"/>
                                    </w:rPr>
                                    <w:t>suzuki</w:t>
                                  </w:r>
                                  <w:proofErr w:type="spellEnd"/>
                                  <w:r>
                                    <w:rPr>
                                      <w:sz w:val="20"/>
                                      <w:szCs w:val="20"/>
                                    </w:rPr>
                                    <w:t>” },</w:t>
                                  </w:r>
                                </w:ins>
                              </w:p>
                              <w:p w14:paraId="655E48A0" w14:textId="77777777" w:rsidR="007B5626" w:rsidRDefault="007B5626" w:rsidP="00DD1144">
                                <w:pPr>
                                  <w:pStyle w:val="af0"/>
                                  <w:ind w:firstLineChars="200" w:firstLine="400"/>
                                  <w:rPr>
                                    <w:ins w:id="3742" w:author="作成者"/>
                                    <w:sz w:val="20"/>
                                    <w:szCs w:val="20"/>
                                  </w:rPr>
                                </w:pPr>
                                <w:ins w:id="3743" w:author="作成者">
                                  <w:r>
                                    <w:rPr>
                                      <w:sz w:val="20"/>
                                      <w:szCs w:val="20"/>
                                    </w:rPr>
                                    <w:t>{ “IP” = “192.168.1.3”, “NAME” = “</w:t>
                                  </w:r>
                                  <w:proofErr w:type="spellStart"/>
                                  <w:r>
                                    <w:rPr>
                                      <w:sz w:val="20"/>
                                      <w:szCs w:val="20"/>
                                    </w:rPr>
                                    <w:t>tanaka</w:t>
                                  </w:r>
                                  <w:proofErr w:type="spellEnd"/>
                                  <w:r>
                                    <w:rPr>
                                      <w:sz w:val="20"/>
                                      <w:szCs w:val="20"/>
                                    </w:rPr>
                                    <w:t>” }</w:t>
                                  </w:r>
                                </w:ins>
                              </w:p>
                              <w:p w14:paraId="6D151FA1" w14:textId="77777777" w:rsidR="007B5626" w:rsidRPr="00515ED5" w:rsidRDefault="007B5626" w:rsidP="00DD1144">
                                <w:pPr>
                                  <w:jc w:val="left"/>
                                  <w:rPr>
                                    <w:ins w:id="3744" w:author="作成者"/>
                                    <w:sz w:val="20"/>
                                    <w:szCs w:val="20"/>
                                  </w:rPr>
                                </w:pPr>
                                <w:ins w:id="3745" w:author="作成者">
                                  <w:r w:rsidRPr="0088327F">
                                    <w:rPr>
                                      <w:sz w:val="20"/>
                                      <w:szCs w:val="20"/>
                                    </w:rPr>
                                    <w:t>]</w:t>
                                  </w:r>
                                </w:ins>
                              </w:p>
                            </w:tc>
                          </w:tr>
                        </w:tbl>
                        <w:p w14:paraId="5489A0E9" w14:textId="77777777" w:rsidR="007B5626" w:rsidRPr="00D464F6" w:rsidRDefault="007B5626" w:rsidP="00366ECC">
                          <w:pPr>
                            <w:jc w:val="left"/>
                            <w:rPr>
                              <w:ins w:id="3746" w:author="作成者"/>
                              <w:b/>
                              <w:sz w:val="20"/>
                              <w:szCs w:val="20"/>
                            </w:rPr>
                          </w:pPr>
                        </w:p>
                        <w:p w14:paraId="3EEEFFAF" w14:textId="77777777" w:rsidR="007B5626" w:rsidRPr="003177F7" w:rsidRDefault="007B5626" w:rsidP="00366ECC">
                          <w:pPr>
                            <w:jc w:val="left"/>
                            <w:rPr>
                              <w:ins w:id="3747" w:author="作成者"/>
                              <w:sz w:val="20"/>
                              <w:szCs w:val="20"/>
                            </w:rPr>
                          </w:pPr>
                        </w:p>
                      </w:txbxContent>
                    </v:textbox>
                  </v:shape>
                  <v:shape id="下矢印 39" o:spid="_x0000_s1228" type="#_x0000_t67" style="position:absolute;left:1143;top:5583;width:4000;height:134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" adj="18384" fillcolor="#0057c9 [2425]" strokecolor="#003c8c [2905]" strokeweight="2pt"/>
                  <v:roundrect id="角丸四角形 40" o:spid="_x0000_s1229" style="position:absolute;left:1143;top:6495;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" fillcolor="white [3201]" strokecolor="#003c8c [2905]" strokeweight="2pt">
                    <v:shadow on="t" color="black" opacity="26214f" origin="-.5,-.5" offset=".74836mm,.74836mm"/>
                    <v:textbox inset="1mm,0,0,0">
                      <w:txbxContent>
                        <w:p w14:paraId="6071A48B" w14:textId="41BE5B15" w:rsidR="007B5626" w:rsidRPr="00982EAC" w:rsidRDefault="007B5626" w:rsidP="00366ECC">
                          <w:pPr>
                            <w:jc w:val="left"/>
                            <w:rPr>
                              <w:ins w:id="3748" w:author="作成者"/>
                              <w:b/>
                              <w:color w:val="003C8A" w:themeColor="accent6" w:themeTint="E6"/>
                              <w:sz w:val="20"/>
                              <w:szCs w:val="20"/>
                            </w:rPr>
                          </w:pPr>
                          <w:ins w:id="3749" w:author="作成者">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Execute Operation</w:t>
                          </w:r>
                        </w:p>
                      </w:txbxContent>
                    </v:textbox>
                  </v:roundrect>
                  <w10:wrap type="topAndBottom"/>
                </v:group>
              </w:pict>
            </mc:Fallback>
          </mc:AlternateContent>
        </w:r>
      </w:ins>
    </w:p>
    <w:p w14:paraId="303284BD" w14:textId="3BD271B3" w:rsidR="00366ECC" w:rsidRDefault="009868CA" w:rsidP="009868CA">
      <w:pPr>
        <w:pStyle w:val="a9"/>
        <w:numPr>
          <w:ilvl w:val="3"/>
          <w:numId w:val="26"/>
        </w:numPr>
        <w:ind w:leftChars="0"/>
        <w:rPr>
          <w:ins w:id="3750" w:author="作成者"/>
        </w:rPr>
      </w:pPr>
      <w:r>
        <w:rPr>
          <w:rFonts w:hint="eastAsia"/>
        </w:rPr>
        <w:t>D</w:t>
      </w:r>
      <w:r>
        <w:t>ecreasing maximum amount of repetitions</w:t>
      </w:r>
      <w:r w:rsidRPr="00C72BA6">
        <w:rPr>
          <w:noProof/>
        </w:rPr>
        <w:t xml:space="preserve"> </w:t>
      </w:r>
      <w:ins w:id="3751" w:author="作成者">
        <w:r w:rsidR="00366ECC" w:rsidRPr="00C72BA6">
          <w:rPr>
            <w:noProof/>
          </w:rPr>
          <mc:AlternateContent>
            <mc:Choice Requires="wpg">
              <w:drawing>
                <wp:anchor distT="0" distB="0" distL="114300" distR="114300" simplePos="0" relativeHeight="251827200" behindDoc="0" locked="0" layoutInCell="1" allowOverlap="1" wp14:anchorId="551F0356" wp14:editId="66D8DF56">
                  <wp:simplePos x="0" y="0"/>
                  <wp:positionH relativeFrom="column">
                    <wp:posOffset>459105</wp:posOffset>
                  </wp:positionH>
                  <wp:positionV relativeFrom="paragraph">
                    <wp:posOffset>-2940050</wp:posOffset>
                  </wp:positionV>
                  <wp:extent cx="6048375" cy="7860030"/>
                  <wp:effectExtent l="0" t="0" r="28575" b="26670"/>
                  <wp:wrapTopAndBottom/>
                  <wp:docPr id="520" name="グループ化 520"/>
                  <wp:cNvGraphicFramePr/>
                  <a:graphic xmlns:a="http://schemas.openxmlformats.org/drawingml/2006/main">
                    <a:graphicData uri="http://schemas.microsoft.com/office/word/2010/wordprocessingGroup">
                      <wpg:wgp>
                        <wpg:cNvGrpSpPr/>
                        <wpg:grpSpPr>
                          <a:xfrm>
                            <a:off x="0" y="0"/>
                            <a:ext cx="6048375" cy="7860030"/>
                            <a:chOff x="-1" y="421304"/>
                            <a:chExt cx="6048375" cy="3104295"/>
                          </a:xfrm>
                        </wpg:grpSpPr>
                        <wps:wsp>
                          <wps:cNvPr id="521" name="フローチャート: 処理 521"/>
                          <wps:cNvSpPr/>
                          <wps:spPr>
                            <a:xfrm>
                              <a:off x="-1" y="421304"/>
                              <a:ext cx="6048375" cy="3104295"/>
                            </a:xfrm>
                            <a:prstGeom prst="flowChartProcess">
                              <a:avLst/>
                            </a:prstGeom>
                            <a:solidFill>
                              <a:schemeClr val="bg1">
                                <a:lumMod val="95000"/>
                              </a:schemeClr>
                            </a:solidFill>
                            <a:ln>
                              <a:solidFill>
                                <a:schemeClr val="bg1">
                                  <a:lumMod val="85000"/>
                                </a:schemeClr>
                              </a:solidFill>
                            </a:ln>
                          </wps:spPr>
                          <wps:style>
                            <a:lnRef idx="2">
                              <a:schemeClr val="dk1"/>
                            </a:lnRef>
                            <a:fillRef idx="1">
                              <a:schemeClr val="lt1"/>
                            </a:fillRef>
                            <a:effectRef idx="0">
                              <a:schemeClr val="dk1"/>
                            </a:effectRef>
                            <a:fontRef idx="minor">
                              <a:schemeClr val="dk1"/>
                            </a:fontRef>
                          </wps:style>
                          <wps:txbx>
                            <w:txbxContent>
                              <w:p w14:paraId="75A4A76C" w14:textId="77777777" w:rsidR="007B5626" w:rsidRDefault="007B5626" w:rsidP="00366ECC">
                                <w:pPr>
                                  <w:jc w:val="left"/>
                                  <w:rPr>
                                    <w:ins w:id="3752" w:author="作成者"/>
                                    <w:sz w:val="20"/>
                                    <w:szCs w:val="20"/>
                                  </w:rPr>
                                </w:pPr>
                              </w:p>
                              <w:p w14:paraId="48B7DAF6" w14:textId="77777777" w:rsidR="007B5626" w:rsidRPr="003177F7" w:rsidRDefault="007B5626" w:rsidP="00366ECC">
                                <w:pPr>
                                  <w:jc w:val="left"/>
                                  <w:rPr>
                                    <w:ins w:id="3753" w:author="作成者"/>
                                    <w:sz w:val="20"/>
                                    <w:szCs w:val="20"/>
                                  </w:rPr>
                                </w:pPr>
                              </w:p>
                              <w:tbl>
                                <w:tblPr>
                                  <w:tblStyle w:val="ab"/>
                                  <w:tblW w:w="7166" w:type="dxa"/>
                                  <w:tblInd w:w="1028" w:type="dxa"/>
                                  <w:tblLook w:val="04A0" w:firstRow="1" w:lastRow="0" w:firstColumn="1" w:lastColumn="0" w:noHBand="0" w:noVBand="1"/>
                                </w:tblPr>
                                <w:tblGrid>
                                  <w:gridCol w:w="7166"/>
                                </w:tblGrid>
                                <w:tr w:rsidR="007B5626" w:rsidRPr="003177F7" w14:paraId="234B518F" w14:textId="77777777" w:rsidTr="00DD1144">
                                  <w:trPr>
                                    <w:trHeight w:val="1425"/>
                                    <w:ins w:id="3754" w:author="作成者"/>
                                  </w:trPr>
                                  <w:tc>
                                    <w:tcPr>
                                      <w:tcW w:w="7166" w:type="dxa"/>
                                      <w:tcBorders>
                                        <w:top w:val="single" w:sz="4" w:space="0" w:color="auto"/>
                                        <w:left w:val="single" w:sz="4" w:space="0" w:color="auto"/>
                                        <w:bottom w:val="single" w:sz="4" w:space="0" w:color="auto"/>
                                        <w:right w:val="single" w:sz="4" w:space="0" w:color="auto"/>
                                      </w:tcBorders>
                                    </w:tcPr>
                                    <w:p w14:paraId="5057F6FE" w14:textId="77777777" w:rsidR="007B5626" w:rsidRPr="0088327F" w:rsidRDefault="007B5626" w:rsidP="00DD1144">
                                      <w:pPr>
                                        <w:rPr>
                                          <w:ins w:id="3755" w:author="作成者"/>
                                          <w:sz w:val="20"/>
                                          <w:szCs w:val="20"/>
                                        </w:rPr>
                                      </w:pPr>
                                      <w:ins w:id="3756" w:author="作成者">
                                        <w:r w:rsidRPr="0088327F">
                                          <w:rPr>
                                            <w:sz w:val="20"/>
                                            <w:szCs w:val="20"/>
                                          </w:rPr>
                                          <w:t>variable "</w:t>
                                        </w:r>
                                        <w:proofErr w:type="spellStart"/>
                                        <w:r w:rsidRPr="0088327F">
                                          <w:rPr>
                                            <w:sz w:val="20"/>
                                            <w:szCs w:val="20"/>
                                          </w:rPr>
                                          <w:t>VAR_hoge</w:t>
                                        </w:r>
                                        <w:proofErr w:type="spellEnd"/>
                                        <w:r w:rsidRPr="0088327F">
                                          <w:rPr>
                                            <w:sz w:val="20"/>
                                            <w:szCs w:val="20"/>
                                          </w:rPr>
                                          <w:t>" {</w:t>
                                        </w:r>
                                      </w:ins>
                                    </w:p>
                                    <w:p w14:paraId="59AB5021" w14:textId="77777777" w:rsidR="007B5626" w:rsidRPr="0088327F" w:rsidRDefault="007B5626" w:rsidP="00DD1144">
                                      <w:pPr>
                                        <w:ind w:firstLineChars="200" w:firstLine="400"/>
                                        <w:rPr>
                                          <w:ins w:id="3757" w:author="作成者"/>
                                          <w:sz w:val="20"/>
                                          <w:szCs w:val="20"/>
                                        </w:rPr>
                                      </w:pPr>
                                      <w:ins w:id="3758" w:author="作成者">
                                        <w:r w:rsidRPr="0088327F">
                                          <w:rPr>
                                            <w:sz w:val="20"/>
                                            <w:szCs w:val="20"/>
                                          </w:rPr>
                                          <w:t xml:space="preserve">type = </w:t>
                                        </w:r>
                                        <w:r>
                                          <w:rPr>
                                            <w:sz w:val="20"/>
                                            <w:szCs w:val="20"/>
                                          </w:rPr>
                                          <w:t>list(object({ IP = string, NAME = string</w:t>
                                        </w:r>
                                        <w:r>
                                          <w:rPr>
                                            <w:rFonts w:hint="eastAsia"/>
                                            <w:sz w:val="20"/>
                                            <w:szCs w:val="20"/>
                                          </w:rPr>
                                          <w:t xml:space="preserve"> </w:t>
                                        </w:r>
                                        <w:r>
                                          <w:rPr>
                                            <w:sz w:val="20"/>
                                            <w:szCs w:val="20"/>
                                          </w:rPr>
                                          <w:t>}))</w:t>
                                        </w:r>
                                      </w:ins>
                                    </w:p>
                                    <w:p w14:paraId="1C2DE45F" w14:textId="77777777" w:rsidR="007B5626" w:rsidRPr="0088327F" w:rsidRDefault="007B5626" w:rsidP="00DD1144">
                                      <w:pPr>
                                        <w:rPr>
                                          <w:ins w:id="3759" w:author="作成者"/>
                                          <w:sz w:val="20"/>
                                          <w:szCs w:val="20"/>
                                        </w:rPr>
                                      </w:pPr>
                                      <w:ins w:id="3760" w:author="作成者">
                                        <w:r>
                                          <w:rPr>
                                            <w:sz w:val="20"/>
                                            <w:szCs w:val="20"/>
                                          </w:rPr>
                                          <w:t xml:space="preserve">default = </w:t>
                                        </w:r>
                                        <w:r w:rsidRPr="0088327F">
                                          <w:rPr>
                                            <w:sz w:val="20"/>
                                            <w:szCs w:val="20"/>
                                          </w:rPr>
                                          <w:t>[</w:t>
                                        </w:r>
                                      </w:ins>
                                    </w:p>
                                    <w:p w14:paraId="279ED6F2" w14:textId="77777777" w:rsidR="007B5626" w:rsidRDefault="007B5626" w:rsidP="00DD1144">
                                      <w:pPr>
                                        <w:rPr>
                                          <w:ins w:id="3761" w:author="作成者"/>
                                          <w:sz w:val="20"/>
                                          <w:szCs w:val="20"/>
                                        </w:rPr>
                                      </w:pPr>
                                      <w:ins w:id="3762" w:author="作成者">
                                        <w:r>
                                          <w:rPr>
                                            <w:sz w:val="20"/>
                                            <w:szCs w:val="20"/>
                                          </w:rPr>
                                          <w:t xml:space="preserve">        { “IP” = “127.0.0.1”, NAME = “machine01”},</w:t>
                                        </w:r>
                                      </w:ins>
                                    </w:p>
                                    <w:p w14:paraId="13A8D1DE" w14:textId="77777777" w:rsidR="007B5626" w:rsidRDefault="007B5626" w:rsidP="00DD1144">
                                      <w:pPr>
                                        <w:rPr>
                                          <w:ins w:id="3763" w:author="作成者"/>
                                          <w:sz w:val="20"/>
                                          <w:szCs w:val="20"/>
                                        </w:rPr>
                                      </w:pPr>
                                      <w:ins w:id="3764" w:author="作成者">
                                        <w:r>
                                          <w:rPr>
                                            <w:rFonts w:hint="eastAsia"/>
                                            <w:sz w:val="20"/>
                                            <w:szCs w:val="20"/>
                                          </w:rPr>
                                          <w:t xml:space="preserve">        </w:t>
                                        </w:r>
                                        <w:r>
                                          <w:rPr>
                                            <w:sz w:val="20"/>
                                            <w:szCs w:val="20"/>
                                          </w:rPr>
                                          <w:t>{ “IP” = “127.0.0.2”, NAME = “machine02”},</w:t>
                                        </w:r>
                                      </w:ins>
                                    </w:p>
                                    <w:p w14:paraId="4E87DDDB" w14:textId="77777777" w:rsidR="007B5626" w:rsidRPr="0088327F" w:rsidRDefault="007B5626" w:rsidP="00DD1144">
                                      <w:pPr>
                                        <w:rPr>
                                          <w:ins w:id="3765" w:author="作成者"/>
                                          <w:sz w:val="20"/>
                                          <w:szCs w:val="20"/>
                                        </w:rPr>
                                      </w:pPr>
                                      <w:ins w:id="3766" w:author="作成者">
                                        <w:r>
                                          <w:rPr>
                                            <w:rFonts w:hint="eastAsia"/>
                                            <w:sz w:val="20"/>
                                            <w:szCs w:val="20"/>
                                          </w:rPr>
                                          <w:t xml:space="preserve">        </w:t>
                                        </w:r>
                                        <w:r>
                                          <w:rPr>
                                            <w:sz w:val="20"/>
                                            <w:szCs w:val="20"/>
                                          </w:rPr>
                                          <w:t>{ “IP” = “127.0.0.3”, NAME = “machine03”}</w:t>
                                        </w:r>
                                      </w:ins>
                                    </w:p>
                                    <w:p w14:paraId="4D56FAD7" w14:textId="77777777" w:rsidR="007B5626" w:rsidRPr="0088327F" w:rsidRDefault="007B5626" w:rsidP="00DD1144">
                                      <w:pPr>
                                        <w:ind w:firstLineChars="200" w:firstLine="400"/>
                                        <w:rPr>
                                          <w:ins w:id="3767" w:author="作成者"/>
                                          <w:sz w:val="20"/>
                                          <w:szCs w:val="20"/>
                                        </w:rPr>
                                      </w:pPr>
                                      <w:ins w:id="3768" w:author="作成者">
                                        <w:r w:rsidRPr="0088327F">
                                          <w:rPr>
                                            <w:sz w:val="20"/>
                                            <w:szCs w:val="20"/>
                                          </w:rPr>
                                          <w:t>],</w:t>
                                        </w:r>
                                      </w:ins>
                                    </w:p>
                                    <w:p w14:paraId="1CE1F39B" w14:textId="77777777" w:rsidR="007B5626" w:rsidRPr="003177F7" w:rsidRDefault="007B5626" w:rsidP="00DD1144">
                                      <w:pPr>
                                        <w:pStyle w:val="af0"/>
                                        <w:rPr>
                                          <w:ins w:id="3769" w:author="作成者"/>
                                          <w:sz w:val="20"/>
                                          <w:szCs w:val="20"/>
                                        </w:rPr>
                                      </w:pPr>
                                      <w:ins w:id="3770" w:author="作成者">
                                        <w:r w:rsidRPr="0088327F">
                                          <w:rPr>
                                            <w:sz w:val="20"/>
                                            <w:szCs w:val="20"/>
                                          </w:rPr>
                                          <w:t>}</w:t>
                                        </w:r>
                                      </w:ins>
                                    </w:p>
                                  </w:tc>
                                </w:tr>
                              </w:tbl>
                              <w:p w14:paraId="1B84A308" w14:textId="77777777" w:rsidR="007B5626" w:rsidRDefault="007B5626" w:rsidP="00366ECC">
                                <w:pPr>
                                  <w:jc w:val="left"/>
                                  <w:rPr>
                                    <w:ins w:id="3771" w:author="作成者"/>
                                    <w:sz w:val="20"/>
                                    <w:szCs w:val="20"/>
                                  </w:rPr>
                                </w:pPr>
                              </w:p>
                              <w:p w14:paraId="4A6F39B4" w14:textId="77777777" w:rsidR="007B5626" w:rsidRDefault="007B5626" w:rsidP="00366ECC">
                                <w:pPr>
                                  <w:jc w:val="left"/>
                                  <w:rPr>
                                    <w:ins w:id="3772" w:author="作成者"/>
                                    <w:sz w:val="20"/>
                                    <w:szCs w:val="20"/>
                                  </w:rPr>
                                </w:pPr>
                              </w:p>
                              <w:p w14:paraId="28059964" w14:textId="77777777" w:rsidR="007B5626" w:rsidRDefault="007B5626" w:rsidP="00366ECC">
                                <w:pPr>
                                  <w:jc w:val="left"/>
                                  <w:rPr>
                                    <w:ins w:id="3773" w:author="作成者"/>
                                    <w:sz w:val="20"/>
                                    <w:szCs w:val="20"/>
                                  </w:rPr>
                                </w:pPr>
                              </w:p>
                              <w:p w14:paraId="79DA537D" w14:textId="56074221" w:rsidR="007B5626" w:rsidRPr="0088327F" w:rsidRDefault="007B5626" w:rsidP="00366ECC">
                                <w:pPr>
                                  <w:jc w:val="left"/>
                                  <w:rPr>
                                    <w:ins w:id="3774" w:author="作成者"/>
                                    <w:b/>
                                    <w:sz w:val="20"/>
                                    <w:szCs w:val="20"/>
                                  </w:rPr>
                                </w:pPr>
                                <w:ins w:id="3775" w:author="作成者">
                                  <w:r>
                                    <w:rPr>
                                      <w:rFonts w:hint="eastAsia"/>
                                      <w:sz w:val="20"/>
                                      <w:szCs w:val="20"/>
                                    </w:rPr>
                                    <w:t xml:space="preserve">　</w:t>
                                  </w:r>
                                  <w:r>
                                    <w:rPr>
                                      <w:sz w:val="20"/>
                                      <w:szCs w:val="20"/>
                                    </w:rPr>
                                    <w:t xml:space="preserve">　　　　　</w:t>
                                  </w:r>
                                </w:ins>
                                <w:r>
                                  <w:rPr>
                                    <w:rFonts w:hint="eastAsia"/>
                                    <w:sz w:val="20"/>
                                    <w:szCs w:val="20"/>
                                  </w:rPr>
                                  <w:t>Variable nest list</w:t>
                                </w:r>
                                <w:ins w:id="3776" w:author="作成者">
                                  <w:r>
                                    <w:rPr>
                                      <w:rFonts w:hint="eastAsia"/>
                                      <w:b/>
                                      <w:sz w:val="20"/>
                                      <w:szCs w:val="20"/>
                                    </w:rPr>
                                    <w:t>（</w:t>
                                  </w:r>
                                </w:ins>
                                <w:r>
                                  <w:rPr>
                                    <w:rFonts w:hint="eastAsia"/>
                                    <w:b/>
                                    <w:sz w:val="20"/>
                                    <w:szCs w:val="20"/>
                                  </w:rPr>
                                  <w:t xml:space="preserve">When </w:t>
                                </w:r>
                                <w:r>
                                  <w:rPr>
                                    <w:b/>
                                    <w:sz w:val="20"/>
                                    <w:szCs w:val="20"/>
                                  </w:rPr>
                                  <w:t>registering</w:t>
                                </w:r>
                                <w:ins w:id="3777" w:author="作成者">
                                  <w:r>
                                    <w:rPr>
                                      <w:b/>
                                      <w:sz w:val="20"/>
                                      <w:szCs w:val="20"/>
                                    </w:rPr>
                                    <w:t>）</w:t>
                                  </w:r>
                                </w:ins>
                              </w:p>
                              <w:tbl>
                                <w:tblPr>
                                  <w:tblStyle w:val="ab"/>
                                  <w:tblW w:w="0" w:type="auto"/>
                                  <w:jc w:val="center"/>
                                  <w:tblLook w:val="04A0" w:firstRow="1" w:lastRow="0" w:firstColumn="1" w:lastColumn="0" w:noHBand="0" w:noVBand="1"/>
                                </w:tblPr>
                                <w:tblGrid>
                                  <w:gridCol w:w="862"/>
                                  <w:gridCol w:w="1581"/>
                                  <w:gridCol w:w="1581"/>
                                  <w:gridCol w:w="1534"/>
                                </w:tblGrid>
                                <w:tr w:rsidR="007B5626" w14:paraId="7DE28985" w14:textId="77777777" w:rsidTr="00DD1144">
                                  <w:trPr>
                                    <w:trHeight w:val="699"/>
                                    <w:jc w:val="center"/>
                                    <w:ins w:id="3778" w:author="作成者"/>
                                  </w:trPr>
                                  <w:tc>
                                    <w:tcPr>
                                      <w:tcW w:w="862" w:type="dxa"/>
                                      <w:shd w:val="clear" w:color="auto" w:fill="002060"/>
                                    </w:tcPr>
                                    <w:p w14:paraId="47C1CB29" w14:textId="3E2ECF87" w:rsidR="007B5626" w:rsidRPr="00C80F48" w:rsidRDefault="007B5626" w:rsidP="00DD1144">
                                      <w:pPr>
                                        <w:pStyle w:val="af0"/>
                                        <w:jc w:val="left"/>
                                        <w:rPr>
                                          <w:ins w:id="3779" w:author="作成者"/>
                                          <w:b/>
                                          <w:color w:val="FFFFFF" w:themeColor="background1"/>
                                        </w:rPr>
                                      </w:pPr>
                                      <w:r>
                                        <w:rPr>
                                          <w:rFonts w:hint="eastAsia"/>
                                          <w:b/>
                                          <w:color w:val="FFFFFF" w:themeColor="background1"/>
                                        </w:rPr>
                                        <w:t>Item No.</w:t>
                                      </w:r>
                                    </w:p>
                                  </w:tc>
                                  <w:tc>
                                    <w:tcPr>
                                      <w:tcW w:w="1581" w:type="dxa"/>
                                      <w:shd w:val="clear" w:color="auto" w:fill="002060"/>
                                    </w:tcPr>
                                    <w:p w14:paraId="709BBB55" w14:textId="5B608B5C" w:rsidR="007B5626" w:rsidRPr="00C80F48" w:rsidRDefault="007B5626" w:rsidP="00DD1144">
                                      <w:pPr>
                                        <w:pStyle w:val="af0"/>
                                        <w:jc w:val="left"/>
                                        <w:rPr>
                                          <w:ins w:id="3780" w:author="作成者"/>
                                          <w:b/>
                                          <w:color w:val="FFFFFF" w:themeColor="background1"/>
                                        </w:rPr>
                                      </w:pPr>
                                      <w:r>
                                        <w:rPr>
                                          <w:rFonts w:hint="eastAsia"/>
                                          <w:b/>
                                          <w:color w:val="FFFFFF" w:themeColor="background1"/>
                                        </w:rPr>
                                        <w:t>Variable name</w:t>
                                      </w:r>
                                    </w:p>
                                  </w:tc>
                                  <w:tc>
                                    <w:tcPr>
                                      <w:tcW w:w="1581" w:type="dxa"/>
                                      <w:shd w:val="clear" w:color="auto" w:fill="002060"/>
                                    </w:tcPr>
                                    <w:p w14:paraId="216EAB1C" w14:textId="422D0568" w:rsidR="007B5626" w:rsidRPr="00C80F48" w:rsidRDefault="007B5626" w:rsidP="00DD1144">
                                      <w:pPr>
                                        <w:pStyle w:val="af0"/>
                                        <w:jc w:val="left"/>
                                        <w:rPr>
                                          <w:ins w:id="3781" w:author="作成者"/>
                                          <w:b/>
                                          <w:color w:val="FFFFFF" w:themeColor="background1"/>
                                        </w:rPr>
                                      </w:pPr>
                                      <w:r w:rsidRPr="009868CA">
                                        <w:rPr>
                                          <w:rFonts w:hint="eastAsia"/>
                                          <w:b/>
                                          <w:color w:val="FFFFFF" w:themeColor="background1"/>
                                          <w:sz w:val="12"/>
                                        </w:rPr>
                                        <w:t>M</w:t>
                                      </w:r>
                                      <w:r w:rsidRPr="009868CA">
                                        <w:rPr>
                                          <w:b/>
                                          <w:color w:val="FFFFFF" w:themeColor="background1"/>
                                          <w:sz w:val="12"/>
                                        </w:rPr>
                                        <w:t xml:space="preserve">ember </w:t>
                                      </w:r>
                                      <w:r w:rsidRPr="009868CA">
                                        <w:rPr>
                                          <w:rFonts w:hint="eastAsia"/>
                                          <w:b/>
                                          <w:color w:val="FFFFFF" w:themeColor="background1"/>
                                          <w:sz w:val="12"/>
                                        </w:rPr>
                                        <w:t>Variable name</w:t>
                                      </w:r>
                                      <w:ins w:id="3782" w:author="作成者">
                                        <w:r w:rsidRPr="009868CA">
                                          <w:rPr>
                                            <w:rFonts w:hint="eastAsia"/>
                                            <w:b/>
                                            <w:color w:val="FFFFFF" w:themeColor="background1"/>
                                            <w:sz w:val="12"/>
                                          </w:rPr>
                                          <w:t>（</w:t>
                                        </w:r>
                                      </w:ins>
                                      <w:r w:rsidRPr="009868CA">
                                        <w:rPr>
                                          <w:rFonts w:hint="eastAsia"/>
                                          <w:b/>
                                          <w:color w:val="FFFFFF" w:themeColor="background1"/>
                                          <w:sz w:val="12"/>
                                        </w:rPr>
                                        <w:t>With repetitions</w:t>
                                      </w:r>
                                      <w:ins w:id="3783" w:author="作成者">
                                        <w:r w:rsidRPr="009868CA">
                                          <w:rPr>
                                            <w:rFonts w:hint="eastAsia"/>
                                            <w:b/>
                                            <w:color w:val="FFFFFF" w:themeColor="background1"/>
                                            <w:sz w:val="12"/>
                                          </w:rPr>
                                          <w:t>）</w:t>
                                        </w:r>
                                      </w:ins>
                                    </w:p>
                                  </w:tc>
                                  <w:tc>
                                    <w:tcPr>
                                      <w:tcW w:w="1534" w:type="dxa"/>
                                      <w:shd w:val="clear" w:color="auto" w:fill="002060"/>
                                    </w:tcPr>
                                    <w:p w14:paraId="2DA71522" w14:textId="324CAC94" w:rsidR="007B5626" w:rsidRDefault="007B5626" w:rsidP="00DD1144">
                                      <w:pPr>
                                        <w:pStyle w:val="af0"/>
                                        <w:jc w:val="left"/>
                                        <w:rPr>
                                          <w:ins w:id="3784" w:author="作成者"/>
                                          <w:b/>
                                          <w:color w:val="FFFFFF" w:themeColor="background1"/>
                                        </w:rPr>
                                      </w:pPr>
                                      <w:r w:rsidRPr="00B64215">
                                        <w:rPr>
                                          <w:b/>
                                          <w:color w:val="FFFFFF" w:themeColor="background1"/>
                                          <w:sz w:val="14"/>
                                        </w:rPr>
                                        <w:t>Maximum amount of repetitions</w:t>
                                      </w:r>
                                    </w:p>
                                  </w:tc>
                                </w:tr>
                                <w:tr w:rsidR="007B5626" w14:paraId="3E8F3888" w14:textId="77777777" w:rsidTr="00DD1144">
                                  <w:trPr>
                                    <w:trHeight w:val="220"/>
                                    <w:jc w:val="center"/>
                                    <w:ins w:id="3785" w:author="作成者"/>
                                  </w:trPr>
                                  <w:tc>
                                    <w:tcPr>
                                      <w:tcW w:w="862" w:type="dxa"/>
                                    </w:tcPr>
                                    <w:p w14:paraId="76C2C127" w14:textId="77777777" w:rsidR="007B5626" w:rsidRDefault="007B5626" w:rsidP="00DD1144">
                                      <w:pPr>
                                        <w:pStyle w:val="af0"/>
                                        <w:jc w:val="left"/>
                                        <w:rPr>
                                          <w:ins w:id="3786" w:author="作成者"/>
                                        </w:rPr>
                                      </w:pPr>
                                      <w:ins w:id="3787" w:author="作成者">
                                        <w:r>
                                          <w:rPr>
                                            <w:rFonts w:hint="eastAsia"/>
                                          </w:rPr>
                                          <w:t>1</w:t>
                                        </w:r>
                                      </w:ins>
                                    </w:p>
                                  </w:tc>
                                  <w:tc>
                                    <w:tcPr>
                                      <w:tcW w:w="1581" w:type="dxa"/>
                                    </w:tcPr>
                                    <w:p w14:paraId="2878EF87" w14:textId="77777777" w:rsidR="007B5626" w:rsidRDefault="007B5626" w:rsidP="00DD1144">
                                      <w:pPr>
                                        <w:pStyle w:val="af0"/>
                                        <w:jc w:val="left"/>
                                        <w:rPr>
                                          <w:ins w:id="3788" w:author="作成者"/>
                                        </w:rPr>
                                      </w:pPr>
                                      <w:proofErr w:type="spellStart"/>
                                      <w:ins w:id="3789" w:author="作成者">
                                        <w:r>
                                          <w:rPr>
                                            <w:rFonts w:hint="eastAsia"/>
                                          </w:rPr>
                                          <w:t>V</w:t>
                                        </w:r>
                                        <w:r>
                                          <w:t>AR_hoge</w:t>
                                        </w:r>
                                        <w:proofErr w:type="spellEnd"/>
                                      </w:ins>
                                    </w:p>
                                  </w:tc>
                                  <w:tc>
                                    <w:tcPr>
                                      <w:tcW w:w="1581" w:type="dxa"/>
                                    </w:tcPr>
                                    <w:p w14:paraId="4289D959" w14:textId="77777777" w:rsidR="007B5626" w:rsidRDefault="007B5626" w:rsidP="00DD1144">
                                      <w:pPr>
                                        <w:pStyle w:val="af0"/>
                                        <w:jc w:val="left"/>
                                        <w:rPr>
                                          <w:ins w:id="3790" w:author="作成者"/>
                                        </w:rPr>
                                      </w:pPr>
                                    </w:p>
                                  </w:tc>
                                  <w:tc>
                                    <w:tcPr>
                                      <w:tcW w:w="1534" w:type="dxa"/>
                                    </w:tcPr>
                                    <w:p w14:paraId="3D63F3DD" w14:textId="77777777" w:rsidR="007B5626" w:rsidRDefault="007B5626" w:rsidP="00DD1144">
                                      <w:pPr>
                                        <w:pStyle w:val="af0"/>
                                        <w:jc w:val="left"/>
                                        <w:rPr>
                                          <w:ins w:id="3791" w:author="作成者"/>
                                        </w:rPr>
                                      </w:pPr>
                                      <w:ins w:id="3792" w:author="作成者">
                                        <w:r>
                                          <w:rPr>
                                            <w:rFonts w:hint="eastAsia"/>
                                          </w:rPr>
                                          <w:t>3</w:t>
                                        </w:r>
                                      </w:ins>
                                    </w:p>
                                  </w:tc>
                                </w:tr>
                              </w:tbl>
                              <w:p w14:paraId="17788BAE" w14:textId="77777777" w:rsidR="007B5626" w:rsidRDefault="007B5626" w:rsidP="00366ECC">
                                <w:pPr>
                                  <w:jc w:val="left"/>
                                  <w:rPr>
                                    <w:ins w:id="3793" w:author="作成者"/>
                                    <w:sz w:val="20"/>
                                    <w:szCs w:val="20"/>
                                  </w:rPr>
                                </w:pPr>
                              </w:p>
                              <w:p w14:paraId="069356A0" w14:textId="691A15A3" w:rsidR="007B5626" w:rsidRDefault="007B5626" w:rsidP="00366ECC">
                                <w:pPr>
                                  <w:jc w:val="left"/>
                                  <w:rPr>
                                    <w:ins w:id="3794" w:author="作成者"/>
                                    <w:b/>
                                    <w:sz w:val="20"/>
                                    <w:szCs w:val="20"/>
                                  </w:rPr>
                                </w:pPr>
                                <w:ins w:id="3795" w:author="作成者">
                                  <w:r>
                                    <w:rPr>
                                      <w:rFonts w:hint="eastAsia"/>
                                      <w:sz w:val="20"/>
                                      <w:szCs w:val="20"/>
                                    </w:rPr>
                                    <w:t xml:space="preserve">　</w:t>
                                  </w:r>
                                  <w:r>
                                    <w:rPr>
                                      <w:sz w:val="20"/>
                                      <w:szCs w:val="20"/>
                                    </w:rPr>
                                    <w:t xml:space="preserve">　　　　</w:t>
                                  </w:r>
                                  <w:r>
                                    <w:rPr>
                                      <w:rFonts w:hint="eastAsia"/>
                                      <w:sz w:val="20"/>
                                      <w:szCs w:val="20"/>
                                    </w:rPr>
                                    <w:t xml:space="preserve">　</w:t>
                                  </w:r>
                                </w:ins>
                                <w:r>
                                  <w:rPr>
                                    <w:rFonts w:hint="eastAsia"/>
                                    <w:b/>
                                    <w:sz w:val="20"/>
                                    <w:szCs w:val="20"/>
                                  </w:rPr>
                                  <w:t>V</w:t>
                                </w:r>
                                <w:r>
                                  <w:rPr>
                                    <w:b/>
                                    <w:sz w:val="20"/>
                                    <w:szCs w:val="20"/>
                                  </w:rPr>
                                  <w:t>ariable nest list</w:t>
                                </w:r>
                                <w:ins w:id="3796" w:author="作成者">
                                  <w:r w:rsidRPr="005E05C6">
                                    <w:rPr>
                                      <w:b/>
                                      <w:sz w:val="20"/>
                                      <w:szCs w:val="20"/>
                                    </w:rPr>
                                    <w:t>（</w:t>
                                  </w:r>
                                </w:ins>
                                <w:r>
                                  <w:rPr>
                                    <w:b/>
                                    <w:sz w:val="20"/>
                                    <w:szCs w:val="20"/>
                                  </w:rPr>
                                  <w:t>When updating</w:t>
                                </w:r>
                                <w:ins w:id="3797" w:author="作成者">
                                  <w:r w:rsidRPr="005E05C6">
                                    <w:rPr>
                                      <w:rFonts w:hint="eastAsia"/>
                                      <w:b/>
                                      <w:sz w:val="20"/>
                                      <w:szCs w:val="20"/>
                                    </w:rPr>
                                    <w:t>）</w:t>
                                  </w:r>
                                </w:ins>
                              </w:p>
                              <w:tbl>
                                <w:tblPr>
                                  <w:tblStyle w:val="ab"/>
                                  <w:tblW w:w="0" w:type="auto"/>
                                  <w:jc w:val="center"/>
                                  <w:tblLook w:val="04A0" w:firstRow="1" w:lastRow="0" w:firstColumn="1" w:lastColumn="0" w:noHBand="0" w:noVBand="1"/>
                                </w:tblPr>
                                <w:tblGrid>
                                  <w:gridCol w:w="862"/>
                                  <w:gridCol w:w="1581"/>
                                  <w:gridCol w:w="1581"/>
                                  <w:gridCol w:w="1534"/>
                                </w:tblGrid>
                                <w:tr w:rsidR="007B5626" w14:paraId="12C7E0CE" w14:textId="77777777" w:rsidTr="00DD1144">
                                  <w:trPr>
                                    <w:trHeight w:val="699"/>
                                    <w:jc w:val="center"/>
                                    <w:ins w:id="3798" w:author="作成者"/>
                                  </w:trPr>
                                  <w:tc>
                                    <w:tcPr>
                                      <w:tcW w:w="862" w:type="dxa"/>
                                      <w:shd w:val="clear" w:color="auto" w:fill="002060"/>
                                    </w:tcPr>
                                    <w:p w14:paraId="5D6EE561" w14:textId="30150DEA" w:rsidR="007B5626" w:rsidRPr="00C80F48" w:rsidRDefault="007B5626" w:rsidP="00DD1144">
                                      <w:pPr>
                                        <w:pStyle w:val="af0"/>
                                        <w:jc w:val="left"/>
                                        <w:rPr>
                                          <w:ins w:id="3799" w:author="作成者"/>
                                          <w:b/>
                                          <w:color w:val="FFFFFF" w:themeColor="background1"/>
                                        </w:rPr>
                                      </w:pPr>
                                      <w:r>
                                        <w:rPr>
                                          <w:rFonts w:hint="eastAsia"/>
                                          <w:b/>
                                          <w:color w:val="FFFFFF" w:themeColor="background1"/>
                                        </w:rPr>
                                        <w:t>Item No.</w:t>
                                      </w:r>
                                    </w:p>
                                  </w:tc>
                                  <w:tc>
                                    <w:tcPr>
                                      <w:tcW w:w="1581" w:type="dxa"/>
                                      <w:shd w:val="clear" w:color="auto" w:fill="002060"/>
                                    </w:tcPr>
                                    <w:p w14:paraId="0262AF5B" w14:textId="7B6EB20A" w:rsidR="007B5626" w:rsidRPr="00C80F48" w:rsidRDefault="007B5626" w:rsidP="00DD1144">
                                      <w:pPr>
                                        <w:pStyle w:val="af0"/>
                                        <w:jc w:val="left"/>
                                        <w:rPr>
                                          <w:ins w:id="3800" w:author="作成者"/>
                                          <w:b/>
                                          <w:color w:val="FFFFFF" w:themeColor="background1"/>
                                        </w:rPr>
                                      </w:pPr>
                                      <w:r>
                                        <w:rPr>
                                          <w:rFonts w:hint="eastAsia"/>
                                          <w:b/>
                                          <w:color w:val="FFFFFF" w:themeColor="background1"/>
                                        </w:rPr>
                                        <w:t>Variable name</w:t>
                                      </w:r>
                                    </w:p>
                                  </w:tc>
                                  <w:tc>
                                    <w:tcPr>
                                      <w:tcW w:w="1581" w:type="dxa"/>
                                      <w:shd w:val="clear" w:color="auto" w:fill="002060"/>
                                    </w:tcPr>
                                    <w:p w14:paraId="1EEDE5DD" w14:textId="6C8F965F" w:rsidR="007B5626" w:rsidRPr="009868CA" w:rsidRDefault="007B5626" w:rsidP="008935AD">
                                      <w:pPr>
                                        <w:pStyle w:val="af0"/>
                                        <w:jc w:val="left"/>
                                        <w:rPr>
                                          <w:ins w:id="3801" w:author="作成者"/>
                                          <w:b/>
                                          <w:color w:val="FFFFFF" w:themeColor="background1"/>
                                          <w:sz w:val="12"/>
                                        </w:rPr>
                                      </w:pPr>
                                      <w:r w:rsidRPr="009868CA">
                                        <w:rPr>
                                          <w:rFonts w:hint="eastAsia"/>
                                          <w:b/>
                                          <w:color w:val="FFFFFF" w:themeColor="background1"/>
                                          <w:sz w:val="12"/>
                                        </w:rPr>
                                        <w:t>M</w:t>
                                      </w:r>
                                      <w:r w:rsidRPr="009868CA">
                                        <w:rPr>
                                          <w:b/>
                                          <w:color w:val="FFFFFF" w:themeColor="background1"/>
                                          <w:sz w:val="12"/>
                                        </w:rPr>
                                        <w:t xml:space="preserve">ember </w:t>
                                      </w:r>
                                      <w:r w:rsidRPr="009868CA">
                                        <w:rPr>
                                          <w:rFonts w:hint="eastAsia"/>
                                          <w:b/>
                                          <w:color w:val="FFFFFF" w:themeColor="background1"/>
                                          <w:sz w:val="12"/>
                                        </w:rPr>
                                        <w:t>Variable name</w:t>
                                      </w:r>
                                      <w:ins w:id="3802" w:author="作成者">
                                        <w:r w:rsidRPr="009868CA">
                                          <w:rPr>
                                            <w:rFonts w:hint="eastAsia"/>
                                            <w:b/>
                                            <w:color w:val="FFFFFF" w:themeColor="background1"/>
                                            <w:sz w:val="12"/>
                                          </w:rPr>
                                          <w:t>（</w:t>
                                        </w:r>
                                      </w:ins>
                                      <w:r w:rsidRPr="009868CA">
                                        <w:rPr>
                                          <w:rFonts w:hint="eastAsia"/>
                                          <w:b/>
                                          <w:color w:val="FFFFFF" w:themeColor="background1"/>
                                          <w:sz w:val="12"/>
                                        </w:rPr>
                                        <w:t>W</w:t>
                                      </w:r>
                                      <w:r w:rsidRPr="009868CA">
                                        <w:rPr>
                                          <w:b/>
                                          <w:color w:val="FFFFFF" w:themeColor="background1"/>
                                          <w:sz w:val="12"/>
                                        </w:rPr>
                                        <w:t>ith repetitions</w:t>
                                      </w:r>
                                      <w:ins w:id="3803" w:author="作成者">
                                        <w:r w:rsidRPr="009868CA">
                                          <w:rPr>
                                            <w:rFonts w:hint="eastAsia"/>
                                            <w:b/>
                                            <w:color w:val="FFFFFF" w:themeColor="background1"/>
                                            <w:sz w:val="12"/>
                                          </w:rPr>
                                          <w:t>）</w:t>
                                        </w:r>
                                      </w:ins>
                                    </w:p>
                                  </w:tc>
                                  <w:tc>
                                    <w:tcPr>
                                      <w:tcW w:w="1534" w:type="dxa"/>
                                      <w:shd w:val="clear" w:color="auto" w:fill="002060"/>
                                    </w:tcPr>
                                    <w:p w14:paraId="279824C8" w14:textId="22B280EA" w:rsidR="007B5626" w:rsidRDefault="007B5626" w:rsidP="00DD1144">
                                      <w:pPr>
                                        <w:pStyle w:val="af0"/>
                                        <w:jc w:val="left"/>
                                        <w:rPr>
                                          <w:ins w:id="3804" w:author="作成者"/>
                                          <w:b/>
                                          <w:color w:val="FFFFFF" w:themeColor="background1"/>
                                        </w:rPr>
                                      </w:pPr>
                                      <w:r w:rsidRPr="00B64215">
                                        <w:rPr>
                                          <w:b/>
                                          <w:color w:val="FFFFFF" w:themeColor="background1"/>
                                          <w:sz w:val="14"/>
                                        </w:rPr>
                                        <w:t>Maximum amount of repetitions</w:t>
                                      </w:r>
                                    </w:p>
                                  </w:tc>
                                </w:tr>
                                <w:tr w:rsidR="007B5626" w14:paraId="78A7BFB0" w14:textId="77777777" w:rsidTr="00DD1144">
                                  <w:trPr>
                                    <w:trHeight w:val="220"/>
                                    <w:jc w:val="center"/>
                                    <w:ins w:id="3805" w:author="作成者"/>
                                  </w:trPr>
                                  <w:tc>
                                    <w:tcPr>
                                      <w:tcW w:w="862" w:type="dxa"/>
                                    </w:tcPr>
                                    <w:p w14:paraId="1907F1A4" w14:textId="77777777" w:rsidR="007B5626" w:rsidRDefault="007B5626" w:rsidP="00DD1144">
                                      <w:pPr>
                                        <w:pStyle w:val="af0"/>
                                        <w:jc w:val="left"/>
                                        <w:rPr>
                                          <w:ins w:id="3806" w:author="作成者"/>
                                        </w:rPr>
                                      </w:pPr>
                                      <w:ins w:id="3807" w:author="作成者">
                                        <w:r>
                                          <w:rPr>
                                            <w:rFonts w:hint="eastAsia"/>
                                          </w:rPr>
                                          <w:t>1</w:t>
                                        </w:r>
                                      </w:ins>
                                    </w:p>
                                  </w:tc>
                                  <w:tc>
                                    <w:tcPr>
                                      <w:tcW w:w="1581" w:type="dxa"/>
                                    </w:tcPr>
                                    <w:p w14:paraId="60CDD9E6" w14:textId="77777777" w:rsidR="007B5626" w:rsidRDefault="007B5626" w:rsidP="00DD1144">
                                      <w:pPr>
                                        <w:pStyle w:val="af0"/>
                                        <w:jc w:val="left"/>
                                        <w:rPr>
                                          <w:ins w:id="3808" w:author="作成者"/>
                                        </w:rPr>
                                      </w:pPr>
                                      <w:proofErr w:type="spellStart"/>
                                      <w:ins w:id="3809" w:author="作成者">
                                        <w:r>
                                          <w:rPr>
                                            <w:rFonts w:hint="eastAsia"/>
                                          </w:rPr>
                                          <w:t>V</w:t>
                                        </w:r>
                                        <w:r>
                                          <w:t>AR_hoge</w:t>
                                        </w:r>
                                        <w:proofErr w:type="spellEnd"/>
                                      </w:ins>
                                    </w:p>
                                  </w:tc>
                                  <w:tc>
                                    <w:tcPr>
                                      <w:tcW w:w="1581" w:type="dxa"/>
                                    </w:tcPr>
                                    <w:p w14:paraId="542D24AB" w14:textId="77777777" w:rsidR="007B5626" w:rsidRDefault="007B5626" w:rsidP="00DD1144">
                                      <w:pPr>
                                        <w:pStyle w:val="af0"/>
                                        <w:jc w:val="left"/>
                                        <w:rPr>
                                          <w:ins w:id="3810" w:author="作成者"/>
                                        </w:rPr>
                                      </w:pPr>
                                    </w:p>
                                  </w:tc>
                                  <w:tc>
                                    <w:tcPr>
                                      <w:tcW w:w="1534" w:type="dxa"/>
                                    </w:tcPr>
                                    <w:p w14:paraId="62E4A556" w14:textId="77777777" w:rsidR="007B5626" w:rsidRDefault="007B5626" w:rsidP="00DD1144">
                                      <w:pPr>
                                        <w:pStyle w:val="af0"/>
                                        <w:jc w:val="left"/>
                                        <w:rPr>
                                          <w:ins w:id="3811" w:author="作成者"/>
                                        </w:rPr>
                                      </w:pPr>
                                      <w:ins w:id="3812" w:author="作成者">
                                        <w:r>
                                          <w:rPr>
                                            <w:rFonts w:hint="eastAsia"/>
                                            <w:color w:val="FF0000"/>
                                          </w:rPr>
                                          <w:t>2</w:t>
                                        </w:r>
                                      </w:ins>
                                    </w:p>
                                  </w:tc>
                                </w:tr>
                              </w:tbl>
                              <w:p w14:paraId="5671AEE8" w14:textId="77777777" w:rsidR="007B5626" w:rsidRPr="005E05C6" w:rsidRDefault="007B5626" w:rsidP="00366ECC">
                                <w:pPr>
                                  <w:jc w:val="left"/>
                                  <w:rPr>
                                    <w:ins w:id="3813" w:author="作成者"/>
                                    <w:b/>
                                    <w:sz w:val="20"/>
                                    <w:szCs w:val="20"/>
                                  </w:rPr>
                                </w:pPr>
                              </w:p>
                              <w:p w14:paraId="624FF0BE" w14:textId="77777777" w:rsidR="007B5626" w:rsidRDefault="007B5626" w:rsidP="00366ECC">
                                <w:pPr>
                                  <w:jc w:val="left"/>
                                  <w:rPr>
                                    <w:ins w:id="3814" w:author="作成者"/>
                                    <w:sz w:val="20"/>
                                    <w:szCs w:val="20"/>
                                  </w:rPr>
                                </w:pPr>
                                <w:ins w:id="3815" w:author="作成者">
                                  <w:r>
                                    <w:rPr>
                                      <w:rFonts w:hint="eastAsia"/>
                                      <w:sz w:val="20"/>
                                      <w:szCs w:val="20"/>
                                    </w:rPr>
                                    <w:t xml:space="preserve">      </w:t>
                                  </w:r>
                                </w:ins>
                              </w:p>
                              <w:p w14:paraId="2FD38988" w14:textId="77777777" w:rsidR="007B5626" w:rsidRDefault="007B5626" w:rsidP="00366ECC">
                                <w:pPr>
                                  <w:jc w:val="left"/>
                                  <w:rPr>
                                    <w:ins w:id="3816" w:author="作成者"/>
                                    <w:sz w:val="20"/>
                                    <w:szCs w:val="20"/>
                                  </w:rPr>
                                </w:pPr>
                              </w:p>
                              <w:p w14:paraId="614FFE72" w14:textId="77777777" w:rsidR="007B5626" w:rsidRDefault="007B5626" w:rsidP="00366ECC">
                                <w:pPr>
                                  <w:jc w:val="left"/>
                                  <w:rPr>
                                    <w:ins w:id="3817" w:author="作成者"/>
                                    <w:sz w:val="20"/>
                                    <w:szCs w:val="20"/>
                                  </w:rPr>
                                </w:pPr>
                                <w:ins w:id="3818" w:author="作成者">
                                  <w:r>
                                    <w:rPr>
                                      <w:rFonts w:hint="eastAsia"/>
                                      <w:sz w:val="20"/>
                                      <w:szCs w:val="20"/>
                                    </w:rPr>
                                    <w:t xml:space="preserve"> </w:t>
                                  </w:r>
                                  <w:r>
                                    <w:rPr>
                                      <w:rFonts w:hint="eastAsia"/>
                                      <w:sz w:val="20"/>
                                      <w:szCs w:val="20"/>
                                    </w:rPr>
                                    <w:t xml:space="preserve">　</w:t>
                                  </w:r>
                                  <w:r>
                                    <w:rPr>
                                      <w:sz w:val="20"/>
                                      <w:szCs w:val="20"/>
                                    </w:rPr>
                                    <w:t xml:space="preserve">　　　</w:t>
                                  </w:r>
                                  <w:r>
                                    <w:rPr>
                                      <w:rFonts w:hint="eastAsia"/>
                                      <w:sz w:val="20"/>
                                      <w:szCs w:val="20"/>
                                    </w:rPr>
                                    <w:t xml:space="preserve"> </w:t>
                                  </w:r>
                                </w:ins>
                              </w:p>
                              <w:p w14:paraId="54E145A9" w14:textId="77777777" w:rsidR="007B5626" w:rsidRPr="00D464F6" w:rsidRDefault="007B5626" w:rsidP="00366ECC">
                                <w:pPr>
                                  <w:jc w:val="left"/>
                                  <w:rPr>
                                    <w:ins w:id="3819" w:author="作成者"/>
                                    <w:b/>
                                    <w:sz w:val="20"/>
                                    <w:szCs w:val="20"/>
                                  </w:rPr>
                                </w:pPr>
                                <w:ins w:id="3820" w:author="作成者">
                                  <w:r>
                                    <w:rPr>
                                      <w:rFonts w:hint="eastAsia"/>
                                      <w:sz w:val="20"/>
                                      <w:szCs w:val="20"/>
                                    </w:rPr>
                                    <w:t xml:space="preserve">　</w:t>
                                  </w:r>
                                  <w:r>
                                    <w:rPr>
                                      <w:sz w:val="20"/>
                                      <w:szCs w:val="20"/>
                                    </w:rPr>
                                    <w:t xml:space="preserve">　　　　</w:t>
                                  </w:r>
                                </w:ins>
                              </w:p>
                              <w:p w14:paraId="613A53F6" w14:textId="77777777" w:rsidR="007B5626" w:rsidRPr="003177F7" w:rsidRDefault="007B5626" w:rsidP="00366ECC">
                                <w:pPr>
                                  <w:jc w:val="left"/>
                                  <w:rPr>
                                    <w:ins w:id="3821" w:author="作成者"/>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2" name="下矢印 522"/>
                          <wps:cNvSpPr/>
                          <wps:spPr>
                            <a:xfrm>
                              <a:off x="114300" y="558327"/>
                              <a:ext cx="400050" cy="2595182"/>
                            </a:xfrm>
                            <a:prstGeom prst="downArrow">
                              <a:avLst/>
                            </a:prstGeom>
                            <a:solidFill>
                              <a:schemeClr val="accent6">
                                <a:lumMod val="75000"/>
                                <a:lumOff val="25000"/>
                              </a:schemeClr>
                            </a:solidFill>
                            <a:ln>
                              <a:solidFill>
                                <a:schemeClr val="accent6">
                                  <a:lumMod val="90000"/>
                                  <a:lumOff val="1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6" name="角丸四角形 526"/>
                          <wps:cNvSpPr/>
                          <wps:spPr>
                            <a:xfrm>
                              <a:off x="114122" y="467045"/>
                              <a:ext cx="2635250" cy="145619"/>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309AA47" w14:textId="2B5EE2B5" w:rsidR="007B5626" w:rsidRPr="00982EAC" w:rsidRDefault="007B5626" w:rsidP="00366ECC">
                                <w:pPr>
                                  <w:jc w:val="left"/>
                                  <w:rPr>
                                    <w:ins w:id="3822" w:author="作成者"/>
                                    <w:b/>
                                    <w:color w:val="003C8A" w:themeColor="accent6" w:themeTint="E6"/>
                                    <w:sz w:val="20"/>
                                    <w:szCs w:val="20"/>
                                  </w:rPr>
                                </w:pPr>
                                <w:ins w:id="3823" w:author="作成者">
                                  <w:r>
                                    <w:rPr>
                                      <w:rFonts w:hint="eastAsia"/>
                                      <w:b/>
                                      <w:color w:val="003C8A" w:themeColor="accent6" w:themeTint="E6"/>
                                      <w:sz w:val="20"/>
                                      <w:szCs w:val="20"/>
                                    </w:rPr>
                                    <w:t>⑥</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Register Module file</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51F0356" id="グループ化 520" o:spid="_x0000_s1230" style="position:absolute;left:0;text-align:left;margin-left:36.15pt;margin-top:-231.5pt;width:476.25pt;height:618.9pt;z-index:251827200;mso-position-horizontal-relative:text;mso-position-vertical-relative:text;mso-width-relative:margin;mso-height-relative:margin" coordorigin=",4213" coordsize="60483,310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">
                  <v:shape id="フローチャート: 処理 521" o:spid="_x0000_s1231" type="#_x0000_t109" style="position:absolute;top:4213;width:60483;height:31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" fillcolor="#f2f2f2 [3052]" strokecolor="#d8d8d8 [2732]" strokeweight="2pt">
                    <v:textbox>
                      <w:txbxContent>
                        <w:p w14:paraId="75A4A76C" w14:textId="77777777" w:rsidR="007B5626" w:rsidRDefault="007B5626" w:rsidP="00366ECC">
                          <w:pPr>
                            <w:jc w:val="left"/>
                            <w:rPr>
                              <w:ins w:id="3824" w:author="作成者"/>
                              <w:sz w:val="20"/>
                              <w:szCs w:val="20"/>
                            </w:rPr>
                          </w:pPr>
                        </w:p>
                        <w:p w14:paraId="48B7DAF6" w14:textId="77777777" w:rsidR="007B5626" w:rsidRPr="003177F7" w:rsidRDefault="007B5626" w:rsidP="00366ECC">
                          <w:pPr>
                            <w:jc w:val="left"/>
                            <w:rPr>
                              <w:ins w:id="3825" w:author="作成者"/>
                              <w:sz w:val="20"/>
                              <w:szCs w:val="20"/>
                            </w:rPr>
                          </w:pPr>
                        </w:p>
                        <w:tbl>
                          <w:tblPr>
                            <w:tblStyle w:val="ab"/>
                            <w:tblW w:w="7166" w:type="dxa"/>
                            <w:tblInd w:w="1028" w:type="dxa"/>
                            <w:tblLook w:val="04A0" w:firstRow="1" w:lastRow="0" w:firstColumn="1" w:lastColumn="0" w:noHBand="0" w:noVBand="1"/>
                          </w:tblPr>
                          <w:tblGrid>
                            <w:gridCol w:w="7166"/>
                          </w:tblGrid>
                          <w:tr w:rsidR="007B5626" w:rsidRPr="003177F7" w14:paraId="234B518F" w14:textId="77777777" w:rsidTr="00DD1144">
                            <w:trPr>
                              <w:trHeight w:val="1425"/>
                              <w:ins w:id="3826" w:author="作成者"/>
                            </w:trPr>
                            <w:tc>
                              <w:tcPr>
                                <w:tcW w:w="7166" w:type="dxa"/>
                                <w:tcBorders>
                                  <w:top w:val="single" w:sz="4" w:space="0" w:color="auto"/>
                                  <w:left w:val="single" w:sz="4" w:space="0" w:color="auto"/>
                                  <w:bottom w:val="single" w:sz="4" w:space="0" w:color="auto"/>
                                  <w:right w:val="single" w:sz="4" w:space="0" w:color="auto"/>
                                </w:tcBorders>
                              </w:tcPr>
                              <w:p w14:paraId="5057F6FE" w14:textId="77777777" w:rsidR="007B5626" w:rsidRPr="0088327F" w:rsidRDefault="007B5626" w:rsidP="00DD1144">
                                <w:pPr>
                                  <w:rPr>
                                    <w:ins w:id="3827" w:author="作成者"/>
                                    <w:sz w:val="20"/>
                                    <w:szCs w:val="20"/>
                                  </w:rPr>
                                </w:pPr>
                                <w:ins w:id="3828" w:author="作成者">
                                  <w:r w:rsidRPr="0088327F">
                                    <w:rPr>
                                      <w:sz w:val="20"/>
                                      <w:szCs w:val="20"/>
                                    </w:rPr>
                                    <w:t>variable "</w:t>
                                  </w:r>
                                  <w:proofErr w:type="spellStart"/>
                                  <w:r w:rsidRPr="0088327F">
                                    <w:rPr>
                                      <w:sz w:val="20"/>
                                      <w:szCs w:val="20"/>
                                    </w:rPr>
                                    <w:t>VAR_hoge</w:t>
                                  </w:r>
                                  <w:proofErr w:type="spellEnd"/>
                                  <w:r w:rsidRPr="0088327F">
                                    <w:rPr>
                                      <w:sz w:val="20"/>
                                      <w:szCs w:val="20"/>
                                    </w:rPr>
                                    <w:t>" {</w:t>
                                  </w:r>
                                </w:ins>
                              </w:p>
                              <w:p w14:paraId="59AB5021" w14:textId="77777777" w:rsidR="007B5626" w:rsidRPr="0088327F" w:rsidRDefault="007B5626" w:rsidP="00DD1144">
                                <w:pPr>
                                  <w:ind w:firstLineChars="200" w:firstLine="400"/>
                                  <w:rPr>
                                    <w:ins w:id="3829" w:author="作成者"/>
                                    <w:sz w:val="20"/>
                                    <w:szCs w:val="20"/>
                                  </w:rPr>
                                </w:pPr>
                                <w:ins w:id="3830" w:author="作成者">
                                  <w:r w:rsidRPr="0088327F">
                                    <w:rPr>
                                      <w:sz w:val="20"/>
                                      <w:szCs w:val="20"/>
                                    </w:rPr>
                                    <w:t xml:space="preserve">type = </w:t>
                                  </w:r>
                                  <w:r>
                                    <w:rPr>
                                      <w:sz w:val="20"/>
                                      <w:szCs w:val="20"/>
                                    </w:rPr>
                                    <w:t>list(object({ IP = string, NAME = string</w:t>
                                  </w:r>
                                  <w:r>
                                    <w:rPr>
                                      <w:rFonts w:hint="eastAsia"/>
                                      <w:sz w:val="20"/>
                                      <w:szCs w:val="20"/>
                                    </w:rPr>
                                    <w:t xml:space="preserve"> </w:t>
                                  </w:r>
                                  <w:r>
                                    <w:rPr>
                                      <w:sz w:val="20"/>
                                      <w:szCs w:val="20"/>
                                    </w:rPr>
                                    <w:t>}))</w:t>
                                  </w:r>
                                </w:ins>
                              </w:p>
                              <w:p w14:paraId="1C2DE45F" w14:textId="77777777" w:rsidR="007B5626" w:rsidRPr="0088327F" w:rsidRDefault="007B5626" w:rsidP="00DD1144">
                                <w:pPr>
                                  <w:rPr>
                                    <w:ins w:id="3831" w:author="作成者"/>
                                    <w:sz w:val="20"/>
                                    <w:szCs w:val="20"/>
                                  </w:rPr>
                                </w:pPr>
                                <w:ins w:id="3832" w:author="作成者">
                                  <w:r>
                                    <w:rPr>
                                      <w:sz w:val="20"/>
                                      <w:szCs w:val="20"/>
                                    </w:rPr>
                                    <w:t xml:space="preserve">default = </w:t>
                                  </w:r>
                                  <w:r w:rsidRPr="0088327F">
                                    <w:rPr>
                                      <w:sz w:val="20"/>
                                      <w:szCs w:val="20"/>
                                    </w:rPr>
                                    <w:t>[</w:t>
                                  </w:r>
                                </w:ins>
                              </w:p>
                              <w:p w14:paraId="279ED6F2" w14:textId="77777777" w:rsidR="007B5626" w:rsidRDefault="007B5626" w:rsidP="00DD1144">
                                <w:pPr>
                                  <w:rPr>
                                    <w:ins w:id="3833" w:author="作成者"/>
                                    <w:sz w:val="20"/>
                                    <w:szCs w:val="20"/>
                                  </w:rPr>
                                </w:pPr>
                                <w:ins w:id="3834" w:author="作成者">
                                  <w:r>
                                    <w:rPr>
                                      <w:sz w:val="20"/>
                                      <w:szCs w:val="20"/>
                                    </w:rPr>
                                    <w:t xml:space="preserve">        { “IP” = “127.0.0.1”, NAME = “machine01”},</w:t>
                                  </w:r>
                                </w:ins>
                              </w:p>
                              <w:p w14:paraId="13A8D1DE" w14:textId="77777777" w:rsidR="007B5626" w:rsidRDefault="007B5626" w:rsidP="00DD1144">
                                <w:pPr>
                                  <w:rPr>
                                    <w:ins w:id="3835" w:author="作成者"/>
                                    <w:sz w:val="20"/>
                                    <w:szCs w:val="20"/>
                                  </w:rPr>
                                </w:pPr>
                                <w:ins w:id="3836" w:author="作成者">
                                  <w:r>
                                    <w:rPr>
                                      <w:rFonts w:hint="eastAsia"/>
                                      <w:sz w:val="20"/>
                                      <w:szCs w:val="20"/>
                                    </w:rPr>
                                    <w:t xml:space="preserve">        </w:t>
                                  </w:r>
                                  <w:r>
                                    <w:rPr>
                                      <w:sz w:val="20"/>
                                      <w:szCs w:val="20"/>
                                    </w:rPr>
                                    <w:t>{ “IP” = “127.0.0.2”, NAME = “machine02”},</w:t>
                                  </w:r>
                                </w:ins>
                              </w:p>
                              <w:p w14:paraId="4E87DDDB" w14:textId="77777777" w:rsidR="007B5626" w:rsidRPr="0088327F" w:rsidRDefault="007B5626" w:rsidP="00DD1144">
                                <w:pPr>
                                  <w:rPr>
                                    <w:ins w:id="3837" w:author="作成者"/>
                                    <w:sz w:val="20"/>
                                    <w:szCs w:val="20"/>
                                  </w:rPr>
                                </w:pPr>
                                <w:ins w:id="3838" w:author="作成者">
                                  <w:r>
                                    <w:rPr>
                                      <w:rFonts w:hint="eastAsia"/>
                                      <w:sz w:val="20"/>
                                      <w:szCs w:val="20"/>
                                    </w:rPr>
                                    <w:t xml:space="preserve">        </w:t>
                                  </w:r>
                                  <w:r>
                                    <w:rPr>
                                      <w:sz w:val="20"/>
                                      <w:szCs w:val="20"/>
                                    </w:rPr>
                                    <w:t>{ “IP” = “127.0.0.3”, NAME = “machine03”}</w:t>
                                  </w:r>
                                </w:ins>
                              </w:p>
                              <w:p w14:paraId="4D56FAD7" w14:textId="77777777" w:rsidR="007B5626" w:rsidRPr="0088327F" w:rsidRDefault="007B5626" w:rsidP="00DD1144">
                                <w:pPr>
                                  <w:ind w:firstLineChars="200" w:firstLine="400"/>
                                  <w:rPr>
                                    <w:ins w:id="3839" w:author="作成者"/>
                                    <w:sz w:val="20"/>
                                    <w:szCs w:val="20"/>
                                  </w:rPr>
                                </w:pPr>
                                <w:ins w:id="3840" w:author="作成者">
                                  <w:r w:rsidRPr="0088327F">
                                    <w:rPr>
                                      <w:sz w:val="20"/>
                                      <w:szCs w:val="20"/>
                                    </w:rPr>
                                    <w:t>],</w:t>
                                  </w:r>
                                </w:ins>
                              </w:p>
                              <w:p w14:paraId="1CE1F39B" w14:textId="77777777" w:rsidR="007B5626" w:rsidRPr="003177F7" w:rsidRDefault="007B5626" w:rsidP="00DD1144">
                                <w:pPr>
                                  <w:pStyle w:val="af0"/>
                                  <w:rPr>
                                    <w:ins w:id="3841" w:author="作成者"/>
                                    <w:sz w:val="20"/>
                                    <w:szCs w:val="20"/>
                                  </w:rPr>
                                </w:pPr>
                                <w:ins w:id="3842" w:author="作成者">
                                  <w:r w:rsidRPr="0088327F">
                                    <w:rPr>
                                      <w:sz w:val="20"/>
                                      <w:szCs w:val="20"/>
                                    </w:rPr>
                                    <w:t>}</w:t>
                                  </w:r>
                                </w:ins>
                              </w:p>
                            </w:tc>
                          </w:tr>
                        </w:tbl>
                        <w:p w14:paraId="1B84A308" w14:textId="77777777" w:rsidR="007B5626" w:rsidRDefault="007B5626" w:rsidP="00366ECC">
                          <w:pPr>
                            <w:jc w:val="left"/>
                            <w:rPr>
                              <w:ins w:id="3843" w:author="作成者"/>
                              <w:sz w:val="20"/>
                              <w:szCs w:val="20"/>
                            </w:rPr>
                          </w:pPr>
                        </w:p>
                        <w:p w14:paraId="4A6F39B4" w14:textId="77777777" w:rsidR="007B5626" w:rsidRDefault="007B5626" w:rsidP="00366ECC">
                          <w:pPr>
                            <w:jc w:val="left"/>
                            <w:rPr>
                              <w:ins w:id="3844" w:author="作成者"/>
                              <w:sz w:val="20"/>
                              <w:szCs w:val="20"/>
                            </w:rPr>
                          </w:pPr>
                        </w:p>
                        <w:p w14:paraId="28059964" w14:textId="77777777" w:rsidR="007B5626" w:rsidRDefault="007B5626" w:rsidP="00366ECC">
                          <w:pPr>
                            <w:jc w:val="left"/>
                            <w:rPr>
                              <w:ins w:id="3845" w:author="作成者"/>
                              <w:sz w:val="20"/>
                              <w:szCs w:val="20"/>
                            </w:rPr>
                          </w:pPr>
                        </w:p>
                        <w:p w14:paraId="79DA537D" w14:textId="56074221" w:rsidR="007B5626" w:rsidRPr="0088327F" w:rsidRDefault="007B5626" w:rsidP="00366ECC">
                          <w:pPr>
                            <w:jc w:val="left"/>
                            <w:rPr>
                              <w:ins w:id="3846" w:author="作成者"/>
                              <w:b/>
                              <w:sz w:val="20"/>
                              <w:szCs w:val="20"/>
                            </w:rPr>
                          </w:pPr>
                          <w:ins w:id="3847" w:author="作成者">
                            <w:r>
                              <w:rPr>
                                <w:rFonts w:hint="eastAsia"/>
                                <w:sz w:val="20"/>
                                <w:szCs w:val="20"/>
                              </w:rPr>
                              <w:t xml:space="preserve">　</w:t>
                            </w:r>
                            <w:r>
                              <w:rPr>
                                <w:sz w:val="20"/>
                                <w:szCs w:val="20"/>
                              </w:rPr>
                              <w:t xml:space="preserve">　　　　　</w:t>
                            </w:r>
                          </w:ins>
                          <w:r>
                            <w:rPr>
                              <w:rFonts w:hint="eastAsia"/>
                              <w:sz w:val="20"/>
                              <w:szCs w:val="20"/>
                            </w:rPr>
                            <w:t>Variable nest list</w:t>
                          </w:r>
                          <w:ins w:id="3848" w:author="作成者">
                            <w:r>
                              <w:rPr>
                                <w:rFonts w:hint="eastAsia"/>
                                <w:b/>
                                <w:sz w:val="20"/>
                                <w:szCs w:val="20"/>
                              </w:rPr>
                              <w:t>（</w:t>
                            </w:r>
                          </w:ins>
                          <w:r>
                            <w:rPr>
                              <w:rFonts w:hint="eastAsia"/>
                              <w:b/>
                              <w:sz w:val="20"/>
                              <w:szCs w:val="20"/>
                            </w:rPr>
                            <w:t xml:space="preserve">When </w:t>
                          </w:r>
                          <w:r>
                            <w:rPr>
                              <w:b/>
                              <w:sz w:val="20"/>
                              <w:szCs w:val="20"/>
                            </w:rPr>
                            <w:t>registering</w:t>
                          </w:r>
                          <w:ins w:id="3849" w:author="作成者">
                            <w:r>
                              <w:rPr>
                                <w:b/>
                                <w:sz w:val="20"/>
                                <w:szCs w:val="20"/>
                              </w:rPr>
                              <w:t>）</w:t>
                            </w:r>
                          </w:ins>
                        </w:p>
                        <w:tbl>
                          <w:tblPr>
                            <w:tblStyle w:val="ab"/>
                            <w:tblW w:w="0" w:type="auto"/>
                            <w:jc w:val="center"/>
                            <w:tblLook w:val="04A0" w:firstRow="1" w:lastRow="0" w:firstColumn="1" w:lastColumn="0" w:noHBand="0" w:noVBand="1"/>
                          </w:tblPr>
                          <w:tblGrid>
                            <w:gridCol w:w="862"/>
                            <w:gridCol w:w="1581"/>
                            <w:gridCol w:w="1581"/>
                            <w:gridCol w:w="1534"/>
                          </w:tblGrid>
                          <w:tr w:rsidR="007B5626" w14:paraId="7DE28985" w14:textId="77777777" w:rsidTr="00DD1144">
                            <w:trPr>
                              <w:trHeight w:val="699"/>
                              <w:jc w:val="center"/>
                              <w:ins w:id="3850" w:author="作成者"/>
                            </w:trPr>
                            <w:tc>
                              <w:tcPr>
                                <w:tcW w:w="862" w:type="dxa"/>
                                <w:shd w:val="clear" w:color="auto" w:fill="002060"/>
                              </w:tcPr>
                              <w:p w14:paraId="47C1CB29" w14:textId="3E2ECF87" w:rsidR="007B5626" w:rsidRPr="00C80F48" w:rsidRDefault="007B5626" w:rsidP="00DD1144">
                                <w:pPr>
                                  <w:pStyle w:val="af0"/>
                                  <w:jc w:val="left"/>
                                  <w:rPr>
                                    <w:ins w:id="3851" w:author="作成者"/>
                                    <w:b/>
                                    <w:color w:val="FFFFFF" w:themeColor="background1"/>
                                  </w:rPr>
                                </w:pPr>
                                <w:r>
                                  <w:rPr>
                                    <w:rFonts w:hint="eastAsia"/>
                                    <w:b/>
                                    <w:color w:val="FFFFFF" w:themeColor="background1"/>
                                  </w:rPr>
                                  <w:t>Item No.</w:t>
                                </w:r>
                              </w:p>
                            </w:tc>
                            <w:tc>
                              <w:tcPr>
                                <w:tcW w:w="1581" w:type="dxa"/>
                                <w:shd w:val="clear" w:color="auto" w:fill="002060"/>
                              </w:tcPr>
                              <w:p w14:paraId="709BBB55" w14:textId="5B608B5C" w:rsidR="007B5626" w:rsidRPr="00C80F48" w:rsidRDefault="007B5626" w:rsidP="00DD1144">
                                <w:pPr>
                                  <w:pStyle w:val="af0"/>
                                  <w:jc w:val="left"/>
                                  <w:rPr>
                                    <w:ins w:id="3852" w:author="作成者"/>
                                    <w:b/>
                                    <w:color w:val="FFFFFF" w:themeColor="background1"/>
                                  </w:rPr>
                                </w:pPr>
                                <w:r>
                                  <w:rPr>
                                    <w:rFonts w:hint="eastAsia"/>
                                    <w:b/>
                                    <w:color w:val="FFFFFF" w:themeColor="background1"/>
                                  </w:rPr>
                                  <w:t>Variable name</w:t>
                                </w:r>
                              </w:p>
                            </w:tc>
                            <w:tc>
                              <w:tcPr>
                                <w:tcW w:w="1581" w:type="dxa"/>
                                <w:shd w:val="clear" w:color="auto" w:fill="002060"/>
                              </w:tcPr>
                              <w:p w14:paraId="216EAB1C" w14:textId="422D0568" w:rsidR="007B5626" w:rsidRPr="00C80F48" w:rsidRDefault="007B5626" w:rsidP="00DD1144">
                                <w:pPr>
                                  <w:pStyle w:val="af0"/>
                                  <w:jc w:val="left"/>
                                  <w:rPr>
                                    <w:ins w:id="3853" w:author="作成者"/>
                                    <w:b/>
                                    <w:color w:val="FFFFFF" w:themeColor="background1"/>
                                  </w:rPr>
                                </w:pPr>
                                <w:r w:rsidRPr="009868CA">
                                  <w:rPr>
                                    <w:rFonts w:hint="eastAsia"/>
                                    <w:b/>
                                    <w:color w:val="FFFFFF" w:themeColor="background1"/>
                                    <w:sz w:val="12"/>
                                  </w:rPr>
                                  <w:t>M</w:t>
                                </w:r>
                                <w:r w:rsidRPr="009868CA">
                                  <w:rPr>
                                    <w:b/>
                                    <w:color w:val="FFFFFF" w:themeColor="background1"/>
                                    <w:sz w:val="12"/>
                                  </w:rPr>
                                  <w:t xml:space="preserve">ember </w:t>
                                </w:r>
                                <w:r w:rsidRPr="009868CA">
                                  <w:rPr>
                                    <w:rFonts w:hint="eastAsia"/>
                                    <w:b/>
                                    <w:color w:val="FFFFFF" w:themeColor="background1"/>
                                    <w:sz w:val="12"/>
                                  </w:rPr>
                                  <w:t>Variable name</w:t>
                                </w:r>
                                <w:ins w:id="3854" w:author="作成者">
                                  <w:r w:rsidRPr="009868CA">
                                    <w:rPr>
                                      <w:rFonts w:hint="eastAsia"/>
                                      <w:b/>
                                      <w:color w:val="FFFFFF" w:themeColor="background1"/>
                                      <w:sz w:val="12"/>
                                    </w:rPr>
                                    <w:t>（</w:t>
                                  </w:r>
                                </w:ins>
                                <w:r w:rsidRPr="009868CA">
                                  <w:rPr>
                                    <w:rFonts w:hint="eastAsia"/>
                                    <w:b/>
                                    <w:color w:val="FFFFFF" w:themeColor="background1"/>
                                    <w:sz w:val="12"/>
                                  </w:rPr>
                                  <w:t>With repetitions</w:t>
                                </w:r>
                                <w:ins w:id="3855" w:author="作成者">
                                  <w:r w:rsidRPr="009868CA">
                                    <w:rPr>
                                      <w:rFonts w:hint="eastAsia"/>
                                      <w:b/>
                                      <w:color w:val="FFFFFF" w:themeColor="background1"/>
                                      <w:sz w:val="12"/>
                                    </w:rPr>
                                    <w:t>）</w:t>
                                  </w:r>
                                </w:ins>
                              </w:p>
                            </w:tc>
                            <w:tc>
                              <w:tcPr>
                                <w:tcW w:w="1534" w:type="dxa"/>
                                <w:shd w:val="clear" w:color="auto" w:fill="002060"/>
                              </w:tcPr>
                              <w:p w14:paraId="2DA71522" w14:textId="324CAC94" w:rsidR="007B5626" w:rsidRDefault="007B5626" w:rsidP="00DD1144">
                                <w:pPr>
                                  <w:pStyle w:val="af0"/>
                                  <w:jc w:val="left"/>
                                  <w:rPr>
                                    <w:ins w:id="3856" w:author="作成者"/>
                                    <w:b/>
                                    <w:color w:val="FFFFFF" w:themeColor="background1"/>
                                  </w:rPr>
                                </w:pPr>
                                <w:r w:rsidRPr="00B64215">
                                  <w:rPr>
                                    <w:b/>
                                    <w:color w:val="FFFFFF" w:themeColor="background1"/>
                                    <w:sz w:val="14"/>
                                  </w:rPr>
                                  <w:t>Maximum amount of repetitions</w:t>
                                </w:r>
                              </w:p>
                            </w:tc>
                          </w:tr>
                          <w:tr w:rsidR="007B5626" w14:paraId="3E8F3888" w14:textId="77777777" w:rsidTr="00DD1144">
                            <w:trPr>
                              <w:trHeight w:val="220"/>
                              <w:jc w:val="center"/>
                              <w:ins w:id="3857" w:author="作成者"/>
                            </w:trPr>
                            <w:tc>
                              <w:tcPr>
                                <w:tcW w:w="862" w:type="dxa"/>
                              </w:tcPr>
                              <w:p w14:paraId="76C2C127" w14:textId="77777777" w:rsidR="007B5626" w:rsidRDefault="007B5626" w:rsidP="00DD1144">
                                <w:pPr>
                                  <w:pStyle w:val="af0"/>
                                  <w:jc w:val="left"/>
                                  <w:rPr>
                                    <w:ins w:id="3858" w:author="作成者"/>
                                  </w:rPr>
                                </w:pPr>
                                <w:ins w:id="3859" w:author="作成者">
                                  <w:r>
                                    <w:rPr>
                                      <w:rFonts w:hint="eastAsia"/>
                                    </w:rPr>
                                    <w:t>1</w:t>
                                  </w:r>
                                </w:ins>
                              </w:p>
                            </w:tc>
                            <w:tc>
                              <w:tcPr>
                                <w:tcW w:w="1581" w:type="dxa"/>
                              </w:tcPr>
                              <w:p w14:paraId="2878EF87" w14:textId="77777777" w:rsidR="007B5626" w:rsidRDefault="007B5626" w:rsidP="00DD1144">
                                <w:pPr>
                                  <w:pStyle w:val="af0"/>
                                  <w:jc w:val="left"/>
                                  <w:rPr>
                                    <w:ins w:id="3860" w:author="作成者"/>
                                  </w:rPr>
                                </w:pPr>
                                <w:proofErr w:type="spellStart"/>
                                <w:ins w:id="3861" w:author="作成者">
                                  <w:r>
                                    <w:rPr>
                                      <w:rFonts w:hint="eastAsia"/>
                                    </w:rPr>
                                    <w:t>V</w:t>
                                  </w:r>
                                  <w:r>
                                    <w:t>AR_hoge</w:t>
                                  </w:r>
                                  <w:proofErr w:type="spellEnd"/>
                                </w:ins>
                              </w:p>
                            </w:tc>
                            <w:tc>
                              <w:tcPr>
                                <w:tcW w:w="1581" w:type="dxa"/>
                              </w:tcPr>
                              <w:p w14:paraId="4289D959" w14:textId="77777777" w:rsidR="007B5626" w:rsidRDefault="007B5626" w:rsidP="00DD1144">
                                <w:pPr>
                                  <w:pStyle w:val="af0"/>
                                  <w:jc w:val="left"/>
                                  <w:rPr>
                                    <w:ins w:id="3862" w:author="作成者"/>
                                  </w:rPr>
                                </w:pPr>
                              </w:p>
                            </w:tc>
                            <w:tc>
                              <w:tcPr>
                                <w:tcW w:w="1534" w:type="dxa"/>
                              </w:tcPr>
                              <w:p w14:paraId="3D63F3DD" w14:textId="77777777" w:rsidR="007B5626" w:rsidRDefault="007B5626" w:rsidP="00DD1144">
                                <w:pPr>
                                  <w:pStyle w:val="af0"/>
                                  <w:jc w:val="left"/>
                                  <w:rPr>
                                    <w:ins w:id="3863" w:author="作成者"/>
                                  </w:rPr>
                                </w:pPr>
                                <w:ins w:id="3864" w:author="作成者">
                                  <w:r>
                                    <w:rPr>
                                      <w:rFonts w:hint="eastAsia"/>
                                    </w:rPr>
                                    <w:t>3</w:t>
                                  </w:r>
                                </w:ins>
                              </w:p>
                            </w:tc>
                          </w:tr>
                        </w:tbl>
                        <w:p w14:paraId="17788BAE" w14:textId="77777777" w:rsidR="007B5626" w:rsidRDefault="007B5626" w:rsidP="00366ECC">
                          <w:pPr>
                            <w:jc w:val="left"/>
                            <w:rPr>
                              <w:ins w:id="3865" w:author="作成者"/>
                              <w:sz w:val="20"/>
                              <w:szCs w:val="20"/>
                            </w:rPr>
                          </w:pPr>
                        </w:p>
                        <w:p w14:paraId="069356A0" w14:textId="691A15A3" w:rsidR="007B5626" w:rsidRDefault="007B5626" w:rsidP="00366ECC">
                          <w:pPr>
                            <w:jc w:val="left"/>
                            <w:rPr>
                              <w:ins w:id="3866" w:author="作成者"/>
                              <w:b/>
                              <w:sz w:val="20"/>
                              <w:szCs w:val="20"/>
                            </w:rPr>
                          </w:pPr>
                          <w:ins w:id="3867" w:author="作成者">
                            <w:r>
                              <w:rPr>
                                <w:rFonts w:hint="eastAsia"/>
                                <w:sz w:val="20"/>
                                <w:szCs w:val="20"/>
                              </w:rPr>
                              <w:t xml:space="preserve">　</w:t>
                            </w:r>
                            <w:r>
                              <w:rPr>
                                <w:sz w:val="20"/>
                                <w:szCs w:val="20"/>
                              </w:rPr>
                              <w:t xml:space="preserve">　　　　</w:t>
                            </w:r>
                            <w:r>
                              <w:rPr>
                                <w:rFonts w:hint="eastAsia"/>
                                <w:sz w:val="20"/>
                                <w:szCs w:val="20"/>
                              </w:rPr>
                              <w:t xml:space="preserve">　</w:t>
                            </w:r>
                          </w:ins>
                          <w:r>
                            <w:rPr>
                              <w:rFonts w:hint="eastAsia"/>
                              <w:b/>
                              <w:sz w:val="20"/>
                              <w:szCs w:val="20"/>
                            </w:rPr>
                            <w:t>V</w:t>
                          </w:r>
                          <w:r>
                            <w:rPr>
                              <w:b/>
                              <w:sz w:val="20"/>
                              <w:szCs w:val="20"/>
                            </w:rPr>
                            <w:t>ariable nest list</w:t>
                          </w:r>
                          <w:ins w:id="3868" w:author="作成者">
                            <w:r w:rsidRPr="005E05C6">
                              <w:rPr>
                                <w:b/>
                                <w:sz w:val="20"/>
                                <w:szCs w:val="20"/>
                              </w:rPr>
                              <w:t>（</w:t>
                            </w:r>
                          </w:ins>
                          <w:r>
                            <w:rPr>
                              <w:b/>
                              <w:sz w:val="20"/>
                              <w:szCs w:val="20"/>
                            </w:rPr>
                            <w:t>When updating</w:t>
                          </w:r>
                          <w:ins w:id="3869" w:author="作成者">
                            <w:r w:rsidRPr="005E05C6">
                              <w:rPr>
                                <w:rFonts w:hint="eastAsia"/>
                                <w:b/>
                                <w:sz w:val="20"/>
                                <w:szCs w:val="20"/>
                              </w:rPr>
                              <w:t>）</w:t>
                            </w:r>
                          </w:ins>
                        </w:p>
                        <w:tbl>
                          <w:tblPr>
                            <w:tblStyle w:val="ab"/>
                            <w:tblW w:w="0" w:type="auto"/>
                            <w:jc w:val="center"/>
                            <w:tblLook w:val="04A0" w:firstRow="1" w:lastRow="0" w:firstColumn="1" w:lastColumn="0" w:noHBand="0" w:noVBand="1"/>
                          </w:tblPr>
                          <w:tblGrid>
                            <w:gridCol w:w="862"/>
                            <w:gridCol w:w="1581"/>
                            <w:gridCol w:w="1581"/>
                            <w:gridCol w:w="1534"/>
                          </w:tblGrid>
                          <w:tr w:rsidR="007B5626" w14:paraId="12C7E0CE" w14:textId="77777777" w:rsidTr="00DD1144">
                            <w:trPr>
                              <w:trHeight w:val="699"/>
                              <w:jc w:val="center"/>
                              <w:ins w:id="3870" w:author="作成者"/>
                            </w:trPr>
                            <w:tc>
                              <w:tcPr>
                                <w:tcW w:w="862" w:type="dxa"/>
                                <w:shd w:val="clear" w:color="auto" w:fill="002060"/>
                              </w:tcPr>
                              <w:p w14:paraId="5D6EE561" w14:textId="30150DEA" w:rsidR="007B5626" w:rsidRPr="00C80F48" w:rsidRDefault="007B5626" w:rsidP="00DD1144">
                                <w:pPr>
                                  <w:pStyle w:val="af0"/>
                                  <w:jc w:val="left"/>
                                  <w:rPr>
                                    <w:ins w:id="3871" w:author="作成者"/>
                                    <w:b/>
                                    <w:color w:val="FFFFFF" w:themeColor="background1"/>
                                  </w:rPr>
                                </w:pPr>
                                <w:r>
                                  <w:rPr>
                                    <w:rFonts w:hint="eastAsia"/>
                                    <w:b/>
                                    <w:color w:val="FFFFFF" w:themeColor="background1"/>
                                  </w:rPr>
                                  <w:t>Item No.</w:t>
                                </w:r>
                              </w:p>
                            </w:tc>
                            <w:tc>
                              <w:tcPr>
                                <w:tcW w:w="1581" w:type="dxa"/>
                                <w:shd w:val="clear" w:color="auto" w:fill="002060"/>
                              </w:tcPr>
                              <w:p w14:paraId="0262AF5B" w14:textId="7B6EB20A" w:rsidR="007B5626" w:rsidRPr="00C80F48" w:rsidRDefault="007B5626" w:rsidP="00DD1144">
                                <w:pPr>
                                  <w:pStyle w:val="af0"/>
                                  <w:jc w:val="left"/>
                                  <w:rPr>
                                    <w:ins w:id="3872" w:author="作成者"/>
                                    <w:b/>
                                    <w:color w:val="FFFFFF" w:themeColor="background1"/>
                                  </w:rPr>
                                </w:pPr>
                                <w:r>
                                  <w:rPr>
                                    <w:rFonts w:hint="eastAsia"/>
                                    <w:b/>
                                    <w:color w:val="FFFFFF" w:themeColor="background1"/>
                                  </w:rPr>
                                  <w:t>Variable name</w:t>
                                </w:r>
                              </w:p>
                            </w:tc>
                            <w:tc>
                              <w:tcPr>
                                <w:tcW w:w="1581" w:type="dxa"/>
                                <w:shd w:val="clear" w:color="auto" w:fill="002060"/>
                              </w:tcPr>
                              <w:p w14:paraId="1EEDE5DD" w14:textId="6C8F965F" w:rsidR="007B5626" w:rsidRPr="009868CA" w:rsidRDefault="007B5626" w:rsidP="008935AD">
                                <w:pPr>
                                  <w:pStyle w:val="af0"/>
                                  <w:jc w:val="left"/>
                                  <w:rPr>
                                    <w:ins w:id="3873" w:author="作成者"/>
                                    <w:b/>
                                    <w:color w:val="FFFFFF" w:themeColor="background1"/>
                                    <w:sz w:val="12"/>
                                  </w:rPr>
                                </w:pPr>
                                <w:r w:rsidRPr="009868CA">
                                  <w:rPr>
                                    <w:rFonts w:hint="eastAsia"/>
                                    <w:b/>
                                    <w:color w:val="FFFFFF" w:themeColor="background1"/>
                                    <w:sz w:val="12"/>
                                  </w:rPr>
                                  <w:t>M</w:t>
                                </w:r>
                                <w:r w:rsidRPr="009868CA">
                                  <w:rPr>
                                    <w:b/>
                                    <w:color w:val="FFFFFF" w:themeColor="background1"/>
                                    <w:sz w:val="12"/>
                                  </w:rPr>
                                  <w:t xml:space="preserve">ember </w:t>
                                </w:r>
                                <w:r w:rsidRPr="009868CA">
                                  <w:rPr>
                                    <w:rFonts w:hint="eastAsia"/>
                                    <w:b/>
                                    <w:color w:val="FFFFFF" w:themeColor="background1"/>
                                    <w:sz w:val="12"/>
                                  </w:rPr>
                                  <w:t>Variable name</w:t>
                                </w:r>
                                <w:ins w:id="3874" w:author="作成者">
                                  <w:r w:rsidRPr="009868CA">
                                    <w:rPr>
                                      <w:rFonts w:hint="eastAsia"/>
                                      <w:b/>
                                      <w:color w:val="FFFFFF" w:themeColor="background1"/>
                                      <w:sz w:val="12"/>
                                    </w:rPr>
                                    <w:t>（</w:t>
                                  </w:r>
                                </w:ins>
                                <w:r w:rsidRPr="009868CA">
                                  <w:rPr>
                                    <w:rFonts w:hint="eastAsia"/>
                                    <w:b/>
                                    <w:color w:val="FFFFFF" w:themeColor="background1"/>
                                    <w:sz w:val="12"/>
                                  </w:rPr>
                                  <w:t>W</w:t>
                                </w:r>
                                <w:r w:rsidRPr="009868CA">
                                  <w:rPr>
                                    <w:b/>
                                    <w:color w:val="FFFFFF" w:themeColor="background1"/>
                                    <w:sz w:val="12"/>
                                  </w:rPr>
                                  <w:t>ith repetitions</w:t>
                                </w:r>
                                <w:ins w:id="3875" w:author="作成者">
                                  <w:r w:rsidRPr="009868CA">
                                    <w:rPr>
                                      <w:rFonts w:hint="eastAsia"/>
                                      <w:b/>
                                      <w:color w:val="FFFFFF" w:themeColor="background1"/>
                                      <w:sz w:val="12"/>
                                    </w:rPr>
                                    <w:t>）</w:t>
                                  </w:r>
                                </w:ins>
                              </w:p>
                            </w:tc>
                            <w:tc>
                              <w:tcPr>
                                <w:tcW w:w="1534" w:type="dxa"/>
                                <w:shd w:val="clear" w:color="auto" w:fill="002060"/>
                              </w:tcPr>
                              <w:p w14:paraId="279824C8" w14:textId="22B280EA" w:rsidR="007B5626" w:rsidRDefault="007B5626" w:rsidP="00DD1144">
                                <w:pPr>
                                  <w:pStyle w:val="af0"/>
                                  <w:jc w:val="left"/>
                                  <w:rPr>
                                    <w:ins w:id="3876" w:author="作成者"/>
                                    <w:b/>
                                    <w:color w:val="FFFFFF" w:themeColor="background1"/>
                                  </w:rPr>
                                </w:pPr>
                                <w:r w:rsidRPr="00B64215">
                                  <w:rPr>
                                    <w:b/>
                                    <w:color w:val="FFFFFF" w:themeColor="background1"/>
                                    <w:sz w:val="14"/>
                                  </w:rPr>
                                  <w:t>Maximum amount of repetitions</w:t>
                                </w:r>
                              </w:p>
                            </w:tc>
                          </w:tr>
                          <w:tr w:rsidR="007B5626" w14:paraId="78A7BFB0" w14:textId="77777777" w:rsidTr="00DD1144">
                            <w:trPr>
                              <w:trHeight w:val="220"/>
                              <w:jc w:val="center"/>
                              <w:ins w:id="3877" w:author="作成者"/>
                            </w:trPr>
                            <w:tc>
                              <w:tcPr>
                                <w:tcW w:w="862" w:type="dxa"/>
                              </w:tcPr>
                              <w:p w14:paraId="1907F1A4" w14:textId="77777777" w:rsidR="007B5626" w:rsidRDefault="007B5626" w:rsidP="00DD1144">
                                <w:pPr>
                                  <w:pStyle w:val="af0"/>
                                  <w:jc w:val="left"/>
                                  <w:rPr>
                                    <w:ins w:id="3878" w:author="作成者"/>
                                  </w:rPr>
                                </w:pPr>
                                <w:ins w:id="3879" w:author="作成者">
                                  <w:r>
                                    <w:rPr>
                                      <w:rFonts w:hint="eastAsia"/>
                                    </w:rPr>
                                    <w:t>1</w:t>
                                  </w:r>
                                </w:ins>
                              </w:p>
                            </w:tc>
                            <w:tc>
                              <w:tcPr>
                                <w:tcW w:w="1581" w:type="dxa"/>
                              </w:tcPr>
                              <w:p w14:paraId="60CDD9E6" w14:textId="77777777" w:rsidR="007B5626" w:rsidRDefault="007B5626" w:rsidP="00DD1144">
                                <w:pPr>
                                  <w:pStyle w:val="af0"/>
                                  <w:jc w:val="left"/>
                                  <w:rPr>
                                    <w:ins w:id="3880" w:author="作成者"/>
                                  </w:rPr>
                                </w:pPr>
                                <w:proofErr w:type="spellStart"/>
                                <w:ins w:id="3881" w:author="作成者">
                                  <w:r>
                                    <w:rPr>
                                      <w:rFonts w:hint="eastAsia"/>
                                    </w:rPr>
                                    <w:t>V</w:t>
                                  </w:r>
                                  <w:r>
                                    <w:t>AR_hoge</w:t>
                                  </w:r>
                                  <w:proofErr w:type="spellEnd"/>
                                </w:ins>
                              </w:p>
                            </w:tc>
                            <w:tc>
                              <w:tcPr>
                                <w:tcW w:w="1581" w:type="dxa"/>
                              </w:tcPr>
                              <w:p w14:paraId="542D24AB" w14:textId="77777777" w:rsidR="007B5626" w:rsidRDefault="007B5626" w:rsidP="00DD1144">
                                <w:pPr>
                                  <w:pStyle w:val="af0"/>
                                  <w:jc w:val="left"/>
                                  <w:rPr>
                                    <w:ins w:id="3882" w:author="作成者"/>
                                  </w:rPr>
                                </w:pPr>
                              </w:p>
                            </w:tc>
                            <w:tc>
                              <w:tcPr>
                                <w:tcW w:w="1534" w:type="dxa"/>
                              </w:tcPr>
                              <w:p w14:paraId="62E4A556" w14:textId="77777777" w:rsidR="007B5626" w:rsidRDefault="007B5626" w:rsidP="00DD1144">
                                <w:pPr>
                                  <w:pStyle w:val="af0"/>
                                  <w:jc w:val="left"/>
                                  <w:rPr>
                                    <w:ins w:id="3883" w:author="作成者"/>
                                  </w:rPr>
                                </w:pPr>
                                <w:ins w:id="3884" w:author="作成者">
                                  <w:r>
                                    <w:rPr>
                                      <w:rFonts w:hint="eastAsia"/>
                                      <w:color w:val="FF0000"/>
                                    </w:rPr>
                                    <w:t>2</w:t>
                                  </w:r>
                                </w:ins>
                              </w:p>
                            </w:tc>
                          </w:tr>
                        </w:tbl>
                        <w:p w14:paraId="5671AEE8" w14:textId="77777777" w:rsidR="007B5626" w:rsidRPr="005E05C6" w:rsidRDefault="007B5626" w:rsidP="00366ECC">
                          <w:pPr>
                            <w:jc w:val="left"/>
                            <w:rPr>
                              <w:ins w:id="3885" w:author="作成者"/>
                              <w:b/>
                              <w:sz w:val="20"/>
                              <w:szCs w:val="20"/>
                            </w:rPr>
                          </w:pPr>
                        </w:p>
                        <w:p w14:paraId="624FF0BE" w14:textId="77777777" w:rsidR="007B5626" w:rsidRDefault="007B5626" w:rsidP="00366ECC">
                          <w:pPr>
                            <w:jc w:val="left"/>
                            <w:rPr>
                              <w:ins w:id="3886" w:author="作成者"/>
                              <w:sz w:val="20"/>
                              <w:szCs w:val="20"/>
                            </w:rPr>
                          </w:pPr>
                          <w:ins w:id="3887" w:author="作成者">
                            <w:r>
                              <w:rPr>
                                <w:rFonts w:hint="eastAsia"/>
                                <w:sz w:val="20"/>
                                <w:szCs w:val="20"/>
                              </w:rPr>
                              <w:t xml:space="preserve">      </w:t>
                            </w:r>
                          </w:ins>
                        </w:p>
                        <w:p w14:paraId="2FD38988" w14:textId="77777777" w:rsidR="007B5626" w:rsidRDefault="007B5626" w:rsidP="00366ECC">
                          <w:pPr>
                            <w:jc w:val="left"/>
                            <w:rPr>
                              <w:ins w:id="3888" w:author="作成者"/>
                              <w:sz w:val="20"/>
                              <w:szCs w:val="20"/>
                            </w:rPr>
                          </w:pPr>
                        </w:p>
                        <w:p w14:paraId="614FFE72" w14:textId="77777777" w:rsidR="007B5626" w:rsidRDefault="007B5626" w:rsidP="00366ECC">
                          <w:pPr>
                            <w:jc w:val="left"/>
                            <w:rPr>
                              <w:ins w:id="3889" w:author="作成者"/>
                              <w:sz w:val="20"/>
                              <w:szCs w:val="20"/>
                            </w:rPr>
                          </w:pPr>
                          <w:ins w:id="3890" w:author="作成者">
                            <w:r>
                              <w:rPr>
                                <w:rFonts w:hint="eastAsia"/>
                                <w:sz w:val="20"/>
                                <w:szCs w:val="20"/>
                              </w:rPr>
                              <w:t xml:space="preserve"> </w:t>
                            </w:r>
                            <w:r>
                              <w:rPr>
                                <w:rFonts w:hint="eastAsia"/>
                                <w:sz w:val="20"/>
                                <w:szCs w:val="20"/>
                              </w:rPr>
                              <w:t xml:space="preserve">　</w:t>
                            </w:r>
                            <w:r>
                              <w:rPr>
                                <w:sz w:val="20"/>
                                <w:szCs w:val="20"/>
                              </w:rPr>
                              <w:t xml:space="preserve">　　　</w:t>
                            </w:r>
                            <w:r>
                              <w:rPr>
                                <w:rFonts w:hint="eastAsia"/>
                                <w:sz w:val="20"/>
                                <w:szCs w:val="20"/>
                              </w:rPr>
                              <w:t xml:space="preserve"> </w:t>
                            </w:r>
                          </w:ins>
                        </w:p>
                        <w:p w14:paraId="54E145A9" w14:textId="77777777" w:rsidR="007B5626" w:rsidRPr="00D464F6" w:rsidRDefault="007B5626" w:rsidP="00366ECC">
                          <w:pPr>
                            <w:jc w:val="left"/>
                            <w:rPr>
                              <w:ins w:id="3891" w:author="作成者"/>
                              <w:b/>
                              <w:sz w:val="20"/>
                              <w:szCs w:val="20"/>
                            </w:rPr>
                          </w:pPr>
                          <w:ins w:id="3892" w:author="作成者">
                            <w:r>
                              <w:rPr>
                                <w:rFonts w:hint="eastAsia"/>
                                <w:sz w:val="20"/>
                                <w:szCs w:val="20"/>
                              </w:rPr>
                              <w:t xml:space="preserve">　</w:t>
                            </w:r>
                            <w:r>
                              <w:rPr>
                                <w:sz w:val="20"/>
                                <w:szCs w:val="20"/>
                              </w:rPr>
                              <w:t xml:space="preserve">　　　　</w:t>
                            </w:r>
                          </w:ins>
                        </w:p>
                        <w:p w14:paraId="613A53F6" w14:textId="77777777" w:rsidR="007B5626" w:rsidRPr="003177F7" w:rsidRDefault="007B5626" w:rsidP="00366ECC">
                          <w:pPr>
                            <w:jc w:val="left"/>
                            <w:rPr>
                              <w:ins w:id="3893" w:author="作成者"/>
                              <w:sz w:val="20"/>
                              <w:szCs w:val="20"/>
                            </w:rPr>
                          </w:pPr>
                        </w:p>
                      </w:txbxContent>
                    </v:textbox>
                  </v:shape>
                  <v:shape id="下矢印 522" o:spid="_x0000_s1232" type="#_x0000_t67" style="position:absolute;left:1143;top:5583;width:4000;height:25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" adj="19935" fillcolor="#0057c9 [2425]" strokecolor="#003c8c [2905]" strokeweight="2pt"/>
                  <v:roundrect id="角丸四角形 526" o:spid="_x0000_s1233" style="position:absolute;left:1141;top:4670;width:26352;height:145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" fillcolor="white [3201]" strokecolor="#003c8c [2905]" strokeweight="2pt">
                    <v:shadow on="t" color="black" opacity="26214f" origin="-.5,-.5" offset=".74836mm,.74836mm"/>
                    <v:textbox inset="1mm,0,0,0">
                      <w:txbxContent>
                        <w:p w14:paraId="3309AA47" w14:textId="2B5EE2B5" w:rsidR="007B5626" w:rsidRPr="00982EAC" w:rsidRDefault="007B5626" w:rsidP="00366ECC">
                          <w:pPr>
                            <w:jc w:val="left"/>
                            <w:rPr>
                              <w:ins w:id="3894" w:author="作成者"/>
                              <w:b/>
                              <w:color w:val="003C8A" w:themeColor="accent6" w:themeTint="E6"/>
                              <w:sz w:val="20"/>
                              <w:szCs w:val="20"/>
                            </w:rPr>
                          </w:pPr>
                          <w:ins w:id="3895" w:author="作成者">
                            <w:r>
                              <w:rPr>
                                <w:rFonts w:hint="eastAsia"/>
                                <w:b/>
                                <w:color w:val="003C8A" w:themeColor="accent6" w:themeTint="E6"/>
                                <w:sz w:val="20"/>
                                <w:szCs w:val="20"/>
                              </w:rPr>
                              <w:t>⑥</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Register Module file</w:t>
                          </w:r>
                        </w:p>
                      </w:txbxContent>
                    </v:textbox>
                  </v:roundrect>
                  <w10:wrap type="topAndBottom"/>
                </v:group>
              </w:pict>
            </mc:Fallback>
          </mc:AlternateContent>
        </w:r>
      </w:ins>
    </w:p>
    <w:p w14:paraId="7373F2B0" w14:textId="07F9BBCA" w:rsidR="00366ECC" w:rsidRPr="00084B0C" w:rsidRDefault="00084B0C" w:rsidP="00084B0C">
      <w:pPr>
        <w:widowControl/>
        <w:jc w:val="left"/>
      </w:pPr>
      <w:ins w:id="3896" w:author="作成者">
        <w:r w:rsidRPr="00410688">
          <w:rPr>
            <w:noProof/>
          </w:rPr>
          <w:lastRenderedPageBreak/>
          <mc:AlternateContent>
            <mc:Choice Requires="wps">
              <w:drawing>
                <wp:anchor distT="0" distB="0" distL="114300" distR="114300" simplePos="0" relativeHeight="251830272" behindDoc="0" locked="0" layoutInCell="1" allowOverlap="1" wp14:anchorId="68F27E93" wp14:editId="4FE10CA3">
                  <wp:simplePos x="0" y="0"/>
                  <wp:positionH relativeFrom="column">
                    <wp:posOffset>1092493</wp:posOffset>
                  </wp:positionH>
                  <wp:positionV relativeFrom="paragraph">
                    <wp:posOffset>3180226</wp:posOffset>
                  </wp:positionV>
                  <wp:extent cx="4525108" cy="738065"/>
                  <wp:effectExtent l="0" t="0" r="27940" b="24130"/>
                  <wp:wrapNone/>
                  <wp:docPr id="540" name="正方形/長方形 540"/>
                  <wp:cNvGraphicFramePr/>
                  <a:graphic xmlns:a="http://schemas.openxmlformats.org/drawingml/2006/main">
                    <a:graphicData uri="http://schemas.microsoft.com/office/word/2010/wordprocessingShape">
                      <wps:wsp>
                        <wps:cNvSpPr/>
                        <wps:spPr>
                          <a:xfrm>
                            <a:off x="0" y="0"/>
                            <a:ext cx="4525108" cy="7380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BC5CFA" id="正方形/長方形 540" o:spid="_x0000_s1026" style="position:absolute;left:0;text-align:left;margin-left:86pt;margin-top:250.4pt;width:356.3pt;height:58.1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" filled="f" strokecolor="red" strokeweight="2pt"/>
              </w:pict>
            </mc:Fallback>
          </mc:AlternateContent>
        </w:r>
        <w:r w:rsidR="008935AD" w:rsidRPr="00410688">
          <w:rPr>
            <w:noProof/>
          </w:rPr>
          <mc:AlternateContent>
            <mc:Choice Requires="wps">
              <w:drawing>
                <wp:anchor distT="0" distB="0" distL="114300" distR="114300" simplePos="0" relativeHeight="251831296" behindDoc="0" locked="0" layoutInCell="1" allowOverlap="1" wp14:anchorId="104F4F66" wp14:editId="6F146949">
                  <wp:simplePos x="0" y="0"/>
                  <wp:positionH relativeFrom="column">
                    <wp:posOffset>2387796</wp:posOffset>
                  </wp:positionH>
                  <wp:positionV relativeFrom="paragraph">
                    <wp:posOffset>4065074</wp:posOffset>
                  </wp:positionV>
                  <wp:extent cx="4360984" cy="767862"/>
                  <wp:effectExtent l="0" t="342900" r="20955" b="13335"/>
                  <wp:wrapNone/>
                  <wp:docPr id="541" name="四角形吹き出し 541"/>
                  <wp:cNvGraphicFramePr/>
                  <a:graphic xmlns:a="http://schemas.openxmlformats.org/drawingml/2006/main">
                    <a:graphicData uri="http://schemas.microsoft.com/office/word/2010/wordprocessingShape">
                      <wps:wsp>
                        <wps:cNvSpPr/>
                        <wps:spPr>
                          <a:xfrm>
                            <a:off x="0" y="0"/>
                            <a:ext cx="4360984" cy="767862"/>
                          </a:xfrm>
                          <a:prstGeom prst="wedgeRectCallout">
                            <a:avLst>
                              <a:gd name="adj1" fmla="val 4736"/>
                              <a:gd name="adj2" fmla="val -92733"/>
                            </a:avLst>
                          </a:prstGeom>
                          <a:ln>
                            <a:solidFill>
                              <a:srgbClr val="FF0000"/>
                            </a:solidFill>
                          </a:ln>
                        </wps:spPr>
                        <wps:style>
                          <a:lnRef idx="2">
                            <a:schemeClr val="accent2"/>
                          </a:lnRef>
                          <a:fillRef idx="1">
                            <a:schemeClr val="lt1"/>
                          </a:fillRef>
                          <a:effectRef idx="0">
                            <a:schemeClr val="accent2"/>
                          </a:effectRef>
                          <a:fontRef idx="minor">
                            <a:schemeClr val="dk1"/>
                          </a:fontRef>
                        </wps:style>
                        <wps:txbx>
                          <w:txbxContent>
                            <w:p w14:paraId="010602A9" w14:textId="77687D9E" w:rsidR="007B5626" w:rsidRPr="00EE1748" w:rsidRDefault="007B5626" w:rsidP="00366ECC">
                              <w:pPr>
                                <w:jc w:val="center"/>
                                <w:rPr>
                                  <w:ins w:id="3897" w:author="作成者"/>
                                </w:rPr>
                              </w:pPr>
                              <w:r>
                                <w:t>Updating the Variable nest list made it</w:t>
                              </w:r>
                              <w:r w:rsidRPr="008935AD">
                                <w:t xml:space="preserve"> not possible to </w:t>
                              </w:r>
                              <w:r>
                                <w:t>select Member variable [2].IP and</w:t>
                              </w:r>
                              <w:r w:rsidRPr="008935AD">
                                <w:t xml:space="preserve"> [2].NAME.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4F4F66" id="四角形吹き出し 541" o:spid="_x0000_s1234" type="#_x0000_t61" style="position:absolute;margin-left:188pt;margin-top:320.1pt;width:343.4pt;height:60.4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" adj="11823,-9230" fillcolor="white [3201]" strokecolor="red" strokeweight="2pt">
                  <v:textbox>
                    <w:txbxContent>
                      <w:p w14:paraId="010602A9" w14:textId="77687D9E" w:rsidR="007B5626" w:rsidRPr="00EE1748" w:rsidRDefault="007B5626" w:rsidP="00366ECC">
                        <w:pPr>
                          <w:jc w:val="center"/>
                          <w:rPr>
                            <w:ins w:id="3898" w:author="作成者"/>
                          </w:rPr>
                        </w:pPr>
                        <w:r>
                          <w:t>Updating the Variable nest list made it</w:t>
                        </w:r>
                        <w:r w:rsidRPr="008935AD">
                          <w:t xml:space="preserve"> not possible to </w:t>
                        </w:r>
                        <w:r>
                          <w:t>select Member variable [2].IP and</w:t>
                        </w:r>
                        <w:r w:rsidRPr="008935AD">
                          <w:t xml:space="preserve"> [2].NAME.</w:t>
                        </w:r>
                      </w:p>
                    </w:txbxContent>
                  </v:textbox>
                </v:shape>
              </w:pict>
            </mc:Fallback>
          </mc:AlternateContent>
        </w:r>
        <w:r w:rsidR="00A612FF" w:rsidRPr="00C72BA6">
          <w:rPr>
            <w:noProof/>
          </w:rPr>
          <mc:AlternateContent>
            <mc:Choice Requires="wpg">
              <w:drawing>
                <wp:anchor distT="0" distB="0" distL="114300" distR="114300" simplePos="0" relativeHeight="251828224" behindDoc="0" locked="0" layoutInCell="1" allowOverlap="1" wp14:anchorId="3EAF403D" wp14:editId="772F5E59">
                  <wp:simplePos x="0" y="0"/>
                  <wp:positionH relativeFrom="column">
                    <wp:posOffset>335915</wp:posOffset>
                  </wp:positionH>
                  <wp:positionV relativeFrom="paragraph">
                    <wp:posOffset>196215</wp:posOffset>
                  </wp:positionV>
                  <wp:extent cx="6048375" cy="7244715"/>
                  <wp:effectExtent l="0" t="0" r="28575" b="13335"/>
                  <wp:wrapTopAndBottom/>
                  <wp:docPr id="530" name="グループ化 530"/>
                  <wp:cNvGraphicFramePr/>
                  <a:graphic xmlns:a="http://schemas.openxmlformats.org/drawingml/2006/main">
                    <a:graphicData uri="http://schemas.microsoft.com/office/word/2010/wordprocessingGroup">
                      <wpg:wgp>
                        <wpg:cNvGrpSpPr/>
                        <wpg:grpSpPr>
                          <a:xfrm>
                            <a:off x="0" y="0"/>
                            <a:ext cx="6048375" cy="7244715"/>
                            <a:chOff x="-1" y="421304"/>
                            <a:chExt cx="6048375" cy="2817254"/>
                          </a:xfrm>
                        </wpg:grpSpPr>
                        <wps:wsp>
                          <wps:cNvPr id="531" name="フローチャート: 処理 531"/>
                          <wps:cNvSpPr/>
                          <wps:spPr>
                            <a:xfrm>
                              <a:off x="-1" y="421304"/>
                              <a:ext cx="6048375" cy="2817254"/>
                            </a:xfrm>
                            <a:prstGeom prst="flowChartProcess">
                              <a:avLst/>
                            </a:prstGeom>
                            <a:solidFill>
                              <a:schemeClr val="bg1">
                                <a:lumMod val="95000"/>
                              </a:schemeClr>
                            </a:solidFill>
                            <a:ln>
                              <a:solidFill>
                                <a:schemeClr val="bg1">
                                  <a:lumMod val="85000"/>
                                </a:schemeClr>
                              </a:solidFill>
                            </a:ln>
                          </wps:spPr>
                          <wps:style>
                            <a:lnRef idx="2">
                              <a:schemeClr val="dk1"/>
                            </a:lnRef>
                            <a:fillRef idx="1">
                              <a:schemeClr val="lt1"/>
                            </a:fillRef>
                            <a:effectRef idx="0">
                              <a:schemeClr val="dk1"/>
                            </a:effectRef>
                            <a:fontRef idx="minor">
                              <a:schemeClr val="dk1"/>
                            </a:fontRef>
                          </wps:style>
                          <wps:txbx>
                            <w:txbxContent>
                              <w:p w14:paraId="779F3AB0" w14:textId="77777777" w:rsidR="007B5626" w:rsidRDefault="007B5626" w:rsidP="00366ECC">
                                <w:pPr>
                                  <w:jc w:val="left"/>
                                  <w:rPr>
                                    <w:ins w:id="3899" w:author="作成者"/>
                                    <w:sz w:val="20"/>
                                    <w:szCs w:val="20"/>
                                  </w:rPr>
                                </w:pPr>
                              </w:p>
                              <w:p w14:paraId="329B6D6C" w14:textId="77777777" w:rsidR="007B5626" w:rsidRDefault="007B5626" w:rsidP="00366ECC">
                                <w:pPr>
                                  <w:jc w:val="left"/>
                                  <w:rPr>
                                    <w:ins w:id="3900" w:author="作成者"/>
                                    <w:sz w:val="20"/>
                                    <w:szCs w:val="20"/>
                                  </w:rPr>
                                </w:pPr>
                              </w:p>
                              <w:p w14:paraId="0FC188E7" w14:textId="77777777" w:rsidR="007B5626" w:rsidRDefault="007B5626" w:rsidP="00366ECC">
                                <w:pPr>
                                  <w:jc w:val="left"/>
                                  <w:rPr>
                                    <w:ins w:id="3901" w:author="作成者"/>
                                    <w:sz w:val="20"/>
                                    <w:szCs w:val="20"/>
                                  </w:rPr>
                                </w:pPr>
                              </w:p>
                              <w:p w14:paraId="0EADB008" w14:textId="77777777" w:rsidR="007B5626" w:rsidRDefault="007B5626" w:rsidP="00366ECC">
                                <w:pPr>
                                  <w:jc w:val="left"/>
                                  <w:rPr>
                                    <w:ins w:id="3902" w:author="作成者"/>
                                    <w:sz w:val="20"/>
                                    <w:szCs w:val="20"/>
                                  </w:rPr>
                                </w:pPr>
                              </w:p>
                              <w:p w14:paraId="63E4A2E9" w14:textId="77777777" w:rsidR="007B5626" w:rsidRDefault="007B5626" w:rsidP="00366ECC">
                                <w:pPr>
                                  <w:jc w:val="left"/>
                                  <w:rPr>
                                    <w:sz w:val="20"/>
                                    <w:szCs w:val="20"/>
                                  </w:rPr>
                                </w:pPr>
                                <w:ins w:id="3903" w:author="作成者">
                                  <w:r>
                                    <w:rPr>
                                      <w:rFonts w:hint="eastAsia"/>
                                      <w:sz w:val="20"/>
                                      <w:szCs w:val="20"/>
                                    </w:rPr>
                                    <w:t xml:space="preserve"> </w:t>
                                  </w:r>
                                  <w:r>
                                    <w:rPr>
                                      <w:rFonts w:hint="eastAsia"/>
                                      <w:sz w:val="20"/>
                                      <w:szCs w:val="20"/>
                                    </w:rPr>
                                    <w:t xml:space="preserve">　</w:t>
                                  </w:r>
                                  <w:r>
                                    <w:rPr>
                                      <w:sz w:val="20"/>
                                      <w:szCs w:val="20"/>
                                    </w:rPr>
                                    <w:t xml:space="preserve">　　　</w:t>
                                  </w:r>
                                  <w:r>
                                    <w:rPr>
                                      <w:rFonts w:hint="eastAsia"/>
                                      <w:sz w:val="20"/>
                                      <w:szCs w:val="20"/>
                                    </w:rPr>
                                    <w:t xml:space="preserve"> </w:t>
                                  </w:r>
                                </w:ins>
                              </w:p>
                              <w:p w14:paraId="3846D988" w14:textId="0285D90E" w:rsidR="007B5626" w:rsidRPr="0088327F" w:rsidRDefault="007B5626" w:rsidP="009868CA">
                                <w:pPr>
                                  <w:ind w:firstLine="840"/>
                                  <w:jc w:val="left"/>
                                  <w:rPr>
                                    <w:ins w:id="3904" w:author="作成者"/>
                                    <w:b/>
                                    <w:sz w:val="20"/>
                                    <w:szCs w:val="20"/>
                                  </w:rPr>
                                </w:pPr>
                                <w:r>
                                  <w:rPr>
                                    <w:rFonts w:hint="eastAsia"/>
                                    <w:b/>
                                    <w:sz w:val="20"/>
                                    <w:szCs w:val="20"/>
                                  </w:rPr>
                                  <w:t>Substitute value auto registration settings/Substitute value list</w:t>
                                </w:r>
                              </w:p>
                              <w:tbl>
                                <w:tblPr>
                                  <w:tblStyle w:val="ab"/>
                                  <w:tblW w:w="0" w:type="auto"/>
                                  <w:jc w:val="center"/>
                                  <w:tblLook w:val="04A0" w:firstRow="1" w:lastRow="0" w:firstColumn="1" w:lastColumn="0" w:noHBand="0" w:noVBand="1"/>
                                </w:tblPr>
                                <w:tblGrid>
                                  <w:gridCol w:w="704"/>
                                  <w:gridCol w:w="1291"/>
                                  <w:gridCol w:w="1291"/>
                                  <w:gridCol w:w="1291"/>
                                  <w:gridCol w:w="1253"/>
                                  <w:gridCol w:w="1273"/>
                                </w:tblGrid>
                                <w:tr w:rsidR="007B5626" w14:paraId="077A604B" w14:textId="77777777" w:rsidTr="00455654">
                                  <w:trPr>
                                    <w:jc w:val="center"/>
                                    <w:ins w:id="3905" w:author="作成者"/>
                                  </w:trPr>
                                  <w:tc>
                                    <w:tcPr>
                                      <w:tcW w:w="704" w:type="dxa"/>
                                      <w:shd w:val="clear" w:color="auto" w:fill="002060"/>
                                    </w:tcPr>
                                    <w:p w14:paraId="1113F9D8" w14:textId="15CAD502" w:rsidR="007B5626" w:rsidRPr="00C80F48" w:rsidRDefault="007B5626" w:rsidP="00DD1144">
                                      <w:pPr>
                                        <w:pStyle w:val="af0"/>
                                        <w:jc w:val="left"/>
                                        <w:rPr>
                                          <w:ins w:id="3906" w:author="作成者"/>
                                          <w:b/>
                                          <w:color w:val="FFFFFF" w:themeColor="background1"/>
                                        </w:rPr>
                                      </w:pPr>
                                      <w:r>
                                        <w:rPr>
                                          <w:rFonts w:hint="eastAsia"/>
                                          <w:b/>
                                          <w:color w:val="FFFFFF" w:themeColor="background1"/>
                                        </w:rPr>
                                        <w:t>Item No.</w:t>
                                      </w:r>
                                    </w:p>
                                  </w:tc>
                                  <w:tc>
                                    <w:tcPr>
                                      <w:tcW w:w="1291" w:type="dxa"/>
                                      <w:shd w:val="clear" w:color="auto" w:fill="002060"/>
                                    </w:tcPr>
                                    <w:p w14:paraId="4664993A" w14:textId="0D620645" w:rsidR="007B5626" w:rsidRPr="00C80F48" w:rsidRDefault="007B5626" w:rsidP="00DD1144">
                                      <w:pPr>
                                        <w:pStyle w:val="af0"/>
                                        <w:jc w:val="left"/>
                                        <w:rPr>
                                          <w:ins w:id="3907" w:author="作成者"/>
                                          <w:b/>
                                          <w:color w:val="FFFFFF" w:themeColor="background1"/>
                                        </w:rPr>
                                      </w:pPr>
                                      <w:r>
                                        <w:rPr>
                                          <w:rFonts w:hint="eastAsia"/>
                                          <w:b/>
                                          <w:color w:val="FFFFFF" w:themeColor="background1"/>
                                        </w:rPr>
                                        <w:t>Variable name</w:t>
                                      </w:r>
                                    </w:p>
                                  </w:tc>
                                  <w:tc>
                                    <w:tcPr>
                                      <w:tcW w:w="1291" w:type="dxa"/>
                                      <w:shd w:val="clear" w:color="auto" w:fill="002060"/>
                                    </w:tcPr>
                                    <w:p w14:paraId="1C572408" w14:textId="79F8638E" w:rsidR="007B5626" w:rsidRPr="0088327F" w:rsidRDefault="007B5626" w:rsidP="00DD1144">
                                      <w:pPr>
                                        <w:pStyle w:val="af0"/>
                                        <w:jc w:val="left"/>
                                        <w:rPr>
                                          <w:ins w:id="3908" w:author="作成者"/>
                                          <w:b/>
                                          <w:color w:val="FFFFFF" w:themeColor="background1"/>
                                        </w:rPr>
                                      </w:pPr>
                                      <w:r>
                                        <w:rPr>
                                          <w:rFonts w:hint="eastAsia"/>
                                          <w:b/>
                                        </w:rPr>
                                        <w:t>HCL SETTINGS</w:t>
                                      </w:r>
                                    </w:p>
                                  </w:tc>
                                  <w:tc>
                                    <w:tcPr>
                                      <w:tcW w:w="1291" w:type="dxa"/>
                                      <w:shd w:val="clear" w:color="auto" w:fill="002060"/>
                                    </w:tcPr>
                                    <w:p w14:paraId="560E1834" w14:textId="2437564B" w:rsidR="007B5626" w:rsidRPr="00C80F48" w:rsidRDefault="007B5626" w:rsidP="00DD1144">
                                      <w:pPr>
                                        <w:pStyle w:val="af0"/>
                                        <w:jc w:val="left"/>
                                        <w:rPr>
                                          <w:ins w:id="3909" w:author="作成者"/>
                                          <w:b/>
                                          <w:color w:val="FFFFFF" w:themeColor="background1"/>
                                        </w:rPr>
                                      </w:pPr>
                                      <w:r>
                                        <w:rPr>
                                          <w:rFonts w:hint="eastAsia"/>
                                          <w:b/>
                                          <w:color w:val="FFFFFF" w:themeColor="background1"/>
                                        </w:rPr>
                                        <w:t>Member variable</w:t>
                                      </w:r>
                                    </w:p>
                                  </w:tc>
                                  <w:tc>
                                    <w:tcPr>
                                      <w:tcW w:w="1253" w:type="dxa"/>
                                      <w:shd w:val="clear" w:color="auto" w:fill="002060"/>
                                    </w:tcPr>
                                    <w:p w14:paraId="75C35FCC" w14:textId="04A4C3A4" w:rsidR="007B5626" w:rsidRDefault="007B5626" w:rsidP="00DD1144">
                                      <w:pPr>
                                        <w:pStyle w:val="af0"/>
                                        <w:jc w:val="left"/>
                                        <w:rPr>
                                          <w:ins w:id="3910" w:author="作成者"/>
                                          <w:b/>
                                          <w:color w:val="FFFFFF" w:themeColor="background1"/>
                                        </w:rPr>
                                      </w:pPr>
                                      <w:r>
                                        <w:rPr>
                                          <w:rFonts w:hint="eastAsia"/>
                                          <w:b/>
                                          <w:color w:val="FFFFFF" w:themeColor="background1"/>
                                        </w:rPr>
                                        <w:t>Substitute order</w:t>
                                      </w:r>
                                    </w:p>
                                  </w:tc>
                                  <w:tc>
                                    <w:tcPr>
                                      <w:tcW w:w="1273" w:type="dxa"/>
                                      <w:shd w:val="clear" w:color="auto" w:fill="002060"/>
                                    </w:tcPr>
                                    <w:p w14:paraId="633F1E4D" w14:textId="0E9B1598" w:rsidR="007B5626" w:rsidRDefault="007B5626" w:rsidP="00DD1144">
                                      <w:pPr>
                                        <w:pStyle w:val="af0"/>
                                        <w:jc w:val="left"/>
                                        <w:rPr>
                                          <w:ins w:id="3911" w:author="作成者"/>
                                          <w:b/>
                                          <w:color w:val="FFFFFF" w:themeColor="background1"/>
                                        </w:rPr>
                                      </w:pPr>
                                      <w:r>
                                        <w:rPr>
                                          <w:rFonts w:hint="eastAsia"/>
                                          <w:b/>
                                          <w:color w:val="FFFFFF" w:themeColor="background1"/>
                                        </w:rPr>
                                        <w:t>Specific value</w:t>
                                      </w:r>
                                    </w:p>
                                  </w:tc>
                                </w:tr>
                                <w:tr w:rsidR="007B5626" w14:paraId="68BEE7C4" w14:textId="77777777" w:rsidTr="00455654">
                                  <w:trPr>
                                    <w:jc w:val="center"/>
                                    <w:ins w:id="3912" w:author="作成者"/>
                                  </w:trPr>
                                  <w:tc>
                                    <w:tcPr>
                                      <w:tcW w:w="704" w:type="dxa"/>
                                    </w:tcPr>
                                    <w:p w14:paraId="7CCCDB6F" w14:textId="77777777" w:rsidR="007B5626" w:rsidRDefault="007B5626" w:rsidP="00455654">
                                      <w:pPr>
                                        <w:pStyle w:val="af0"/>
                                        <w:jc w:val="left"/>
                                        <w:rPr>
                                          <w:ins w:id="3913" w:author="作成者"/>
                                        </w:rPr>
                                      </w:pPr>
                                      <w:ins w:id="3914" w:author="作成者">
                                        <w:r>
                                          <w:rPr>
                                            <w:rFonts w:hint="eastAsia"/>
                                          </w:rPr>
                                          <w:t>1</w:t>
                                        </w:r>
                                      </w:ins>
                                    </w:p>
                                  </w:tc>
                                  <w:tc>
                                    <w:tcPr>
                                      <w:tcW w:w="1291" w:type="dxa"/>
                                    </w:tcPr>
                                    <w:p w14:paraId="5A0B2862" w14:textId="77777777" w:rsidR="007B5626" w:rsidRDefault="007B5626" w:rsidP="00455654">
                                      <w:pPr>
                                        <w:pStyle w:val="af0"/>
                                        <w:jc w:val="left"/>
                                        <w:rPr>
                                          <w:ins w:id="3915" w:author="作成者"/>
                                        </w:rPr>
                                      </w:pPr>
                                      <w:proofErr w:type="spellStart"/>
                                      <w:ins w:id="3916" w:author="作成者">
                                        <w:r>
                                          <w:rPr>
                                            <w:rFonts w:hint="eastAsia"/>
                                          </w:rPr>
                                          <w:t>V</w:t>
                                        </w:r>
                                        <w:r>
                                          <w:t>AR_hoge</w:t>
                                        </w:r>
                                        <w:proofErr w:type="spellEnd"/>
                                      </w:ins>
                                    </w:p>
                                  </w:tc>
                                  <w:tc>
                                    <w:tcPr>
                                      <w:tcW w:w="1291" w:type="dxa"/>
                                    </w:tcPr>
                                    <w:p w14:paraId="79192990" w14:textId="77777777" w:rsidR="007B5626" w:rsidRDefault="007B5626" w:rsidP="00455654">
                                      <w:pPr>
                                        <w:pStyle w:val="af0"/>
                                        <w:jc w:val="left"/>
                                        <w:rPr>
                                          <w:ins w:id="3917" w:author="作成者"/>
                                        </w:rPr>
                                      </w:pPr>
                                      <w:ins w:id="3918" w:author="作成者">
                                        <w:r w:rsidRPr="009817DD">
                                          <w:t>OFF</w:t>
                                        </w:r>
                                      </w:ins>
                                    </w:p>
                                  </w:tc>
                                  <w:tc>
                                    <w:tcPr>
                                      <w:tcW w:w="1291" w:type="dxa"/>
                                    </w:tcPr>
                                    <w:p w14:paraId="555C8414" w14:textId="77777777" w:rsidR="007B5626" w:rsidRDefault="007B5626" w:rsidP="00455654">
                                      <w:pPr>
                                        <w:pStyle w:val="af0"/>
                                        <w:jc w:val="left"/>
                                        <w:rPr>
                                          <w:ins w:id="3919" w:author="作成者"/>
                                        </w:rPr>
                                      </w:pPr>
                                      <w:ins w:id="3920" w:author="作成者">
                                        <w:r>
                                          <w:t>[0].IP</w:t>
                                        </w:r>
                                      </w:ins>
                                    </w:p>
                                  </w:tc>
                                  <w:tc>
                                    <w:tcPr>
                                      <w:tcW w:w="1253" w:type="dxa"/>
                                    </w:tcPr>
                                    <w:p w14:paraId="5943DC64" w14:textId="42B390BD" w:rsidR="007B5626" w:rsidRDefault="007B5626" w:rsidP="00455654">
                                      <w:pPr>
                                        <w:pStyle w:val="af0"/>
                                        <w:jc w:val="left"/>
                                        <w:rPr>
                                          <w:ins w:id="3921" w:author="作成者"/>
                                        </w:rPr>
                                      </w:pPr>
                                      <w:r w:rsidRPr="009A691B">
                                        <w:rPr>
                                          <w:rFonts w:hint="eastAsia"/>
                                        </w:rPr>
                                        <w:t>No input required</w:t>
                                      </w:r>
                                    </w:p>
                                  </w:tc>
                                  <w:tc>
                                    <w:tcPr>
                                      <w:tcW w:w="1273" w:type="dxa"/>
                                    </w:tcPr>
                                    <w:p w14:paraId="1B6ABC1A" w14:textId="77777777" w:rsidR="007B5626" w:rsidRDefault="007B5626" w:rsidP="00455654">
                                      <w:pPr>
                                        <w:pStyle w:val="af0"/>
                                        <w:jc w:val="left"/>
                                        <w:rPr>
                                          <w:ins w:id="3922" w:author="作成者"/>
                                        </w:rPr>
                                      </w:pPr>
                                      <w:ins w:id="3923" w:author="作成者">
                                        <w:r w:rsidRPr="00084418">
                                          <w:rPr>
                                            <w:sz w:val="20"/>
                                            <w:szCs w:val="20"/>
                                          </w:rPr>
                                          <w:t>192.168.1.1</w:t>
                                        </w:r>
                                      </w:ins>
                                    </w:p>
                                  </w:tc>
                                </w:tr>
                                <w:tr w:rsidR="007B5626" w14:paraId="47324B36" w14:textId="77777777" w:rsidTr="00455654">
                                  <w:trPr>
                                    <w:jc w:val="center"/>
                                    <w:ins w:id="3924" w:author="作成者"/>
                                  </w:trPr>
                                  <w:tc>
                                    <w:tcPr>
                                      <w:tcW w:w="704" w:type="dxa"/>
                                    </w:tcPr>
                                    <w:p w14:paraId="7ECE3E7D" w14:textId="77777777" w:rsidR="007B5626" w:rsidRDefault="007B5626" w:rsidP="00455654">
                                      <w:pPr>
                                        <w:pStyle w:val="af0"/>
                                        <w:jc w:val="left"/>
                                        <w:rPr>
                                          <w:ins w:id="3925" w:author="作成者"/>
                                        </w:rPr>
                                      </w:pPr>
                                      <w:ins w:id="3926" w:author="作成者">
                                        <w:r>
                                          <w:rPr>
                                            <w:rFonts w:hint="eastAsia"/>
                                          </w:rPr>
                                          <w:t>2</w:t>
                                        </w:r>
                                      </w:ins>
                                    </w:p>
                                  </w:tc>
                                  <w:tc>
                                    <w:tcPr>
                                      <w:tcW w:w="1291" w:type="dxa"/>
                                    </w:tcPr>
                                    <w:p w14:paraId="49403E04" w14:textId="77777777" w:rsidR="007B5626" w:rsidRDefault="007B5626" w:rsidP="00455654">
                                      <w:pPr>
                                        <w:pStyle w:val="af0"/>
                                        <w:jc w:val="left"/>
                                        <w:rPr>
                                          <w:ins w:id="3927" w:author="作成者"/>
                                        </w:rPr>
                                      </w:pPr>
                                      <w:proofErr w:type="spellStart"/>
                                      <w:ins w:id="3928" w:author="作成者">
                                        <w:r>
                                          <w:rPr>
                                            <w:rFonts w:hint="eastAsia"/>
                                          </w:rPr>
                                          <w:t>V</w:t>
                                        </w:r>
                                        <w:r>
                                          <w:t>AR_hoge</w:t>
                                        </w:r>
                                        <w:proofErr w:type="spellEnd"/>
                                      </w:ins>
                                    </w:p>
                                  </w:tc>
                                  <w:tc>
                                    <w:tcPr>
                                      <w:tcW w:w="1291" w:type="dxa"/>
                                    </w:tcPr>
                                    <w:p w14:paraId="4097FBFD" w14:textId="77777777" w:rsidR="007B5626" w:rsidRDefault="007B5626" w:rsidP="00455654">
                                      <w:pPr>
                                        <w:pStyle w:val="af0"/>
                                        <w:jc w:val="left"/>
                                        <w:rPr>
                                          <w:ins w:id="3929" w:author="作成者"/>
                                        </w:rPr>
                                      </w:pPr>
                                      <w:ins w:id="3930" w:author="作成者">
                                        <w:r w:rsidRPr="009817DD">
                                          <w:t>OFF</w:t>
                                        </w:r>
                                      </w:ins>
                                    </w:p>
                                  </w:tc>
                                  <w:tc>
                                    <w:tcPr>
                                      <w:tcW w:w="1291" w:type="dxa"/>
                                    </w:tcPr>
                                    <w:p w14:paraId="21AAFF44" w14:textId="77777777" w:rsidR="007B5626" w:rsidRDefault="007B5626" w:rsidP="00455654">
                                      <w:pPr>
                                        <w:pStyle w:val="af0"/>
                                        <w:jc w:val="left"/>
                                        <w:rPr>
                                          <w:ins w:id="3931" w:author="作成者"/>
                                        </w:rPr>
                                      </w:pPr>
                                      <w:ins w:id="3932" w:author="作成者">
                                        <w:r>
                                          <w:t>[0].NAME</w:t>
                                        </w:r>
                                      </w:ins>
                                    </w:p>
                                  </w:tc>
                                  <w:tc>
                                    <w:tcPr>
                                      <w:tcW w:w="1253" w:type="dxa"/>
                                    </w:tcPr>
                                    <w:p w14:paraId="380F8BD3" w14:textId="72CCCFFE" w:rsidR="007B5626" w:rsidRPr="00E708CA" w:rsidRDefault="007B5626" w:rsidP="00455654">
                                      <w:pPr>
                                        <w:pStyle w:val="af0"/>
                                        <w:jc w:val="left"/>
                                        <w:rPr>
                                          <w:ins w:id="3933" w:author="作成者"/>
                                        </w:rPr>
                                      </w:pPr>
                                      <w:r w:rsidRPr="009A691B">
                                        <w:rPr>
                                          <w:rFonts w:hint="eastAsia"/>
                                        </w:rPr>
                                        <w:t>No input required</w:t>
                                      </w:r>
                                    </w:p>
                                  </w:tc>
                                  <w:tc>
                                    <w:tcPr>
                                      <w:tcW w:w="1273" w:type="dxa"/>
                                    </w:tcPr>
                                    <w:p w14:paraId="4773F95D" w14:textId="77777777" w:rsidR="007B5626" w:rsidRDefault="007B5626" w:rsidP="00455654">
                                      <w:pPr>
                                        <w:pStyle w:val="af0"/>
                                        <w:jc w:val="left"/>
                                        <w:rPr>
                                          <w:ins w:id="3934" w:author="作成者"/>
                                        </w:rPr>
                                      </w:pPr>
                                      <w:proofErr w:type="spellStart"/>
                                      <w:ins w:id="3935" w:author="作成者">
                                        <w:r>
                                          <w:rPr>
                                            <w:sz w:val="20"/>
                                            <w:szCs w:val="20"/>
                                          </w:rPr>
                                          <w:t>yamamoto</w:t>
                                        </w:r>
                                        <w:proofErr w:type="spellEnd"/>
                                      </w:ins>
                                    </w:p>
                                  </w:tc>
                                </w:tr>
                                <w:tr w:rsidR="007B5626" w14:paraId="6B4FE2D9" w14:textId="77777777" w:rsidTr="00455654">
                                  <w:trPr>
                                    <w:jc w:val="center"/>
                                    <w:ins w:id="3936" w:author="作成者"/>
                                  </w:trPr>
                                  <w:tc>
                                    <w:tcPr>
                                      <w:tcW w:w="704" w:type="dxa"/>
                                    </w:tcPr>
                                    <w:p w14:paraId="6F7C3C11" w14:textId="77777777" w:rsidR="007B5626" w:rsidRPr="00FF5991" w:rsidRDefault="007B5626" w:rsidP="00455654">
                                      <w:pPr>
                                        <w:pStyle w:val="af0"/>
                                        <w:jc w:val="left"/>
                                        <w:rPr>
                                          <w:ins w:id="3937" w:author="作成者"/>
                                        </w:rPr>
                                      </w:pPr>
                                      <w:ins w:id="3938" w:author="作成者">
                                        <w:r w:rsidRPr="00FF5991">
                                          <w:rPr>
                                            <w:rFonts w:hint="eastAsia"/>
                                          </w:rPr>
                                          <w:t>3</w:t>
                                        </w:r>
                                      </w:ins>
                                    </w:p>
                                  </w:tc>
                                  <w:tc>
                                    <w:tcPr>
                                      <w:tcW w:w="1291" w:type="dxa"/>
                                    </w:tcPr>
                                    <w:p w14:paraId="0C195622" w14:textId="77777777" w:rsidR="007B5626" w:rsidRPr="00FF5991" w:rsidRDefault="007B5626" w:rsidP="00455654">
                                      <w:pPr>
                                        <w:pStyle w:val="af0"/>
                                        <w:jc w:val="left"/>
                                        <w:rPr>
                                          <w:ins w:id="3939" w:author="作成者"/>
                                        </w:rPr>
                                      </w:pPr>
                                      <w:proofErr w:type="spellStart"/>
                                      <w:ins w:id="3940" w:author="作成者">
                                        <w:r w:rsidRPr="00FF5991">
                                          <w:rPr>
                                            <w:rFonts w:hint="eastAsia"/>
                                          </w:rPr>
                                          <w:t>V</w:t>
                                        </w:r>
                                        <w:r w:rsidRPr="00FF5991">
                                          <w:t>AR_hoge</w:t>
                                        </w:r>
                                        <w:proofErr w:type="spellEnd"/>
                                      </w:ins>
                                    </w:p>
                                  </w:tc>
                                  <w:tc>
                                    <w:tcPr>
                                      <w:tcW w:w="1291" w:type="dxa"/>
                                    </w:tcPr>
                                    <w:p w14:paraId="430A16DD" w14:textId="77777777" w:rsidR="007B5626" w:rsidRPr="00FF5991" w:rsidRDefault="007B5626" w:rsidP="00455654">
                                      <w:pPr>
                                        <w:pStyle w:val="af0"/>
                                        <w:jc w:val="left"/>
                                        <w:rPr>
                                          <w:ins w:id="3941" w:author="作成者"/>
                                        </w:rPr>
                                      </w:pPr>
                                      <w:ins w:id="3942" w:author="作成者">
                                        <w:r w:rsidRPr="00FF5991">
                                          <w:t>OFF</w:t>
                                        </w:r>
                                      </w:ins>
                                    </w:p>
                                  </w:tc>
                                  <w:tc>
                                    <w:tcPr>
                                      <w:tcW w:w="1291" w:type="dxa"/>
                                    </w:tcPr>
                                    <w:p w14:paraId="751C052F" w14:textId="77777777" w:rsidR="007B5626" w:rsidRPr="00FF5991" w:rsidRDefault="007B5626" w:rsidP="00455654">
                                      <w:pPr>
                                        <w:pStyle w:val="af0"/>
                                        <w:jc w:val="left"/>
                                        <w:rPr>
                                          <w:ins w:id="3943" w:author="作成者"/>
                                        </w:rPr>
                                      </w:pPr>
                                      <w:ins w:id="3944" w:author="作成者">
                                        <w:r w:rsidRPr="00FF5991">
                                          <w:rPr>
                                            <w:rFonts w:hint="eastAsia"/>
                                          </w:rPr>
                                          <w:t>[</w:t>
                                        </w:r>
                                        <w:r w:rsidRPr="00FF5991">
                                          <w:t>1].IP</w:t>
                                        </w:r>
                                      </w:ins>
                                    </w:p>
                                  </w:tc>
                                  <w:tc>
                                    <w:tcPr>
                                      <w:tcW w:w="1253" w:type="dxa"/>
                                    </w:tcPr>
                                    <w:p w14:paraId="4EFFC14D" w14:textId="5837C1E1" w:rsidR="007B5626" w:rsidRPr="00FF5991" w:rsidRDefault="007B5626" w:rsidP="00455654">
                                      <w:pPr>
                                        <w:pStyle w:val="af0"/>
                                        <w:jc w:val="left"/>
                                        <w:rPr>
                                          <w:ins w:id="3945" w:author="作成者"/>
                                        </w:rPr>
                                      </w:pPr>
                                      <w:r w:rsidRPr="009A691B">
                                        <w:rPr>
                                          <w:rFonts w:hint="eastAsia"/>
                                        </w:rPr>
                                        <w:t>No input required</w:t>
                                      </w:r>
                                    </w:p>
                                  </w:tc>
                                  <w:tc>
                                    <w:tcPr>
                                      <w:tcW w:w="1273" w:type="dxa"/>
                                    </w:tcPr>
                                    <w:p w14:paraId="44A79019" w14:textId="77777777" w:rsidR="007B5626" w:rsidRPr="00FF5991" w:rsidRDefault="007B5626" w:rsidP="00455654">
                                      <w:pPr>
                                        <w:pStyle w:val="af0"/>
                                        <w:jc w:val="left"/>
                                        <w:rPr>
                                          <w:ins w:id="3946" w:author="作成者"/>
                                        </w:rPr>
                                      </w:pPr>
                                      <w:ins w:id="3947" w:author="作成者">
                                        <w:r w:rsidRPr="00FF5991">
                                          <w:rPr>
                                            <w:sz w:val="20"/>
                                            <w:szCs w:val="20"/>
                                          </w:rPr>
                                          <w:t>192.168.1.2</w:t>
                                        </w:r>
                                      </w:ins>
                                    </w:p>
                                  </w:tc>
                                </w:tr>
                                <w:tr w:rsidR="007B5626" w14:paraId="21736024" w14:textId="77777777" w:rsidTr="00455654">
                                  <w:trPr>
                                    <w:jc w:val="center"/>
                                    <w:ins w:id="3948" w:author="作成者"/>
                                  </w:trPr>
                                  <w:tc>
                                    <w:tcPr>
                                      <w:tcW w:w="704" w:type="dxa"/>
                                      <w:tcBorders>
                                        <w:bottom w:val="nil"/>
                                      </w:tcBorders>
                                    </w:tcPr>
                                    <w:p w14:paraId="72BEA1E1" w14:textId="77777777" w:rsidR="007B5626" w:rsidRPr="00FF5991" w:rsidRDefault="007B5626" w:rsidP="00455654">
                                      <w:pPr>
                                        <w:pStyle w:val="af0"/>
                                        <w:jc w:val="left"/>
                                        <w:rPr>
                                          <w:ins w:id="3949" w:author="作成者"/>
                                        </w:rPr>
                                      </w:pPr>
                                      <w:ins w:id="3950" w:author="作成者">
                                        <w:r w:rsidRPr="00FF5991">
                                          <w:rPr>
                                            <w:rFonts w:hint="eastAsia"/>
                                          </w:rPr>
                                          <w:t>4</w:t>
                                        </w:r>
                                      </w:ins>
                                    </w:p>
                                  </w:tc>
                                  <w:tc>
                                    <w:tcPr>
                                      <w:tcW w:w="1291" w:type="dxa"/>
                                      <w:tcBorders>
                                        <w:bottom w:val="nil"/>
                                      </w:tcBorders>
                                    </w:tcPr>
                                    <w:p w14:paraId="1655291B" w14:textId="77777777" w:rsidR="007B5626" w:rsidRPr="00FF5991" w:rsidRDefault="007B5626" w:rsidP="00455654">
                                      <w:pPr>
                                        <w:pStyle w:val="af0"/>
                                        <w:jc w:val="left"/>
                                        <w:rPr>
                                          <w:ins w:id="3951" w:author="作成者"/>
                                        </w:rPr>
                                      </w:pPr>
                                      <w:proofErr w:type="spellStart"/>
                                      <w:ins w:id="3952" w:author="作成者">
                                        <w:r w:rsidRPr="00FF5991">
                                          <w:rPr>
                                            <w:rFonts w:hint="eastAsia"/>
                                          </w:rPr>
                                          <w:t>V</w:t>
                                        </w:r>
                                        <w:r w:rsidRPr="00FF5991">
                                          <w:t>AR_hoge</w:t>
                                        </w:r>
                                        <w:proofErr w:type="spellEnd"/>
                                      </w:ins>
                                    </w:p>
                                  </w:tc>
                                  <w:tc>
                                    <w:tcPr>
                                      <w:tcW w:w="1291" w:type="dxa"/>
                                      <w:tcBorders>
                                        <w:bottom w:val="nil"/>
                                      </w:tcBorders>
                                    </w:tcPr>
                                    <w:p w14:paraId="5C16A7BB" w14:textId="77777777" w:rsidR="007B5626" w:rsidRPr="00FF5991" w:rsidRDefault="007B5626" w:rsidP="00455654">
                                      <w:pPr>
                                        <w:pStyle w:val="af0"/>
                                        <w:jc w:val="left"/>
                                        <w:rPr>
                                          <w:ins w:id="3953" w:author="作成者"/>
                                        </w:rPr>
                                      </w:pPr>
                                      <w:ins w:id="3954" w:author="作成者">
                                        <w:r w:rsidRPr="00FF5991">
                                          <w:rPr>
                                            <w:rFonts w:hint="eastAsia"/>
                                          </w:rPr>
                                          <w:t>OFF</w:t>
                                        </w:r>
                                      </w:ins>
                                    </w:p>
                                  </w:tc>
                                  <w:tc>
                                    <w:tcPr>
                                      <w:tcW w:w="1291" w:type="dxa"/>
                                      <w:tcBorders>
                                        <w:bottom w:val="nil"/>
                                      </w:tcBorders>
                                    </w:tcPr>
                                    <w:p w14:paraId="6C2D903D" w14:textId="77777777" w:rsidR="007B5626" w:rsidRPr="00FF5991" w:rsidRDefault="007B5626" w:rsidP="00455654">
                                      <w:pPr>
                                        <w:pStyle w:val="af0"/>
                                        <w:jc w:val="left"/>
                                        <w:rPr>
                                          <w:ins w:id="3955" w:author="作成者"/>
                                        </w:rPr>
                                      </w:pPr>
                                      <w:ins w:id="3956" w:author="作成者">
                                        <w:r w:rsidRPr="00FF5991">
                                          <w:rPr>
                                            <w:rFonts w:hint="eastAsia"/>
                                          </w:rPr>
                                          <w:t>[1].NAME</w:t>
                                        </w:r>
                                      </w:ins>
                                    </w:p>
                                  </w:tc>
                                  <w:tc>
                                    <w:tcPr>
                                      <w:tcW w:w="1253" w:type="dxa"/>
                                      <w:tcBorders>
                                        <w:bottom w:val="nil"/>
                                      </w:tcBorders>
                                    </w:tcPr>
                                    <w:p w14:paraId="2B03762A" w14:textId="519D8C83" w:rsidR="007B5626" w:rsidRPr="00FF5991" w:rsidRDefault="007B5626" w:rsidP="00455654">
                                      <w:pPr>
                                        <w:pStyle w:val="af0"/>
                                        <w:jc w:val="left"/>
                                        <w:rPr>
                                          <w:ins w:id="3957" w:author="作成者"/>
                                        </w:rPr>
                                      </w:pPr>
                                      <w:r w:rsidRPr="009A691B">
                                        <w:rPr>
                                          <w:rFonts w:hint="eastAsia"/>
                                        </w:rPr>
                                        <w:t>No input required</w:t>
                                      </w:r>
                                    </w:p>
                                  </w:tc>
                                  <w:tc>
                                    <w:tcPr>
                                      <w:tcW w:w="1273" w:type="dxa"/>
                                      <w:tcBorders>
                                        <w:bottom w:val="nil"/>
                                      </w:tcBorders>
                                    </w:tcPr>
                                    <w:p w14:paraId="3ED8E26E" w14:textId="77777777" w:rsidR="007B5626" w:rsidRPr="00FF5991" w:rsidRDefault="007B5626" w:rsidP="00455654">
                                      <w:pPr>
                                        <w:pStyle w:val="af0"/>
                                        <w:jc w:val="left"/>
                                        <w:rPr>
                                          <w:ins w:id="3958" w:author="作成者"/>
                                          <w:sz w:val="20"/>
                                          <w:szCs w:val="20"/>
                                        </w:rPr>
                                      </w:pPr>
                                      <w:proofErr w:type="spellStart"/>
                                      <w:ins w:id="3959" w:author="作成者">
                                        <w:r w:rsidRPr="00FF5991">
                                          <w:rPr>
                                            <w:rFonts w:hint="eastAsia"/>
                                            <w:sz w:val="20"/>
                                            <w:szCs w:val="20"/>
                                          </w:rPr>
                                          <w:t>suzuki</w:t>
                                        </w:r>
                                        <w:proofErr w:type="spellEnd"/>
                                      </w:ins>
                                    </w:p>
                                  </w:tc>
                                </w:tr>
                                <w:tr w:rsidR="007B5626" w14:paraId="2B9C6F4C" w14:textId="77777777" w:rsidTr="00455654">
                                  <w:trPr>
                                    <w:jc w:val="center"/>
                                    <w:ins w:id="3960" w:author="作成者"/>
                                  </w:trPr>
                                  <w:tc>
                                    <w:tcPr>
                                      <w:tcW w:w="704" w:type="dxa"/>
                                      <w:tcBorders>
                                        <w:top w:val="nil"/>
                                        <w:left w:val="nil"/>
                                        <w:bottom w:val="nil"/>
                                        <w:right w:val="nil"/>
                                      </w:tcBorders>
                                    </w:tcPr>
                                    <w:p w14:paraId="623C182C" w14:textId="77777777" w:rsidR="007B5626" w:rsidRPr="00410688" w:rsidRDefault="007B5626" w:rsidP="00455654">
                                      <w:pPr>
                                        <w:pStyle w:val="af0"/>
                                        <w:jc w:val="left"/>
                                        <w:rPr>
                                          <w:ins w:id="3961" w:author="作成者"/>
                                          <w:color w:val="A6A6A6" w:themeColor="background1" w:themeShade="A6"/>
                                        </w:rPr>
                                      </w:pPr>
                                      <w:ins w:id="3962" w:author="作成者">
                                        <w:r w:rsidRPr="00410688">
                                          <w:rPr>
                                            <w:rFonts w:hint="eastAsia"/>
                                            <w:color w:val="A6A6A6" w:themeColor="background1" w:themeShade="A6"/>
                                          </w:rPr>
                                          <w:t>5</w:t>
                                        </w:r>
                                      </w:ins>
                                    </w:p>
                                  </w:tc>
                                  <w:tc>
                                    <w:tcPr>
                                      <w:tcW w:w="1291" w:type="dxa"/>
                                      <w:tcBorders>
                                        <w:top w:val="nil"/>
                                        <w:left w:val="nil"/>
                                        <w:bottom w:val="nil"/>
                                        <w:right w:val="nil"/>
                                      </w:tcBorders>
                                    </w:tcPr>
                                    <w:p w14:paraId="36783AAF" w14:textId="77777777" w:rsidR="007B5626" w:rsidRPr="00410688" w:rsidRDefault="007B5626" w:rsidP="00455654">
                                      <w:pPr>
                                        <w:pStyle w:val="af0"/>
                                        <w:jc w:val="left"/>
                                        <w:rPr>
                                          <w:ins w:id="3963" w:author="作成者"/>
                                          <w:color w:val="A6A6A6" w:themeColor="background1" w:themeShade="A6"/>
                                        </w:rPr>
                                      </w:pPr>
                                      <w:proofErr w:type="spellStart"/>
                                      <w:ins w:id="3964" w:author="作成者">
                                        <w:r w:rsidRPr="00410688">
                                          <w:rPr>
                                            <w:rFonts w:hint="eastAsia"/>
                                            <w:color w:val="A6A6A6" w:themeColor="background1" w:themeShade="A6"/>
                                          </w:rPr>
                                          <w:t>VAR_hoge</w:t>
                                        </w:r>
                                        <w:proofErr w:type="spellEnd"/>
                                      </w:ins>
                                    </w:p>
                                  </w:tc>
                                  <w:tc>
                                    <w:tcPr>
                                      <w:tcW w:w="1291" w:type="dxa"/>
                                      <w:tcBorders>
                                        <w:top w:val="nil"/>
                                        <w:left w:val="nil"/>
                                        <w:bottom w:val="nil"/>
                                        <w:right w:val="nil"/>
                                      </w:tcBorders>
                                    </w:tcPr>
                                    <w:p w14:paraId="3D70183A" w14:textId="77777777" w:rsidR="007B5626" w:rsidRPr="00410688" w:rsidRDefault="007B5626" w:rsidP="00455654">
                                      <w:pPr>
                                        <w:pStyle w:val="af0"/>
                                        <w:jc w:val="left"/>
                                        <w:rPr>
                                          <w:ins w:id="3965" w:author="作成者"/>
                                          <w:color w:val="A6A6A6" w:themeColor="background1" w:themeShade="A6"/>
                                        </w:rPr>
                                      </w:pPr>
                                      <w:ins w:id="3966" w:author="作成者">
                                        <w:r w:rsidRPr="00410688">
                                          <w:rPr>
                                            <w:rFonts w:hint="eastAsia"/>
                                            <w:color w:val="A6A6A6" w:themeColor="background1" w:themeShade="A6"/>
                                          </w:rPr>
                                          <w:t>OFF</w:t>
                                        </w:r>
                                      </w:ins>
                                    </w:p>
                                  </w:tc>
                                  <w:tc>
                                    <w:tcPr>
                                      <w:tcW w:w="1291" w:type="dxa"/>
                                      <w:tcBorders>
                                        <w:top w:val="nil"/>
                                        <w:left w:val="nil"/>
                                        <w:bottom w:val="nil"/>
                                        <w:right w:val="nil"/>
                                      </w:tcBorders>
                                    </w:tcPr>
                                    <w:p w14:paraId="105E3BF2" w14:textId="77777777" w:rsidR="007B5626" w:rsidRPr="00410688" w:rsidRDefault="007B5626" w:rsidP="00455654">
                                      <w:pPr>
                                        <w:pStyle w:val="af0"/>
                                        <w:jc w:val="left"/>
                                        <w:rPr>
                                          <w:ins w:id="3967" w:author="作成者"/>
                                          <w:color w:val="A6A6A6" w:themeColor="background1" w:themeShade="A6"/>
                                        </w:rPr>
                                      </w:pPr>
                                      <w:ins w:id="3968" w:author="作成者">
                                        <w:r w:rsidRPr="00410688">
                                          <w:rPr>
                                            <w:rFonts w:hint="eastAsia"/>
                                            <w:color w:val="A6A6A6" w:themeColor="background1" w:themeShade="A6"/>
                                          </w:rPr>
                                          <w:t>[2].IP</w:t>
                                        </w:r>
                                      </w:ins>
                                    </w:p>
                                  </w:tc>
                                  <w:tc>
                                    <w:tcPr>
                                      <w:tcW w:w="1253" w:type="dxa"/>
                                      <w:tcBorders>
                                        <w:top w:val="nil"/>
                                        <w:left w:val="nil"/>
                                        <w:bottom w:val="nil"/>
                                        <w:right w:val="nil"/>
                                      </w:tcBorders>
                                    </w:tcPr>
                                    <w:p w14:paraId="0A2E6259" w14:textId="248DC25B" w:rsidR="007B5626" w:rsidRPr="00410688" w:rsidRDefault="007B5626" w:rsidP="00455654">
                                      <w:pPr>
                                        <w:pStyle w:val="af0"/>
                                        <w:jc w:val="left"/>
                                        <w:rPr>
                                          <w:ins w:id="3969" w:author="作成者"/>
                                          <w:color w:val="A6A6A6" w:themeColor="background1" w:themeShade="A6"/>
                                        </w:rPr>
                                      </w:pPr>
                                      <w:r w:rsidRPr="009A691B">
                                        <w:rPr>
                                          <w:rFonts w:hint="eastAsia"/>
                                        </w:rPr>
                                        <w:t>No input required</w:t>
                                      </w:r>
                                    </w:p>
                                  </w:tc>
                                  <w:tc>
                                    <w:tcPr>
                                      <w:tcW w:w="1273" w:type="dxa"/>
                                      <w:tcBorders>
                                        <w:top w:val="nil"/>
                                        <w:left w:val="nil"/>
                                        <w:bottom w:val="nil"/>
                                        <w:right w:val="nil"/>
                                      </w:tcBorders>
                                    </w:tcPr>
                                    <w:p w14:paraId="307FA2FC" w14:textId="77777777" w:rsidR="007B5626" w:rsidRPr="00410688" w:rsidRDefault="007B5626" w:rsidP="00455654">
                                      <w:pPr>
                                        <w:pStyle w:val="af0"/>
                                        <w:jc w:val="left"/>
                                        <w:rPr>
                                          <w:ins w:id="3970" w:author="作成者"/>
                                          <w:color w:val="A6A6A6" w:themeColor="background1" w:themeShade="A6"/>
                                          <w:sz w:val="20"/>
                                          <w:szCs w:val="20"/>
                                        </w:rPr>
                                      </w:pPr>
                                    </w:p>
                                  </w:tc>
                                </w:tr>
                                <w:tr w:rsidR="007B5626" w14:paraId="188091D6" w14:textId="77777777" w:rsidTr="00455654">
                                  <w:trPr>
                                    <w:jc w:val="center"/>
                                    <w:ins w:id="3971" w:author="作成者"/>
                                  </w:trPr>
                                  <w:tc>
                                    <w:tcPr>
                                      <w:tcW w:w="704" w:type="dxa"/>
                                      <w:tcBorders>
                                        <w:top w:val="nil"/>
                                        <w:left w:val="nil"/>
                                        <w:bottom w:val="nil"/>
                                        <w:right w:val="nil"/>
                                      </w:tcBorders>
                                    </w:tcPr>
                                    <w:p w14:paraId="2B66709B" w14:textId="77777777" w:rsidR="007B5626" w:rsidRPr="00410688" w:rsidRDefault="007B5626" w:rsidP="00455654">
                                      <w:pPr>
                                        <w:pStyle w:val="af0"/>
                                        <w:jc w:val="left"/>
                                        <w:rPr>
                                          <w:ins w:id="3972" w:author="作成者"/>
                                          <w:color w:val="A6A6A6" w:themeColor="background1" w:themeShade="A6"/>
                                        </w:rPr>
                                      </w:pPr>
                                      <w:ins w:id="3973" w:author="作成者">
                                        <w:r w:rsidRPr="00410688">
                                          <w:rPr>
                                            <w:rFonts w:hint="eastAsia"/>
                                            <w:color w:val="A6A6A6" w:themeColor="background1" w:themeShade="A6"/>
                                          </w:rPr>
                                          <w:t>6</w:t>
                                        </w:r>
                                      </w:ins>
                                    </w:p>
                                  </w:tc>
                                  <w:tc>
                                    <w:tcPr>
                                      <w:tcW w:w="1291" w:type="dxa"/>
                                      <w:tcBorders>
                                        <w:top w:val="nil"/>
                                        <w:left w:val="nil"/>
                                        <w:bottom w:val="nil"/>
                                        <w:right w:val="nil"/>
                                      </w:tcBorders>
                                    </w:tcPr>
                                    <w:p w14:paraId="13FAB46A" w14:textId="77777777" w:rsidR="007B5626" w:rsidRPr="00410688" w:rsidRDefault="007B5626" w:rsidP="00455654">
                                      <w:pPr>
                                        <w:pStyle w:val="af0"/>
                                        <w:jc w:val="left"/>
                                        <w:rPr>
                                          <w:ins w:id="3974" w:author="作成者"/>
                                          <w:color w:val="A6A6A6" w:themeColor="background1" w:themeShade="A6"/>
                                        </w:rPr>
                                      </w:pPr>
                                      <w:proofErr w:type="spellStart"/>
                                      <w:ins w:id="3975" w:author="作成者">
                                        <w:r w:rsidRPr="00410688">
                                          <w:rPr>
                                            <w:rFonts w:hint="eastAsia"/>
                                            <w:color w:val="A6A6A6" w:themeColor="background1" w:themeShade="A6"/>
                                          </w:rPr>
                                          <w:t>VAR_hoge</w:t>
                                        </w:r>
                                        <w:proofErr w:type="spellEnd"/>
                                      </w:ins>
                                    </w:p>
                                  </w:tc>
                                  <w:tc>
                                    <w:tcPr>
                                      <w:tcW w:w="1291" w:type="dxa"/>
                                      <w:tcBorders>
                                        <w:top w:val="nil"/>
                                        <w:left w:val="nil"/>
                                        <w:bottom w:val="nil"/>
                                        <w:right w:val="nil"/>
                                      </w:tcBorders>
                                    </w:tcPr>
                                    <w:p w14:paraId="13E812A3" w14:textId="77777777" w:rsidR="007B5626" w:rsidRPr="00410688" w:rsidRDefault="007B5626" w:rsidP="00455654">
                                      <w:pPr>
                                        <w:pStyle w:val="af0"/>
                                        <w:jc w:val="left"/>
                                        <w:rPr>
                                          <w:ins w:id="3976" w:author="作成者"/>
                                          <w:color w:val="A6A6A6" w:themeColor="background1" w:themeShade="A6"/>
                                        </w:rPr>
                                      </w:pPr>
                                      <w:ins w:id="3977" w:author="作成者">
                                        <w:r w:rsidRPr="00410688">
                                          <w:rPr>
                                            <w:rFonts w:hint="eastAsia"/>
                                            <w:color w:val="A6A6A6" w:themeColor="background1" w:themeShade="A6"/>
                                          </w:rPr>
                                          <w:t>OFF</w:t>
                                        </w:r>
                                      </w:ins>
                                    </w:p>
                                  </w:tc>
                                  <w:tc>
                                    <w:tcPr>
                                      <w:tcW w:w="1291" w:type="dxa"/>
                                      <w:tcBorders>
                                        <w:top w:val="nil"/>
                                        <w:left w:val="nil"/>
                                        <w:bottom w:val="nil"/>
                                        <w:right w:val="nil"/>
                                      </w:tcBorders>
                                    </w:tcPr>
                                    <w:p w14:paraId="491FBFAC" w14:textId="77777777" w:rsidR="007B5626" w:rsidRPr="00410688" w:rsidRDefault="007B5626" w:rsidP="00455654">
                                      <w:pPr>
                                        <w:pStyle w:val="af0"/>
                                        <w:jc w:val="left"/>
                                        <w:rPr>
                                          <w:ins w:id="3978" w:author="作成者"/>
                                          <w:color w:val="A6A6A6" w:themeColor="background1" w:themeShade="A6"/>
                                        </w:rPr>
                                      </w:pPr>
                                      <w:ins w:id="3979" w:author="作成者">
                                        <w:r w:rsidRPr="00410688">
                                          <w:rPr>
                                            <w:rFonts w:hint="eastAsia"/>
                                            <w:color w:val="A6A6A6" w:themeColor="background1" w:themeShade="A6"/>
                                          </w:rPr>
                                          <w:t>[2].NAME</w:t>
                                        </w:r>
                                      </w:ins>
                                    </w:p>
                                  </w:tc>
                                  <w:tc>
                                    <w:tcPr>
                                      <w:tcW w:w="1253" w:type="dxa"/>
                                      <w:tcBorders>
                                        <w:top w:val="nil"/>
                                        <w:left w:val="nil"/>
                                        <w:bottom w:val="nil"/>
                                        <w:right w:val="nil"/>
                                      </w:tcBorders>
                                    </w:tcPr>
                                    <w:p w14:paraId="6208F5C2" w14:textId="77179CC4" w:rsidR="007B5626" w:rsidRPr="00410688" w:rsidRDefault="007B5626" w:rsidP="00455654">
                                      <w:pPr>
                                        <w:pStyle w:val="af0"/>
                                        <w:jc w:val="left"/>
                                        <w:rPr>
                                          <w:ins w:id="3980" w:author="作成者"/>
                                          <w:color w:val="A6A6A6" w:themeColor="background1" w:themeShade="A6"/>
                                        </w:rPr>
                                      </w:pPr>
                                      <w:r w:rsidRPr="009A691B">
                                        <w:rPr>
                                          <w:rFonts w:hint="eastAsia"/>
                                        </w:rPr>
                                        <w:t>No input required</w:t>
                                      </w:r>
                                    </w:p>
                                  </w:tc>
                                  <w:tc>
                                    <w:tcPr>
                                      <w:tcW w:w="1273" w:type="dxa"/>
                                      <w:tcBorders>
                                        <w:top w:val="nil"/>
                                        <w:left w:val="nil"/>
                                        <w:bottom w:val="nil"/>
                                        <w:right w:val="nil"/>
                                      </w:tcBorders>
                                    </w:tcPr>
                                    <w:p w14:paraId="0CC9103C" w14:textId="77777777" w:rsidR="007B5626" w:rsidRPr="00410688" w:rsidRDefault="007B5626" w:rsidP="00455654">
                                      <w:pPr>
                                        <w:pStyle w:val="af0"/>
                                        <w:jc w:val="left"/>
                                        <w:rPr>
                                          <w:ins w:id="3981" w:author="作成者"/>
                                          <w:color w:val="A6A6A6" w:themeColor="background1" w:themeShade="A6"/>
                                          <w:sz w:val="20"/>
                                          <w:szCs w:val="20"/>
                                        </w:rPr>
                                      </w:pPr>
                                    </w:p>
                                  </w:tc>
                                </w:tr>
                              </w:tbl>
                              <w:p w14:paraId="17676F86" w14:textId="77777777" w:rsidR="007B5626" w:rsidRDefault="007B5626" w:rsidP="00366ECC">
                                <w:pPr>
                                  <w:jc w:val="left"/>
                                  <w:rPr>
                                    <w:ins w:id="3982" w:author="作成者"/>
                                    <w:sz w:val="20"/>
                                    <w:szCs w:val="20"/>
                                  </w:rPr>
                                </w:pPr>
                              </w:p>
                              <w:p w14:paraId="762E24AB" w14:textId="77777777" w:rsidR="007B5626" w:rsidRPr="00D464F6" w:rsidRDefault="007B5626" w:rsidP="00366ECC">
                                <w:pPr>
                                  <w:jc w:val="left"/>
                                  <w:rPr>
                                    <w:ins w:id="3983" w:author="作成者"/>
                                    <w:b/>
                                    <w:sz w:val="20"/>
                                    <w:szCs w:val="20"/>
                                  </w:rPr>
                                </w:pPr>
                                <w:ins w:id="3984" w:author="作成者">
                                  <w:r>
                                    <w:rPr>
                                      <w:rFonts w:hint="eastAsia"/>
                                      <w:sz w:val="20"/>
                                      <w:szCs w:val="20"/>
                                    </w:rPr>
                                    <w:t xml:space="preserve">　</w:t>
                                  </w:r>
                                  <w:r>
                                    <w:rPr>
                                      <w:sz w:val="20"/>
                                      <w:szCs w:val="20"/>
                                    </w:rPr>
                                    <w:t xml:space="preserve">　　　　　</w:t>
                                  </w:r>
                                </w:ins>
                              </w:p>
                              <w:p w14:paraId="6341AEC7" w14:textId="77777777" w:rsidR="007B5626" w:rsidRDefault="007B5626" w:rsidP="00366ECC">
                                <w:pPr>
                                  <w:jc w:val="left"/>
                                  <w:rPr>
                                    <w:ins w:id="3985" w:author="作成者"/>
                                    <w:sz w:val="20"/>
                                    <w:szCs w:val="20"/>
                                  </w:rPr>
                                </w:pPr>
                              </w:p>
                              <w:p w14:paraId="69DAEF78" w14:textId="77777777" w:rsidR="007B5626" w:rsidRDefault="007B5626" w:rsidP="00366ECC">
                                <w:pPr>
                                  <w:jc w:val="left"/>
                                  <w:rPr>
                                    <w:ins w:id="3986" w:author="作成者"/>
                                    <w:sz w:val="20"/>
                                    <w:szCs w:val="20"/>
                                  </w:rPr>
                                </w:pPr>
                              </w:p>
                              <w:p w14:paraId="0F21AD02" w14:textId="77777777" w:rsidR="007B5626" w:rsidRDefault="007B5626" w:rsidP="00366ECC">
                                <w:pPr>
                                  <w:jc w:val="left"/>
                                  <w:rPr>
                                    <w:ins w:id="3987" w:author="作成者"/>
                                    <w:sz w:val="20"/>
                                    <w:szCs w:val="20"/>
                                  </w:rPr>
                                </w:pPr>
                              </w:p>
                              <w:p w14:paraId="19F6D41C" w14:textId="2182C32F" w:rsidR="007B5626" w:rsidRPr="00D464F6" w:rsidRDefault="007B5626" w:rsidP="00366ECC">
                                <w:pPr>
                                  <w:ind w:firstLineChars="400" w:firstLine="803"/>
                                  <w:jc w:val="left"/>
                                  <w:rPr>
                                    <w:ins w:id="3988" w:author="作成者"/>
                                    <w:b/>
                                    <w:sz w:val="20"/>
                                    <w:szCs w:val="20"/>
                                  </w:rPr>
                                </w:pPr>
                                <w:r>
                                  <w:rPr>
                                    <w:rFonts w:hint="eastAsia"/>
                                    <w:b/>
                                    <w:sz w:val="20"/>
                                    <w:szCs w:val="20"/>
                                  </w:rPr>
                                  <w:t>Value registered to Terraform</w:t>
                                </w:r>
                                <w:r>
                                  <w:rPr>
                                    <w:rFonts w:hint="eastAsia"/>
                                    <w:b/>
                                    <w:sz w:val="20"/>
                                    <w:szCs w:val="20"/>
                                  </w:rPr>
                                  <w:t>’</w:t>
                                </w:r>
                                <w:r>
                                  <w:rPr>
                                    <w:rFonts w:hint="eastAsia"/>
                                    <w:b/>
                                    <w:sz w:val="20"/>
                                    <w:szCs w:val="20"/>
                                  </w:rPr>
                                  <w:t>s Variables</w:t>
                                </w:r>
                              </w:p>
                              <w:tbl>
                                <w:tblPr>
                                  <w:tblStyle w:val="ab"/>
                                  <w:tblW w:w="0" w:type="auto"/>
                                  <w:tblInd w:w="1008" w:type="dxa"/>
                                  <w:tblLook w:val="04A0" w:firstRow="1" w:lastRow="0" w:firstColumn="1" w:lastColumn="0" w:noHBand="0" w:noVBand="1"/>
                                </w:tblPr>
                                <w:tblGrid>
                                  <w:gridCol w:w="1756"/>
                                  <w:gridCol w:w="5435"/>
                                </w:tblGrid>
                                <w:tr w:rsidR="007B5626" w:rsidRPr="00A024A7" w14:paraId="4746CBD4" w14:textId="77777777" w:rsidTr="00DD1144">
                                  <w:trPr>
                                    <w:trHeight w:val="374"/>
                                    <w:ins w:id="3989" w:author="作成者"/>
                                  </w:trPr>
                                  <w:tc>
                                    <w:tcPr>
                                      <w:tcW w:w="1756" w:type="dxa"/>
                                      <w:shd w:val="clear" w:color="auto" w:fill="002060"/>
                                    </w:tcPr>
                                    <w:p w14:paraId="2D33FA5C" w14:textId="77777777" w:rsidR="007B5626" w:rsidRPr="00A024A7" w:rsidRDefault="007B5626" w:rsidP="00DD1144">
                                      <w:pPr>
                                        <w:jc w:val="left"/>
                                        <w:rPr>
                                          <w:ins w:id="3990" w:author="作成者"/>
                                          <w:b/>
                                          <w:color w:val="FFFFFF" w:themeColor="background1"/>
                                          <w:sz w:val="20"/>
                                          <w:szCs w:val="20"/>
                                        </w:rPr>
                                      </w:pPr>
                                      <w:ins w:id="3991" w:author="作成者">
                                        <w:r w:rsidRPr="00A024A7">
                                          <w:rPr>
                                            <w:rFonts w:hint="eastAsia"/>
                                            <w:b/>
                                            <w:color w:val="FFFFFF" w:themeColor="background1"/>
                                            <w:sz w:val="20"/>
                                            <w:szCs w:val="20"/>
                                          </w:rPr>
                                          <w:t>Key</w:t>
                                        </w:r>
                                      </w:ins>
                                    </w:p>
                                  </w:tc>
                                  <w:tc>
                                    <w:tcPr>
                                      <w:tcW w:w="5435" w:type="dxa"/>
                                      <w:shd w:val="clear" w:color="auto" w:fill="002060"/>
                                    </w:tcPr>
                                    <w:p w14:paraId="3E185A23" w14:textId="77777777" w:rsidR="007B5626" w:rsidRPr="00A024A7" w:rsidRDefault="007B5626" w:rsidP="00DD1144">
                                      <w:pPr>
                                        <w:jc w:val="left"/>
                                        <w:rPr>
                                          <w:ins w:id="3992" w:author="作成者"/>
                                          <w:b/>
                                          <w:color w:val="FFFFFF" w:themeColor="background1"/>
                                          <w:sz w:val="20"/>
                                          <w:szCs w:val="20"/>
                                        </w:rPr>
                                      </w:pPr>
                                      <w:ins w:id="3993" w:author="作成者">
                                        <w:r w:rsidRPr="00A024A7">
                                          <w:rPr>
                                            <w:rFonts w:hint="eastAsia"/>
                                            <w:b/>
                                            <w:color w:val="FFFFFF" w:themeColor="background1"/>
                                            <w:sz w:val="20"/>
                                            <w:szCs w:val="20"/>
                                          </w:rPr>
                                          <w:t>Value</w:t>
                                        </w:r>
                                      </w:ins>
                                    </w:p>
                                  </w:tc>
                                </w:tr>
                                <w:tr w:rsidR="007B5626" w14:paraId="74E7EF2B" w14:textId="77777777" w:rsidTr="00DD1144">
                                  <w:trPr>
                                    <w:trHeight w:val="354"/>
                                    <w:ins w:id="3994" w:author="作成者"/>
                                  </w:trPr>
                                  <w:tc>
                                    <w:tcPr>
                                      <w:tcW w:w="1756" w:type="dxa"/>
                                    </w:tcPr>
                                    <w:p w14:paraId="02065910" w14:textId="77777777" w:rsidR="007B5626" w:rsidRPr="00515ED5" w:rsidRDefault="007B5626" w:rsidP="00DD1144">
                                      <w:pPr>
                                        <w:jc w:val="left"/>
                                        <w:rPr>
                                          <w:ins w:id="3995" w:author="作成者"/>
                                          <w:sz w:val="20"/>
                                          <w:szCs w:val="20"/>
                                        </w:rPr>
                                      </w:pPr>
                                      <w:proofErr w:type="spellStart"/>
                                      <w:ins w:id="3996" w:author="作成者">
                                        <w:r w:rsidRPr="00515ED5">
                                          <w:rPr>
                                            <w:rFonts w:hint="eastAsia"/>
                                            <w:sz w:val="20"/>
                                            <w:szCs w:val="20"/>
                                          </w:rPr>
                                          <w:t>VAR_hoge</w:t>
                                        </w:r>
                                        <w:proofErr w:type="spellEnd"/>
                                      </w:ins>
                                    </w:p>
                                  </w:tc>
                                  <w:tc>
                                    <w:tcPr>
                                      <w:tcW w:w="5435" w:type="dxa"/>
                                    </w:tcPr>
                                    <w:p w14:paraId="48937482" w14:textId="77777777" w:rsidR="007B5626" w:rsidRPr="0088327F" w:rsidRDefault="007B5626" w:rsidP="00DD1144">
                                      <w:pPr>
                                        <w:rPr>
                                          <w:ins w:id="3997" w:author="作成者"/>
                                          <w:sz w:val="20"/>
                                          <w:szCs w:val="20"/>
                                        </w:rPr>
                                      </w:pPr>
                                      <w:ins w:id="3998" w:author="作成者">
                                        <w:r>
                                          <w:rPr>
                                            <w:sz w:val="20"/>
                                            <w:szCs w:val="20"/>
                                          </w:rPr>
                                          <w:t>[</w:t>
                                        </w:r>
                                      </w:ins>
                                    </w:p>
                                    <w:p w14:paraId="5BE973D2" w14:textId="77777777" w:rsidR="007B5626" w:rsidRDefault="007B5626" w:rsidP="00DD1144">
                                      <w:pPr>
                                        <w:rPr>
                                          <w:ins w:id="3999" w:author="作成者"/>
                                          <w:sz w:val="20"/>
                                          <w:szCs w:val="20"/>
                                        </w:rPr>
                                      </w:pPr>
                                      <w:ins w:id="4000" w:author="作成者">
                                        <w:r>
                                          <w:rPr>
                                            <w:sz w:val="20"/>
                                            <w:szCs w:val="20"/>
                                          </w:rPr>
                                          <w:t xml:space="preserve">    { “IP” = “192.168.1.1”, “NAME” = “</w:t>
                                        </w:r>
                                        <w:proofErr w:type="spellStart"/>
                                        <w:r>
                                          <w:rPr>
                                            <w:sz w:val="20"/>
                                            <w:szCs w:val="20"/>
                                          </w:rPr>
                                          <w:t>yamamoto</w:t>
                                        </w:r>
                                        <w:proofErr w:type="spellEnd"/>
                                        <w:r>
                                          <w:rPr>
                                            <w:sz w:val="20"/>
                                            <w:szCs w:val="20"/>
                                          </w:rPr>
                                          <w:t>” },</w:t>
                                        </w:r>
                                      </w:ins>
                                    </w:p>
                                    <w:p w14:paraId="260D32E8" w14:textId="77777777" w:rsidR="007B5626" w:rsidRDefault="007B5626" w:rsidP="00DD1144">
                                      <w:pPr>
                                        <w:pStyle w:val="af0"/>
                                        <w:ind w:firstLineChars="200" w:firstLine="400"/>
                                        <w:rPr>
                                          <w:ins w:id="4001" w:author="作成者"/>
                                          <w:sz w:val="20"/>
                                          <w:szCs w:val="20"/>
                                        </w:rPr>
                                      </w:pPr>
                                      <w:ins w:id="4002" w:author="作成者">
                                        <w:r>
                                          <w:rPr>
                                            <w:sz w:val="20"/>
                                            <w:szCs w:val="20"/>
                                          </w:rPr>
                                          <w:t>{ “IP” = “192.168.1.2”, “NAME” = “</w:t>
                                        </w:r>
                                        <w:proofErr w:type="spellStart"/>
                                        <w:r>
                                          <w:rPr>
                                            <w:sz w:val="20"/>
                                            <w:szCs w:val="20"/>
                                          </w:rPr>
                                          <w:t>suzuki</w:t>
                                        </w:r>
                                        <w:proofErr w:type="spellEnd"/>
                                        <w:r>
                                          <w:rPr>
                                            <w:sz w:val="20"/>
                                            <w:szCs w:val="20"/>
                                          </w:rPr>
                                          <w:t>” },</w:t>
                                        </w:r>
                                      </w:ins>
                                    </w:p>
                                    <w:p w14:paraId="6366AC2C" w14:textId="77777777" w:rsidR="007B5626" w:rsidRPr="00515ED5" w:rsidRDefault="007B5626" w:rsidP="00DD1144">
                                      <w:pPr>
                                        <w:pStyle w:val="af0"/>
                                        <w:rPr>
                                          <w:ins w:id="4003" w:author="作成者"/>
                                          <w:sz w:val="20"/>
                                          <w:szCs w:val="20"/>
                                        </w:rPr>
                                      </w:pPr>
                                      <w:ins w:id="4004" w:author="作成者">
                                        <w:r w:rsidRPr="0088327F">
                                          <w:rPr>
                                            <w:sz w:val="20"/>
                                            <w:szCs w:val="20"/>
                                          </w:rPr>
                                          <w:t>]</w:t>
                                        </w:r>
                                      </w:ins>
                                    </w:p>
                                  </w:tc>
                                </w:tr>
                              </w:tbl>
                              <w:p w14:paraId="00CF4700" w14:textId="77777777" w:rsidR="007B5626" w:rsidRPr="003177F7" w:rsidRDefault="007B5626" w:rsidP="00366ECC">
                                <w:pPr>
                                  <w:jc w:val="left"/>
                                  <w:rPr>
                                    <w:ins w:id="4005" w:author="作成者"/>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2" name="下矢印 532"/>
                          <wps:cNvSpPr/>
                          <wps:spPr>
                            <a:xfrm>
                              <a:off x="114300" y="558327"/>
                              <a:ext cx="400050" cy="2595182"/>
                            </a:xfrm>
                            <a:prstGeom prst="downArrow">
                              <a:avLst/>
                            </a:prstGeom>
                            <a:solidFill>
                              <a:schemeClr val="accent6">
                                <a:lumMod val="75000"/>
                                <a:lumOff val="25000"/>
                              </a:schemeClr>
                            </a:solidFill>
                            <a:ln>
                              <a:solidFill>
                                <a:schemeClr val="accent6">
                                  <a:lumMod val="90000"/>
                                  <a:lumOff val="1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33" name="グループ化 533"/>
                          <wpg:cNvGrpSpPr/>
                          <wpg:grpSpPr>
                            <a:xfrm>
                              <a:off x="419095" y="596272"/>
                              <a:ext cx="2818954" cy="186490"/>
                              <a:chOff x="-47639" y="-814247"/>
                              <a:chExt cx="2819470" cy="186678"/>
                            </a:xfrm>
                          </wpg:grpSpPr>
                          <wps:wsp>
                            <wps:cNvPr id="534" name="角丸四角形 534"/>
                            <wps:cNvSpPr/>
                            <wps:spPr>
                              <a:xfrm>
                                <a:off x="676316" y="-793409"/>
                                <a:ext cx="2095515" cy="14943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4C85C5F" w14:textId="40649069" w:rsidR="007B5626" w:rsidRDefault="007B5626" w:rsidP="00366ECC">
                                  <w:pPr>
                                    <w:pStyle w:val="Web"/>
                                    <w:rPr>
                                      <w:ins w:id="4006" w:author="作成者"/>
                                    </w:rPr>
                                  </w:pPr>
                                  <w:ins w:id="4007" w:author="作成者">
                                    <w:r>
                                      <w:rPr>
                                        <w:rFonts w:cs="Times New Roman" w:hint="eastAsia"/>
                                        <w:b/>
                                        <w:bCs/>
                                        <w:color w:val="325121"/>
                                        <w:sz w:val="20"/>
                                        <w:szCs w:val="20"/>
                                      </w:rPr>
                                      <w:t xml:space="preserve">⑬ </w:t>
                                    </w:r>
                                  </w:ins>
                                  <w:r>
                                    <w:rPr>
                                      <w:rFonts w:cs="Times New Roman" w:hint="eastAsia"/>
                                      <w:b/>
                                      <w:bCs/>
                                      <w:color w:val="325121"/>
                                      <w:sz w:val="20"/>
                                      <w:szCs w:val="20"/>
                                    </w:rPr>
                                    <w:t>Configure Variable values</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535" name="下矢印 535"/>
                            <wps:cNvSpPr/>
                            <wps:spPr>
                              <a:xfrm rot="5400000">
                                <a:off x="192419" y="-1054305"/>
                                <a:ext cx="186678"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3EAF403D" id="グループ化 530" o:spid="_x0000_s1235" style="position:absolute;margin-left:26.45pt;margin-top:15.45pt;width:476.25pt;height:570.45pt;z-index:251828224;mso-position-horizontal-relative:text;mso-position-vertical-relative:text;mso-width-relative:margin;mso-height-relative:margin" coordorigin=",4213" coordsize="60483,28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">
                  <v:shape id="フローチャート: 処理 531" o:spid="_x0000_s1236" type="#_x0000_t109" style="position:absolute;top:4213;width:60483;height:28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" fillcolor="#f2f2f2 [3052]" strokecolor="#d8d8d8 [2732]" strokeweight="2pt">
                    <v:textbox>
                      <w:txbxContent>
                        <w:p w14:paraId="779F3AB0" w14:textId="77777777" w:rsidR="007B5626" w:rsidRDefault="007B5626" w:rsidP="00366ECC">
                          <w:pPr>
                            <w:jc w:val="left"/>
                            <w:rPr>
                              <w:ins w:id="4008" w:author="作成者"/>
                              <w:sz w:val="20"/>
                              <w:szCs w:val="20"/>
                            </w:rPr>
                          </w:pPr>
                        </w:p>
                        <w:p w14:paraId="329B6D6C" w14:textId="77777777" w:rsidR="007B5626" w:rsidRDefault="007B5626" w:rsidP="00366ECC">
                          <w:pPr>
                            <w:jc w:val="left"/>
                            <w:rPr>
                              <w:ins w:id="4009" w:author="作成者"/>
                              <w:sz w:val="20"/>
                              <w:szCs w:val="20"/>
                            </w:rPr>
                          </w:pPr>
                        </w:p>
                        <w:p w14:paraId="0FC188E7" w14:textId="77777777" w:rsidR="007B5626" w:rsidRDefault="007B5626" w:rsidP="00366ECC">
                          <w:pPr>
                            <w:jc w:val="left"/>
                            <w:rPr>
                              <w:ins w:id="4010" w:author="作成者"/>
                              <w:sz w:val="20"/>
                              <w:szCs w:val="20"/>
                            </w:rPr>
                          </w:pPr>
                        </w:p>
                        <w:p w14:paraId="0EADB008" w14:textId="77777777" w:rsidR="007B5626" w:rsidRDefault="007B5626" w:rsidP="00366ECC">
                          <w:pPr>
                            <w:jc w:val="left"/>
                            <w:rPr>
                              <w:ins w:id="4011" w:author="作成者"/>
                              <w:sz w:val="20"/>
                              <w:szCs w:val="20"/>
                            </w:rPr>
                          </w:pPr>
                        </w:p>
                        <w:p w14:paraId="63E4A2E9" w14:textId="77777777" w:rsidR="007B5626" w:rsidRDefault="007B5626" w:rsidP="00366ECC">
                          <w:pPr>
                            <w:jc w:val="left"/>
                            <w:rPr>
                              <w:sz w:val="20"/>
                              <w:szCs w:val="20"/>
                            </w:rPr>
                          </w:pPr>
                          <w:ins w:id="4012" w:author="作成者">
                            <w:r>
                              <w:rPr>
                                <w:rFonts w:hint="eastAsia"/>
                                <w:sz w:val="20"/>
                                <w:szCs w:val="20"/>
                              </w:rPr>
                              <w:t xml:space="preserve"> </w:t>
                            </w:r>
                            <w:r>
                              <w:rPr>
                                <w:rFonts w:hint="eastAsia"/>
                                <w:sz w:val="20"/>
                                <w:szCs w:val="20"/>
                              </w:rPr>
                              <w:t xml:space="preserve">　</w:t>
                            </w:r>
                            <w:r>
                              <w:rPr>
                                <w:sz w:val="20"/>
                                <w:szCs w:val="20"/>
                              </w:rPr>
                              <w:t xml:space="preserve">　　　</w:t>
                            </w:r>
                            <w:r>
                              <w:rPr>
                                <w:rFonts w:hint="eastAsia"/>
                                <w:sz w:val="20"/>
                                <w:szCs w:val="20"/>
                              </w:rPr>
                              <w:t xml:space="preserve"> </w:t>
                            </w:r>
                          </w:ins>
                        </w:p>
                        <w:p w14:paraId="3846D988" w14:textId="0285D90E" w:rsidR="007B5626" w:rsidRPr="0088327F" w:rsidRDefault="007B5626" w:rsidP="009868CA">
                          <w:pPr>
                            <w:ind w:firstLine="840"/>
                            <w:jc w:val="left"/>
                            <w:rPr>
                              <w:ins w:id="4013" w:author="作成者"/>
                              <w:b/>
                              <w:sz w:val="20"/>
                              <w:szCs w:val="20"/>
                            </w:rPr>
                          </w:pPr>
                          <w:r>
                            <w:rPr>
                              <w:rFonts w:hint="eastAsia"/>
                              <w:b/>
                              <w:sz w:val="20"/>
                              <w:szCs w:val="20"/>
                            </w:rPr>
                            <w:t>Substitute value auto registration settings/Substitute value list</w:t>
                          </w:r>
                        </w:p>
                        <w:tbl>
                          <w:tblPr>
                            <w:tblStyle w:val="ab"/>
                            <w:tblW w:w="0" w:type="auto"/>
                            <w:jc w:val="center"/>
                            <w:tblLook w:val="04A0" w:firstRow="1" w:lastRow="0" w:firstColumn="1" w:lastColumn="0" w:noHBand="0" w:noVBand="1"/>
                          </w:tblPr>
                          <w:tblGrid>
                            <w:gridCol w:w="704"/>
                            <w:gridCol w:w="1291"/>
                            <w:gridCol w:w="1291"/>
                            <w:gridCol w:w="1291"/>
                            <w:gridCol w:w="1253"/>
                            <w:gridCol w:w="1273"/>
                          </w:tblGrid>
                          <w:tr w:rsidR="007B5626" w14:paraId="077A604B" w14:textId="77777777" w:rsidTr="00455654">
                            <w:trPr>
                              <w:jc w:val="center"/>
                              <w:ins w:id="4014" w:author="作成者"/>
                            </w:trPr>
                            <w:tc>
                              <w:tcPr>
                                <w:tcW w:w="704" w:type="dxa"/>
                                <w:shd w:val="clear" w:color="auto" w:fill="002060"/>
                              </w:tcPr>
                              <w:p w14:paraId="1113F9D8" w14:textId="15CAD502" w:rsidR="007B5626" w:rsidRPr="00C80F48" w:rsidRDefault="007B5626" w:rsidP="00DD1144">
                                <w:pPr>
                                  <w:pStyle w:val="af0"/>
                                  <w:jc w:val="left"/>
                                  <w:rPr>
                                    <w:ins w:id="4015" w:author="作成者"/>
                                    <w:b/>
                                    <w:color w:val="FFFFFF" w:themeColor="background1"/>
                                  </w:rPr>
                                </w:pPr>
                                <w:r>
                                  <w:rPr>
                                    <w:rFonts w:hint="eastAsia"/>
                                    <w:b/>
                                    <w:color w:val="FFFFFF" w:themeColor="background1"/>
                                  </w:rPr>
                                  <w:t>Item No.</w:t>
                                </w:r>
                              </w:p>
                            </w:tc>
                            <w:tc>
                              <w:tcPr>
                                <w:tcW w:w="1291" w:type="dxa"/>
                                <w:shd w:val="clear" w:color="auto" w:fill="002060"/>
                              </w:tcPr>
                              <w:p w14:paraId="4664993A" w14:textId="0D620645" w:rsidR="007B5626" w:rsidRPr="00C80F48" w:rsidRDefault="007B5626" w:rsidP="00DD1144">
                                <w:pPr>
                                  <w:pStyle w:val="af0"/>
                                  <w:jc w:val="left"/>
                                  <w:rPr>
                                    <w:ins w:id="4016" w:author="作成者"/>
                                    <w:b/>
                                    <w:color w:val="FFFFFF" w:themeColor="background1"/>
                                  </w:rPr>
                                </w:pPr>
                                <w:r>
                                  <w:rPr>
                                    <w:rFonts w:hint="eastAsia"/>
                                    <w:b/>
                                    <w:color w:val="FFFFFF" w:themeColor="background1"/>
                                  </w:rPr>
                                  <w:t>Variable name</w:t>
                                </w:r>
                              </w:p>
                            </w:tc>
                            <w:tc>
                              <w:tcPr>
                                <w:tcW w:w="1291" w:type="dxa"/>
                                <w:shd w:val="clear" w:color="auto" w:fill="002060"/>
                              </w:tcPr>
                              <w:p w14:paraId="1C572408" w14:textId="79F8638E" w:rsidR="007B5626" w:rsidRPr="0088327F" w:rsidRDefault="007B5626" w:rsidP="00DD1144">
                                <w:pPr>
                                  <w:pStyle w:val="af0"/>
                                  <w:jc w:val="left"/>
                                  <w:rPr>
                                    <w:ins w:id="4017" w:author="作成者"/>
                                    <w:b/>
                                    <w:color w:val="FFFFFF" w:themeColor="background1"/>
                                  </w:rPr>
                                </w:pPr>
                                <w:r>
                                  <w:rPr>
                                    <w:rFonts w:hint="eastAsia"/>
                                    <w:b/>
                                  </w:rPr>
                                  <w:t>HCL SETTINGS</w:t>
                                </w:r>
                              </w:p>
                            </w:tc>
                            <w:tc>
                              <w:tcPr>
                                <w:tcW w:w="1291" w:type="dxa"/>
                                <w:shd w:val="clear" w:color="auto" w:fill="002060"/>
                              </w:tcPr>
                              <w:p w14:paraId="560E1834" w14:textId="2437564B" w:rsidR="007B5626" w:rsidRPr="00C80F48" w:rsidRDefault="007B5626" w:rsidP="00DD1144">
                                <w:pPr>
                                  <w:pStyle w:val="af0"/>
                                  <w:jc w:val="left"/>
                                  <w:rPr>
                                    <w:ins w:id="4018" w:author="作成者"/>
                                    <w:b/>
                                    <w:color w:val="FFFFFF" w:themeColor="background1"/>
                                  </w:rPr>
                                </w:pPr>
                                <w:r>
                                  <w:rPr>
                                    <w:rFonts w:hint="eastAsia"/>
                                    <w:b/>
                                    <w:color w:val="FFFFFF" w:themeColor="background1"/>
                                  </w:rPr>
                                  <w:t>Member variable</w:t>
                                </w:r>
                              </w:p>
                            </w:tc>
                            <w:tc>
                              <w:tcPr>
                                <w:tcW w:w="1253" w:type="dxa"/>
                                <w:shd w:val="clear" w:color="auto" w:fill="002060"/>
                              </w:tcPr>
                              <w:p w14:paraId="75C35FCC" w14:textId="04A4C3A4" w:rsidR="007B5626" w:rsidRDefault="007B5626" w:rsidP="00DD1144">
                                <w:pPr>
                                  <w:pStyle w:val="af0"/>
                                  <w:jc w:val="left"/>
                                  <w:rPr>
                                    <w:ins w:id="4019" w:author="作成者"/>
                                    <w:b/>
                                    <w:color w:val="FFFFFF" w:themeColor="background1"/>
                                  </w:rPr>
                                </w:pPr>
                                <w:r>
                                  <w:rPr>
                                    <w:rFonts w:hint="eastAsia"/>
                                    <w:b/>
                                    <w:color w:val="FFFFFF" w:themeColor="background1"/>
                                  </w:rPr>
                                  <w:t>Substitute order</w:t>
                                </w:r>
                              </w:p>
                            </w:tc>
                            <w:tc>
                              <w:tcPr>
                                <w:tcW w:w="1273" w:type="dxa"/>
                                <w:shd w:val="clear" w:color="auto" w:fill="002060"/>
                              </w:tcPr>
                              <w:p w14:paraId="633F1E4D" w14:textId="0E9B1598" w:rsidR="007B5626" w:rsidRDefault="007B5626" w:rsidP="00DD1144">
                                <w:pPr>
                                  <w:pStyle w:val="af0"/>
                                  <w:jc w:val="left"/>
                                  <w:rPr>
                                    <w:ins w:id="4020" w:author="作成者"/>
                                    <w:b/>
                                    <w:color w:val="FFFFFF" w:themeColor="background1"/>
                                  </w:rPr>
                                </w:pPr>
                                <w:r>
                                  <w:rPr>
                                    <w:rFonts w:hint="eastAsia"/>
                                    <w:b/>
                                    <w:color w:val="FFFFFF" w:themeColor="background1"/>
                                  </w:rPr>
                                  <w:t>Specific value</w:t>
                                </w:r>
                              </w:p>
                            </w:tc>
                          </w:tr>
                          <w:tr w:rsidR="007B5626" w14:paraId="68BEE7C4" w14:textId="77777777" w:rsidTr="00455654">
                            <w:trPr>
                              <w:jc w:val="center"/>
                              <w:ins w:id="4021" w:author="作成者"/>
                            </w:trPr>
                            <w:tc>
                              <w:tcPr>
                                <w:tcW w:w="704" w:type="dxa"/>
                              </w:tcPr>
                              <w:p w14:paraId="7CCCDB6F" w14:textId="77777777" w:rsidR="007B5626" w:rsidRDefault="007B5626" w:rsidP="00455654">
                                <w:pPr>
                                  <w:pStyle w:val="af0"/>
                                  <w:jc w:val="left"/>
                                  <w:rPr>
                                    <w:ins w:id="4022" w:author="作成者"/>
                                  </w:rPr>
                                </w:pPr>
                                <w:ins w:id="4023" w:author="作成者">
                                  <w:r>
                                    <w:rPr>
                                      <w:rFonts w:hint="eastAsia"/>
                                    </w:rPr>
                                    <w:t>1</w:t>
                                  </w:r>
                                </w:ins>
                              </w:p>
                            </w:tc>
                            <w:tc>
                              <w:tcPr>
                                <w:tcW w:w="1291" w:type="dxa"/>
                              </w:tcPr>
                              <w:p w14:paraId="5A0B2862" w14:textId="77777777" w:rsidR="007B5626" w:rsidRDefault="007B5626" w:rsidP="00455654">
                                <w:pPr>
                                  <w:pStyle w:val="af0"/>
                                  <w:jc w:val="left"/>
                                  <w:rPr>
                                    <w:ins w:id="4024" w:author="作成者"/>
                                  </w:rPr>
                                </w:pPr>
                                <w:proofErr w:type="spellStart"/>
                                <w:ins w:id="4025" w:author="作成者">
                                  <w:r>
                                    <w:rPr>
                                      <w:rFonts w:hint="eastAsia"/>
                                    </w:rPr>
                                    <w:t>V</w:t>
                                  </w:r>
                                  <w:r>
                                    <w:t>AR_hoge</w:t>
                                  </w:r>
                                  <w:proofErr w:type="spellEnd"/>
                                </w:ins>
                              </w:p>
                            </w:tc>
                            <w:tc>
                              <w:tcPr>
                                <w:tcW w:w="1291" w:type="dxa"/>
                              </w:tcPr>
                              <w:p w14:paraId="79192990" w14:textId="77777777" w:rsidR="007B5626" w:rsidRDefault="007B5626" w:rsidP="00455654">
                                <w:pPr>
                                  <w:pStyle w:val="af0"/>
                                  <w:jc w:val="left"/>
                                  <w:rPr>
                                    <w:ins w:id="4026" w:author="作成者"/>
                                  </w:rPr>
                                </w:pPr>
                                <w:ins w:id="4027" w:author="作成者">
                                  <w:r w:rsidRPr="009817DD">
                                    <w:t>OFF</w:t>
                                  </w:r>
                                </w:ins>
                              </w:p>
                            </w:tc>
                            <w:tc>
                              <w:tcPr>
                                <w:tcW w:w="1291" w:type="dxa"/>
                              </w:tcPr>
                              <w:p w14:paraId="555C8414" w14:textId="77777777" w:rsidR="007B5626" w:rsidRDefault="007B5626" w:rsidP="00455654">
                                <w:pPr>
                                  <w:pStyle w:val="af0"/>
                                  <w:jc w:val="left"/>
                                  <w:rPr>
                                    <w:ins w:id="4028" w:author="作成者"/>
                                  </w:rPr>
                                </w:pPr>
                                <w:ins w:id="4029" w:author="作成者">
                                  <w:r>
                                    <w:t>[0].IP</w:t>
                                  </w:r>
                                </w:ins>
                              </w:p>
                            </w:tc>
                            <w:tc>
                              <w:tcPr>
                                <w:tcW w:w="1253" w:type="dxa"/>
                              </w:tcPr>
                              <w:p w14:paraId="5943DC64" w14:textId="42B390BD" w:rsidR="007B5626" w:rsidRDefault="007B5626" w:rsidP="00455654">
                                <w:pPr>
                                  <w:pStyle w:val="af0"/>
                                  <w:jc w:val="left"/>
                                  <w:rPr>
                                    <w:ins w:id="4030" w:author="作成者"/>
                                  </w:rPr>
                                </w:pPr>
                                <w:r w:rsidRPr="009A691B">
                                  <w:rPr>
                                    <w:rFonts w:hint="eastAsia"/>
                                  </w:rPr>
                                  <w:t>No input required</w:t>
                                </w:r>
                              </w:p>
                            </w:tc>
                            <w:tc>
                              <w:tcPr>
                                <w:tcW w:w="1273" w:type="dxa"/>
                              </w:tcPr>
                              <w:p w14:paraId="1B6ABC1A" w14:textId="77777777" w:rsidR="007B5626" w:rsidRDefault="007B5626" w:rsidP="00455654">
                                <w:pPr>
                                  <w:pStyle w:val="af0"/>
                                  <w:jc w:val="left"/>
                                  <w:rPr>
                                    <w:ins w:id="4031" w:author="作成者"/>
                                  </w:rPr>
                                </w:pPr>
                                <w:ins w:id="4032" w:author="作成者">
                                  <w:r w:rsidRPr="00084418">
                                    <w:rPr>
                                      <w:sz w:val="20"/>
                                      <w:szCs w:val="20"/>
                                    </w:rPr>
                                    <w:t>192.168.1.1</w:t>
                                  </w:r>
                                </w:ins>
                              </w:p>
                            </w:tc>
                          </w:tr>
                          <w:tr w:rsidR="007B5626" w14:paraId="47324B36" w14:textId="77777777" w:rsidTr="00455654">
                            <w:trPr>
                              <w:jc w:val="center"/>
                              <w:ins w:id="4033" w:author="作成者"/>
                            </w:trPr>
                            <w:tc>
                              <w:tcPr>
                                <w:tcW w:w="704" w:type="dxa"/>
                              </w:tcPr>
                              <w:p w14:paraId="7ECE3E7D" w14:textId="77777777" w:rsidR="007B5626" w:rsidRDefault="007B5626" w:rsidP="00455654">
                                <w:pPr>
                                  <w:pStyle w:val="af0"/>
                                  <w:jc w:val="left"/>
                                  <w:rPr>
                                    <w:ins w:id="4034" w:author="作成者"/>
                                  </w:rPr>
                                </w:pPr>
                                <w:ins w:id="4035" w:author="作成者">
                                  <w:r>
                                    <w:rPr>
                                      <w:rFonts w:hint="eastAsia"/>
                                    </w:rPr>
                                    <w:t>2</w:t>
                                  </w:r>
                                </w:ins>
                              </w:p>
                            </w:tc>
                            <w:tc>
                              <w:tcPr>
                                <w:tcW w:w="1291" w:type="dxa"/>
                              </w:tcPr>
                              <w:p w14:paraId="49403E04" w14:textId="77777777" w:rsidR="007B5626" w:rsidRDefault="007B5626" w:rsidP="00455654">
                                <w:pPr>
                                  <w:pStyle w:val="af0"/>
                                  <w:jc w:val="left"/>
                                  <w:rPr>
                                    <w:ins w:id="4036" w:author="作成者"/>
                                  </w:rPr>
                                </w:pPr>
                                <w:proofErr w:type="spellStart"/>
                                <w:ins w:id="4037" w:author="作成者">
                                  <w:r>
                                    <w:rPr>
                                      <w:rFonts w:hint="eastAsia"/>
                                    </w:rPr>
                                    <w:t>V</w:t>
                                  </w:r>
                                  <w:r>
                                    <w:t>AR_hoge</w:t>
                                  </w:r>
                                  <w:proofErr w:type="spellEnd"/>
                                </w:ins>
                              </w:p>
                            </w:tc>
                            <w:tc>
                              <w:tcPr>
                                <w:tcW w:w="1291" w:type="dxa"/>
                              </w:tcPr>
                              <w:p w14:paraId="4097FBFD" w14:textId="77777777" w:rsidR="007B5626" w:rsidRDefault="007B5626" w:rsidP="00455654">
                                <w:pPr>
                                  <w:pStyle w:val="af0"/>
                                  <w:jc w:val="left"/>
                                  <w:rPr>
                                    <w:ins w:id="4038" w:author="作成者"/>
                                  </w:rPr>
                                </w:pPr>
                                <w:ins w:id="4039" w:author="作成者">
                                  <w:r w:rsidRPr="009817DD">
                                    <w:t>OFF</w:t>
                                  </w:r>
                                </w:ins>
                              </w:p>
                            </w:tc>
                            <w:tc>
                              <w:tcPr>
                                <w:tcW w:w="1291" w:type="dxa"/>
                              </w:tcPr>
                              <w:p w14:paraId="21AAFF44" w14:textId="77777777" w:rsidR="007B5626" w:rsidRDefault="007B5626" w:rsidP="00455654">
                                <w:pPr>
                                  <w:pStyle w:val="af0"/>
                                  <w:jc w:val="left"/>
                                  <w:rPr>
                                    <w:ins w:id="4040" w:author="作成者"/>
                                  </w:rPr>
                                </w:pPr>
                                <w:ins w:id="4041" w:author="作成者">
                                  <w:r>
                                    <w:t>[0].NAME</w:t>
                                  </w:r>
                                </w:ins>
                              </w:p>
                            </w:tc>
                            <w:tc>
                              <w:tcPr>
                                <w:tcW w:w="1253" w:type="dxa"/>
                              </w:tcPr>
                              <w:p w14:paraId="380F8BD3" w14:textId="72CCCFFE" w:rsidR="007B5626" w:rsidRPr="00E708CA" w:rsidRDefault="007B5626" w:rsidP="00455654">
                                <w:pPr>
                                  <w:pStyle w:val="af0"/>
                                  <w:jc w:val="left"/>
                                  <w:rPr>
                                    <w:ins w:id="4042" w:author="作成者"/>
                                  </w:rPr>
                                </w:pPr>
                                <w:r w:rsidRPr="009A691B">
                                  <w:rPr>
                                    <w:rFonts w:hint="eastAsia"/>
                                  </w:rPr>
                                  <w:t>No input required</w:t>
                                </w:r>
                              </w:p>
                            </w:tc>
                            <w:tc>
                              <w:tcPr>
                                <w:tcW w:w="1273" w:type="dxa"/>
                              </w:tcPr>
                              <w:p w14:paraId="4773F95D" w14:textId="77777777" w:rsidR="007B5626" w:rsidRDefault="007B5626" w:rsidP="00455654">
                                <w:pPr>
                                  <w:pStyle w:val="af0"/>
                                  <w:jc w:val="left"/>
                                  <w:rPr>
                                    <w:ins w:id="4043" w:author="作成者"/>
                                  </w:rPr>
                                </w:pPr>
                                <w:proofErr w:type="spellStart"/>
                                <w:ins w:id="4044" w:author="作成者">
                                  <w:r>
                                    <w:rPr>
                                      <w:sz w:val="20"/>
                                      <w:szCs w:val="20"/>
                                    </w:rPr>
                                    <w:t>yamamoto</w:t>
                                  </w:r>
                                  <w:proofErr w:type="spellEnd"/>
                                </w:ins>
                              </w:p>
                            </w:tc>
                          </w:tr>
                          <w:tr w:rsidR="007B5626" w14:paraId="6B4FE2D9" w14:textId="77777777" w:rsidTr="00455654">
                            <w:trPr>
                              <w:jc w:val="center"/>
                              <w:ins w:id="4045" w:author="作成者"/>
                            </w:trPr>
                            <w:tc>
                              <w:tcPr>
                                <w:tcW w:w="704" w:type="dxa"/>
                              </w:tcPr>
                              <w:p w14:paraId="6F7C3C11" w14:textId="77777777" w:rsidR="007B5626" w:rsidRPr="00FF5991" w:rsidRDefault="007B5626" w:rsidP="00455654">
                                <w:pPr>
                                  <w:pStyle w:val="af0"/>
                                  <w:jc w:val="left"/>
                                  <w:rPr>
                                    <w:ins w:id="4046" w:author="作成者"/>
                                  </w:rPr>
                                </w:pPr>
                                <w:ins w:id="4047" w:author="作成者">
                                  <w:r w:rsidRPr="00FF5991">
                                    <w:rPr>
                                      <w:rFonts w:hint="eastAsia"/>
                                    </w:rPr>
                                    <w:t>3</w:t>
                                  </w:r>
                                </w:ins>
                              </w:p>
                            </w:tc>
                            <w:tc>
                              <w:tcPr>
                                <w:tcW w:w="1291" w:type="dxa"/>
                              </w:tcPr>
                              <w:p w14:paraId="0C195622" w14:textId="77777777" w:rsidR="007B5626" w:rsidRPr="00FF5991" w:rsidRDefault="007B5626" w:rsidP="00455654">
                                <w:pPr>
                                  <w:pStyle w:val="af0"/>
                                  <w:jc w:val="left"/>
                                  <w:rPr>
                                    <w:ins w:id="4048" w:author="作成者"/>
                                  </w:rPr>
                                </w:pPr>
                                <w:proofErr w:type="spellStart"/>
                                <w:ins w:id="4049" w:author="作成者">
                                  <w:r w:rsidRPr="00FF5991">
                                    <w:rPr>
                                      <w:rFonts w:hint="eastAsia"/>
                                    </w:rPr>
                                    <w:t>V</w:t>
                                  </w:r>
                                  <w:r w:rsidRPr="00FF5991">
                                    <w:t>AR_hoge</w:t>
                                  </w:r>
                                  <w:proofErr w:type="spellEnd"/>
                                </w:ins>
                              </w:p>
                            </w:tc>
                            <w:tc>
                              <w:tcPr>
                                <w:tcW w:w="1291" w:type="dxa"/>
                              </w:tcPr>
                              <w:p w14:paraId="430A16DD" w14:textId="77777777" w:rsidR="007B5626" w:rsidRPr="00FF5991" w:rsidRDefault="007B5626" w:rsidP="00455654">
                                <w:pPr>
                                  <w:pStyle w:val="af0"/>
                                  <w:jc w:val="left"/>
                                  <w:rPr>
                                    <w:ins w:id="4050" w:author="作成者"/>
                                  </w:rPr>
                                </w:pPr>
                                <w:ins w:id="4051" w:author="作成者">
                                  <w:r w:rsidRPr="00FF5991">
                                    <w:t>OFF</w:t>
                                  </w:r>
                                </w:ins>
                              </w:p>
                            </w:tc>
                            <w:tc>
                              <w:tcPr>
                                <w:tcW w:w="1291" w:type="dxa"/>
                              </w:tcPr>
                              <w:p w14:paraId="751C052F" w14:textId="77777777" w:rsidR="007B5626" w:rsidRPr="00FF5991" w:rsidRDefault="007B5626" w:rsidP="00455654">
                                <w:pPr>
                                  <w:pStyle w:val="af0"/>
                                  <w:jc w:val="left"/>
                                  <w:rPr>
                                    <w:ins w:id="4052" w:author="作成者"/>
                                  </w:rPr>
                                </w:pPr>
                                <w:ins w:id="4053" w:author="作成者">
                                  <w:r w:rsidRPr="00FF5991">
                                    <w:rPr>
                                      <w:rFonts w:hint="eastAsia"/>
                                    </w:rPr>
                                    <w:t>[</w:t>
                                  </w:r>
                                  <w:r w:rsidRPr="00FF5991">
                                    <w:t>1].IP</w:t>
                                  </w:r>
                                </w:ins>
                              </w:p>
                            </w:tc>
                            <w:tc>
                              <w:tcPr>
                                <w:tcW w:w="1253" w:type="dxa"/>
                              </w:tcPr>
                              <w:p w14:paraId="4EFFC14D" w14:textId="5837C1E1" w:rsidR="007B5626" w:rsidRPr="00FF5991" w:rsidRDefault="007B5626" w:rsidP="00455654">
                                <w:pPr>
                                  <w:pStyle w:val="af0"/>
                                  <w:jc w:val="left"/>
                                  <w:rPr>
                                    <w:ins w:id="4054" w:author="作成者"/>
                                  </w:rPr>
                                </w:pPr>
                                <w:r w:rsidRPr="009A691B">
                                  <w:rPr>
                                    <w:rFonts w:hint="eastAsia"/>
                                  </w:rPr>
                                  <w:t>No input required</w:t>
                                </w:r>
                              </w:p>
                            </w:tc>
                            <w:tc>
                              <w:tcPr>
                                <w:tcW w:w="1273" w:type="dxa"/>
                              </w:tcPr>
                              <w:p w14:paraId="44A79019" w14:textId="77777777" w:rsidR="007B5626" w:rsidRPr="00FF5991" w:rsidRDefault="007B5626" w:rsidP="00455654">
                                <w:pPr>
                                  <w:pStyle w:val="af0"/>
                                  <w:jc w:val="left"/>
                                  <w:rPr>
                                    <w:ins w:id="4055" w:author="作成者"/>
                                  </w:rPr>
                                </w:pPr>
                                <w:ins w:id="4056" w:author="作成者">
                                  <w:r w:rsidRPr="00FF5991">
                                    <w:rPr>
                                      <w:sz w:val="20"/>
                                      <w:szCs w:val="20"/>
                                    </w:rPr>
                                    <w:t>192.168.1.2</w:t>
                                  </w:r>
                                </w:ins>
                              </w:p>
                            </w:tc>
                          </w:tr>
                          <w:tr w:rsidR="007B5626" w14:paraId="21736024" w14:textId="77777777" w:rsidTr="00455654">
                            <w:trPr>
                              <w:jc w:val="center"/>
                              <w:ins w:id="4057" w:author="作成者"/>
                            </w:trPr>
                            <w:tc>
                              <w:tcPr>
                                <w:tcW w:w="704" w:type="dxa"/>
                                <w:tcBorders>
                                  <w:bottom w:val="nil"/>
                                </w:tcBorders>
                              </w:tcPr>
                              <w:p w14:paraId="72BEA1E1" w14:textId="77777777" w:rsidR="007B5626" w:rsidRPr="00FF5991" w:rsidRDefault="007B5626" w:rsidP="00455654">
                                <w:pPr>
                                  <w:pStyle w:val="af0"/>
                                  <w:jc w:val="left"/>
                                  <w:rPr>
                                    <w:ins w:id="4058" w:author="作成者"/>
                                  </w:rPr>
                                </w:pPr>
                                <w:ins w:id="4059" w:author="作成者">
                                  <w:r w:rsidRPr="00FF5991">
                                    <w:rPr>
                                      <w:rFonts w:hint="eastAsia"/>
                                    </w:rPr>
                                    <w:t>4</w:t>
                                  </w:r>
                                </w:ins>
                              </w:p>
                            </w:tc>
                            <w:tc>
                              <w:tcPr>
                                <w:tcW w:w="1291" w:type="dxa"/>
                                <w:tcBorders>
                                  <w:bottom w:val="nil"/>
                                </w:tcBorders>
                              </w:tcPr>
                              <w:p w14:paraId="1655291B" w14:textId="77777777" w:rsidR="007B5626" w:rsidRPr="00FF5991" w:rsidRDefault="007B5626" w:rsidP="00455654">
                                <w:pPr>
                                  <w:pStyle w:val="af0"/>
                                  <w:jc w:val="left"/>
                                  <w:rPr>
                                    <w:ins w:id="4060" w:author="作成者"/>
                                  </w:rPr>
                                </w:pPr>
                                <w:proofErr w:type="spellStart"/>
                                <w:ins w:id="4061" w:author="作成者">
                                  <w:r w:rsidRPr="00FF5991">
                                    <w:rPr>
                                      <w:rFonts w:hint="eastAsia"/>
                                    </w:rPr>
                                    <w:t>V</w:t>
                                  </w:r>
                                  <w:r w:rsidRPr="00FF5991">
                                    <w:t>AR_hoge</w:t>
                                  </w:r>
                                  <w:proofErr w:type="spellEnd"/>
                                </w:ins>
                              </w:p>
                            </w:tc>
                            <w:tc>
                              <w:tcPr>
                                <w:tcW w:w="1291" w:type="dxa"/>
                                <w:tcBorders>
                                  <w:bottom w:val="nil"/>
                                </w:tcBorders>
                              </w:tcPr>
                              <w:p w14:paraId="5C16A7BB" w14:textId="77777777" w:rsidR="007B5626" w:rsidRPr="00FF5991" w:rsidRDefault="007B5626" w:rsidP="00455654">
                                <w:pPr>
                                  <w:pStyle w:val="af0"/>
                                  <w:jc w:val="left"/>
                                  <w:rPr>
                                    <w:ins w:id="4062" w:author="作成者"/>
                                  </w:rPr>
                                </w:pPr>
                                <w:ins w:id="4063" w:author="作成者">
                                  <w:r w:rsidRPr="00FF5991">
                                    <w:rPr>
                                      <w:rFonts w:hint="eastAsia"/>
                                    </w:rPr>
                                    <w:t>OFF</w:t>
                                  </w:r>
                                </w:ins>
                              </w:p>
                            </w:tc>
                            <w:tc>
                              <w:tcPr>
                                <w:tcW w:w="1291" w:type="dxa"/>
                                <w:tcBorders>
                                  <w:bottom w:val="nil"/>
                                </w:tcBorders>
                              </w:tcPr>
                              <w:p w14:paraId="6C2D903D" w14:textId="77777777" w:rsidR="007B5626" w:rsidRPr="00FF5991" w:rsidRDefault="007B5626" w:rsidP="00455654">
                                <w:pPr>
                                  <w:pStyle w:val="af0"/>
                                  <w:jc w:val="left"/>
                                  <w:rPr>
                                    <w:ins w:id="4064" w:author="作成者"/>
                                  </w:rPr>
                                </w:pPr>
                                <w:ins w:id="4065" w:author="作成者">
                                  <w:r w:rsidRPr="00FF5991">
                                    <w:rPr>
                                      <w:rFonts w:hint="eastAsia"/>
                                    </w:rPr>
                                    <w:t>[1].NAME</w:t>
                                  </w:r>
                                </w:ins>
                              </w:p>
                            </w:tc>
                            <w:tc>
                              <w:tcPr>
                                <w:tcW w:w="1253" w:type="dxa"/>
                                <w:tcBorders>
                                  <w:bottom w:val="nil"/>
                                </w:tcBorders>
                              </w:tcPr>
                              <w:p w14:paraId="2B03762A" w14:textId="519D8C83" w:rsidR="007B5626" w:rsidRPr="00FF5991" w:rsidRDefault="007B5626" w:rsidP="00455654">
                                <w:pPr>
                                  <w:pStyle w:val="af0"/>
                                  <w:jc w:val="left"/>
                                  <w:rPr>
                                    <w:ins w:id="4066" w:author="作成者"/>
                                  </w:rPr>
                                </w:pPr>
                                <w:r w:rsidRPr="009A691B">
                                  <w:rPr>
                                    <w:rFonts w:hint="eastAsia"/>
                                  </w:rPr>
                                  <w:t>No input required</w:t>
                                </w:r>
                              </w:p>
                            </w:tc>
                            <w:tc>
                              <w:tcPr>
                                <w:tcW w:w="1273" w:type="dxa"/>
                                <w:tcBorders>
                                  <w:bottom w:val="nil"/>
                                </w:tcBorders>
                              </w:tcPr>
                              <w:p w14:paraId="3ED8E26E" w14:textId="77777777" w:rsidR="007B5626" w:rsidRPr="00FF5991" w:rsidRDefault="007B5626" w:rsidP="00455654">
                                <w:pPr>
                                  <w:pStyle w:val="af0"/>
                                  <w:jc w:val="left"/>
                                  <w:rPr>
                                    <w:ins w:id="4067" w:author="作成者"/>
                                    <w:sz w:val="20"/>
                                    <w:szCs w:val="20"/>
                                  </w:rPr>
                                </w:pPr>
                                <w:proofErr w:type="spellStart"/>
                                <w:ins w:id="4068" w:author="作成者">
                                  <w:r w:rsidRPr="00FF5991">
                                    <w:rPr>
                                      <w:rFonts w:hint="eastAsia"/>
                                      <w:sz w:val="20"/>
                                      <w:szCs w:val="20"/>
                                    </w:rPr>
                                    <w:t>suzuki</w:t>
                                  </w:r>
                                  <w:proofErr w:type="spellEnd"/>
                                </w:ins>
                              </w:p>
                            </w:tc>
                          </w:tr>
                          <w:tr w:rsidR="007B5626" w14:paraId="2B9C6F4C" w14:textId="77777777" w:rsidTr="00455654">
                            <w:trPr>
                              <w:jc w:val="center"/>
                              <w:ins w:id="4069" w:author="作成者"/>
                            </w:trPr>
                            <w:tc>
                              <w:tcPr>
                                <w:tcW w:w="704" w:type="dxa"/>
                                <w:tcBorders>
                                  <w:top w:val="nil"/>
                                  <w:left w:val="nil"/>
                                  <w:bottom w:val="nil"/>
                                  <w:right w:val="nil"/>
                                </w:tcBorders>
                              </w:tcPr>
                              <w:p w14:paraId="623C182C" w14:textId="77777777" w:rsidR="007B5626" w:rsidRPr="00410688" w:rsidRDefault="007B5626" w:rsidP="00455654">
                                <w:pPr>
                                  <w:pStyle w:val="af0"/>
                                  <w:jc w:val="left"/>
                                  <w:rPr>
                                    <w:ins w:id="4070" w:author="作成者"/>
                                    <w:color w:val="A6A6A6" w:themeColor="background1" w:themeShade="A6"/>
                                  </w:rPr>
                                </w:pPr>
                                <w:ins w:id="4071" w:author="作成者">
                                  <w:r w:rsidRPr="00410688">
                                    <w:rPr>
                                      <w:rFonts w:hint="eastAsia"/>
                                      <w:color w:val="A6A6A6" w:themeColor="background1" w:themeShade="A6"/>
                                    </w:rPr>
                                    <w:t>5</w:t>
                                  </w:r>
                                </w:ins>
                              </w:p>
                            </w:tc>
                            <w:tc>
                              <w:tcPr>
                                <w:tcW w:w="1291" w:type="dxa"/>
                                <w:tcBorders>
                                  <w:top w:val="nil"/>
                                  <w:left w:val="nil"/>
                                  <w:bottom w:val="nil"/>
                                  <w:right w:val="nil"/>
                                </w:tcBorders>
                              </w:tcPr>
                              <w:p w14:paraId="36783AAF" w14:textId="77777777" w:rsidR="007B5626" w:rsidRPr="00410688" w:rsidRDefault="007B5626" w:rsidP="00455654">
                                <w:pPr>
                                  <w:pStyle w:val="af0"/>
                                  <w:jc w:val="left"/>
                                  <w:rPr>
                                    <w:ins w:id="4072" w:author="作成者"/>
                                    <w:color w:val="A6A6A6" w:themeColor="background1" w:themeShade="A6"/>
                                  </w:rPr>
                                </w:pPr>
                                <w:proofErr w:type="spellStart"/>
                                <w:ins w:id="4073" w:author="作成者">
                                  <w:r w:rsidRPr="00410688">
                                    <w:rPr>
                                      <w:rFonts w:hint="eastAsia"/>
                                      <w:color w:val="A6A6A6" w:themeColor="background1" w:themeShade="A6"/>
                                    </w:rPr>
                                    <w:t>VAR_hoge</w:t>
                                  </w:r>
                                  <w:proofErr w:type="spellEnd"/>
                                </w:ins>
                              </w:p>
                            </w:tc>
                            <w:tc>
                              <w:tcPr>
                                <w:tcW w:w="1291" w:type="dxa"/>
                                <w:tcBorders>
                                  <w:top w:val="nil"/>
                                  <w:left w:val="nil"/>
                                  <w:bottom w:val="nil"/>
                                  <w:right w:val="nil"/>
                                </w:tcBorders>
                              </w:tcPr>
                              <w:p w14:paraId="3D70183A" w14:textId="77777777" w:rsidR="007B5626" w:rsidRPr="00410688" w:rsidRDefault="007B5626" w:rsidP="00455654">
                                <w:pPr>
                                  <w:pStyle w:val="af0"/>
                                  <w:jc w:val="left"/>
                                  <w:rPr>
                                    <w:ins w:id="4074" w:author="作成者"/>
                                    <w:color w:val="A6A6A6" w:themeColor="background1" w:themeShade="A6"/>
                                  </w:rPr>
                                </w:pPr>
                                <w:ins w:id="4075" w:author="作成者">
                                  <w:r w:rsidRPr="00410688">
                                    <w:rPr>
                                      <w:rFonts w:hint="eastAsia"/>
                                      <w:color w:val="A6A6A6" w:themeColor="background1" w:themeShade="A6"/>
                                    </w:rPr>
                                    <w:t>OFF</w:t>
                                  </w:r>
                                </w:ins>
                              </w:p>
                            </w:tc>
                            <w:tc>
                              <w:tcPr>
                                <w:tcW w:w="1291" w:type="dxa"/>
                                <w:tcBorders>
                                  <w:top w:val="nil"/>
                                  <w:left w:val="nil"/>
                                  <w:bottom w:val="nil"/>
                                  <w:right w:val="nil"/>
                                </w:tcBorders>
                              </w:tcPr>
                              <w:p w14:paraId="105E3BF2" w14:textId="77777777" w:rsidR="007B5626" w:rsidRPr="00410688" w:rsidRDefault="007B5626" w:rsidP="00455654">
                                <w:pPr>
                                  <w:pStyle w:val="af0"/>
                                  <w:jc w:val="left"/>
                                  <w:rPr>
                                    <w:ins w:id="4076" w:author="作成者"/>
                                    <w:color w:val="A6A6A6" w:themeColor="background1" w:themeShade="A6"/>
                                  </w:rPr>
                                </w:pPr>
                                <w:ins w:id="4077" w:author="作成者">
                                  <w:r w:rsidRPr="00410688">
                                    <w:rPr>
                                      <w:rFonts w:hint="eastAsia"/>
                                      <w:color w:val="A6A6A6" w:themeColor="background1" w:themeShade="A6"/>
                                    </w:rPr>
                                    <w:t>[2].IP</w:t>
                                  </w:r>
                                </w:ins>
                              </w:p>
                            </w:tc>
                            <w:tc>
                              <w:tcPr>
                                <w:tcW w:w="1253" w:type="dxa"/>
                                <w:tcBorders>
                                  <w:top w:val="nil"/>
                                  <w:left w:val="nil"/>
                                  <w:bottom w:val="nil"/>
                                  <w:right w:val="nil"/>
                                </w:tcBorders>
                              </w:tcPr>
                              <w:p w14:paraId="0A2E6259" w14:textId="248DC25B" w:rsidR="007B5626" w:rsidRPr="00410688" w:rsidRDefault="007B5626" w:rsidP="00455654">
                                <w:pPr>
                                  <w:pStyle w:val="af0"/>
                                  <w:jc w:val="left"/>
                                  <w:rPr>
                                    <w:ins w:id="4078" w:author="作成者"/>
                                    <w:color w:val="A6A6A6" w:themeColor="background1" w:themeShade="A6"/>
                                  </w:rPr>
                                </w:pPr>
                                <w:r w:rsidRPr="009A691B">
                                  <w:rPr>
                                    <w:rFonts w:hint="eastAsia"/>
                                  </w:rPr>
                                  <w:t>No input required</w:t>
                                </w:r>
                              </w:p>
                            </w:tc>
                            <w:tc>
                              <w:tcPr>
                                <w:tcW w:w="1273" w:type="dxa"/>
                                <w:tcBorders>
                                  <w:top w:val="nil"/>
                                  <w:left w:val="nil"/>
                                  <w:bottom w:val="nil"/>
                                  <w:right w:val="nil"/>
                                </w:tcBorders>
                              </w:tcPr>
                              <w:p w14:paraId="307FA2FC" w14:textId="77777777" w:rsidR="007B5626" w:rsidRPr="00410688" w:rsidRDefault="007B5626" w:rsidP="00455654">
                                <w:pPr>
                                  <w:pStyle w:val="af0"/>
                                  <w:jc w:val="left"/>
                                  <w:rPr>
                                    <w:ins w:id="4079" w:author="作成者"/>
                                    <w:color w:val="A6A6A6" w:themeColor="background1" w:themeShade="A6"/>
                                    <w:sz w:val="20"/>
                                    <w:szCs w:val="20"/>
                                  </w:rPr>
                                </w:pPr>
                              </w:p>
                            </w:tc>
                          </w:tr>
                          <w:tr w:rsidR="007B5626" w14:paraId="188091D6" w14:textId="77777777" w:rsidTr="00455654">
                            <w:trPr>
                              <w:jc w:val="center"/>
                              <w:ins w:id="4080" w:author="作成者"/>
                            </w:trPr>
                            <w:tc>
                              <w:tcPr>
                                <w:tcW w:w="704" w:type="dxa"/>
                                <w:tcBorders>
                                  <w:top w:val="nil"/>
                                  <w:left w:val="nil"/>
                                  <w:bottom w:val="nil"/>
                                  <w:right w:val="nil"/>
                                </w:tcBorders>
                              </w:tcPr>
                              <w:p w14:paraId="2B66709B" w14:textId="77777777" w:rsidR="007B5626" w:rsidRPr="00410688" w:rsidRDefault="007B5626" w:rsidP="00455654">
                                <w:pPr>
                                  <w:pStyle w:val="af0"/>
                                  <w:jc w:val="left"/>
                                  <w:rPr>
                                    <w:ins w:id="4081" w:author="作成者"/>
                                    <w:color w:val="A6A6A6" w:themeColor="background1" w:themeShade="A6"/>
                                  </w:rPr>
                                </w:pPr>
                                <w:ins w:id="4082" w:author="作成者">
                                  <w:r w:rsidRPr="00410688">
                                    <w:rPr>
                                      <w:rFonts w:hint="eastAsia"/>
                                      <w:color w:val="A6A6A6" w:themeColor="background1" w:themeShade="A6"/>
                                    </w:rPr>
                                    <w:t>6</w:t>
                                  </w:r>
                                </w:ins>
                              </w:p>
                            </w:tc>
                            <w:tc>
                              <w:tcPr>
                                <w:tcW w:w="1291" w:type="dxa"/>
                                <w:tcBorders>
                                  <w:top w:val="nil"/>
                                  <w:left w:val="nil"/>
                                  <w:bottom w:val="nil"/>
                                  <w:right w:val="nil"/>
                                </w:tcBorders>
                              </w:tcPr>
                              <w:p w14:paraId="13FAB46A" w14:textId="77777777" w:rsidR="007B5626" w:rsidRPr="00410688" w:rsidRDefault="007B5626" w:rsidP="00455654">
                                <w:pPr>
                                  <w:pStyle w:val="af0"/>
                                  <w:jc w:val="left"/>
                                  <w:rPr>
                                    <w:ins w:id="4083" w:author="作成者"/>
                                    <w:color w:val="A6A6A6" w:themeColor="background1" w:themeShade="A6"/>
                                  </w:rPr>
                                </w:pPr>
                                <w:proofErr w:type="spellStart"/>
                                <w:ins w:id="4084" w:author="作成者">
                                  <w:r w:rsidRPr="00410688">
                                    <w:rPr>
                                      <w:rFonts w:hint="eastAsia"/>
                                      <w:color w:val="A6A6A6" w:themeColor="background1" w:themeShade="A6"/>
                                    </w:rPr>
                                    <w:t>VAR_hoge</w:t>
                                  </w:r>
                                  <w:proofErr w:type="spellEnd"/>
                                </w:ins>
                              </w:p>
                            </w:tc>
                            <w:tc>
                              <w:tcPr>
                                <w:tcW w:w="1291" w:type="dxa"/>
                                <w:tcBorders>
                                  <w:top w:val="nil"/>
                                  <w:left w:val="nil"/>
                                  <w:bottom w:val="nil"/>
                                  <w:right w:val="nil"/>
                                </w:tcBorders>
                              </w:tcPr>
                              <w:p w14:paraId="13E812A3" w14:textId="77777777" w:rsidR="007B5626" w:rsidRPr="00410688" w:rsidRDefault="007B5626" w:rsidP="00455654">
                                <w:pPr>
                                  <w:pStyle w:val="af0"/>
                                  <w:jc w:val="left"/>
                                  <w:rPr>
                                    <w:ins w:id="4085" w:author="作成者"/>
                                    <w:color w:val="A6A6A6" w:themeColor="background1" w:themeShade="A6"/>
                                  </w:rPr>
                                </w:pPr>
                                <w:ins w:id="4086" w:author="作成者">
                                  <w:r w:rsidRPr="00410688">
                                    <w:rPr>
                                      <w:rFonts w:hint="eastAsia"/>
                                      <w:color w:val="A6A6A6" w:themeColor="background1" w:themeShade="A6"/>
                                    </w:rPr>
                                    <w:t>OFF</w:t>
                                  </w:r>
                                </w:ins>
                              </w:p>
                            </w:tc>
                            <w:tc>
                              <w:tcPr>
                                <w:tcW w:w="1291" w:type="dxa"/>
                                <w:tcBorders>
                                  <w:top w:val="nil"/>
                                  <w:left w:val="nil"/>
                                  <w:bottom w:val="nil"/>
                                  <w:right w:val="nil"/>
                                </w:tcBorders>
                              </w:tcPr>
                              <w:p w14:paraId="491FBFAC" w14:textId="77777777" w:rsidR="007B5626" w:rsidRPr="00410688" w:rsidRDefault="007B5626" w:rsidP="00455654">
                                <w:pPr>
                                  <w:pStyle w:val="af0"/>
                                  <w:jc w:val="left"/>
                                  <w:rPr>
                                    <w:ins w:id="4087" w:author="作成者"/>
                                    <w:color w:val="A6A6A6" w:themeColor="background1" w:themeShade="A6"/>
                                  </w:rPr>
                                </w:pPr>
                                <w:ins w:id="4088" w:author="作成者">
                                  <w:r w:rsidRPr="00410688">
                                    <w:rPr>
                                      <w:rFonts w:hint="eastAsia"/>
                                      <w:color w:val="A6A6A6" w:themeColor="background1" w:themeShade="A6"/>
                                    </w:rPr>
                                    <w:t>[2].NAME</w:t>
                                  </w:r>
                                </w:ins>
                              </w:p>
                            </w:tc>
                            <w:tc>
                              <w:tcPr>
                                <w:tcW w:w="1253" w:type="dxa"/>
                                <w:tcBorders>
                                  <w:top w:val="nil"/>
                                  <w:left w:val="nil"/>
                                  <w:bottom w:val="nil"/>
                                  <w:right w:val="nil"/>
                                </w:tcBorders>
                              </w:tcPr>
                              <w:p w14:paraId="6208F5C2" w14:textId="77179CC4" w:rsidR="007B5626" w:rsidRPr="00410688" w:rsidRDefault="007B5626" w:rsidP="00455654">
                                <w:pPr>
                                  <w:pStyle w:val="af0"/>
                                  <w:jc w:val="left"/>
                                  <w:rPr>
                                    <w:ins w:id="4089" w:author="作成者"/>
                                    <w:color w:val="A6A6A6" w:themeColor="background1" w:themeShade="A6"/>
                                  </w:rPr>
                                </w:pPr>
                                <w:r w:rsidRPr="009A691B">
                                  <w:rPr>
                                    <w:rFonts w:hint="eastAsia"/>
                                  </w:rPr>
                                  <w:t>No input required</w:t>
                                </w:r>
                              </w:p>
                            </w:tc>
                            <w:tc>
                              <w:tcPr>
                                <w:tcW w:w="1273" w:type="dxa"/>
                                <w:tcBorders>
                                  <w:top w:val="nil"/>
                                  <w:left w:val="nil"/>
                                  <w:bottom w:val="nil"/>
                                  <w:right w:val="nil"/>
                                </w:tcBorders>
                              </w:tcPr>
                              <w:p w14:paraId="0CC9103C" w14:textId="77777777" w:rsidR="007B5626" w:rsidRPr="00410688" w:rsidRDefault="007B5626" w:rsidP="00455654">
                                <w:pPr>
                                  <w:pStyle w:val="af0"/>
                                  <w:jc w:val="left"/>
                                  <w:rPr>
                                    <w:ins w:id="4090" w:author="作成者"/>
                                    <w:color w:val="A6A6A6" w:themeColor="background1" w:themeShade="A6"/>
                                    <w:sz w:val="20"/>
                                    <w:szCs w:val="20"/>
                                  </w:rPr>
                                </w:pPr>
                              </w:p>
                            </w:tc>
                          </w:tr>
                        </w:tbl>
                        <w:p w14:paraId="17676F86" w14:textId="77777777" w:rsidR="007B5626" w:rsidRDefault="007B5626" w:rsidP="00366ECC">
                          <w:pPr>
                            <w:jc w:val="left"/>
                            <w:rPr>
                              <w:ins w:id="4091" w:author="作成者"/>
                              <w:sz w:val="20"/>
                              <w:szCs w:val="20"/>
                            </w:rPr>
                          </w:pPr>
                        </w:p>
                        <w:p w14:paraId="762E24AB" w14:textId="77777777" w:rsidR="007B5626" w:rsidRPr="00D464F6" w:rsidRDefault="007B5626" w:rsidP="00366ECC">
                          <w:pPr>
                            <w:jc w:val="left"/>
                            <w:rPr>
                              <w:ins w:id="4092" w:author="作成者"/>
                              <w:b/>
                              <w:sz w:val="20"/>
                              <w:szCs w:val="20"/>
                            </w:rPr>
                          </w:pPr>
                          <w:ins w:id="4093" w:author="作成者">
                            <w:r>
                              <w:rPr>
                                <w:rFonts w:hint="eastAsia"/>
                                <w:sz w:val="20"/>
                                <w:szCs w:val="20"/>
                              </w:rPr>
                              <w:t xml:space="preserve">　</w:t>
                            </w:r>
                            <w:r>
                              <w:rPr>
                                <w:sz w:val="20"/>
                                <w:szCs w:val="20"/>
                              </w:rPr>
                              <w:t xml:space="preserve">　　　　　</w:t>
                            </w:r>
                          </w:ins>
                        </w:p>
                        <w:p w14:paraId="6341AEC7" w14:textId="77777777" w:rsidR="007B5626" w:rsidRDefault="007B5626" w:rsidP="00366ECC">
                          <w:pPr>
                            <w:jc w:val="left"/>
                            <w:rPr>
                              <w:ins w:id="4094" w:author="作成者"/>
                              <w:sz w:val="20"/>
                              <w:szCs w:val="20"/>
                            </w:rPr>
                          </w:pPr>
                        </w:p>
                        <w:p w14:paraId="69DAEF78" w14:textId="77777777" w:rsidR="007B5626" w:rsidRDefault="007B5626" w:rsidP="00366ECC">
                          <w:pPr>
                            <w:jc w:val="left"/>
                            <w:rPr>
                              <w:ins w:id="4095" w:author="作成者"/>
                              <w:sz w:val="20"/>
                              <w:szCs w:val="20"/>
                            </w:rPr>
                          </w:pPr>
                        </w:p>
                        <w:p w14:paraId="0F21AD02" w14:textId="77777777" w:rsidR="007B5626" w:rsidRDefault="007B5626" w:rsidP="00366ECC">
                          <w:pPr>
                            <w:jc w:val="left"/>
                            <w:rPr>
                              <w:ins w:id="4096" w:author="作成者"/>
                              <w:sz w:val="20"/>
                              <w:szCs w:val="20"/>
                            </w:rPr>
                          </w:pPr>
                        </w:p>
                        <w:p w14:paraId="19F6D41C" w14:textId="2182C32F" w:rsidR="007B5626" w:rsidRPr="00D464F6" w:rsidRDefault="007B5626" w:rsidP="00366ECC">
                          <w:pPr>
                            <w:ind w:firstLineChars="400" w:firstLine="803"/>
                            <w:jc w:val="left"/>
                            <w:rPr>
                              <w:ins w:id="4097" w:author="作成者"/>
                              <w:b/>
                              <w:sz w:val="20"/>
                              <w:szCs w:val="20"/>
                            </w:rPr>
                          </w:pPr>
                          <w:r>
                            <w:rPr>
                              <w:rFonts w:hint="eastAsia"/>
                              <w:b/>
                              <w:sz w:val="20"/>
                              <w:szCs w:val="20"/>
                            </w:rPr>
                            <w:t>Value registered to Terraform</w:t>
                          </w:r>
                          <w:r>
                            <w:rPr>
                              <w:rFonts w:hint="eastAsia"/>
                              <w:b/>
                              <w:sz w:val="20"/>
                              <w:szCs w:val="20"/>
                            </w:rPr>
                            <w:t>’</w:t>
                          </w:r>
                          <w:r>
                            <w:rPr>
                              <w:rFonts w:hint="eastAsia"/>
                              <w:b/>
                              <w:sz w:val="20"/>
                              <w:szCs w:val="20"/>
                            </w:rPr>
                            <w:t>s Variables</w:t>
                          </w:r>
                        </w:p>
                        <w:tbl>
                          <w:tblPr>
                            <w:tblStyle w:val="ab"/>
                            <w:tblW w:w="0" w:type="auto"/>
                            <w:tblInd w:w="1008" w:type="dxa"/>
                            <w:tblLook w:val="04A0" w:firstRow="1" w:lastRow="0" w:firstColumn="1" w:lastColumn="0" w:noHBand="0" w:noVBand="1"/>
                          </w:tblPr>
                          <w:tblGrid>
                            <w:gridCol w:w="1756"/>
                            <w:gridCol w:w="5435"/>
                          </w:tblGrid>
                          <w:tr w:rsidR="007B5626" w:rsidRPr="00A024A7" w14:paraId="4746CBD4" w14:textId="77777777" w:rsidTr="00DD1144">
                            <w:trPr>
                              <w:trHeight w:val="374"/>
                              <w:ins w:id="4098" w:author="作成者"/>
                            </w:trPr>
                            <w:tc>
                              <w:tcPr>
                                <w:tcW w:w="1756" w:type="dxa"/>
                                <w:shd w:val="clear" w:color="auto" w:fill="002060"/>
                              </w:tcPr>
                              <w:p w14:paraId="2D33FA5C" w14:textId="77777777" w:rsidR="007B5626" w:rsidRPr="00A024A7" w:rsidRDefault="007B5626" w:rsidP="00DD1144">
                                <w:pPr>
                                  <w:jc w:val="left"/>
                                  <w:rPr>
                                    <w:ins w:id="4099" w:author="作成者"/>
                                    <w:b/>
                                    <w:color w:val="FFFFFF" w:themeColor="background1"/>
                                    <w:sz w:val="20"/>
                                    <w:szCs w:val="20"/>
                                  </w:rPr>
                                </w:pPr>
                                <w:ins w:id="4100" w:author="作成者">
                                  <w:r w:rsidRPr="00A024A7">
                                    <w:rPr>
                                      <w:rFonts w:hint="eastAsia"/>
                                      <w:b/>
                                      <w:color w:val="FFFFFF" w:themeColor="background1"/>
                                      <w:sz w:val="20"/>
                                      <w:szCs w:val="20"/>
                                    </w:rPr>
                                    <w:t>Key</w:t>
                                  </w:r>
                                </w:ins>
                              </w:p>
                            </w:tc>
                            <w:tc>
                              <w:tcPr>
                                <w:tcW w:w="5435" w:type="dxa"/>
                                <w:shd w:val="clear" w:color="auto" w:fill="002060"/>
                              </w:tcPr>
                              <w:p w14:paraId="3E185A23" w14:textId="77777777" w:rsidR="007B5626" w:rsidRPr="00A024A7" w:rsidRDefault="007B5626" w:rsidP="00DD1144">
                                <w:pPr>
                                  <w:jc w:val="left"/>
                                  <w:rPr>
                                    <w:ins w:id="4101" w:author="作成者"/>
                                    <w:b/>
                                    <w:color w:val="FFFFFF" w:themeColor="background1"/>
                                    <w:sz w:val="20"/>
                                    <w:szCs w:val="20"/>
                                  </w:rPr>
                                </w:pPr>
                                <w:ins w:id="4102" w:author="作成者">
                                  <w:r w:rsidRPr="00A024A7">
                                    <w:rPr>
                                      <w:rFonts w:hint="eastAsia"/>
                                      <w:b/>
                                      <w:color w:val="FFFFFF" w:themeColor="background1"/>
                                      <w:sz w:val="20"/>
                                      <w:szCs w:val="20"/>
                                    </w:rPr>
                                    <w:t>Value</w:t>
                                  </w:r>
                                </w:ins>
                              </w:p>
                            </w:tc>
                          </w:tr>
                          <w:tr w:rsidR="007B5626" w14:paraId="74E7EF2B" w14:textId="77777777" w:rsidTr="00DD1144">
                            <w:trPr>
                              <w:trHeight w:val="354"/>
                              <w:ins w:id="4103" w:author="作成者"/>
                            </w:trPr>
                            <w:tc>
                              <w:tcPr>
                                <w:tcW w:w="1756" w:type="dxa"/>
                              </w:tcPr>
                              <w:p w14:paraId="02065910" w14:textId="77777777" w:rsidR="007B5626" w:rsidRPr="00515ED5" w:rsidRDefault="007B5626" w:rsidP="00DD1144">
                                <w:pPr>
                                  <w:jc w:val="left"/>
                                  <w:rPr>
                                    <w:ins w:id="4104" w:author="作成者"/>
                                    <w:sz w:val="20"/>
                                    <w:szCs w:val="20"/>
                                  </w:rPr>
                                </w:pPr>
                                <w:proofErr w:type="spellStart"/>
                                <w:ins w:id="4105" w:author="作成者">
                                  <w:r w:rsidRPr="00515ED5">
                                    <w:rPr>
                                      <w:rFonts w:hint="eastAsia"/>
                                      <w:sz w:val="20"/>
                                      <w:szCs w:val="20"/>
                                    </w:rPr>
                                    <w:t>VAR_hoge</w:t>
                                  </w:r>
                                  <w:proofErr w:type="spellEnd"/>
                                </w:ins>
                              </w:p>
                            </w:tc>
                            <w:tc>
                              <w:tcPr>
                                <w:tcW w:w="5435" w:type="dxa"/>
                              </w:tcPr>
                              <w:p w14:paraId="48937482" w14:textId="77777777" w:rsidR="007B5626" w:rsidRPr="0088327F" w:rsidRDefault="007B5626" w:rsidP="00DD1144">
                                <w:pPr>
                                  <w:rPr>
                                    <w:ins w:id="4106" w:author="作成者"/>
                                    <w:sz w:val="20"/>
                                    <w:szCs w:val="20"/>
                                  </w:rPr>
                                </w:pPr>
                                <w:ins w:id="4107" w:author="作成者">
                                  <w:r>
                                    <w:rPr>
                                      <w:sz w:val="20"/>
                                      <w:szCs w:val="20"/>
                                    </w:rPr>
                                    <w:t>[</w:t>
                                  </w:r>
                                </w:ins>
                              </w:p>
                              <w:p w14:paraId="5BE973D2" w14:textId="77777777" w:rsidR="007B5626" w:rsidRDefault="007B5626" w:rsidP="00DD1144">
                                <w:pPr>
                                  <w:rPr>
                                    <w:ins w:id="4108" w:author="作成者"/>
                                    <w:sz w:val="20"/>
                                    <w:szCs w:val="20"/>
                                  </w:rPr>
                                </w:pPr>
                                <w:ins w:id="4109" w:author="作成者">
                                  <w:r>
                                    <w:rPr>
                                      <w:sz w:val="20"/>
                                      <w:szCs w:val="20"/>
                                    </w:rPr>
                                    <w:t xml:space="preserve">    { “IP” = “192.168.1.1”, “NAME” = “</w:t>
                                  </w:r>
                                  <w:proofErr w:type="spellStart"/>
                                  <w:r>
                                    <w:rPr>
                                      <w:sz w:val="20"/>
                                      <w:szCs w:val="20"/>
                                    </w:rPr>
                                    <w:t>yamamoto</w:t>
                                  </w:r>
                                  <w:proofErr w:type="spellEnd"/>
                                  <w:r>
                                    <w:rPr>
                                      <w:sz w:val="20"/>
                                      <w:szCs w:val="20"/>
                                    </w:rPr>
                                    <w:t>” },</w:t>
                                  </w:r>
                                </w:ins>
                              </w:p>
                              <w:p w14:paraId="260D32E8" w14:textId="77777777" w:rsidR="007B5626" w:rsidRDefault="007B5626" w:rsidP="00DD1144">
                                <w:pPr>
                                  <w:pStyle w:val="af0"/>
                                  <w:ind w:firstLineChars="200" w:firstLine="400"/>
                                  <w:rPr>
                                    <w:ins w:id="4110" w:author="作成者"/>
                                    <w:sz w:val="20"/>
                                    <w:szCs w:val="20"/>
                                  </w:rPr>
                                </w:pPr>
                                <w:ins w:id="4111" w:author="作成者">
                                  <w:r>
                                    <w:rPr>
                                      <w:sz w:val="20"/>
                                      <w:szCs w:val="20"/>
                                    </w:rPr>
                                    <w:t>{ “IP” = “192.168.1.2”, “NAME” = “</w:t>
                                  </w:r>
                                  <w:proofErr w:type="spellStart"/>
                                  <w:r>
                                    <w:rPr>
                                      <w:sz w:val="20"/>
                                      <w:szCs w:val="20"/>
                                    </w:rPr>
                                    <w:t>suzuki</w:t>
                                  </w:r>
                                  <w:proofErr w:type="spellEnd"/>
                                  <w:r>
                                    <w:rPr>
                                      <w:sz w:val="20"/>
                                      <w:szCs w:val="20"/>
                                    </w:rPr>
                                    <w:t>” },</w:t>
                                  </w:r>
                                </w:ins>
                              </w:p>
                              <w:p w14:paraId="6366AC2C" w14:textId="77777777" w:rsidR="007B5626" w:rsidRPr="00515ED5" w:rsidRDefault="007B5626" w:rsidP="00DD1144">
                                <w:pPr>
                                  <w:pStyle w:val="af0"/>
                                  <w:rPr>
                                    <w:ins w:id="4112" w:author="作成者"/>
                                    <w:sz w:val="20"/>
                                    <w:szCs w:val="20"/>
                                  </w:rPr>
                                </w:pPr>
                                <w:ins w:id="4113" w:author="作成者">
                                  <w:r w:rsidRPr="0088327F">
                                    <w:rPr>
                                      <w:sz w:val="20"/>
                                      <w:szCs w:val="20"/>
                                    </w:rPr>
                                    <w:t>]</w:t>
                                  </w:r>
                                </w:ins>
                              </w:p>
                            </w:tc>
                          </w:tr>
                        </w:tbl>
                        <w:p w14:paraId="00CF4700" w14:textId="77777777" w:rsidR="007B5626" w:rsidRPr="003177F7" w:rsidRDefault="007B5626" w:rsidP="00366ECC">
                          <w:pPr>
                            <w:jc w:val="left"/>
                            <w:rPr>
                              <w:ins w:id="4114" w:author="作成者"/>
                              <w:sz w:val="20"/>
                              <w:szCs w:val="20"/>
                            </w:rPr>
                          </w:pPr>
                        </w:p>
                      </w:txbxContent>
                    </v:textbox>
                  </v:shape>
                  <v:shape id="下矢印 532" o:spid="_x0000_s1237" type="#_x0000_t67" style="position:absolute;left:1143;top:5583;width:4000;height:25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" adj="19935" fillcolor="#0057c9 [2425]" strokecolor="#003c8c [2905]" strokeweight="2pt"/>
                  <v:group id="グループ化 533" o:spid="_x0000_s1238" style="position:absolute;left:4190;top:5962;width:28190;height:1865" coordorigin="-476,-8142" coordsize="28194,1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">
                    <v:roundrect id="角丸四角形 534" o:spid="_x0000_s1239" style="position:absolute;left:6763;top:-7934;width:20955;height:14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" fillcolor="white [3212]" strokecolor="#508035 [2422]" strokeweight="2pt">
                      <v:shadow on="t" color="black" opacity="26214f" origin="-.5,-.5" offset=".74836mm,.74836mm"/>
                      <v:textbox inset="1mm,0,0,0">
                        <w:txbxContent>
                          <w:p w14:paraId="74C85C5F" w14:textId="40649069" w:rsidR="007B5626" w:rsidRDefault="007B5626" w:rsidP="00366ECC">
                            <w:pPr>
                              <w:pStyle w:val="Web"/>
                              <w:rPr>
                                <w:ins w:id="4115" w:author="作成者"/>
                              </w:rPr>
                            </w:pPr>
                            <w:ins w:id="4116" w:author="作成者">
                              <w:r>
                                <w:rPr>
                                  <w:rFonts w:cs="Times New Roman" w:hint="eastAsia"/>
                                  <w:b/>
                                  <w:bCs/>
                                  <w:color w:val="325121"/>
                                  <w:sz w:val="20"/>
                                  <w:szCs w:val="20"/>
                                </w:rPr>
                                <w:t xml:space="preserve">⑬ </w:t>
                              </w:r>
                            </w:ins>
                            <w:r>
                              <w:rPr>
                                <w:rFonts w:cs="Times New Roman" w:hint="eastAsia"/>
                                <w:b/>
                                <w:bCs/>
                                <w:color w:val="325121"/>
                                <w:sz w:val="20"/>
                                <w:szCs w:val="20"/>
                              </w:rPr>
                              <w:t>Configure Variable values</w:t>
                            </w:r>
                          </w:p>
                        </w:txbxContent>
                      </v:textbox>
                    </v:roundrect>
                    <v:shape id="下矢印 535" o:spid="_x0000_s1240" type="#_x0000_t67" style="position:absolute;left:1924;top:-10542;width:1867;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" adj="19460" fillcolor="#518135" strokecolor="#508035 [2422]" strokeweight="2pt">
                      <v:fill opacity="52428f"/>
                    </v:shape>
                  </v:group>
                  <w10:wrap type="topAndBottom"/>
                </v:group>
              </w:pict>
            </mc:Fallback>
          </mc:AlternateContent>
        </w:r>
      </w:ins>
    </w:p>
    <w:sectPr w:rsidR="00366ECC" w:rsidRPr="00084B0C" w:rsidSect="006A19B3">
      <w:type w:val="continuous"/>
      <w:pgSz w:w="11906" w:h="16838" w:code="9"/>
      <w:pgMar w:top="1361" w:right="851" w:bottom="1134" w:left="1418" w:header="851" w:footer="992" w:gutter="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EF4B37" w14:textId="77777777" w:rsidR="004811E1" w:rsidRDefault="004811E1" w:rsidP="002D068D">
      <w:r>
        <w:separator/>
      </w:r>
    </w:p>
  </w:endnote>
  <w:endnote w:type="continuationSeparator" w:id="0">
    <w:p w14:paraId="7B300B94" w14:textId="77777777" w:rsidR="004811E1" w:rsidRDefault="004811E1" w:rsidP="002D06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11023E" w14:textId="77777777" w:rsidR="007B5626" w:rsidRDefault="007B5626">
    <w:pPr>
      <w:pStyle w:val="a7"/>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A6D073" w14:textId="346FCF39" w:rsidR="007B5626" w:rsidRDefault="007B5626" w:rsidP="002D068D">
    <w:pPr>
      <w:pStyle w:val="a7"/>
    </w:pPr>
  </w:p>
  <w:p w14:paraId="7197A072" w14:textId="256E58F7" w:rsidR="007B5626" w:rsidRDefault="007B5626" w:rsidP="002D068D">
    <w:pPr>
      <w:pStyle w:val="a7"/>
      <w:jc w:val="center"/>
    </w:pPr>
    <w:r w:rsidRPr="00A04220">
      <w:rPr>
        <w:kern w:val="0"/>
      </w:rPr>
      <w:t>Exastro-</w:t>
    </w:r>
    <w:proofErr w:type="spellStart"/>
    <w:r w:rsidRPr="00A04220">
      <w:rPr>
        <w:kern w:val="0"/>
      </w:rPr>
      <w:t>ITA_User</w:t>
    </w:r>
    <w:proofErr w:type="spellEnd"/>
    <w:r w:rsidRPr="00A04220">
      <w:rPr>
        <w:kern w:val="0"/>
      </w:rPr>
      <w:t xml:space="preserve"> Ins</w:t>
    </w:r>
    <w:r>
      <w:rPr>
        <w:kern w:val="0"/>
      </w:rPr>
      <w:t xml:space="preserve">truction </w:t>
    </w:r>
    <w:proofErr w:type="spellStart"/>
    <w:r>
      <w:rPr>
        <w:kern w:val="0"/>
      </w:rPr>
      <w:t>Manual_Terraform</w:t>
    </w:r>
    <w:proofErr w:type="spellEnd"/>
    <w:r>
      <w:rPr>
        <w:kern w:val="0"/>
      </w:rPr>
      <w:t>-drive</w:t>
    </w:r>
    <w:r>
      <w:t>r</w:t>
    </w:r>
    <w:r>
      <w:rPr>
        <w:rFonts w:hint="eastAsia"/>
      </w:rPr>
      <w:t xml:space="preserve">　　　</w:t>
    </w:r>
    <w:sdt>
      <w:sdtPr>
        <w:id w:val="-804615441"/>
        <w:docPartObj>
          <w:docPartGallery w:val="Page Numbers (Bottom of Page)"/>
          <w:docPartUnique/>
        </w:docPartObj>
      </w:sdtPr>
      <w:sdtContent>
        <w:r>
          <w:fldChar w:fldCharType="begin"/>
        </w:r>
        <w:r>
          <w:instrText>PAGE   \* MERGEFORMAT</w:instrText>
        </w:r>
        <w:r>
          <w:fldChar w:fldCharType="separate"/>
        </w:r>
        <w:r w:rsidR="00F6708B">
          <w:rPr>
            <w:noProof/>
          </w:rPr>
          <w:t>23</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F6708B">
          <w:rPr>
            <w:noProof/>
          </w:rPr>
          <w:t>75</w:t>
        </w:r>
        <w:r>
          <w:rPr>
            <w:noProof/>
          </w:rPr>
          <w:fldChar w:fldCharType="end"/>
        </w:r>
      </w:sdtContent>
    </w:sdt>
  </w:p>
  <w:p w14:paraId="60F318FE" w14:textId="406D9274" w:rsidR="007B5626" w:rsidRDefault="007B5626" w:rsidP="002D068D">
    <w:pPr>
      <w:pStyle w:val="a7"/>
    </w:pPr>
    <w:r>
      <w:rPr>
        <w:noProof/>
      </w:rPr>
      <w:drawing>
        <wp:anchor distT="0" distB="0" distL="114300" distR="114300" simplePos="0" relativeHeight="251662336" behindDoc="1" locked="0" layoutInCell="1" allowOverlap="1" wp14:anchorId="228A64B3" wp14:editId="0F6ED86E">
          <wp:simplePos x="0" y="0"/>
          <wp:positionH relativeFrom="column">
            <wp:posOffset>-1495178</wp:posOffset>
          </wp:positionH>
          <wp:positionV relativeFrom="paragraph">
            <wp:posOffset>479945</wp:posOffset>
          </wp:positionV>
          <wp:extent cx="12069033" cy="288290"/>
          <wp:effectExtent l="0" t="0" r="8890" b="0"/>
          <wp:wrapNone/>
          <wp:docPr id="249" name="図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黒線.png"/>
                  <pic:cNvPicPr/>
                </pic:nvPicPr>
                <pic:blipFill>
                  <a:blip r:embed="rId1">
                    <a:extLst>
                      <a:ext uri="{28A0092B-C50C-407E-A947-70E740481C1C}">
                        <a14:useLocalDpi xmlns:a14="http://schemas.microsoft.com/office/drawing/2010/main" val="0"/>
                      </a:ext>
                    </a:extLst>
                  </a:blip>
                  <a:stretch>
                    <a:fillRect/>
                  </a:stretch>
                </pic:blipFill>
                <pic:spPr>
                  <a:xfrm>
                    <a:off x="0" y="0"/>
                    <a:ext cx="12069033" cy="288290"/>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0473EF" w14:textId="77777777" w:rsidR="007B5626" w:rsidRDefault="007B5626">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EB9DAA" w14:textId="77777777" w:rsidR="004811E1" w:rsidRDefault="004811E1" w:rsidP="002D068D">
      <w:r>
        <w:separator/>
      </w:r>
    </w:p>
  </w:footnote>
  <w:footnote w:type="continuationSeparator" w:id="0">
    <w:p w14:paraId="135558C8" w14:textId="77777777" w:rsidR="004811E1" w:rsidRDefault="004811E1" w:rsidP="002D06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5138C2" w14:textId="77777777" w:rsidR="007B5626" w:rsidRDefault="007B5626">
    <w:pPr>
      <w:pStyle w:val="a5"/>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0CFA34" w14:textId="3D5C9904" w:rsidR="007B5626" w:rsidRDefault="007B5626" w:rsidP="002D068D">
    <w:pPr>
      <w:pStyle w:val="a5"/>
    </w:pPr>
    <w:r>
      <w:rPr>
        <w:noProof/>
      </w:rPr>
      <w:drawing>
        <wp:anchor distT="0" distB="0" distL="114300" distR="114300" simplePos="0" relativeHeight="251660288" behindDoc="1" locked="0" layoutInCell="1" allowOverlap="1" wp14:anchorId="4AE182CA" wp14:editId="3E7E29B9">
          <wp:simplePos x="0" y="0"/>
          <wp:positionH relativeFrom="column">
            <wp:posOffset>-1589388</wp:posOffset>
          </wp:positionH>
          <wp:positionV relativeFrom="paragraph">
            <wp:posOffset>-540550</wp:posOffset>
          </wp:positionV>
          <wp:extent cx="12069033" cy="288290"/>
          <wp:effectExtent l="0" t="0" r="8890" b="0"/>
          <wp:wrapNone/>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黒線.png"/>
                  <pic:cNvPicPr/>
                </pic:nvPicPr>
                <pic:blipFill>
                  <a:blip r:embed="rId1">
                    <a:extLst>
                      <a:ext uri="{28A0092B-C50C-407E-A947-70E740481C1C}">
                        <a14:useLocalDpi xmlns:a14="http://schemas.microsoft.com/office/drawing/2010/main" val="0"/>
                      </a:ext>
                    </a:extLst>
                  </a:blip>
                  <a:stretch>
                    <a:fillRect/>
                  </a:stretch>
                </pic:blipFill>
                <pic:spPr>
                  <a:xfrm>
                    <a:off x="0" y="0"/>
                    <a:ext cx="12069033" cy="28829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DCD12" w14:textId="739E466D" w:rsidR="007B5626" w:rsidRDefault="007B5626">
    <w:pPr>
      <w:pStyle w:val="a5"/>
    </w:pPr>
    <w:r>
      <w:rPr>
        <w:noProof/>
      </w:rPr>
      <w:drawing>
        <wp:inline distT="0" distB="0" distL="0" distR="0" wp14:anchorId="72D02CD5" wp14:editId="3754E0B0">
          <wp:extent cx="3063875" cy="718185"/>
          <wp:effectExtent l="0" t="0" r="0" b="5715"/>
          <wp:docPr id="250" name="図 250" descr="C:\Users\000001A00AKC2\AppData\Local\Microsoft\Windows\INetCache\Content.Word\Exastro_mark+type_1.png"/>
          <wp:cNvGraphicFramePr/>
          <a:graphic xmlns:a="http://schemas.openxmlformats.org/drawingml/2006/main">
            <a:graphicData uri="http://schemas.openxmlformats.org/drawingml/2006/picture">
              <pic:pic xmlns:pic="http://schemas.openxmlformats.org/drawingml/2006/picture">
                <pic:nvPicPr>
                  <pic:cNvPr id="33" name="図 33" descr="C:\Users\000001A00AKC2\AppData\Local\Microsoft\Windows\INetCache\Content.Word\Exastro_mark+type_1.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063875" cy="718185"/>
                  </a:xfrm>
                  <a:prstGeom prst="rect">
                    <a:avLst/>
                  </a:prstGeom>
                  <a:noFill/>
                  <a:ln>
                    <a:noFill/>
                  </a:ln>
                </pic:spPr>
              </pic:pic>
            </a:graphicData>
          </a:graphic>
        </wp:inline>
      </w:drawing>
    </w:r>
    <w:r>
      <w:rPr>
        <w:noProof/>
      </w:rPr>
      <w:drawing>
        <wp:anchor distT="0" distB="0" distL="114300" distR="114300" simplePos="0" relativeHeight="251658240" behindDoc="0" locked="0" layoutInCell="1" allowOverlap="1" wp14:anchorId="2B13C3F6" wp14:editId="1A00B065">
          <wp:simplePos x="0" y="0"/>
          <wp:positionH relativeFrom="page">
            <wp:align>right</wp:align>
          </wp:positionH>
          <wp:positionV relativeFrom="paragraph">
            <wp:posOffset>-540385</wp:posOffset>
          </wp:positionV>
          <wp:extent cx="7535516" cy="10664042"/>
          <wp:effectExtent l="0" t="0" r="8890" b="4445"/>
          <wp:wrapNone/>
          <wp:docPr id="251" name="図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表紙.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7535516" cy="1066404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C5B91"/>
    <w:multiLevelType w:val="hybridMultilevel"/>
    <w:tmpl w:val="45A64B74"/>
    <w:lvl w:ilvl="0" w:tplc="69F43BEC">
      <w:start w:val="1"/>
      <w:numFmt w:val="decimalEnclosedCircle"/>
      <w:lvlText w:val="%1"/>
      <w:lvlJc w:val="left"/>
      <w:pPr>
        <w:ind w:left="1162" w:hanging="360"/>
      </w:pPr>
      <w:rPr>
        <w:rFonts w:hint="default"/>
      </w:rPr>
    </w:lvl>
    <w:lvl w:ilvl="1" w:tplc="04090017" w:tentative="1">
      <w:start w:val="1"/>
      <w:numFmt w:val="aiueoFullWidth"/>
      <w:lvlText w:val="(%2)"/>
      <w:lvlJc w:val="left"/>
      <w:pPr>
        <w:ind w:left="1642" w:hanging="420"/>
      </w:pPr>
    </w:lvl>
    <w:lvl w:ilvl="2" w:tplc="04090011" w:tentative="1">
      <w:start w:val="1"/>
      <w:numFmt w:val="decimalEnclosedCircle"/>
      <w:lvlText w:val="%3"/>
      <w:lvlJc w:val="left"/>
      <w:pPr>
        <w:ind w:left="2062" w:hanging="420"/>
      </w:pPr>
    </w:lvl>
    <w:lvl w:ilvl="3" w:tplc="0409000F" w:tentative="1">
      <w:start w:val="1"/>
      <w:numFmt w:val="decimal"/>
      <w:lvlText w:val="%4."/>
      <w:lvlJc w:val="left"/>
      <w:pPr>
        <w:ind w:left="2482" w:hanging="420"/>
      </w:pPr>
    </w:lvl>
    <w:lvl w:ilvl="4" w:tplc="04090017" w:tentative="1">
      <w:start w:val="1"/>
      <w:numFmt w:val="aiueoFullWidth"/>
      <w:lvlText w:val="(%5)"/>
      <w:lvlJc w:val="left"/>
      <w:pPr>
        <w:ind w:left="2902" w:hanging="420"/>
      </w:pPr>
    </w:lvl>
    <w:lvl w:ilvl="5" w:tplc="04090011" w:tentative="1">
      <w:start w:val="1"/>
      <w:numFmt w:val="decimalEnclosedCircle"/>
      <w:lvlText w:val="%6"/>
      <w:lvlJc w:val="left"/>
      <w:pPr>
        <w:ind w:left="3322" w:hanging="420"/>
      </w:pPr>
    </w:lvl>
    <w:lvl w:ilvl="6" w:tplc="0409000F" w:tentative="1">
      <w:start w:val="1"/>
      <w:numFmt w:val="decimal"/>
      <w:lvlText w:val="%7."/>
      <w:lvlJc w:val="left"/>
      <w:pPr>
        <w:ind w:left="3742" w:hanging="420"/>
      </w:pPr>
    </w:lvl>
    <w:lvl w:ilvl="7" w:tplc="04090017" w:tentative="1">
      <w:start w:val="1"/>
      <w:numFmt w:val="aiueoFullWidth"/>
      <w:lvlText w:val="(%8)"/>
      <w:lvlJc w:val="left"/>
      <w:pPr>
        <w:ind w:left="4162" w:hanging="420"/>
      </w:pPr>
    </w:lvl>
    <w:lvl w:ilvl="8" w:tplc="04090011" w:tentative="1">
      <w:start w:val="1"/>
      <w:numFmt w:val="decimalEnclosedCircle"/>
      <w:lvlText w:val="%9"/>
      <w:lvlJc w:val="left"/>
      <w:pPr>
        <w:ind w:left="4582" w:hanging="420"/>
      </w:pPr>
    </w:lvl>
  </w:abstractNum>
  <w:abstractNum w:abstractNumId="1" w15:restartNumberingAfterBreak="0">
    <w:nsid w:val="0418335F"/>
    <w:multiLevelType w:val="hybridMultilevel"/>
    <w:tmpl w:val="44BA0FC4"/>
    <w:lvl w:ilvl="0" w:tplc="5978C9F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08A0159B"/>
    <w:multiLevelType w:val="hybridMultilevel"/>
    <w:tmpl w:val="2676F908"/>
    <w:lvl w:ilvl="0" w:tplc="1BB68D96">
      <w:start w:val="1"/>
      <w:numFmt w:val="decimalFullWidth"/>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16EF75C6"/>
    <w:multiLevelType w:val="hybridMultilevel"/>
    <w:tmpl w:val="F848A8D0"/>
    <w:lvl w:ilvl="0" w:tplc="0409000F">
      <w:start w:val="1"/>
      <w:numFmt w:val="decimal"/>
      <w:lvlText w:val="(%1)"/>
      <w:lvlJc w:val="left"/>
      <w:pPr>
        <w:ind w:left="709" w:hanging="420"/>
      </w:pPr>
      <w:rPr>
        <w:rFonts w:hint="eastAsia"/>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5"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6" w15:restartNumberingAfterBreak="0">
    <w:nsid w:val="1A172B51"/>
    <w:multiLevelType w:val="hybridMultilevel"/>
    <w:tmpl w:val="26305134"/>
    <w:lvl w:ilvl="0" w:tplc="64F4753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209B7FF4"/>
    <w:multiLevelType w:val="hybridMultilevel"/>
    <w:tmpl w:val="3D22A2F8"/>
    <w:lvl w:ilvl="0" w:tplc="707CD796">
      <w:start w:val="1"/>
      <w:numFmt w:val="decimalEnclosedCircle"/>
      <w:lvlText w:val="%1"/>
      <w:lvlJc w:val="left"/>
      <w:pPr>
        <w:ind w:left="1351" w:hanging="360"/>
      </w:pPr>
      <w:rPr>
        <w:rFonts w:hint="default"/>
        <w:b/>
      </w:rPr>
    </w:lvl>
    <w:lvl w:ilvl="1" w:tplc="04090017" w:tentative="1">
      <w:start w:val="1"/>
      <w:numFmt w:val="aiueoFullWidth"/>
      <w:lvlText w:val="(%2)"/>
      <w:lvlJc w:val="left"/>
      <w:pPr>
        <w:ind w:left="1831" w:hanging="420"/>
      </w:pPr>
    </w:lvl>
    <w:lvl w:ilvl="2" w:tplc="04090011" w:tentative="1">
      <w:start w:val="1"/>
      <w:numFmt w:val="decimalEnclosedCircle"/>
      <w:lvlText w:val="%3"/>
      <w:lvlJc w:val="left"/>
      <w:pPr>
        <w:ind w:left="2251" w:hanging="420"/>
      </w:pPr>
    </w:lvl>
    <w:lvl w:ilvl="3" w:tplc="0409000F" w:tentative="1">
      <w:start w:val="1"/>
      <w:numFmt w:val="decimal"/>
      <w:lvlText w:val="%4."/>
      <w:lvlJc w:val="left"/>
      <w:pPr>
        <w:ind w:left="2671" w:hanging="420"/>
      </w:pPr>
    </w:lvl>
    <w:lvl w:ilvl="4" w:tplc="04090017" w:tentative="1">
      <w:start w:val="1"/>
      <w:numFmt w:val="aiueoFullWidth"/>
      <w:lvlText w:val="(%5)"/>
      <w:lvlJc w:val="left"/>
      <w:pPr>
        <w:ind w:left="3091" w:hanging="420"/>
      </w:pPr>
    </w:lvl>
    <w:lvl w:ilvl="5" w:tplc="04090011" w:tentative="1">
      <w:start w:val="1"/>
      <w:numFmt w:val="decimalEnclosedCircle"/>
      <w:lvlText w:val="%6"/>
      <w:lvlJc w:val="left"/>
      <w:pPr>
        <w:ind w:left="3511" w:hanging="420"/>
      </w:pPr>
    </w:lvl>
    <w:lvl w:ilvl="6" w:tplc="0409000F" w:tentative="1">
      <w:start w:val="1"/>
      <w:numFmt w:val="decimal"/>
      <w:lvlText w:val="%7."/>
      <w:lvlJc w:val="left"/>
      <w:pPr>
        <w:ind w:left="3931" w:hanging="420"/>
      </w:pPr>
    </w:lvl>
    <w:lvl w:ilvl="7" w:tplc="04090017" w:tentative="1">
      <w:start w:val="1"/>
      <w:numFmt w:val="aiueoFullWidth"/>
      <w:lvlText w:val="(%8)"/>
      <w:lvlJc w:val="left"/>
      <w:pPr>
        <w:ind w:left="4351" w:hanging="420"/>
      </w:pPr>
    </w:lvl>
    <w:lvl w:ilvl="8" w:tplc="04090011" w:tentative="1">
      <w:start w:val="1"/>
      <w:numFmt w:val="decimalEnclosedCircle"/>
      <w:lvlText w:val="%9"/>
      <w:lvlJc w:val="left"/>
      <w:pPr>
        <w:ind w:left="4771" w:hanging="420"/>
      </w:pPr>
    </w:lvl>
  </w:abstractNum>
  <w:abstractNum w:abstractNumId="8" w15:restartNumberingAfterBreak="0">
    <w:nsid w:val="2177056B"/>
    <w:multiLevelType w:val="hybridMultilevel"/>
    <w:tmpl w:val="0E063BC8"/>
    <w:lvl w:ilvl="0" w:tplc="358495C4">
      <w:start w:val="1"/>
      <w:numFmt w:val="decimalEnclosedCircle"/>
      <w:lvlText w:val="%1"/>
      <w:lvlJc w:val="left"/>
      <w:pPr>
        <w:ind w:left="78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15:restartNumberingAfterBreak="0">
    <w:nsid w:val="2E801858"/>
    <w:multiLevelType w:val="hybridMultilevel"/>
    <w:tmpl w:val="59F6CE0E"/>
    <w:lvl w:ilvl="0" w:tplc="7B585954">
      <w:start w:val="1"/>
      <w:numFmt w:val="decimalEnclosedCircle"/>
      <w:lvlText w:val="%1"/>
      <w:lvlJc w:val="left"/>
      <w:pPr>
        <w:ind w:left="360" w:hanging="360"/>
      </w:pPr>
      <w:rPr>
        <w:rFonts w:asciiTheme="minorHAnsi" w:hAnsi="Arial" w:cs="Times New Roman" w:hint="default"/>
        <w:b/>
        <w:color w:val="003C8A"/>
        <w:sz w:val="2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312D4EED"/>
    <w:multiLevelType w:val="hybridMultilevel"/>
    <w:tmpl w:val="FC503324"/>
    <w:lvl w:ilvl="0" w:tplc="E6BEA966">
      <w:start w:val="1"/>
      <w:numFmt w:val="decimalEnclosedCircle"/>
      <w:lvlText w:val="%1"/>
      <w:lvlJc w:val="left"/>
      <w:pPr>
        <w:ind w:left="360" w:hanging="360"/>
      </w:pPr>
      <w:rPr>
        <w:rFonts w:hint="default"/>
      </w:rPr>
    </w:lvl>
    <w:lvl w:ilvl="1" w:tplc="7318F706">
      <w:start w:val="1"/>
      <w:numFmt w:val="decimalEnclosedCircle"/>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37893E0D"/>
    <w:multiLevelType w:val="hybridMultilevel"/>
    <w:tmpl w:val="2676F908"/>
    <w:lvl w:ilvl="0" w:tplc="1BB68D96">
      <w:start w:val="1"/>
      <w:numFmt w:val="decimalFullWidth"/>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38C76A34"/>
    <w:multiLevelType w:val="multilevel"/>
    <w:tmpl w:val="11F66648"/>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6" w15:restartNumberingAfterBreak="0">
    <w:nsid w:val="40803EBB"/>
    <w:multiLevelType w:val="hybridMultilevel"/>
    <w:tmpl w:val="1802483E"/>
    <w:lvl w:ilvl="0" w:tplc="0B54DCA2">
      <w:start w:val="1"/>
      <w:numFmt w:val="decimal"/>
      <w:pStyle w:val="a"/>
      <w:lvlText w:val="(%1)"/>
      <w:lvlJc w:val="left"/>
      <w:pPr>
        <w:ind w:left="587" w:hanging="36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067" w:hanging="420"/>
      </w:pPr>
    </w:lvl>
    <w:lvl w:ilvl="2" w:tplc="E3B89FCC">
      <w:start w:val="2"/>
      <w:numFmt w:val="decimalEnclosedCircle"/>
      <w:lvlText w:val="%3"/>
      <w:lvlJc w:val="left"/>
      <w:pPr>
        <w:ind w:left="1427" w:hanging="360"/>
      </w:pPr>
      <w:rPr>
        <w:rFonts w:hint="default"/>
      </w:r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17" w15:restartNumberingAfterBreak="0">
    <w:nsid w:val="491B5466"/>
    <w:multiLevelType w:val="multilevel"/>
    <w:tmpl w:val="7B944F14"/>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4A920026"/>
    <w:multiLevelType w:val="hybridMultilevel"/>
    <w:tmpl w:val="D1F661D6"/>
    <w:lvl w:ilvl="0" w:tplc="04090011">
      <w:start w:val="1"/>
      <w:numFmt w:val="decimalEnclosedCircle"/>
      <w:lvlText w:val="%1"/>
      <w:lvlJc w:val="left"/>
      <w:pPr>
        <w:ind w:left="710" w:hanging="420"/>
      </w:pPr>
    </w:lvl>
    <w:lvl w:ilvl="1" w:tplc="04090017" w:tentative="1">
      <w:start w:val="1"/>
      <w:numFmt w:val="aiueoFullWidth"/>
      <w:lvlText w:val="(%2)"/>
      <w:lvlJc w:val="left"/>
      <w:pPr>
        <w:ind w:left="1130" w:hanging="420"/>
      </w:pPr>
    </w:lvl>
    <w:lvl w:ilvl="2" w:tplc="04090011" w:tentative="1">
      <w:start w:val="1"/>
      <w:numFmt w:val="decimalEnclosedCircle"/>
      <w:lvlText w:val="%3"/>
      <w:lvlJc w:val="left"/>
      <w:pPr>
        <w:ind w:left="1550" w:hanging="420"/>
      </w:pPr>
    </w:lvl>
    <w:lvl w:ilvl="3" w:tplc="0409000F" w:tentative="1">
      <w:start w:val="1"/>
      <w:numFmt w:val="decimal"/>
      <w:lvlText w:val="%4."/>
      <w:lvlJc w:val="left"/>
      <w:pPr>
        <w:ind w:left="1970" w:hanging="420"/>
      </w:pPr>
    </w:lvl>
    <w:lvl w:ilvl="4" w:tplc="04090017" w:tentative="1">
      <w:start w:val="1"/>
      <w:numFmt w:val="aiueoFullWidth"/>
      <w:lvlText w:val="(%5)"/>
      <w:lvlJc w:val="left"/>
      <w:pPr>
        <w:ind w:left="2390" w:hanging="420"/>
      </w:pPr>
    </w:lvl>
    <w:lvl w:ilvl="5" w:tplc="04090011" w:tentative="1">
      <w:start w:val="1"/>
      <w:numFmt w:val="decimalEnclosedCircle"/>
      <w:lvlText w:val="%6"/>
      <w:lvlJc w:val="left"/>
      <w:pPr>
        <w:ind w:left="2810" w:hanging="420"/>
      </w:pPr>
    </w:lvl>
    <w:lvl w:ilvl="6" w:tplc="0409000F" w:tentative="1">
      <w:start w:val="1"/>
      <w:numFmt w:val="decimal"/>
      <w:lvlText w:val="%7."/>
      <w:lvlJc w:val="left"/>
      <w:pPr>
        <w:ind w:left="3230" w:hanging="420"/>
      </w:pPr>
    </w:lvl>
    <w:lvl w:ilvl="7" w:tplc="04090017" w:tentative="1">
      <w:start w:val="1"/>
      <w:numFmt w:val="aiueoFullWidth"/>
      <w:lvlText w:val="(%8)"/>
      <w:lvlJc w:val="left"/>
      <w:pPr>
        <w:ind w:left="3650" w:hanging="420"/>
      </w:pPr>
    </w:lvl>
    <w:lvl w:ilvl="8" w:tplc="04090011" w:tentative="1">
      <w:start w:val="1"/>
      <w:numFmt w:val="decimalEnclosedCircle"/>
      <w:lvlText w:val="%9"/>
      <w:lvlJc w:val="left"/>
      <w:pPr>
        <w:ind w:left="4070" w:hanging="420"/>
      </w:pPr>
    </w:lvl>
  </w:abstractNum>
  <w:abstractNum w:abstractNumId="19" w15:restartNumberingAfterBreak="0">
    <w:nsid w:val="4BEA0B9B"/>
    <w:multiLevelType w:val="hybridMultilevel"/>
    <w:tmpl w:val="DCAC5972"/>
    <w:lvl w:ilvl="0" w:tplc="58AAE962">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20" w15:restartNumberingAfterBreak="0">
    <w:nsid w:val="4CCE363A"/>
    <w:multiLevelType w:val="hybridMultilevel"/>
    <w:tmpl w:val="3F3C40F2"/>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21" w15:restartNumberingAfterBreak="0">
    <w:nsid w:val="4D0E4705"/>
    <w:multiLevelType w:val="hybridMultilevel"/>
    <w:tmpl w:val="E252E5A2"/>
    <w:lvl w:ilvl="0" w:tplc="0409000F">
      <w:start w:val="1"/>
      <w:numFmt w:val="decimal"/>
      <w:lvlText w:val="(%1)"/>
      <w:lvlJc w:val="left"/>
      <w:pPr>
        <w:ind w:left="709" w:hanging="420"/>
      </w:pPr>
      <w:rPr>
        <w:rFonts w:hint="eastAsia"/>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129" w:hanging="420"/>
      </w:pPr>
    </w:lvl>
    <w:lvl w:ilvl="2" w:tplc="0409001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22" w15:restartNumberingAfterBreak="0">
    <w:nsid w:val="54FA493D"/>
    <w:multiLevelType w:val="hybridMultilevel"/>
    <w:tmpl w:val="F4282A5A"/>
    <w:lvl w:ilvl="0" w:tplc="4A10DAB4">
      <w:start w:val="1"/>
      <w:numFmt w:val="decimalEnclosedCircle"/>
      <w:lvlText w:val="%1"/>
      <w:lvlJc w:val="left"/>
      <w:pPr>
        <w:ind w:left="2466" w:hanging="360"/>
      </w:pPr>
      <w:rPr>
        <w:rFonts w:hint="default"/>
      </w:rPr>
    </w:lvl>
    <w:lvl w:ilvl="1" w:tplc="04090017" w:tentative="1">
      <w:start w:val="1"/>
      <w:numFmt w:val="aiueoFullWidth"/>
      <w:lvlText w:val="(%2)"/>
      <w:lvlJc w:val="left"/>
      <w:pPr>
        <w:ind w:left="1831" w:hanging="420"/>
      </w:pPr>
    </w:lvl>
    <w:lvl w:ilvl="2" w:tplc="04090011" w:tentative="1">
      <w:start w:val="1"/>
      <w:numFmt w:val="decimalEnclosedCircle"/>
      <w:lvlText w:val="%3"/>
      <w:lvlJc w:val="left"/>
      <w:pPr>
        <w:ind w:left="2251" w:hanging="420"/>
      </w:pPr>
    </w:lvl>
    <w:lvl w:ilvl="3" w:tplc="0409000F" w:tentative="1">
      <w:start w:val="1"/>
      <w:numFmt w:val="decimal"/>
      <w:lvlText w:val="%4."/>
      <w:lvlJc w:val="left"/>
      <w:pPr>
        <w:ind w:left="2671" w:hanging="420"/>
      </w:pPr>
    </w:lvl>
    <w:lvl w:ilvl="4" w:tplc="04090017" w:tentative="1">
      <w:start w:val="1"/>
      <w:numFmt w:val="aiueoFullWidth"/>
      <w:lvlText w:val="(%5)"/>
      <w:lvlJc w:val="left"/>
      <w:pPr>
        <w:ind w:left="3091" w:hanging="420"/>
      </w:pPr>
    </w:lvl>
    <w:lvl w:ilvl="5" w:tplc="04090011" w:tentative="1">
      <w:start w:val="1"/>
      <w:numFmt w:val="decimalEnclosedCircle"/>
      <w:lvlText w:val="%6"/>
      <w:lvlJc w:val="left"/>
      <w:pPr>
        <w:ind w:left="3511" w:hanging="420"/>
      </w:pPr>
    </w:lvl>
    <w:lvl w:ilvl="6" w:tplc="0409000F" w:tentative="1">
      <w:start w:val="1"/>
      <w:numFmt w:val="decimal"/>
      <w:lvlText w:val="%7."/>
      <w:lvlJc w:val="left"/>
      <w:pPr>
        <w:ind w:left="3931" w:hanging="420"/>
      </w:pPr>
    </w:lvl>
    <w:lvl w:ilvl="7" w:tplc="04090017" w:tentative="1">
      <w:start w:val="1"/>
      <w:numFmt w:val="aiueoFullWidth"/>
      <w:lvlText w:val="(%8)"/>
      <w:lvlJc w:val="left"/>
      <w:pPr>
        <w:ind w:left="4351" w:hanging="420"/>
      </w:pPr>
    </w:lvl>
    <w:lvl w:ilvl="8" w:tplc="04090011" w:tentative="1">
      <w:start w:val="1"/>
      <w:numFmt w:val="decimalEnclosedCircle"/>
      <w:lvlText w:val="%9"/>
      <w:lvlJc w:val="left"/>
      <w:pPr>
        <w:ind w:left="4771" w:hanging="420"/>
      </w:pPr>
    </w:lvl>
  </w:abstractNum>
  <w:abstractNum w:abstractNumId="23" w15:restartNumberingAfterBreak="0">
    <w:nsid w:val="5D037A95"/>
    <w:multiLevelType w:val="hybridMultilevel"/>
    <w:tmpl w:val="F416972A"/>
    <w:lvl w:ilvl="0" w:tplc="968E4C5C">
      <w:start w:val="1"/>
      <w:numFmt w:val="decimal"/>
      <w:lvlText w:val="(%1)"/>
      <w:lvlJc w:val="left"/>
      <w:pPr>
        <w:ind w:left="709" w:hanging="420"/>
      </w:pPr>
      <w:rPr>
        <w:rFonts w:hint="eastAsia"/>
        <w:b/>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15:restartNumberingAfterBreak="0">
    <w:nsid w:val="5DEA31A8"/>
    <w:multiLevelType w:val="hybridMultilevel"/>
    <w:tmpl w:val="2AC0915E"/>
    <w:lvl w:ilvl="0" w:tplc="0352B654">
      <w:start w:val="1"/>
      <w:numFmt w:val="decimalEnclosedCircle"/>
      <w:pStyle w:val="50"/>
      <w:suff w:val="space"/>
      <w:lvlText w:val="%1"/>
      <w:lvlJc w:val="left"/>
      <w:pPr>
        <w:ind w:left="1050" w:hanging="420"/>
      </w:pPr>
      <w:rPr>
        <w:rFonts w:hint="eastAsia"/>
      </w:rPr>
    </w:lvl>
    <w:lvl w:ilvl="1" w:tplc="4DEE0522">
      <w:start w:val="1"/>
      <w:numFmt w:val="decimalEnclosedCircle"/>
      <w:lvlText w:val="%2"/>
      <w:lvlJc w:val="left"/>
      <w:pPr>
        <w:ind w:left="1410" w:hanging="360"/>
      </w:pPr>
      <w:rPr>
        <w:rFonts w:hint="default"/>
      </w:rPr>
    </w:lvl>
    <w:lvl w:ilvl="2" w:tplc="04090011" w:tentative="1">
      <w:start w:val="1"/>
      <w:numFmt w:val="decimalEnclosedCircle"/>
      <w:lvlText w:val="%3"/>
      <w:lvlJc w:val="left"/>
      <w:pPr>
        <w:ind w:left="1890" w:hanging="420"/>
      </w:pPr>
    </w:lvl>
    <w:lvl w:ilvl="3" w:tplc="0409000F" w:tentative="1">
      <w:start w:val="1"/>
      <w:numFmt w:val="decimal"/>
      <w:lvlText w:val="%4."/>
      <w:lvlJc w:val="left"/>
      <w:pPr>
        <w:ind w:left="2310" w:hanging="420"/>
      </w:pPr>
    </w:lvl>
    <w:lvl w:ilvl="4" w:tplc="04090017" w:tentative="1">
      <w:start w:val="1"/>
      <w:numFmt w:val="aiueoFullWidth"/>
      <w:lvlText w:val="(%5)"/>
      <w:lvlJc w:val="left"/>
      <w:pPr>
        <w:ind w:left="2730" w:hanging="420"/>
      </w:pPr>
    </w:lvl>
    <w:lvl w:ilvl="5" w:tplc="04090011" w:tentative="1">
      <w:start w:val="1"/>
      <w:numFmt w:val="decimalEnclosedCircle"/>
      <w:lvlText w:val="%6"/>
      <w:lvlJc w:val="left"/>
      <w:pPr>
        <w:ind w:left="3150" w:hanging="420"/>
      </w:pPr>
    </w:lvl>
    <w:lvl w:ilvl="6" w:tplc="0409000F" w:tentative="1">
      <w:start w:val="1"/>
      <w:numFmt w:val="decimal"/>
      <w:lvlText w:val="%7."/>
      <w:lvlJc w:val="left"/>
      <w:pPr>
        <w:ind w:left="3570" w:hanging="420"/>
      </w:pPr>
    </w:lvl>
    <w:lvl w:ilvl="7" w:tplc="04090017" w:tentative="1">
      <w:start w:val="1"/>
      <w:numFmt w:val="aiueoFullWidth"/>
      <w:lvlText w:val="(%8)"/>
      <w:lvlJc w:val="left"/>
      <w:pPr>
        <w:ind w:left="3990" w:hanging="420"/>
      </w:pPr>
    </w:lvl>
    <w:lvl w:ilvl="8" w:tplc="04090011" w:tentative="1">
      <w:start w:val="1"/>
      <w:numFmt w:val="decimalEnclosedCircle"/>
      <w:lvlText w:val="%9"/>
      <w:lvlJc w:val="left"/>
      <w:pPr>
        <w:ind w:left="4410" w:hanging="420"/>
      </w:pPr>
    </w:lvl>
  </w:abstractNum>
  <w:abstractNum w:abstractNumId="25" w15:restartNumberingAfterBreak="0">
    <w:nsid w:val="5E9E18F2"/>
    <w:multiLevelType w:val="multilevel"/>
    <w:tmpl w:val="0409001D"/>
    <w:numStyleLink w:val="3"/>
  </w:abstractNum>
  <w:abstractNum w:abstractNumId="26" w15:restartNumberingAfterBreak="0">
    <w:nsid w:val="5EE54576"/>
    <w:multiLevelType w:val="hybridMultilevel"/>
    <w:tmpl w:val="7396C694"/>
    <w:lvl w:ilvl="0" w:tplc="BCD48606">
      <w:start w:val="1"/>
      <w:numFmt w:val="decimalEnclosedCircle"/>
      <w:lvlText w:val="%1"/>
      <w:lvlJc w:val="left"/>
      <w:pPr>
        <w:ind w:left="644" w:hanging="360"/>
      </w:pPr>
      <w:rPr>
        <w:rFonts w:hint="default"/>
        <w:b/>
      </w:rPr>
    </w:lvl>
    <w:lvl w:ilvl="1" w:tplc="0409000F">
      <w:start w:val="1"/>
      <w:numFmt w:val="decimal"/>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15:restartNumberingAfterBreak="0">
    <w:nsid w:val="63B85B13"/>
    <w:multiLevelType w:val="hybridMultilevel"/>
    <w:tmpl w:val="E8B03A72"/>
    <w:lvl w:ilvl="0" w:tplc="5C16334C">
      <w:start w:val="1"/>
      <w:numFmt w:val="decimalEnclosedCircle"/>
      <w:pStyle w:val="a0"/>
      <w:lvlText w:val="%1"/>
      <w:lvlJc w:val="left"/>
      <w:pPr>
        <w:ind w:left="950" w:hanging="420"/>
      </w:pPr>
    </w:lvl>
    <w:lvl w:ilvl="1" w:tplc="04090017" w:tentative="1">
      <w:start w:val="1"/>
      <w:numFmt w:val="aiueoFullWidth"/>
      <w:lvlText w:val="(%2)"/>
      <w:lvlJc w:val="left"/>
      <w:pPr>
        <w:ind w:left="1370" w:hanging="420"/>
      </w:pPr>
    </w:lvl>
    <w:lvl w:ilvl="2" w:tplc="04090011" w:tentative="1">
      <w:start w:val="1"/>
      <w:numFmt w:val="decimalEnclosedCircle"/>
      <w:lvlText w:val="%3"/>
      <w:lvlJc w:val="left"/>
      <w:pPr>
        <w:ind w:left="1790" w:hanging="420"/>
      </w:pPr>
    </w:lvl>
    <w:lvl w:ilvl="3" w:tplc="0409000F" w:tentative="1">
      <w:start w:val="1"/>
      <w:numFmt w:val="decimal"/>
      <w:lvlText w:val="%4."/>
      <w:lvlJc w:val="left"/>
      <w:pPr>
        <w:ind w:left="2210" w:hanging="420"/>
      </w:pPr>
    </w:lvl>
    <w:lvl w:ilvl="4" w:tplc="04090017" w:tentative="1">
      <w:start w:val="1"/>
      <w:numFmt w:val="aiueoFullWidth"/>
      <w:lvlText w:val="(%5)"/>
      <w:lvlJc w:val="left"/>
      <w:pPr>
        <w:ind w:left="2630" w:hanging="420"/>
      </w:pPr>
    </w:lvl>
    <w:lvl w:ilvl="5" w:tplc="04090011" w:tentative="1">
      <w:start w:val="1"/>
      <w:numFmt w:val="decimalEnclosedCircle"/>
      <w:lvlText w:val="%6"/>
      <w:lvlJc w:val="left"/>
      <w:pPr>
        <w:ind w:left="3050" w:hanging="420"/>
      </w:pPr>
    </w:lvl>
    <w:lvl w:ilvl="6" w:tplc="0409000F" w:tentative="1">
      <w:start w:val="1"/>
      <w:numFmt w:val="decimal"/>
      <w:lvlText w:val="%7."/>
      <w:lvlJc w:val="left"/>
      <w:pPr>
        <w:ind w:left="3470" w:hanging="420"/>
      </w:pPr>
    </w:lvl>
    <w:lvl w:ilvl="7" w:tplc="04090017" w:tentative="1">
      <w:start w:val="1"/>
      <w:numFmt w:val="aiueoFullWidth"/>
      <w:lvlText w:val="(%8)"/>
      <w:lvlJc w:val="left"/>
      <w:pPr>
        <w:ind w:left="3890" w:hanging="420"/>
      </w:pPr>
    </w:lvl>
    <w:lvl w:ilvl="8" w:tplc="04090011" w:tentative="1">
      <w:start w:val="1"/>
      <w:numFmt w:val="decimalEnclosedCircle"/>
      <w:lvlText w:val="%9"/>
      <w:lvlJc w:val="left"/>
      <w:pPr>
        <w:ind w:left="4310" w:hanging="420"/>
      </w:pPr>
    </w:lvl>
  </w:abstractNum>
  <w:abstractNum w:abstractNumId="28" w15:restartNumberingAfterBreak="0">
    <w:nsid w:val="671724A4"/>
    <w:multiLevelType w:val="hybridMultilevel"/>
    <w:tmpl w:val="2676F908"/>
    <w:lvl w:ilvl="0" w:tplc="1BB68D96">
      <w:start w:val="1"/>
      <w:numFmt w:val="decimalFullWidth"/>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15:restartNumberingAfterBreak="0">
    <w:nsid w:val="6A7C6A3B"/>
    <w:multiLevelType w:val="hybridMultilevel"/>
    <w:tmpl w:val="6C3CD804"/>
    <w:lvl w:ilvl="0" w:tplc="936AECA4">
      <w:start w:val="5"/>
      <w:numFmt w:val="decimal"/>
      <w:lvlText w:val="(%1)"/>
      <w:lvlJc w:val="left"/>
      <w:pPr>
        <w:ind w:left="709" w:hanging="420"/>
      </w:pPr>
      <w:rPr>
        <w:rFonts w:hint="eastAsia"/>
        <w:b/>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15:restartNumberingAfterBreak="0">
    <w:nsid w:val="6D33124B"/>
    <w:multiLevelType w:val="hybridMultilevel"/>
    <w:tmpl w:val="ED8E1244"/>
    <w:lvl w:ilvl="0" w:tplc="0409000F">
      <w:start w:val="1"/>
      <w:numFmt w:val="decimal"/>
      <w:lvlText w:val="(%1)"/>
      <w:lvlJc w:val="left"/>
      <w:pPr>
        <w:ind w:left="709" w:hanging="420"/>
      </w:pPr>
      <w:rPr>
        <w:rFonts w:hint="eastAsia"/>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129" w:hanging="420"/>
      </w:pPr>
    </w:lvl>
    <w:lvl w:ilvl="2" w:tplc="0409001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31" w15:restartNumberingAfterBreak="0">
    <w:nsid w:val="70815F2C"/>
    <w:multiLevelType w:val="hybridMultilevel"/>
    <w:tmpl w:val="454E3422"/>
    <w:lvl w:ilvl="0" w:tplc="0409000F">
      <w:start w:val="1"/>
      <w:numFmt w:val="decimal"/>
      <w:lvlText w:val="%1."/>
      <w:lvlJc w:val="left"/>
      <w:pPr>
        <w:ind w:left="420" w:hanging="420"/>
      </w:pPr>
    </w:lvl>
    <w:lvl w:ilvl="1" w:tplc="6B5E575A">
      <w:start w:val="1"/>
      <w:numFmt w:val="decimal"/>
      <w:lvlText w:val="(%2)"/>
      <w:lvlJc w:val="left"/>
      <w:pPr>
        <w:ind w:left="840" w:hanging="420"/>
      </w:pPr>
      <w:rPr>
        <w:rFonts w:ascii="Arial" w:eastAsiaTheme="minorEastAsia" w:hAnsi="Arial" w:cstheme="minorBidi"/>
        <w:b/>
      </w:r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3" w15:restartNumberingAfterBreak="0">
    <w:nsid w:val="77572083"/>
    <w:multiLevelType w:val="hybridMultilevel"/>
    <w:tmpl w:val="E766DD48"/>
    <w:lvl w:ilvl="0" w:tplc="A0D475A6">
      <w:start w:val="1"/>
      <w:numFmt w:val="decimal"/>
      <w:lvlText w:val="(%1)"/>
      <w:lvlJc w:val="left"/>
      <w:pPr>
        <w:ind w:left="709" w:hanging="420"/>
      </w:pPr>
      <w:rPr>
        <w:rFonts w:hint="eastAsia"/>
        <w:b/>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15:restartNumberingAfterBreak="0">
    <w:nsid w:val="7E36278C"/>
    <w:multiLevelType w:val="hybridMultilevel"/>
    <w:tmpl w:val="2676F908"/>
    <w:lvl w:ilvl="0" w:tplc="1BB68D96">
      <w:start w:val="1"/>
      <w:numFmt w:val="decimalFullWidth"/>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32"/>
  </w:num>
  <w:num w:numId="2">
    <w:abstractNumId w:val="12"/>
  </w:num>
  <w:num w:numId="3">
    <w:abstractNumId w:val="25"/>
    <w:lvlOverride w:ilvl="2">
      <w:lvl w:ilvl="2">
        <w:start w:val="1"/>
        <w:numFmt w:val="decimal"/>
        <w:pStyle w:val="40"/>
        <w:lvlText w:val="%1.%2.%3"/>
        <w:lvlJc w:val="left"/>
        <w:pPr>
          <w:ind w:left="1418" w:hanging="567"/>
        </w:pPr>
      </w:lvl>
    </w:lvlOverride>
  </w:num>
  <w:num w:numId="4">
    <w:abstractNumId w:val="5"/>
  </w:num>
  <w:num w:numId="5">
    <w:abstractNumId w:val="2"/>
  </w:num>
  <w:num w:numId="6">
    <w:abstractNumId w:val="15"/>
  </w:num>
  <w:num w:numId="7">
    <w:abstractNumId w:val="7"/>
  </w:num>
  <w:num w:numId="8">
    <w:abstractNumId w:val="22"/>
  </w:num>
  <w:num w:numId="9">
    <w:abstractNumId w:val="16"/>
  </w:num>
  <w:num w:numId="10">
    <w:abstractNumId w:val="14"/>
  </w:num>
  <w:num w:numId="11">
    <w:abstractNumId w:val="27"/>
  </w:num>
  <w:num w:numId="12">
    <w:abstractNumId w:val="27"/>
    <w:lvlOverride w:ilvl="0">
      <w:startOverride w:val="1"/>
    </w:lvlOverride>
  </w:num>
  <w:num w:numId="13">
    <w:abstractNumId w:val="20"/>
  </w:num>
  <w:num w:numId="14">
    <w:abstractNumId w:val="26"/>
  </w:num>
  <w:num w:numId="15">
    <w:abstractNumId w:val="21"/>
    <w:lvlOverride w:ilvl="0">
      <w:startOverride w:val="1"/>
    </w:lvlOverride>
  </w:num>
  <w:num w:numId="16">
    <w:abstractNumId w:val="21"/>
    <w:lvlOverride w:ilvl="0">
      <w:startOverride w:val="1"/>
    </w:lvlOverride>
  </w:num>
  <w:num w:numId="17">
    <w:abstractNumId w:val="21"/>
    <w:lvlOverride w:ilvl="0">
      <w:startOverride w:val="1"/>
    </w:lvlOverride>
  </w:num>
  <w:num w:numId="18">
    <w:abstractNumId w:val="21"/>
  </w:num>
  <w:num w:numId="19">
    <w:abstractNumId w:val="21"/>
    <w:lvlOverride w:ilvl="0">
      <w:startOverride w:val="1"/>
    </w:lvlOverride>
  </w:num>
  <w:num w:numId="20">
    <w:abstractNumId w:val="21"/>
    <w:lvlOverride w:ilvl="0">
      <w:startOverride w:val="1"/>
    </w:lvlOverride>
  </w:num>
  <w:num w:numId="21">
    <w:abstractNumId w:val="21"/>
    <w:lvlOverride w:ilvl="0">
      <w:startOverride w:val="1"/>
    </w:lvlOverride>
  </w:num>
  <w:num w:numId="22">
    <w:abstractNumId w:val="21"/>
    <w:lvlOverride w:ilvl="0">
      <w:startOverride w:val="1"/>
    </w:lvlOverride>
  </w:num>
  <w:num w:numId="23">
    <w:abstractNumId w:val="21"/>
    <w:lvlOverride w:ilvl="0">
      <w:startOverride w:val="1"/>
    </w:lvlOverride>
  </w:num>
  <w:num w:numId="24">
    <w:abstractNumId w:val="24"/>
  </w:num>
  <w:num w:numId="25">
    <w:abstractNumId w:val="0"/>
  </w:num>
  <w:num w:numId="26">
    <w:abstractNumId w:val="17"/>
  </w:num>
  <w:num w:numId="27">
    <w:abstractNumId w:val="17"/>
    <w:lvlOverride w:ilvl="0">
      <w:startOverride w:val="5"/>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1"/>
    <w:lvlOverride w:ilvl="0">
      <w:startOverride w:val="1"/>
    </w:lvlOverride>
  </w:num>
  <w:num w:numId="29">
    <w:abstractNumId w:val="21"/>
    <w:lvlOverride w:ilvl="0">
      <w:startOverride w:val="1"/>
    </w:lvlOverride>
  </w:num>
  <w:num w:numId="30">
    <w:abstractNumId w:val="21"/>
    <w:lvlOverride w:ilvl="0">
      <w:startOverride w:val="1"/>
    </w:lvlOverride>
  </w:num>
  <w:num w:numId="31">
    <w:abstractNumId w:val="21"/>
  </w:num>
  <w:num w:numId="32">
    <w:abstractNumId w:val="19"/>
  </w:num>
  <w:num w:numId="33">
    <w:abstractNumId w:val="6"/>
  </w:num>
  <w:num w:numId="34">
    <w:abstractNumId w:val="1"/>
  </w:num>
  <w:num w:numId="35">
    <w:abstractNumId w:val="10"/>
  </w:num>
  <w:num w:numId="36">
    <w:abstractNumId w:val="31"/>
  </w:num>
  <w:num w:numId="37">
    <w:abstractNumId w:val="4"/>
  </w:num>
  <w:num w:numId="38">
    <w:abstractNumId w:val="30"/>
  </w:num>
  <w:num w:numId="39">
    <w:abstractNumId w:val="18"/>
  </w:num>
  <w:num w:numId="40">
    <w:abstractNumId w:val="23"/>
  </w:num>
  <w:num w:numId="41">
    <w:abstractNumId w:val="33"/>
  </w:num>
  <w:num w:numId="42">
    <w:abstractNumId w:val="9"/>
  </w:num>
  <w:num w:numId="43">
    <w:abstractNumId w:val="29"/>
  </w:num>
  <w:num w:numId="44">
    <w:abstractNumId w:val="28"/>
  </w:num>
  <w:num w:numId="45">
    <w:abstractNumId w:val="3"/>
  </w:num>
  <w:num w:numId="46">
    <w:abstractNumId w:val="34"/>
  </w:num>
  <w:num w:numId="47">
    <w:abstractNumId w:val="13"/>
  </w:num>
  <w:num w:numId="4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1"/>
  </w:num>
  <w:num w:numId="50">
    <w:abstractNumId w:val="8"/>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bordersDoNotSurroundHeader/>
  <w:bordersDoNotSurroundFooter/>
  <w:hideSpellingErrors/>
  <w:proofState w:spelling="clean" w:grammar="dirty"/>
  <w:revisionView w:markup="0"/>
  <w:defaultTabStop w:val="840"/>
  <w:drawingGridHorizontalSpacing w:val="105"/>
  <w:drawingGridVerticalSpacing w:val="14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5F5"/>
    <w:rsid w:val="00000727"/>
    <w:rsid w:val="00001C99"/>
    <w:rsid w:val="00001CF1"/>
    <w:rsid w:val="00003112"/>
    <w:rsid w:val="0000426C"/>
    <w:rsid w:val="00004452"/>
    <w:rsid w:val="00004905"/>
    <w:rsid w:val="000055F8"/>
    <w:rsid w:val="00005CC6"/>
    <w:rsid w:val="00005D0C"/>
    <w:rsid w:val="0000663F"/>
    <w:rsid w:val="00006A72"/>
    <w:rsid w:val="00006AC6"/>
    <w:rsid w:val="0000706D"/>
    <w:rsid w:val="00010DA5"/>
    <w:rsid w:val="00011050"/>
    <w:rsid w:val="0001277E"/>
    <w:rsid w:val="0001342D"/>
    <w:rsid w:val="00013637"/>
    <w:rsid w:val="00013646"/>
    <w:rsid w:val="00013696"/>
    <w:rsid w:val="00013CC7"/>
    <w:rsid w:val="00013CFD"/>
    <w:rsid w:val="00013E5E"/>
    <w:rsid w:val="000143C4"/>
    <w:rsid w:val="000147F1"/>
    <w:rsid w:val="00015366"/>
    <w:rsid w:val="00015449"/>
    <w:rsid w:val="00015B1C"/>
    <w:rsid w:val="00015ECB"/>
    <w:rsid w:val="00016C86"/>
    <w:rsid w:val="00016CB1"/>
    <w:rsid w:val="00017C67"/>
    <w:rsid w:val="000201E1"/>
    <w:rsid w:val="00020E27"/>
    <w:rsid w:val="000224AA"/>
    <w:rsid w:val="000228C5"/>
    <w:rsid w:val="000229DD"/>
    <w:rsid w:val="00022AD8"/>
    <w:rsid w:val="000231F6"/>
    <w:rsid w:val="00023830"/>
    <w:rsid w:val="00024334"/>
    <w:rsid w:val="00024936"/>
    <w:rsid w:val="00024C4D"/>
    <w:rsid w:val="00025323"/>
    <w:rsid w:val="00025446"/>
    <w:rsid w:val="000257DA"/>
    <w:rsid w:val="00025D69"/>
    <w:rsid w:val="00026BE2"/>
    <w:rsid w:val="000277F5"/>
    <w:rsid w:val="00030A90"/>
    <w:rsid w:val="00030C49"/>
    <w:rsid w:val="000311E2"/>
    <w:rsid w:val="000319D8"/>
    <w:rsid w:val="00031ACE"/>
    <w:rsid w:val="00031C2E"/>
    <w:rsid w:val="00031F2A"/>
    <w:rsid w:val="00032C32"/>
    <w:rsid w:val="00032D75"/>
    <w:rsid w:val="00033279"/>
    <w:rsid w:val="00034815"/>
    <w:rsid w:val="000349B6"/>
    <w:rsid w:val="00034A08"/>
    <w:rsid w:val="00034B4A"/>
    <w:rsid w:val="00034E3F"/>
    <w:rsid w:val="00036180"/>
    <w:rsid w:val="000362C0"/>
    <w:rsid w:val="00036AA2"/>
    <w:rsid w:val="00037077"/>
    <w:rsid w:val="0003765D"/>
    <w:rsid w:val="00037DB7"/>
    <w:rsid w:val="0004020C"/>
    <w:rsid w:val="000403CA"/>
    <w:rsid w:val="00041837"/>
    <w:rsid w:val="000419C4"/>
    <w:rsid w:val="00041C4B"/>
    <w:rsid w:val="0004224C"/>
    <w:rsid w:val="000429B2"/>
    <w:rsid w:val="00043572"/>
    <w:rsid w:val="000436A1"/>
    <w:rsid w:val="000437C9"/>
    <w:rsid w:val="00043ABF"/>
    <w:rsid w:val="000448C7"/>
    <w:rsid w:val="000449EA"/>
    <w:rsid w:val="00044B11"/>
    <w:rsid w:val="00046768"/>
    <w:rsid w:val="00047D99"/>
    <w:rsid w:val="00050961"/>
    <w:rsid w:val="00050A3E"/>
    <w:rsid w:val="00050EB0"/>
    <w:rsid w:val="000516E5"/>
    <w:rsid w:val="000520F5"/>
    <w:rsid w:val="000522A2"/>
    <w:rsid w:val="000525A2"/>
    <w:rsid w:val="000525E5"/>
    <w:rsid w:val="00052A2E"/>
    <w:rsid w:val="000531A1"/>
    <w:rsid w:val="000531A6"/>
    <w:rsid w:val="00053713"/>
    <w:rsid w:val="00054732"/>
    <w:rsid w:val="00054DC7"/>
    <w:rsid w:val="00055963"/>
    <w:rsid w:val="0005605A"/>
    <w:rsid w:val="00056389"/>
    <w:rsid w:val="000567C7"/>
    <w:rsid w:val="0005695A"/>
    <w:rsid w:val="00056A5A"/>
    <w:rsid w:val="00057352"/>
    <w:rsid w:val="0005786C"/>
    <w:rsid w:val="0005789C"/>
    <w:rsid w:val="00057DFE"/>
    <w:rsid w:val="00060929"/>
    <w:rsid w:val="00060B82"/>
    <w:rsid w:val="00060DE0"/>
    <w:rsid w:val="000611FB"/>
    <w:rsid w:val="00061390"/>
    <w:rsid w:val="00061E69"/>
    <w:rsid w:val="00062207"/>
    <w:rsid w:val="000632C4"/>
    <w:rsid w:val="0006407B"/>
    <w:rsid w:val="000651C1"/>
    <w:rsid w:val="00065536"/>
    <w:rsid w:val="00065BC7"/>
    <w:rsid w:val="00066C86"/>
    <w:rsid w:val="00066EFE"/>
    <w:rsid w:val="00067B81"/>
    <w:rsid w:val="00067C60"/>
    <w:rsid w:val="00070233"/>
    <w:rsid w:val="0007023E"/>
    <w:rsid w:val="00071C83"/>
    <w:rsid w:val="00072B46"/>
    <w:rsid w:val="00073263"/>
    <w:rsid w:val="00073547"/>
    <w:rsid w:val="00073D0C"/>
    <w:rsid w:val="00073D36"/>
    <w:rsid w:val="000747B9"/>
    <w:rsid w:val="0007503E"/>
    <w:rsid w:val="00075C61"/>
    <w:rsid w:val="00075D42"/>
    <w:rsid w:val="00076D31"/>
    <w:rsid w:val="00076DBD"/>
    <w:rsid w:val="00077F56"/>
    <w:rsid w:val="000800CE"/>
    <w:rsid w:val="00080AE7"/>
    <w:rsid w:val="000818D2"/>
    <w:rsid w:val="00081A5E"/>
    <w:rsid w:val="00081CB7"/>
    <w:rsid w:val="00082DBA"/>
    <w:rsid w:val="000836F4"/>
    <w:rsid w:val="000837C8"/>
    <w:rsid w:val="00083AC4"/>
    <w:rsid w:val="00083CD4"/>
    <w:rsid w:val="000840FD"/>
    <w:rsid w:val="0008429E"/>
    <w:rsid w:val="00084B0C"/>
    <w:rsid w:val="00084FEE"/>
    <w:rsid w:val="000852C8"/>
    <w:rsid w:val="00085C8A"/>
    <w:rsid w:val="000868F6"/>
    <w:rsid w:val="00086E99"/>
    <w:rsid w:val="00087381"/>
    <w:rsid w:val="00087A10"/>
    <w:rsid w:val="00087A36"/>
    <w:rsid w:val="00090530"/>
    <w:rsid w:val="00091BCD"/>
    <w:rsid w:val="000923C0"/>
    <w:rsid w:val="0009258E"/>
    <w:rsid w:val="000926A0"/>
    <w:rsid w:val="00092706"/>
    <w:rsid w:val="000951DC"/>
    <w:rsid w:val="000963F8"/>
    <w:rsid w:val="00097683"/>
    <w:rsid w:val="00097E3D"/>
    <w:rsid w:val="00097EE6"/>
    <w:rsid w:val="00097EEC"/>
    <w:rsid w:val="00097F97"/>
    <w:rsid w:val="000A0193"/>
    <w:rsid w:val="000A02C8"/>
    <w:rsid w:val="000A0371"/>
    <w:rsid w:val="000A0DCD"/>
    <w:rsid w:val="000A0FB1"/>
    <w:rsid w:val="000A10BE"/>
    <w:rsid w:val="000A154F"/>
    <w:rsid w:val="000A19C3"/>
    <w:rsid w:val="000A2171"/>
    <w:rsid w:val="000A24C3"/>
    <w:rsid w:val="000A2C37"/>
    <w:rsid w:val="000A30B1"/>
    <w:rsid w:val="000A35F3"/>
    <w:rsid w:val="000A3A46"/>
    <w:rsid w:val="000A4345"/>
    <w:rsid w:val="000A59A7"/>
    <w:rsid w:val="000A5E6F"/>
    <w:rsid w:val="000A5EFA"/>
    <w:rsid w:val="000A6A7F"/>
    <w:rsid w:val="000A704E"/>
    <w:rsid w:val="000B0ECE"/>
    <w:rsid w:val="000B10AC"/>
    <w:rsid w:val="000B10E5"/>
    <w:rsid w:val="000B16B3"/>
    <w:rsid w:val="000B175A"/>
    <w:rsid w:val="000B20AB"/>
    <w:rsid w:val="000B2C90"/>
    <w:rsid w:val="000B3ACC"/>
    <w:rsid w:val="000B3BA3"/>
    <w:rsid w:val="000B3F9F"/>
    <w:rsid w:val="000B4F00"/>
    <w:rsid w:val="000B5775"/>
    <w:rsid w:val="000B58EB"/>
    <w:rsid w:val="000B5C13"/>
    <w:rsid w:val="000B6641"/>
    <w:rsid w:val="000B6EAC"/>
    <w:rsid w:val="000B7D29"/>
    <w:rsid w:val="000B7D44"/>
    <w:rsid w:val="000C07D9"/>
    <w:rsid w:val="000C0B17"/>
    <w:rsid w:val="000C1249"/>
    <w:rsid w:val="000C1351"/>
    <w:rsid w:val="000C1957"/>
    <w:rsid w:val="000C251D"/>
    <w:rsid w:val="000C2BFE"/>
    <w:rsid w:val="000C2F25"/>
    <w:rsid w:val="000C2FED"/>
    <w:rsid w:val="000C3610"/>
    <w:rsid w:val="000C3ED9"/>
    <w:rsid w:val="000C45D2"/>
    <w:rsid w:val="000C59D0"/>
    <w:rsid w:val="000C5B0E"/>
    <w:rsid w:val="000C5CC8"/>
    <w:rsid w:val="000C5D1B"/>
    <w:rsid w:val="000C5FD3"/>
    <w:rsid w:val="000C6459"/>
    <w:rsid w:val="000C7D0B"/>
    <w:rsid w:val="000D0462"/>
    <w:rsid w:val="000D0A99"/>
    <w:rsid w:val="000D0E77"/>
    <w:rsid w:val="000D109E"/>
    <w:rsid w:val="000D163D"/>
    <w:rsid w:val="000D196F"/>
    <w:rsid w:val="000D1FE3"/>
    <w:rsid w:val="000D3229"/>
    <w:rsid w:val="000D3637"/>
    <w:rsid w:val="000D4A96"/>
    <w:rsid w:val="000D591E"/>
    <w:rsid w:val="000D5E26"/>
    <w:rsid w:val="000D657D"/>
    <w:rsid w:val="000D6F03"/>
    <w:rsid w:val="000D760A"/>
    <w:rsid w:val="000D7C76"/>
    <w:rsid w:val="000D7EB0"/>
    <w:rsid w:val="000E019C"/>
    <w:rsid w:val="000E057F"/>
    <w:rsid w:val="000E0E9C"/>
    <w:rsid w:val="000E0F99"/>
    <w:rsid w:val="000E1610"/>
    <w:rsid w:val="000E17C4"/>
    <w:rsid w:val="000E1832"/>
    <w:rsid w:val="000E1A85"/>
    <w:rsid w:val="000E28D6"/>
    <w:rsid w:val="000E2BC9"/>
    <w:rsid w:val="000E3145"/>
    <w:rsid w:val="000E33A4"/>
    <w:rsid w:val="000E39AA"/>
    <w:rsid w:val="000E40E5"/>
    <w:rsid w:val="000E5E75"/>
    <w:rsid w:val="000E62F8"/>
    <w:rsid w:val="000E64DF"/>
    <w:rsid w:val="000E7BAE"/>
    <w:rsid w:val="000F0ECC"/>
    <w:rsid w:val="000F165E"/>
    <w:rsid w:val="000F1FB8"/>
    <w:rsid w:val="000F317B"/>
    <w:rsid w:val="000F40C0"/>
    <w:rsid w:val="000F44ED"/>
    <w:rsid w:val="000F47E6"/>
    <w:rsid w:val="000F5854"/>
    <w:rsid w:val="000F5C63"/>
    <w:rsid w:val="000F66C2"/>
    <w:rsid w:val="000F67C0"/>
    <w:rsid w:val="000F6F8F"/>
    <w:rsid w:val="00100304"/>
    <w:rsid w:val="00100E9E"/>
    <w:rsid w:val="0010134D"/>
    <w:rsid w:val="001025C6"/>
    <w:rsid w:val="00102998"/>
    <w:rsid w:val="00102F39"/>
    <w:rsid w:val="00102F5B"/>
    <w:rsid w:val="00103546"/>
    <w:rsid w:val="001047BD"/>
    <w:rsid w:val="00104D1F"/>
    <w:rsid w:val="0010515D"/>
    <w:rsid w:val="001052A1"/>
    <w:rsid w:val="00105AD8"/>
    <w:rsid w:val="00105FE9"/>
    <w:rsid w:val="00106001"/>
    <w:rsid w:val="001076CB"/>
    <w:rsid w:val="001079F6"/>
    <w:rsid w:val="0011092E"/>
    <w:rsid w:val="00110B13"/>
    <w:rsid w:val="00110E64"/>
    <w:rsid w:val="00110F99"/>
    <w:rsid w:val="00111C41"/>
    <w:rsid w:val="00112D27"/>
    <w:rsid w:val="00113845"/>
    <w:rsid w:val="00113A33"/>
    <w:rsid w:val="00113C33"/>
    <w:rsid w:val="001140B1"/>
    <w:rsid w:val="001153B8"/>
    <w:rsid w:val="001159D7"/>
    <w:rsid w:val="00115DE5"/>
    <w:rsid w:val="0011610F"/>
    <w:rsid w:val="001162CC"/>
    <w:rsid w:val="00117C5C"/>
    <w:rsid w:val="00120EBB"/>
    <w:rsid w:val="0012127A"/>
    <w:rsid w:val="00121805"/>
    <w:rsid w:val="00121BBC"/>
    <w:rsid w:val="00121C9B"/>
    <w:rsid w:val="0012210D"/>
    <w:rsid w:val="0012278B"/>
    <w:rsid w:val="001228A0"/>
    <w:rsid w:val="00122AED"/>
    <w:rsid w:val="00122B2C"/>
    <w:rsid w:val="00122C2F"/>
    <w:rsid w:val="00122FCE"/>
    <w:rsid w:val="001231DE"/>
    <w:rsid w:val="001235BF"/>
    <w:rsid w:val="0012383C"/>
    <w:rsid w:val="00124E7C"/>
    <w:rsid w:val="00125862"/>
    <w:rsid w:val="00126145"/>
    <w:rsid w:val="001262F6"/>
    <w:rsid w:val="001266B1"/>
    <w:rsid w:val="00126C20"/>
    <w:rsid w:val="00127A4B"/>
    <w:rsid w:val="00127C72"/>
    <w:rsid w:val="001306E6"/>
    <w:rsid w:val="0013133E"/>
    <w:rsid w:val="00131E7D"/>
    <w:rsid w:val="00132AC7"/>
    <w:rsid w:val="00133252"/>
    <w:rsid w:val="001334DE"/>
    <w:rsid w:val="00134FE0"/>
    <w:rsid w:val="00135334"/>
    <w:rsid w:val="001356BB"/>
    <w:rsid w:val="00135791"/>
    <w:rsid w:val="001364A9"/>
    <w:rsid w:val="00136A91"/>
    <w:rsid w:val="00137CCE"/>
    <w:rsid w:val="00140164"/>
    <w:rsid w:val="00140D96"/>
    <w:rsid w:val="00141416"/>
    <w:rsid w:val="00141904"/>
    <w:rsid w:val="00141908"/>
    <w:rsid w:val="00141FC3"/>
    <w:rsid w:val="0014452C"/>
    <w:rsid w:val="00144798"/>
    <w:rsid w:val="00145201"/>
    <w:rsid w:val="00145412"/>
    <w:rsid w:val="00145AF5"/>
    <w:rsid w:val="00146480"/>
    <w:rsid w:val="00146671"/>
    <w:rsid w:val="001476E4"/>
    <w:rsid w:val="00150884"/>
    <w:rsid w:val="00150B4D"/>
    <w:rsid w:val="001510E1"/>
    <w:rsid w:val="00152FDB"/>
    <w:rsid w:val="0015326D"/>
    <w:rsid w:val="0015447D"/>
    <w:rsid w:val="00154F71"/>
    <w:rsid w:val="001551DF"/>
    <w:rsid w:val="00156741"/>
    <w:rsid w:val="0015679D"/>
    <w:rsid w:val="00157619"/>
    <w:rsid w:val="00157CE8"/>
    <w:rsid w:val="00157EFC"/>
    <w:rsid w:val="00157FEA"/>
    <w:rsid w:val="001603D3"/>
    <w:rsid w:val="00160484"/>
    <w:rsid w:val="00160E7A"/>
    <w:rsid w:val="0016162D"/>
    <w:rsid w:val="00161ACC"/>
    <w:rsid w:val="00161C0E"/>
    <w:rsid w:val="00162518"/>
    <w:rsid w:val="00162A26"/>
    <w:rsid w:val="00162C84"/>
    <w:rsid w:val="00162E16"/>
    <w:rsid w:val="001647B0"/>
    <w:rsid w:val="00164E39"/>
    <w:rsid w:val="00165AA1"/>
    <w:rsid w:val="00165AB8"/>
    <w:rsid w:val="00165F8E"/>
    <w:rsid w:val="0016618E"/>
    <w:rsid w:val="00166FDD"/>
    <w:rsid w:val="0016716E"/>
    <w:rsid w:val="0016723A"/>
    <w:rsid w:val="00167926"/>
    <w:rsid w:val="0016797E"/>
    <w:rsid w:val="00167B6C"/>
    <w:rsid w:val="00170BCD"/>
    <w:rsid w:val="00170F1F"/>
    <w:rsid w:val="00170F9C"/>
    <w:rsid w:val="00171517"/>
    <w:rsid w:val="00171790"/>
    <w:rsid w:val="00172703"/>
    <w:rsid w:val="00172BD2"/>
    <w:rsid w:val="00172C36"/>
    <w:rsid w:val="00173486"/>
    <w:rsid w:val="00173CEF"/>
    <w:rsid w:val="0017408C"/>
    <w:rsid w:val="00174BCD"/>
    <w:rsid w:val="0017586D"/>
    <w:rsid w:val="00176145"/>
    <w:rsid w:val="0017690E"/>
    <w:rsid w:val="00176923"/>
    <w:rsid w:val="00177478"/>
    <w:rsid w:val="001777B0"/>
    <w:rsid w:val="00177E7A"/>
    <w:rsid w:val="00177F31"/>
    <w:rsid w:val="0018033D"/>
    <w:rsid w:val="001804FD"/>
    <w:rsid w:val="00180EBD"/>
    <w:rsid w:val="00180F17"/>
    <w:rsid w:val="00181703"/>
    <w:rsid w:val="001837A3"/>
    <w:rsid w:val="00183DBF"/>
    <w:rsid w:val="0018510D"/>
    <w:rsid w:val="001858A6"/>
    <w:rsid w:val="00185C5D"/>
    <w:rsid w:val="00186503"/>
    <w:rsid w:val="0018658C"/>
    <w:rsid w:val="00186AC8"/>
    <w:rsid w:val="0018711E"/>
    <w:rsid w:val="00187398"/>
    <w:rsid w:val="001878FF"/>
    <w:rsid w:val="00187B4C"/>
    <w:rsid w:val="001905D2"/>
    <w:rsid w:val="00190A79"/>
    <w:rsid w:val="00191991"/>
    <w:rsid w:val="001920F6"/>
    <w:rsid w:val="001921E6"/>
    <w:rsid w:val="00192FD5"/>
    <w:rsid w:val="00193418"/>
    <w:rsid w:val="00193C53"/>
    <w:rsid w:val="00193CAF"/>
    <w:rsid w:val="00193DA2"/>
    <w:rsid w:val="00194253"/>
    <w:rsid w:val="0019435C"/>
    <w:rsid w:val="00194F7B"/>
    <w:rsid w:val="0019551E"/>
    <w:rsid w:val="00195C61"/>
    <w:rsid w:val="00195CCB"/>
    <w:rsid w:val="00196727"/>
    <w:rsid w:val="00197ADD"/>
    <w:rsid w:val="001A029C"/>
    <w:rsid w:val="001A0ADD"/>
    <w:rsid w:val="001A0E6D"/>
    <w:rsid w:val="001A1062"/>
    <w:rsid w:val="001A24DA"/>
    <w:rsid w:val="001A26BA"/>
    <w:rsid w:val="001A2776"/>
    <w:rsid w:val="001A283E"/>
    <w:rsid w:val="001A28FC"/>
    <w:rsid w:val="001A29C8"/>
    <w:rsid w:val="001A2B85"/>
    <w:rsid w:val="001A2BCC"/>
    <w:rsid w:val="001A2C02"/>
    <w:rsid w:val="001A2F9F"/>
    <w:rsid w:val="001A3223"/>
    <w:rsid w:val="001A347D"/>
    <w:rsid w:val="001A3B88"/>
    <w:rsid w:val="001A49A3"/>
    <w:rsid w:val="001A6AFE"/>
    <w:rsid w:val="001A6C0D"/>
    <w:rsid w:val="001A79E9"/>
    <w:rsid w:val="001A7D2E"/>
    <w:rsid w:val="001A7FF3"/>
    <w:rsid w:val="001B0484"/>
    <w:rsid w:val="001B07B1"/>
    <w:rsid w:val="001B0B27"/>
    <w:rsid w:val="001B1A88"/>
    <w:rsid w:val="001B219B"/>
    <w:rsid w:val="001B2CB4"/>
    <w:rsid w:val="001B3186"/>
    <w:rsid w:val="001B36E3"/>
    <w:rsid w:val="001B4608"/>
    <w:rsid w:val="001B549B"/>
    <w:rsid w:val="001B565B"/>
    <w:rsid w:val="001B5680"/>
    <w:rsid w:val="001B678B"/>
    <w:rsid w:val="001B6BFF"/>
    <w:rsid w:val="001B6C64"/>
    <w:rsid w:val="001B76F3"/>
    <w:rsid w:val="001C02D8"/>
    <w:rsid w:val="001C05D1"/>
    <w:rsid w:val="001C076F"/>
    <w:rsid w:val="001C0B62"/>
    <w:rsid w:val="001C0E38"/>
    <w:rsid w:val="001C117F"/>
    <w:rsid w:val="001C1344"/>
    <w:rsid w:val="001C1CFF"/>
    <w:rsid w:val="001C2B57"/>
    <w:rsid w:val="001C2BFB"/>
    <w:rsid w:val="001C2D95"/>
    <w:rsid w:val="001C2DD4"/>
    <w:rsid w:val="001C3040"/>
    <w:rsid w:val="001C3215"/>
    <w:rsid w:val="001C322E"/>
    <w:rsid w:val="001C35D5"/>
    <w:rsid w:val="001C436B"/>
    <w:rsid w:val="001C5069"/>
    <w:rsid w:val="001C58C9"/>
    <w:rsid w:val="001C5D71"/>
    <w:rsid w:val="001C5F25"/>
    <w:rsid w:val="001C6CEF"/>
    <w:rsid w:val="001C7541"/>
    <w:rsid w:val="001D0BB5"/>
    <w:rsid w:val="001D10DB"/>
    <w:rsid w:val="001D119F"/>
    <w:rsid w:val="001D148C"/>
    <w:rsid w:val="001D1C1B"/>
    <w:rsid w:val="001D223C"/>
    <w:rsid w:val="001D231A"/>
    <w:rsid w:val="001D2DE2"/>
    <w:rsid w:val="001D41C8"/>
    <w:rsid w:val="001D453E"/>
    <w:rsid w:val="001D5149"/>
    <w:rsid w:val="001D5362"/>
    <w:rsid w:val="001D649E"/>
    <w:rsid w:val="001D7040"/>
    <w:rsid w:val="001D712A"/>
    <w:rsid w:val="001D7195"/>
    <w:rsid w:val="001D745C"/>
    <w:rsid w:val="001D790A"/>
    <w:rsid w:val="001E0667"/>
    <w:rsid w:val="001E0FF5"/>
    <w:rsid w:val="001E2C7F"/>
    <w:rsid w:val="001E3077"/>
    <w:rsid w:val="001E34E5"/>
    <w:rsid w:val="001E3635"/>
    <w:rsid w:val="001E3863"/>
    <w:rsid w:val="001E41B0"/>
    <w:rsid w:val="001E4B6E"/>
    <w:rsid w:val="001E4D24"/>
    <w:rsid w:val="001E5912"/>
    <w:rsid w:val="001E5A97"/>
    <w:rsid w:val="001E63A5"/>
    <w:rsid w:val="001E67D2"/>
    <w:rsid w:val="001E6DA2"/>
    <w:rsid w:val="001E6DFD"/>
    <w:rsid w:val="001E79D4"/>
    <w:rsid w:val="001E7D9E"/>
    <w:rsid w:val="001F026F"/>
    <w:rsid w:val="001F0852"/>
    <w:rsid w:val="001F0F67"/>
    <w:rsid w:val="001F1774"/>
    <w:rsid w:val="001F243B"/>
    <w:rsid w:val="001F3036"/>
    <w:rsid w:val="001F4268"/>
    <w:rsid w:val="001F43E7"/>
    <w:rsid w:val="001F4AA5"/>
    <w:rsid w:val="001F4C3E"/>
    <w:rsid w:val="001F59BB"/>
    <w:rsid w:val="001F5E61"/>
    <w:rsid w:val="001F6246"/>
    <w:rsid w:val="001F67F4"/>
    <w:rsid w:val="001F74C7"/>
    <w:rsid w:val="001F78F2"/>
    <w:rsid w:val="001F7BF0"/>
    <w:rsid w:val="001F7E40"/>
    <w:rsid w:val="001F7EEE"/>
    <w:rsid w:val="00200462"/>
    <w:rsid w:val="002009C7"/>
    <w:rsid w:val="00200B1C"/>
    <w:rsid w:val="00200D46"/>
    <w:rsid w:val="0020110A"/>
    <w:rsid w:val="0020122F"/>
    <w:rsid w:val="002016B7"/>
    <w:rsid w:val="002021F5"/>
    <w:rsid w:val="0020260E"/>
    <w:rsid w:val="00202612"/>
    <w:rsid w:val="00202F5E"/>
    <w:rsid w:val="00202FBA"/>
    <w:rsid w:val="00203242"/>
    <w:rsid w:val="002037B6"/>
    <w:rsid w:val="00203ACE"/>
    <w:rsid w:val="00203FCF"/>
    <w:rsid w:val="00206884"/>
    <w:rsid w:val="00207767"/>
    <w:rsid w:val="00210978"/>
    <w:rsid w:val="00210A07"/>
    <w:rsid w:val="00210AFA"/>
    <w:rsid w:val="00210B31"/>
    <w:rsid w:val="00210CB9"/>
    <w:rsid w:val="00210D33"/>
    <w:rsid w:val="00211450"/>
    <w:rsid w:val="002119D7"/>
    <w:rsid w:val="00212129"/>
    <w:rsid w:val="00213A43"/>
    <w:rsid w:val="0021443C"/>
    <w:rsid w:val="00214A9B"/>
    <w:rsid w:val="00214CCD"/>
    <w:rsid w:val="00214F24"/>
    <w:rsid w:val="00215634"/>
    <w:rsid w:val="0021617B"/>
    <w:rsid w:val="00216320"/>
    <w:rsid w:val="00216695"/>
    <w:rsid w:val="00217231"/>
    <w:rsid w:val="0021724A"/>
    <w:rsid w:val="00217A86"/>
    <w:rsid w:val="00220344"/>
    <w:rsid w:val="00222072"/>
    <w:rsid w:val="00222326"/>
    <w:rsid w:val="00222FC9"/>
    <w:rsid w:val="00223379"/>
    <w:rsid w:val="00223C55"/>
    <w:rsid w:val="00224B15"/>
    <w:rsid w:val="00224EA6"/>
    <w:rsid w:val="00225027"/>
    <w:rsid w:val="002256F4"/>
    <w:rsid w:val="00225BCF"/>
    <w:rsid w:val="00225C80"/>
    <w:rsid w:val="00230282"/>
    <w:rsid w:val="00230ED4"/>
    <w:rsid w:val="002312BF"/>
    <w:rsid w:val="002313B9"/>
    <w:rsid w:val="002325C8"/>
    <w:rsid w:val="00232DE9"/>
    <w:rsid w:val="00233759"/>
    <w:rsid w:val="002344AA"/>
    <w:rsid w:val="0023450F"/>
    <w:rsid w:val="00234AA5"/>
    <w:rsid w:val="00234AE3"/>
    <w:rsid w:val="00234C91"/>
    <w:rsid w:val="00235B3E"/>
    <w:rsid w:val="00235C79"/>
    <w:rsid w:val="00235FFF"/>
    <w:rsid w:val="002362ED"/>
    <w:rsid w:val="0023648D"/>
    <w:rsid w:val="00236675"/>
    <w:rsid w:val="002367A3"/>
    <w:rsid w:val="00236B2C"/>
    <w:rsid w:val="0023731D"/>
    <w:rsid w:val="00240AF5"/>
    <w:rsid w:val="002451EF"/>
    <w:rsid w:val="0024549C"/>
    <w:rsid w:val="00245EEE"/>
    <w:rsid w:val="00246316"/>
    <w:rsid w:val="0024649E"/>
    <w:rsid w:val="0024696A"/>
    <w:rsid w:val="00247451"/>
    <w:rsid w:val="00250183"/>
    <w:rsid w:val="00250C15"/>
    <w:rsid w:val="00250E4E"/>
    <w:rsid w:val="00251655"/>
    <w:rsid w:val="00251724"/>
    <w:rsid w:val="002521CA"/>
    <w:rsid w:val="002531EF"/>
    <w:rsid w:val="00253774"/>
    <w:rsid w:val="00253DB7"/>
    <w:rsid w:val="00254DFD"/>
    <w:rsid w:val="002557C6"/>
    <w:rsid w:val="0025618C"/>
    <w:rsid w:val="0025652D"/>
    <w:rsid w:val="0025711E"/>
    <w:rsid w:val="00260048"/>
    <w:rsid w:val="00260263"/>
    <w:rsid w:val="002603FE"/>
    <w:rsid w:val="00260951"/>
    <w:rsid w:val="00261485"/>
    <w:rsid w:val="00261784"/>
    <w:rsid w:val="00261ABA"/>
    <w:rsid w:val="002624CB"/>
    <w:rsid w:val="00263480"/>
    <w:rsid w:val="002634FB"/>
    <w:rsid w:val="002638A7"/>
    <w:rsid w:val="002641A6"/>
    <w:rsid w:val="002646CF"/>
    <w:rsid w:val="0026561E"/>
    <w:rsid w:val="00265B19"/>
    <w:rsid w:val="00266044"/>
    <w:rsid w:val="002665E1"/>
    <w:rsid w:val="00267057"/>
    <w:rsid w:val="00267D12"/>
    <w:rsid w:val="00270A3F"/>
    <w:rsid w:val="00271B4C"/>
    <w:rsid w:val="00272374"/>
    <w:rsid w:val="00272409"/>
    <w:rsid w:val="00272850"/>
    <w:rsid w:val="00272F6A"/>
    <w:rsid w:val="00273FCE"/>
    <w:rsid w:val="002743C7"/>
    <w:rsid w:val="002748A5"/>
    <w:rsid w:val="00274CBD"/>
    <w:rsid w:val="0027502B"/>
    <w:rsid w:val="00275246"/>
    <w:rsid w:val="00275323"/>
    <w:rsid w:val="00275354"/>
    <w:rsid w:val="002762A2"/>
    <w:rsid w:val="00276964"/>
    <w:rsid w:val="00276CE5"/>
    <w:rsid w:val="00277164"/>
    <w:rsid w:val="002778B5"/>
    <w:rsid w:val="002779D9"/>
    <w:rsid w:val="00277ADE"/>
    <w:rsid w:val="0028151C"/>
    <w:rsid w:val="002817B5"/>
    <w:rsid w:val="002817D4"/>
    <w:rsid w:val="002828F5"/>
    <w:rsid w:val="002829E5"/>
    <w:rsid w:val="00282A52"/>
    <w:rsid w:val="00282B9B"/>
    <w:rsid w:val="00282E03"/>
    <w:rsid w:val="0028310A"/>
    <w:rsid w:val="002833A8"/>
    <w:rsid w:val="002834A1"/>
    <w:rsid w:val="00283B29"/>
    <w:rsid w:val="00284034"/>
    <w:rsid w:val="0028516A"/>
    <w:rsid w:val="002859A1"/>
    <w:rsid w:val="00285D11"/>
    <w:rsid w:val="00285E7C"/>
    <w:rsid w:val="0028675B"/>
    <w:rsid w:val="00286A2C"/>
    <w:rsid w:val="00287ACC"/>
    <w:rsid w:val="00287CEE"/>
    <w:rsid w:val="0029045E"/>
    <w:rsid w:val="00290614"/>
    <w:rsid w:val="00290737"/>
    <w:rsid w:val="00290C36"/>
    <w:rsid w:val="00291B8C"/>
    <w:rsid w:val="00292A4B"/>
    <w:rsid w:val="00292F9F"/>
    <w:rsid w:val="00293902"/>
    <w:rsid w:val="00293CED"/>
    <w:rsid w:val="00293EA0"/>
    <w:rsid w:val="00293F31"/>
    <w:rsid w:val="002945B4"/>
    <w:rsid w:val="00294DF8"/>
    <w:rsid w:val="00294F5C"/>
    <w:rsid w:val="0029558D"/>
    <w:rsid w:val="002956BD"/>
    <w:rsid w:val="0029610E"/>
    <w:rsid w:val="00296C47"/>
    <w:rsid w:val="00296E81"/>
    <w:rsid w:val="00296E91"/>
    <w:rsid w:val="00297181"/>
    <w:rsid w:val="00297990"/>
    <w:rsid w:val="002A102C"/>
    <w:rsid w:val="002A17F3"/>
    <w:rsid w:val="002A1B70"/>
    <w:rsid w:val="002A1ED2"/>
    <w:rsid w:val="002A203D"/>
    <w:rsid w:val="002A28AB"/>
    <w:rsid w:val="002A2C9B"/>
    <w:rsid w:val="002A3078"/>
    <w:rsid w:val="002A3FDB"/>
    <w:rsid w:val="002A416D"/>
    <w:rsid w:val="002A540A"/>
    <w:rsid w:val="002A5FBB"/>
    <w:rsid w:val="002A780E"/>
    <w:rsid w:val="002A7CC7"/>
    <w:rsid w:val="002B062B"/>
    <w:rsid w:val="002B0B3D"/>
    <w:rsid w:val="002B1154"/>
    <w:rsid w:val="002B17A1"/>
    <w:rsid w:val="002B19D1"/>
    <w:rsid w:val="002B1AE0"/>
    <w:rsid w:val="002B1FB0"/>
    <w:rsid w:val="002B22CC"/>
    <w:rsid w:val="002B2CDA"/>
    <w:rsid w:val="002B3833"/>
    <w:rsid w:val="002B3C8E"/>
    <w:rsid w:val="002B5CC3"/>
    <w:rsid w:val="002B616B"/>
    <w:rsid w:val="002B6CC7"/>
    <w:rsid w:val="002B701E"/>
    <w:rsid w:val="002B732B"/>
    <w:rsid w:val="002B7C98"/>
    <w:rsid w:val="002C019F"/>
    <w:rsid w:val="002C0751"/>
    <w:rsid w:val="002C0C90"/>
    <w:rsid w:val="002C0E72"/>
    <w:rsid w:val="002C1499"/>
    <w:rsid w:val="002C20FC"/>
    <w:rsid w:val="002C24BF"/>
    <w:rsid w:val="002C2B93"/>
    <w:rsid w:val="002C5038"/>
    <w:rsid w:val="002C505B"/>
    <w:rsid w:val="002C5261"/>
    <w:rsid w:val="002C5B02"/>
    <w:rsid w:val="002C77FA"/>
    <w:rsid w:val="002D068D"/>
    <w:rsid w:val="002D14D5"/>
    <w:rsid w:val="002D1801"/>
    <w:rsid w:val="002D1CF2"/>
    <w:rsid w:val="002D23CC"/>
    <w:rsid w:val="002D2DDB"/>
    <w:rsid w:val="002D2E77"/>
    <w:rsid w:val="002D32D7"/>
    <w:rsid w:val="002D32F9"/>
    <w:rsid w:val="002D3F28"/>
    <w:rsid w:val="002D434B"/>
    <w:rsid w:val="002D44EC"/>
    <w:rsid w:val="002D56A8"/>
    <w:rsid w:val="002D56EB"/>
    <w:rsid w:val="002D5972"/>
    <w:rsid w:val="002D5E6E"/>
    <w:rsid w:val="002D7178"/>
    <w:rsid w:val="002D75C4"/>
    <w:rsid w:val="002E0240"/>
    <w:rsid w:val="002E0D17"/>
    <w:rsid w:val="002E14AC"/>
    <w:rsid w:val="002E23CE"/>
    <w:rsid w:val="002E3109"/>
    <w:rsid w:val="002E3276"/>
    <w:rsid w:val="002E3E41"/>
    <w:rsid w:val="002E3F0A"/>
    <w:rsid w:val="002E41C5"/>
    <w:rsid w:val="002E46C9"/>
    <w:rsid w:val="002E488E"/>
    <w:rsid w:val="002E4A92"/>
    <w:rsid w:val="002E5281"/>
    <w:rsid w:val="002E574E"/>
    <w:rsid w:val="002E5FD5"/>
    <w:rsid w:val="002E702E"/>
    <w:rsid w:val="002E735D"/>
    <w:rsid w:val="002E7577"/>
    <w:rsid w:val="002E7DB2"/>
    <w:rsid w:val="002E7F45"/>
    <w:rsid w:val="002F03CE"/>
    <w:rsid w:val="002F0419"/>
    <w:rsid w:val="002F0A7A"/>
    <w:rsid w:val="002F1713"/>
    <w:rsid w:val="002F1A45"/>
    <w:rsid w:val="002F22C4"/>
    <w:rsid w:val="002F2A15"/>
    <w:rsid w:val="002F4981"/>
    <w:rsid w:val="002F4DDB"/>
    <w:rsid w:val="002F5B08"/>
    <w:rsid w:val="002F5D9B"/>
    <w:rsid w:val="002F7E41"/>
    <w:rsid w:val="002F7E84"/>
    <w:rsid w:val="003000E6"/>
    <w:rsid w:val="003015BE"/>
    <w:rsid w:val="00301706"/>
    <w:rsid w:val="003020DB"/>
    <w:rsid w:val="003021D4"/>
    <w:rsid w:val="003029A1"/>
    <w:rsid w:val="00303751"/>
    <w:rsid w:val="00304E96"/>
    <w:rsid w:val="003055C5"/>
    <w:rsid w:val="00306AC8"/>
    <w:rsid w:val="0030759D"/>
    <w:rsid w:val="00307AEE"/>
    <w:rsid w:val="00310345"/>
    <w:rsid w:val="00310523"/>
    <w:rsid w:val="00310F4F"/>
    <w:rsid w:val="00311771"/>
    <w:rsid w:val="00313790"/>
    <w:rsid w:val="00313BF7"/>
    <w:rsid w:val="0031403B"/>
    <w:rsid w:val="00314A95"/>
    <w:rsid w:val="00314BC6"/>
    <w:rsid w:val="00314C84"/>
    <w:rsid w:val="0031518B"/>
    <w:rsid w:val="0031523C"/>
    <w:rsid w:val="00315827"/>
    <w:rsid w:val="00315F28"/>
    <w:rsid w:val="0031644E"/>
    <w:rsid w:val="00316579"/>
    <w:rsid w:val="003168C0"/>
    <w:rsid w:val="003169AF"/>
    <w:rsid w:val="00316E9B"/>
    <w:rsid w:val="00316F54"/>
    <w:rsid w:val="00317D24"/>
    <w:rsid w:val="00317F0F"/>
    <w:rsid w:val="00320375"/>
    <w:rsid w:val="0032058C"/>
    <w:rsid w:val="0032187C"/>
    <w:rsid w:val="00321B0B"/>
    <w:rsid w:val="00322062"/>
    <w:rsid w:val="0032228A"/>
    <w:rsid w:val="00322822"/>
    <w:rsid w:val="00322B93"/>
    <w:rsid w:val="00322FE6"/>
    <w:rsid w:val="00323065"/>
    <w:rsid w:val="003236CD"/>
    <w:rsid w:val="00323906"/>
    <w:rsid w:val="00324089"/>
    <w:rsid w:val="003243B3"/>
    <w:rsid w:val="00325004"/>
    <w:rsid w:val="00325E88"/>
    <w:rsid w:val="0032635A"/>
    <w:rsid w:val="00326DAA"/>
    <w:rsid w:val="00326E84"/>
    <w:rsid w:val="00327AC0"/>
    <w:rsid w:val="00331986"/>
    <w:rsid w:val="00331CF3"/>
    <w:rsid w:val="00331E70"/>
    <w:rsid w:val="0033365D"/>
    <w:rsid w:val="00333AD2"/>
    <w:rsid w:val="00334B2D"/>
    <w:rsid w:val="0033519E"/>
    <w:rsid w:val="003355C4"/>
    <w:rsid w:val="00335B56"/>
    <w:rsid w:val="003374CF"/>
    <w:rsid w:val="00337BA3"/>
    <w:rsid w:val="00337C83"/>
    <w:rsid w:val="00337D29"/>
    <w:rsid w:val="003402BE"/>
    <w:rsid w:val="00341269"/>
    <w:rsid w:val="00342EC4"/>
    <w:rsid w:val="00343EBE"/>
    <w:rsid w:val="00344139"/>
    <w:rsid w:val="003445BA"/>
    <w:rsid w:val="003446F5"/>
    <w:rsid w:val="00345063"/>
    <w:rsid w:val="00345387"/>
    <w:rsid w:val="00345663"/>
    <w:rsid w:val="0034647C"/>
    <w:rsid w:val="00347136"/>
    <w:rsid w:val="0034764B"/>
    <w:rsid w:val="00347784"/>
    <w:rsid w:val="00347870"/>
    <w:rsid w:val="00347B67"/>
    <w:rsid w:val="003520A2"/>
    <w:rsid w:val="00352205"/>
    <w:rsid w:val="00352568"/>
    <w:rsid w:val="00352E32"/>
    <w:rsid w:val="00352E4F"/>
    <w:rsid w:val="0035423B"/>
    <w:rsid w:val="0035437B"/>
    <w:rsid w:val="00354F4E"/>
    <w:rsid w:val="00355721"/>
    <w:rsid w:val="003558C2"/>
    <w:rsid w:val="00355E08"/>
    <w:rsid w:val="00355E61"/>
    <w:rsid w:val="00357822"/>
    <w:rsid w:val="00357EA6"/>
    <w:rsid w:val="003600CB"/>
    <w:rsid w:val="00360284"/>
    <w:rsid w:val="0036046E"/>
    <w:rsid w:val="00360E36"/>
    <w:rsid w:val="003616CB"/>
    <w:rsid w:val="0036248D"/>
    <w:rsid w:val="00362B42"/>
    <w:rsid w:val="00362E55"/>
    <w:rsid w:val="003636CB"/>
    <w:rsid w:val="00363A25"/>
    <w:rsid w:val="003642F4"/>
    <w:rsid w:val="00364D00"/>
    <w:rsid w:val="00365914"/>
    <w:rsid w:val="00365DE2"/>
    <w:rsid w:val="00366260"/>
    <w:rsid w:val="00366796"/>
    <w:rsid w:val="00366ECC"/>
    <w:rsid w:val="003671A5"/>
    <w:rsid w:val="00367274"/>
    <w:rsid w:val="00367ADF"/>
    <w:rsid w:val="00367C42"/>
    <w:rsid w:val="00372321"/>
    <w:rsid w:val="0037291F"/>
    <w:rsid w:val="00372DFF"/>
    <w:rsid w:val="00372F53"/>
    <w:rsid w:val="0037369B"/>
    <w:rsid w:val="00373789"/>
    <w:rsid w:val="00373AA7"/>
    <w:rsid w:val="00374E17"/>
    <w:rsid w:val="003753F3"/>
    <w:rsid w:val="00375C2E"/>
    <w:rsid w:val="00375FC4"/>
    <w:rsid w:val="00376623"/>
    <w:rsid w:val="0037694F"/>
    <w:rsid w:val="003774C2"/>
    <w:rsid w:val="00380703"/>
    <w:rsid w:val="0038085F"/>
    <w:rsid w:val="00380BAD"/>
    <w:rsid w:val="00381783"/>
    <w:rsid w:val="003817D8"/>
    <w:rsid w:val="00381CB8"/>
    <w:rsid w:val="00382516"/>
    <w:rsid w:val="003827E7"/>
    <w:rsid w:val="0038315D"/>
    <w:rsid w:val="00383BE9"/>
    <w:rsid w:val="00383F08"/>
    <w:rsid w:val="0038553A"/>
    <w:rsid w:val="00385BCE"/>
    <w:rsid w:val="0038609D"/>
    <w:rsid w:val="003861FD"/>
    <w:rsid w:val="0038640B"/>
    <w:rsid w:val="0038755A"/>
    <w:rsid w:val="0038781F"/>
    <w:rsid w:val="00387FDC"/>
    <w:rsid w:val="0039025A"/>
    <w:rsid w:val="00390D3D"/>
    <w:rsid w:val="00391139"/>
    <w:rsid w:val="003913DA"/>
    <w:rsid w:val="0039163D"/>
    <w:rsid w:val="00391663"/>
    <w:rsid w:val="0039300E"/>
    <w:rsid w:val="003932AB"/>
    <w:rsid w:val="0039348A"/>
    <w:rsid w:val="00393675"/>
    <w:rsid w:val="00393AAF"/>
    <w:rsid w:val="00393F50"/>
    <w:rsid w:val="003953A9"/>
    <w:rsid w:val="003954D7"/>
    <w:rsid w:val="00395A44"/>
    <w:rsid w:val="00395F61"/>
    <w:rsid w:val="00396BF5"/>
    <w:rsid w:val="00396CAB"/>
    <w:rsid w:val="00397481"/>
    <w:rsid w:val="00397530"/>
    <w:rsid w:val="003976FF"/>
    <w:rsid w:val="003977ED"/>
    <w:rsid w:val="003A052B"/>
    <w:rsid w:val="003A0715"/>
    <w:rsid w:val="003A22D1"/>
    <w:rsid w:val="003A2DE5"/>
    <w:rsid w:val="003A34BE"/>
    <w:rsid w:val="003A35EA"/>
    <w:rsid w:val="003A3AA7"/>
    <w:rsid w:val="003A3D52"/>
    <w:rsid w:val="003A3E75"/>
    <w:rsid w:val="003A3FCF"/>
    <w:rsid w:val="003A4767"/>
    <w:rsid w:val="003A6DA0"/>
    <w:rsid w:val="003B03FE"/>
    <w:rsid w:val="003B0B1B"/>
    <w:rsid w:val="003B1514"/>
    <w:rsid w:val="003B1A30"/>
    <w:rsid w:val="003B1CD0"/>
    <w:rsid w:val="003B2DA3"/>
    <w:rsid w:val="003B2DBA"/>
    <w:rsid w:val="003B3006"/>
    <w:rsid w:val="003B3299"/>
    <w:rsid w:val="003B3BD8"/>
    <w:rsid w:val="003B46D0"/>
    <w:rsid w:val="003B4842"/>
    <w:rsid w:val="003B4D8C"/>
    <w:rsid w:val="003B537C"/>
    <w:rsid w:val="003B6B81"/>
    <w:rsid w:val="003B6D01"/>
    <w:rsid w:val="003B7382"/>
    <w:rsid w:val="003B7738"/>
    <w:rsid w:val="003B7A06"/>
    <w:rsid w:val="003B7E7D"/>
    <w:rsid w:val="003C02D5"/>
    <w:rsid w:val="003C17BD"/>
    <w:rsid w:val="003C247F"/>
    <w:rsid w:val="003C257E"/>
    <w:rsid w:val="003C2F77"/>
    <w:rsid w:val="003C37F9"/>
    <w:rsid w:val="003C39EB"/>
    <w:rsid w:val="003C439D"/>
    <w:rsid w:val="003C4AFA"/>
    <w:rsid w:val="003C5D76"/>
    <w:rsid w:val="003C6780"/>
    <w:rsid w:val="003C684B"/>
    <w:rsid w:val="003C72C5"/>
    <w:rsid w:val="003C7D86"/>
    <w:rsid w:val="003D0A9D"/>
    <w:rsid w:val="003D2485"/>
    <w:rsid w:val="003D2F11"/>
    <w:rsid w:val="003D309D"/>
    <w:rsid w:val="003D36ED"/>
    <w:rsid w:val="003D41CC"/>
    <w:rsid w:val="003D534B"/>
    <w:rsid w:val="003D567F"/>
    <w:rsid w:val="003D5B41"/>
    <w:rsid w:val="003D650A"/>
    <w:rsid w:val="003D6846"/>
    <w:rsid w:val="003D6A30"/>
    <w:rsid w:val="003D6D49"/>
    <w:rsid w:val="003D71B2"/>
    <w:rsid w:val="003D7250"/>
    <w:rsid w:val="003D76E0"/>
    <w:rsid w:val="003D7F75"/>
    <w:rsid w:val="003E01D1"/>
    <w:rsid w:val="003E04F9"/>
    <w:rsid w:val="003E2024"/>
    <w:rsid w:val="003E24BF"/>
    <w:rsid w:val="003E2565"/>
    <w:rsid w:val="003E307E"/>
    <w:rsid w:val="003E46CD"/>
    <w:rsid w:val="003E497B"/>
    <w:rsid w:val="003E49A2"/>
    <w:rsid w:val="003E4A61"/>
    <w:rsid w:val="003E4AAA"/>
    <w:rsid w:val="003E4C2D"/>
    <w:rsid w:val="003E4D6F"/>
    <w:rsid w:val="003E52CD"/>
    <w:rsid w:val="003E5563"/>
    <w:rsid w:val="003E5A5F"/>
    <w:rsid w:val="003E6144"/>
    <w:rsid w:val="003E626B"/>
    <w:rsid w:val="003E66C8"/>
    <w:rsid w:val="003E6CAD"/>
    <w:rsid w:val="003E7440"/>
    <w:rsid w:val="003E75CF"/>
    <w:rsid w:val="003E7A90"/>
    <w:rsid w:val="003F0048"/>
    <w:rsid w:val="003F012F"/>
    <w:rsid w:val="003F1065"/>
    <w:rsid w:val="003F11D8"/>
    <w:rsid w:val="003F1D56"/>
    <w:rsid w:val="003F2CC0"/>
    <w:rsid w:val="003F4288"/>
    <w:rsid w:val="003F4F72"/>
    <w:rsid w:val="003F5C66"/>
    <w:rsid w:val="003F5DCB"/>
    <w:rsid w:val="003F5E70"/>
    <w:rsid w:val="003F6033"/>
    <w:rsid w:val="003F6214"/>
    <w:rsid w:val="003F68D7"/>
    <w:rsid w:val="004000C3"/>
    <w:rsid w:val="0040097A"/>
    <w:rsid w:val="0040097B"/>
    <w:rsid w:val="00400B78"/>
    <w:rsid w:val="004012DE"/>
    <w:rsid w:val="0040131C"/>
    <w:rsid w:val="004016B2"/>
    <w:rsid w:val="00401C1E"/>
    <w:rsid w:val="00402659"/>
    <w:rsid w:val="00402DCC"/>
    <w:rsid w:val="00403054"/>
    <w:rsid w:val="0040357F"/>
    <w:rsid w:val="004037B1"/>
    <w:rsid w:val="004037BB"/>
    <w:rsid w:val="004042C1"/>
    <w:rsid w:val="004046D2"/>
    <w:rsid w:val="00404C62"/>
    <w:rsid w:val="004056A3"/>
    <w:rsid w:val="00405A4A"/>
    <w:rsid w:val="00405DF1"/>
    <w:rsid w:val="00407C72"/>
    <w:rsid w:val="00410493"/>
    <w:rsid w:val="00410845"/>
    <w:rsid w:val="00410B15"/>
    <w:rsid w:val="00411C08"/>
    <w:rsid w:val="0041335C"/>
    <w:rsid w:val="00413EB6"/>
    <w:rsid w:val="0041436B"/>
    <w:rsid w:val="00414859"/>
    <w:rsid w:val="00414F75"/>
    <w:rsid w:val="004150C4"/>
    <w:rsid w:val="0041543C"/>
    <w:rsid w:val="00415A3A"/>
    <w:rsid w:val="00415D80"/>
    <w:rsid w:val="0041607A"/>
    <w:rsid w:val="00416293"/>
    <w:rsid w:val="004166C4"/>
    <w:rsid w:val="00416785"/>
    <w:rsid w:val="00416EE7"/>
    <w:rsid w:val="00417DBD"/>
    <w:rsid w:val="00420127"/>
    <w:rsid w:val="004203AC"/>
    <w:rsid w:val="00420950"/>
    <w:rsid w:val="00421709"/>
    <w:rsid w:val="00421B6A"/>
    <w:rsid w:val="00422571"/>
    <w:rsid w:val="00422A90"/>
    <w:rsid w:val="00423249"/>
    <w:rsid w:val="004236CA"/>
    <w:rsid w:val="00424168"/>
    <w:rsid w:val="00424461"/>
    <w:rsid w:val="004248A6"/>
    <w:rsid w:val="00425081"/>
    <w:rsid w:val="00425546"/>
    <w:rsid w:val="004260E4"/>
    <w:rsid w:val="004260F6"/>
    <w:rsid w:val="00426220"/>
    <w:rsid w:val="00426377"/>
    <w:rsid w:val="00426BD5"/>
    <w:rsid w:val="004274D2"/>
    <w:rsid w:val="004305FC"/>
    <w:rsid w:val="00430DF0"/>
    <w:rsid w:val="00430E49"/>
    <w:rsid w:val="00432740"/>
    <w:rsid w:val="00432A33"/>
    <w:rsid w:val="004330F5"/>
    <w:rsid w:val="00433665"/>
    <w:rsid w:val="004336B8"/>
    <w:rsid w:val="00433AE2"/>
    <w:rsid w:val="00433D23"/>
    <w:rsid w:val="0043479B"/>
    <w:rsid w:val="004347DE"/>
    <w:rsid w:val="00434F5D"/>
    <w:rsid w:val="00435898"/>
    <w:rsid w:val="00435A3C"/>
    <w:rsid w:val="00437020"/>
    <w:rsid w:val="0043717F"/>
    <w:rsid w:val="00437EF4"/>
    <w:rsid w:val="0044088C"/>
    <w:rsid w:val="004425DB"/>
    <w:rsid w:val="00442D9B"/>
    <w:rsid w:val="004434FD"/>
    <w:rsid w:val="0044428F"/>
    <w:rsid w:val="00444D49"/>
    <w:rsid w:val="00444E63"/>
    <w:rsid w:val="00445066"/>
    <w:rsid w:val="00446A6E"/>
    <w:rsid w:val="00446B43"/>
    <w:rsid w:val="004472D3"/>
    <w:rsid w:val="0044734E"/>
    <w:rsid w:val="00447383"/>
    <w:rsid w:val="004503EC"/>
    <w:rsid w:val="004529C5"/>
    <w:rsid w:val="00452B66"/>
    <w:rsid w:val="00452E9E"/>
    <w:rsid w:val="00453999"/>
    <w:rsid w:val="00453B99"/>
    <w:rsid w:val="004553A4"/>
    <w:rsid w:val="00455654"/>
    <w:rsid w:val="00455B1C"/>
    <w:rsid w:val="004564DE"/>
    <w:rsid w:val="00456628"/>
    <w:rsid w:val="00456859"/>
    <w:rsid w:val="004575A5"/>
    <w:rsid w:val="004576BC"/>
    <w:rsid w:val="00460BF7"/>
    <w:rsid w:val="00460D70"/>
    <w:rsid w:val="0046105E"/>
    <w:rsid w:val="00461659"/>
    <w:rsid w:val="00461BA8"/>
    <w:rsid w:val="0046218D"/>
    <w:rsid w:val="00462543"/>
    <w:rsid w:val="00462D3F"/>
    <w:rsid w:val="004633D1"/>
    <w:rsid w:val="0046369F"/>
    <w:rsid w:val="004637DE"/>
    <w:rsid w:val="004638CF"/>
    <w:rsid w:val="00465226"/>
    <w:rsid w:val="00465C36"/>
    <w:rsid w:val="00465F6B"/>
    <w:rsid w:val="004667C6"/>
    <w:rsid w:val="004669F3"/>
    <w:rsid w:val="00467BB3"/>
    <w:rsid w:val="00467FAE"/>
    <w:rsid w:val="00470357"/>
    <w:rsid w:val="00470CF9"/>
    <w:rsid w:val="004719FA"/>
    <w:rsid w:val="0047260A"/>
    <w:rsid w:val="00472B53"/>
    <w:rsid w:val="004737A5"/>
    <w:rsid w:val="004738A6"/>
    <w:rsid w:val="00473C1F"/>
    <w:rsid w:val="00474283"/>
    <w:rsid w:val="004743D3"/>
    <w:rsid w:val="00474ED1"/>
    <w:rsid w:val="00474FB0"/>
    <w:rsid w:val="00475013"/>
    <w:rsid w:val="004755AA"/>
    <w:rsid w:val="00475E54"/>
    <w:rsid w:val="004762E9"/>
    <w:rsid w:val="00476901"/>
    <w:rsid w:val="00476F23"/>
    <w:rsid w:val="0048078F"/>
    <w:rsid w:val="00480C44"/>
    <w:rsid w:val="004811E1"/>
    <w:rsid w:val="004816E2"/>
    <w:rsid w:val="00481C94"/>
    <w:rsid w:val="00482A69"/>
    <w:rsid w:val="00482D72"/>
    <w:rsid w:val="00483124"/>
    <w:rsid w:val="004835CF"/>
    <w:rsid w:val="00483B81"/>
    <w:rsid w:val="00484658"/>
    <w:rsid w:val="00485689"/>
    <w:rsid w:val="0048609A"/>
    <w:rsid w:val="00486466"/>
    <w:rsid w:val="004869A0"/>
    <w:rsid w:val="00486CEA"/>
    <w:rsid w:val="00486E36"/>
    <w:rsid w:val="0048774A"/>
    <w:rsid w:val="00487993"/>
    <w:rsid w:val="00487DE7"/>
    <w:rsid w:val="004900DF"/>
    <w:rsid w:val="00490320"/>
    <w:rsid w:val="0049038A"/>
    <w:rsid w:val="00490D9F"/>
    <w:rsid w:val="00491198"/>
    <w:rsid w:val="0049126A"/>
    <w:rsid w:val="00492295"/>
    <w:rsid w:val="004926D2"/>
    <w:rsid w:val="004926E2"/>
    <w:rsid w:val="00492A3D"/>
    <w:rsid w:val="0049419D"/>
    <w:rsid w:val="00494577"/>
    <w:rsid w:val="00494A1B"/>
    <w:rsid w:val="0049682A"/>
    <w:rsid w:val="00496BC0"/>
    <w:rsid w:val="00496C96"/>
    <w:rsid w:val="00496DA6"/>
    <w:rsid w:val="00497379"/>
    <w:rsid w:val="00497A81"/>
    <w:rsid w:val="004A04E2"/>
    <w:rsid w:val="004A05F2"/>
    <w:rsid w:val="004A08E2"/>
    <w:rsid w:val="004A0EB7"/>
    <w:rsid w:val="004A1577"/>
    <w:rsid w:val="004A215F"/>
    <w:rsid w:val="004A2506"/>
    <w:rsid w:val="004A2A6D"/>
    <w:rsid w:val="004A3188"/>
    <w:rsid w:val="004A329D"/>
    <w:rsid w:val="004A35DD"/>
    <w:rsid w:val="004A3DD5"/>
    <w:rsid w:val="004A4340"/>
    <w:rsid w:val="004A60F4"/>
    <w:rsid w:val="004A6377"/>
    <w:rsid w:val="004A646D"/>
    <w:rsid w:val="004A65D6"/>
    <w:rsid w:val="004A66F6"/>
    <w:rsid w:val="004A7748"/>
    <w:rsid w:val="004A7CE4"/>
    <w:rsid w:val="004B307B"/>
    <w:rsid w:val="004B42E4"/>
    <w:rsid w:val="004B44BA"/>
    <w:rsid w:val="004B538C"/>
    <w:rsid w:val="004B69CB"/>
    <w:rsid w:val="004B6FF3"/>
    <w:rsid w:val="004B714C"/>
    <w:rsid w:val="004B77AD"/>
    <w:rsid w:val="004B7904"/>
    <w:rsid w:val="004B7A18"/>
    <w:rsid w:val="004B7AA0"/>
    <w:rsid w:val="004C0294"/>
    <w:rsid w:val="004C0E5A"/>
    <w:rsid w:val="004C10F8"/>
    <w:rsid w:val="004C12B4"/>
    <w:rsid w:val="004C1E8D"/>
    <w:rsid w:val="004C228D"/>
    <w:rsid w:val="004C357C"/>
    <w:rsid w:val="004C409C"/>
    <w:rsid w:val="004C41D8"/>
    <w:rsid w:val="004C4CC7"/>
    <w:rsid w:val="004C4FF4"/>
    <w:rsid w:val="004C50B1"/>
    <w:rsid w:val="004C53A6"/>
    <w:rsid w:val="004C559C"/>
    <w:rsid w:val="004C5C36"/>
    <w:rsid w:val="004C6424"/>
    <w:rsid w:val="004C65B7"/>
    <w:rsid w:val="004C6890"/>
    <w:rsid w:val="004C7E24"/>
    <w:rsid w:val="004D044E"/>
    <w:rsid w:val="004D0E0C"/>
    <w:rsid w:val="004D1B09"/>
    <w:rsid w:val="004D2516"/>
    <w:rsid w:val="004D34BD"/>
    <w:rsid w:val="004D3583"/>
    <w:rsid w:val="004D3966"/>
    <w:rsid w:val="004D3AAD"/>
    <w:rsid w:val="004D3C3A"/>
    <w:rsid w:val="004D3DFA"/>
    <w:rsid w:val="004D5BB5"/>
    <w:rsid w:val="004D6005"/>
    <w:rsid w:val="004D6105"/>
    <w:rsid w:val="004D6816"/>
    <w:rsid w:val="004D6C82"/>
    <w:rsid w:val="004D77A1"/>
    <w:rsid w:val="004E0124"/>
    <w:rsid w:val="004E0178"/>
    <w:rsid w:val="004E075F"/>
    <w:rsid w:val="004E0789"/>
    <w:rsid w:val="004E0F78"/>
    <w:rsid w:val="004E25AD"/>
    <w:rsid w:val="004E27A4"/>
    <w:rsid w:val="004E2AB4"/>
    <w:rsid w:val="004E356D"/>
    <w:rsid w:val="004E4387"/>
    <w:rsid w:val="004E49FD"/>
    <w:rsid w:val="004E5159"/>
    <w:rsid w:val="004E5707"/>
    <w:rsid w:val="004E616B"/>
    <w:rsid w:val="004E63F5"/>
    <w:rsid w:val="004E6AF7"/>
    <w:rsid w:val="004E71F7"/>
    <w:rsid w:val="004E765D"/>
    <w:rsid w:val="004E7A6F"/>
    <w:rsid w:val="004E7BC0"/>
    <w:rsid w:val="004E7F50"/>
    <w:rsid w:val="004F02DC"/>
    <w:rsid w:val="004F104D"/>
    <w:rsid w:val="004F186B"/>
    <w:rsid w:val="004F1AC5"/>
    <w:rsid w:val="004F1BC7"/>
    <w:rsid w:val="004F24E1"/>
    <w:rsid w:val="004F2711"/>
    <w:rsid w:val="004F3234"/>
    <w:rsid w:val="004F5CBB"/>
    <w:rsid w:val="004F5EC5"/>
    <w:rsid w:val="004F7110"/>
    <w:rsid w:val="004F71D6"/>
    <w:rsid w:val="004F7590"/>
    <w:rsid w:val="004F77C3"/>
    <w:rsid w:val="005005F2"/>
    <w:rsid w:val="005018AC"/>
    <w:rsid w:val="00501F9D"/>
    <w:rsid w:val="00502138"/>
    <w:rsid w:val="00502221"/>
    <w:rsid w:val="005030DA"/>
    <w:rsid w:val="005030F7"/>
    <w:rsid w:val="0050338C"/>
    <w:rsid w:val="0050392E"/>
    <w:rsid w:val="00504A5D"/>
    <w:rsid w:val="00504B69"/>
    <w:rsid w:val="00506123"/>
    <w:rsid w:val="0050620A"/>
    <w:rsid w:val="005066F6"/>
    <w:rsid w:val="005070A4"/>
    <w:rsid w:val="00507271"/>
    <w:rsid w:val="0050736B"/>
    <w:rsid w:val="0051020F"/>
    <w:rsid w:val="0051031D"/>
    <w:rsid w:val="00510759"/>
    <w:rsid w:val="00510E49"/>
    <w:rsid w:val="005111C4"/>
    <w:rsid w:val="005112B3"/>
    <w:rsid w:val="005116DE"/>
    <w:rsid w:val="005118C4"/>
    <w:rsid w:val="005127D0"/>
    <w:rsid w:val="00512DF5"/>
    <w:rsid w:val="00513A2C"/>
    <w:rsid w:val="00513B3F"/>
    <w:rsid w:val="00513FDA"/>
    <w:rsid w:val="00514201"/>
    <w:rsid w:val="00515205"/>
    <w:rsid w:val="0051529A"/>
    <w:rsid w:val="0051556B"/>
    <w:rsid w:val="00515BB1"/>
    <w:rsid w:val="00516229"/>
    <w:rsid w:val="0051632C"/>
    <w:rsid w:val="005165E1"/>
    <w:rsid w:val="00516609"/>
    <w:rsid w:val="0051694C"/>
    <w:rsid w:val="005170B3"/>
    <w:rsid w:val="005177A2"/>
    <w:rsid w:val="00517A48"/>
    <w:rsid w:val="00517B39"/>
    <w:rsid w:val="0052018A"/>
    <w:rsid w:val="00520728"/>
    <w:rsid w:val="0052189C"/>
    <w:rsid w:val="00521A0D"/>
    <w:rsid w:val="0052292F"/>
    <w:rsid w:val="0052372E"/>
    <w:rsid w:val="0052485A"/>
    <w:rsid w:val="005248E1"/>
    <w:rsid w:val="00524A7B"/>
    <w:rsid w:val="00524BA3"/>
    <w:rsid w:val="00524CE8"/>
    <w:rsid w:val="0052523A"/>
    <w:rsid w:val="00525589"/>
    <w:rsid w:val="00525BDE"/>
    <w:rsid w:val="005262F8"/>
    <w:rsid w:val="005263E3"/>
    <w:rsid w:val="0052669E"/>
    <w:rsid w:val="00527200"/>
    <w:rsid w:val="00527384"/>
    <w:rsid w:val="0052761D"/>
    <w:rsid w:val="00527864"/>
    <w:rsid w:val="00527A25"/>
    <w:rsid w:val="00527D59"/>
    <w:rsid w:val="00527E9D"/>
    <w:rsid w:val="00530302"/>
    <w:rsid w:val="005303D9"/>
    <w:rsid w:val="005304F1"/>
    <w:rsid w:val="005316DE"/>
    <w:rsid w:val="00531B0C"/>
    <w:rsid w:val="00532B5A"/>
    <w:rsid w:val="00532BEF"/>
    <w:rsid w:val="00533138"/>
    <w:rsid w:val="005335E4"/>
    <w:rsid w:val="005337B1"/>
    <w:rsid w:val="00533811"/>
    <w:rsid w:val="00534376"/>
    <w:rsid w:val="0053487B"/>
    <w:rsid w:val="00535591"/>
    <w:rsid w:val="00535FDD"/>
    <w:rsid w:val="00536716"/>
    <w:rsid w:val="005367F7"/>
    <w:rsid w:val="00536A43"/>
    <w:rsid w:val="00536B8E"/>
    <w:rsid w:val="00536BB0"/>
    <w:rsid w:val="005373ED"/>
    <w:rsid w:val="00537700"/>
    <w:rsid w:val="00537ACC"/>
    <w:rsid w:val="00542DF3"/>
    <w:rsid w:val="005430FD"/>
    <w:rsid w:val="0054402F"/>
    <w:rsid w:val="0054493A"/>
    <w:rsid w:val="00544B38"/>
    <w:rsid w:val="00544ECB"/>
    <w:rsid w:val="005454F9"/>
    <w:rsid w:val="00545A0F"/>
    <w:rsid w:val="00545F54"/>
    <w:rsid w:val="005465ED"/>
    <w:rsid w:val="00546944"/>
    <w:rsid w:val="00546B7D"/>
    <w:rsid w:val="00546D0B"/>
    <w:rsid w:val="005479F9"/>
    <w:rsid w:val="005500F1"/>
    <w:rsid w:val="00550362"/>
    <w:rsid w:val="00550940"/>
    <w:rsid w:val="00550B5A"/>
    <w:rsid w:val="00550F68"/>
    <w:rsid w:val="0055237B"/>
    <w:rsid w:val="00553B08"/>
    <w:rsid w:val="00553CAC"/>
    <w:rsid w:val="00553D3F"/>
    <w:rsid w:val="0055459A"/>
    <w:rsid w:val="005558A0"/>
    <w:rsid w:val="00555AD3"/>
    <w:rsid w:val="00555B3C"/>
    <w:rsid w:val="00555B80"/>
    <w:rsid w:val="00555DD2"/>
    <w:rsid w:val="00555EDF"/>
    <w:rsid w:val="00555FBB"/>
    <w:rsid w:val="00556211"/>
    <w:rsid w:val="0055622C"/>
    <w:rsid w:val="00556461"/>
    <w:rsid w:val="0055664A"/>
    <w:rsid w:val="00556E64"/>
    <w:rsid w:val="00560438"/>
    <w:rsid w:val="00560D69"/>
    <w:rsid w:val="00560E96"/>
    <w:rsid w:val="00561823"/>
    <w:rsid w:val="005622BE"/>
    <w:rsid w:val="00563874"/>
    <w:rsid w:val="00563BAF"/>
    <w:rsid w:val="00564225"/>
    <w:rsid w:val="0056468A"/>
    <w:rsid w:val="00564718"/>
    <w:rsid w:val="00565EB5"/>
    <w:rsid w:val="00567093"/>
    <w:rsid w:val="005700DD"/>
    <w:rsid w:val="00570425"/>
    <w:rsid w:val="00570DE6"/>
    <w:rsid w:val="005717AC"/>
    <w:rsid w:val="00571FBA"/>
    <w:rsid w:val="00573AE3"/>
    <w:rsid w:val="00573B7A"/>
    <w:rsid w:val="00574082"/>
    <w:rsid w:val="0057479D"/>
    <w:rsid w:val="005772FE"/>
    <w:rsid w:val="00580A21"/>
    <w:rsid w:val="00580C45"/>
    <w:rsid w:val="00580F5B"/>
    <w:rsid w:val="005818A2"/>
    <w:rsid w:val="00581C72"/>
    <w:rsid w:val="00582015"/>
    <w:rsid w:val="00582680"/>
    <w:rsid w:val="0058280B"/>
    <w:rsid w:val="0058302D"/>
    <w:rsid w:val="00583041"/>
    <w:rsid w:val="005832C2"/>
    <w:rsid w:val="005837F5"/>
    <w:rsid w:val="00583A9A"/>
    <w:rsid w:val="00584D40"/>
    <w:rsid w:val="00586366"/>
    <w:rsid w:val="00587496"/>
    <w:rsid w:val="005900EF"/>
    <w:rsid w:val="00590838"/>
    <w:rsid w:val="00590B35"/>
    <w:rsid w:val="00592312"/>
    <w:rsid w:val="005924F1"/>
    <w:rsid w:val="00592798"/>
    <w:rsid w:val="005929A9"/>
    <w:rsid w:val="00592BB6"/>
    <w:rsid w:val="00592F49"/>
    <w:rsid w:val="00593D3F"/>
    <w:rsid w:val="005946BA"/>
    <w:rsid w:val="00595A37"/>
    <w:rsid w:val="00595F2B"/>
    <w:rsid w:val="0059615F"/>
    <w:rsid w:val="005963C2"/>
    <w:rsid w:val="005972F2"/>
    <w:rsid w:val="005977A8"/>
    <w:rsid w:val="005A1A9D"/>
    <w:rsid w:val="005A1B0F"/>
    <w:rsid w:val="005A27C9"/>
    <w:rsid w:val="005A2B4F"/>
    <w:rsid w:val="005A37BB"/>
    <w:rsid w:val="005A3C0E"/>
    <w:rsid w:val="005A4323"/>
    <w:rsid w:val="005A4627"/>
    <w:rsid w:val="005A48C0"/>
    <w:rsid w:val="005A4DF2"/>
    <w:rsid w:val="005A5477"/>
    <w:rsid w:val="005A5F9E"/>
    <w:rsid w:val="005A72AE"/>
    <w:rsid w:val="005B0093"/>
    <w:rsid w:val="005B1187"/>
    <w:rsid w:val="005B13A6"/>
    <w:rsid w:val="005B13D9"/>
    <w:rsid w:val="005B3484"/>
    <w:rsid w:val="005B3FB1"/>
    <w:rsid w:val="005B3FF4"/>
    <w:rsid w:val="005B412E"/>
    <w:rsid w:val="005B52D3"/>
    <w:rsid w:val="005B5F54"/>
    <w:rsid w:val="005B602E"/>
    <w:rsid w:val="005B61B7"/>
    <w:rsid w:val="005B6A8A"/>
    <w:rsid w:val="005B7357"/>
    <w:rsid w:val="005B786B"/>
    <w:rsid w:val="005B7BD4"/>
    <w:rsid w:val="005C067A"/>
    <w:rsid w:val="005C2F09"/>
    <w:rsid w:val="005C35F4"/>
    <w:rsid w:val="005C3788"/>
    <w:rsid w:val="005C3AEA"/>
    <w:rsid w:val="005C4310"/>
    <w:rsid w:val="005C441E"/>
    <w:rsid w:val="005C5038"/>
    <w:rsid w:val="005C53C2"/>
    <w:rsid w:val="005C55D0"/>
    <w:rsid w:val="005C5F55"/>
    <w:rsid w:val="005C5F67"/>
    <w:rsid w:val="005C6503"/>
    <w:rsid w:val="005C7782"/>
    <w:rsid w:val="005C799D"/>
    <w:rsid w:val="005C7A57"/>
    <w:rsid w:val="005D131E"/>
    <w:rsid w:val="005D1441"/>
    <w:rsid w:val="005D1823"/>
    <w:rsid w:val="005D19B5"/>
    <w:rsid w:val="005D20DC"/>
    <w:rsid w:val="005D2E84"/>
    <w:rsid w:val="005D2F01"/>
    <w:rsid w:val="005D2F8A"/>
    <w:rsid w:val="005D3787"/>
    <w:rsid w:val="005D3DAF"/>
    <w:rsid w:val="005D4099"/>
    <w:rsid w:val="005D61E7"/>
    <w:rsid w:val="005D6762"/>
    <w:rsid w:val="005D7165"/>
    <w:rsid w:val="005E04D3"/>
    <w:rsid w:val="005E0A4E"/>
    <w:rsid w:val="005E10C0"/>
    <w:rsid w:val="005E1FC9"/>
    <w:rsid w:val="005E2374"/>
    <w:rsid w:val="005E4E2B"/>
    <w:rsid w:val="005E5933"/>
    <w:rsid w:val="005E6110"/>
    <w:rsid w:val="005E6183"/>
    <w:rsid w:val="005E61C7"/>
    <w:rsid w:val="005E6301"/>
    <w:rsid w:val="005E6488"/>
    <w:rsid w:val="005E6A72"/>
    <w:rsid w:val="005E6E5E"/>
    <w:rsid w:val="005E74BC"/>
    <w:rsid w:val="005F05F8"/>
    <w:rsid w:val="005F06BC"/>
    <w:rsid w:val="005F0C4F"/>
    <w:rsid w:val="005F1103"/>
    <w:rsid w:val="005F1CE0"/>
    <w:rsid w:val="005F1F31"/>
    <w:rsid w:val="005F22AD"/>
    <w:rsid w:val="005F28F3"/>
    <w:rsid w:val="005F29BC"/>
    <w:rsid w:val="005F3061"/>
    <w:rsid w:val="005F3D31"/>
    <w:rsid w:val="005F4171"/>
    <w:rsid w:val="005F442C"/>
    <w:rsid w:val="005F4B3B"/>
    <w:rsid w:val="005F4C47"/>
    <w:rsid w:val="005F5176"/>
    <w:rsid w:val="005F692D"/>
    <w:rsid w:val="005F6E72"/>
    <w:rsid w:val="005F6F8B"/>
    <w:rsid w:val="005F764F"/>
    <w:rsid w:val="005F79D4"/>
    <w:rsid w:val="005F7D9C"/>
    <w:rsid w:val="006001FF"/>
    <w:rsid w:val="00601DEE"/>
    <w:rsid w:val="00603355"/>
    <w:rsid w:val="00603AB3"/>
    <w:rsid w:val="00604804"/>
    <w:rsid w:val="006049C0"/>
    <w:rsid w:val="00604F17"/>
    <w:rsid w:val="00605191"/>
    <w:rsid w:val="006052D1"/>
    <w:rsid w:val="00605B45"/>
    <w:rsid w:val="006078D1"/>
    <w:rsid w:val="0060793E"/>
    <w:rsid w:val="00611974"/>
    <w:rsid w:val="006120F5"/>
    <w:rsid w:val="00612331"/>
    <w:rsid w:val="0061294B"/>
    <w:rsid w:val="006131A3"/>
    <w:rsid w:val="0061492C"/>
    <w:rsid w:val="00614B3A"/>
    <w:rsid w:val="00614B64"/>
    <w:rsid w:val="00614CA8"/>
    <w:rsid w:val="0061517E"/>
    <w:rsid w:val="00615EE4"/>
    <w:rsid w:val="00615FF8"/>
    <w:rsid w:val="006161A2"/>
    <w:rsid w:val="00620E9A"/>
    <w:rsid w:val="00621398"/>
    <w:rsid w:val="00621CE3"/>
    <w:rsid w:val="00621EC0"/>
    <w:rsid w:val="006225D4"/>
    <w:rsid w:val="00624555"/>
    <w:rsid w:val="00624641"/>
    <w:rsid w:val="00624960"/>
    <w:rsid w:val="00624DBE"/>
    <w:rsid w:val="00625352"/>
    <w:rsid w:val="0062557B"/>
    <w:rsid w:val="006255B2"/>
    <w:rsid w:val="006261CB"/>
    <w:rsid w:val="006303CF"/>
    <w:rsid w:val="00630480"/>
    <w:rsid w:val="006304C3"/>
    <w:rsid w:val="00630862"/>
    <w:rsid w:val="00630AB9"/>
    <w:rsid w:val="00631569"/>
    <w:rsid w:val="00631F14"/>
    <w:rsid w:val="00631F2C"/>
    <w:rsid w:val="00632625"/>
    <w:rsid w:val="006327C7"/>
    <w:rsid w:val="00632991"/>
    <w:rsid w:val="00632FD8"/>
    <w:rsid w:val="00633B92"/>
    <w:rsid w:val="006351AD"/>
    <w:rsid w:val="00635E9F"/>
    <w:rsid w:val="00636A63"/>
    <w:rsid w:val="00636F8F"/>
    <w:rsid w:val="00637396"/>
    <w:rsid w:val="00637D71"/>
    <w:rsid w:val="0064038B"/>
    <w:rsid w:val="00640A68"/>
    <w:rsid w:val="00640AD9"/>
    <w:rsid w:val="00641AAC"/>
    <w:rsid w:val="00641AEB"/>
    <w:rsid w:val="00641C6F"/>
    <w:rsid w:val="00642085"/>
    <w:rsid w:val="006436A4"/>
    <w:rsid w:val="00643DCD"/>
    <w:rsid w:val="00644B00"/>
    <w:rsid w:val="006454D3"/>
    <w:rsid w:val="00645D18"/>
    <w:rsid w:val="0064712F"/>
    <w:rsid w:val="0065000B"/>
    <w:rsid w:val="00650386"/>
    <w:rsid w:val="00651601"/>
    <w:rsid w:val="00651617"/>
    <w:rsid w:val="0065185D"/>
    <w:rsid w:val="00651EC1"/>
    <w:rsid w:val="00652352"/>
    <w:rsid w:val="0065260A"/>
    <w:rsid w:val="00652747"/>
    <w:rsid w:val="006535F6"/>
    <w:rsid w:val="006540D1"/>
    <w:rsid w:val="0065476F"/>
    <w:rsid w:val="006549B6"/>
    <w:rsid w:val="00654F00"/>
    <w:rsid w:val="00655062"/>
    <w:rsid w:val="00655243"/>
    <w:rsid w:val="006555DC"/>
    <w:rsid w:val="00655FAB"/>
    <w:rsid w:val="006561FD"/>
    <w:rsid w:val="006565CD"/>
    <w:rsid w:val="00656A73"/>
    <w:rsid w:val="00656C08"/>
    <w:rsid w:val="00656C4E"/>
    <w:rsid w:val="0065777F"/>
    <w:rsid w:val="00657B55"/>
    <w:rsid w:val="00657E17"/>
    <w:rsid w:val="00657EC7"/>
    <w:rsid w:val="00661A0F"/>
    <w:rsid w:val="00661F3B"/>
    <w:rsid w:val="00662804"/>
    <w:rsid w:val="00662ED7"/>
    <w:rsid w:val="0066393E"/>
    <w:rsid w:val="00663B87"/>
    <w:rsid w:val="0066491C"/>
    <w:rsid w:val="00664CCC"/>
    <w:rsid w:val="00664DAB"/>
    <w:rsid w:val="00664EF4"/>
    <w:rsid w:val="00665593"/>
    <w:rsid w:val="00665781"/>
    <w:rsid w:val="00665ADF"/>
    <w:rsid w:val="006667A3"/>
    <w:rsid w:val="00666E29"/>
    <w:rsid w:val="00667DF8"/>
    <w:rsid w:val="00670530"/>
    <w:rsid w:val="0067063C"/>
    <w:rsid w:val="00670E47"/>
    <w:rsid w:val="006716C8"/>
    <w:rsid w:val="00671C4B"/>
    <w:rsid w:val="00672509"/>
    <w:rsid w:val="0067399F"/>
    <w:rsid w:val="00673FC6"/>
    <w:rsid w:val="00674654"/>
    <w:rsid w:val="00675732"/>
    <w:rsid w:val="00675944"/>
    <w:rsid w:val="00676181"/>
    <w:rsid w:val="0067652E"/>
    <w:rsid w:val="006766FD"/>
    <w:rsid w:val="00677616"/>
    <w:rsid w:val="0067765C"/>
    <w:rsid w:val="00677893"/>
    <w:rsid w:val="00677D03"/>
    <w:rsid w:val="00680F57"/>
    <w:rsid w:val="00681EAD"/>
    <w:rsid w:val="00681EAF"/>
    <w:rsid w:val="00682060"/>
    <w:rsid w:val="00682625"/>
    <w:rsid w:val="00682C6F"/>
    <w:rsid w:val="00682F88"/>
    <w:rsid w:val="0068338C"/>
    <w:rsid w:val="006838A2"/>
    <w:rsid w:val="00684564"/>
    <w:rsid w:val="006848E8"/>
    <w:rsid w:val="00684B1B"/>
    <w:rsid w:val="00684EC6"/>
    <w:rsid w:val="00684F9C"/>
    <w:rsid w:val="0068514C"/>
    <w:rsid w:val="0068579E"/>
    <w:rsid w:val="0068584C"/>
    <w:rsid w:val="006871FA"/>
    <w:rsid w:val="006873BF"/>
    <w:rsid w:val="00690324"/>
    <w:rsid w:val="00691E31"/>
    <w:rsid w:val="0069270F"/>
    <w:rsid w:val="00693267"/>
    <w:rsid w:val="006932AD"/>
    <w:rsid w:val="0069343D"/>
    <w:rsid w:val="00694D26"/>
    <w:rsid w:val="006957BD"/>
    <w:rsid w:val="00695C52"/>
    <w:rsid w:val="00696E10"/>
    <w:rsid w:val="006976ED"/>
    <w:rsid w:val="006A0287"/>
    <w:rsid w:val="006A1193"/>
    <w:rsid w:val="006A19B3"/>
    <w:rsid w:val="006A2B46"/>
    <w:rsid w:val="006A2D7B"/>
    <w:rsid w:val="006A317E"/>
    <w:rsid w:val="006A331B"/>
    <w:rsid w:val="006A3B88"/>
    <w:rsid w:val="006A3FB8"/>
    <w:rsid w:val="006A40EC"/>
    <w:rsid w:val="006A44C6"/>
    <w:rsid w:val="006A5447"/>
    <w:rsid w:val="006A7A83"/>
    <w:rsid w:val="006B0768"/>
    <w:rsid w:val="006B12FA"/>
    <w:rsid w:val="006B1546"/>
    <w:rsid w:val="006B1902"/>
    <w:rsid w:val="006B22EB"/>
    <w:rsid w:val="006B2760"/>
    <w:rsid w:val="006B2B37"/>
    <w:rsid w:val="006B2B7F"/>
    <w:rsid w:val="006B33C9"/>
    <w:rsid w:val="006B35B9"/>
    <w:rsid w:val="006B5492"/>
    <w:rsid w:val="006B6138"/>
    <w:rsid w:val="006B66C1"/>
    <w:rsid w:val="006B789F"/>
    <w:rsid w:val="006B7998"/>
    <w:rsid w:val="006B7FD1"/>
    <w:rsid w:val="006C0564"/>
    <w:rsid w:val="006C0576"/>
    <w:rsid w:val="006C0D2D"/>
    <w:rsid w:val="006C1573"/>
    <w:rsid w:val="006C1A94"/>
    <w:rsid w:val="006C1AC6"/>
    <w:rsid w:val="006C1B03"/>
    <w:rsid w:val="006C1C92"/>
    <w:rsid w:val="006C25DE"/>
    <w:rsid w:val="006C260F"/>
    <w:rsid w:val="006C294C"/>
    <w:rsid w:val="006C3F59"/>
    <w:rsid w:val="006C4FF8"/>
    <w:rsid w:val="006C5A6F"/>
    <w:rsid w:val="006C61BC"/>
    <w:rsid w:val="006C667F"/>
    <w:rsid w:val="006C6A37"/>
    <w:rsid w:val="006D030E"/>
    <w:rsid w:val="006D0E33"/>
    <w:rsid w:val="006D1515"/>
    <w:rsid w:val="006D19C1"/>
    <w:rsid w:val="006D2E41"/>
    <w:rsid w:val="006D38D8"/>
    <w:rsid w:val="006D40A2"/>
    <w:rsid w:val="006D48EE"/>
    <w:rsid w:val="006D5840"/>
    <w:rsid w:val="006D5FF2"/>
    <w:rsid w:val="006E10BD"/>
    <w:rsid w:val="006E1A60"/>
    <w:rsid w:val="006E2B00"/>
    <w:rsid w:val="006E3683"/>
    <w:rsid w:val="006E39C6"/>
    <w:rsid w:val="006E3A14"/>
    <w:rsid w:val="006E60F2"/>
    <w:rsid w:val="006E75F4"/>
    <w:rsid w:val="006E79A3"/>
    <w:rsid w:val="006F0699"/>
    <w:rsid w:val="006F0888"/>
    <w:rsid w:val="006F0F17"/>
    <w:rsid w:val="006F259A"/>
    <w:rsid w:val="006F26D0"/>
    <w:rsid w:val="006F2916"/>
    <w:rsid w:val="006F2AE9"/>
    <w:rsid w:val="006F35C0"/>
    <w:rsid w:val="006F37A5"/>
    <w:rsid w:val="006F38B9"/>
    <w:rsid w:val="006F3AF2"/>
    <w:rsid w:val="006F45B8"/>
    <w:rsid w:val="006F4D12"/>
    <w:rsid w:val="006F4DE0"/>
    <w:rsid w:val="006F57F1"/>
    <w:rsid w:val="006F59E3"/>
    <w:rsid w:val="006F62ED"/>
    <w:rsid w:val="006F68DC"/>
    <w:rsid w:val="006F77ED"/>
    <w:rsid w:val="006F7A4B"/>
    <w:rsid w:val="006F7D10"/>
    <w:rsid w:val="00700F4C"/>
    <w:rsid w:val="00702DB8"/>
    <w:rsid w:val="007035AF"/>
    <w:rsid w:val="00703BE1"/>
    <w:rsid w:val="00703F8C"/>
    <w:rsid w:val="00704710"/>
    <w:rsid w:val="0070577E"/>
    <w:rsid w:val="00705976"/>
    <w:rsid w:val="00706258"/>
    <w:rsid w:val="00707B7D"/>
    <w:rsid w:val="0071039E"/>
    <w:rsid w:val="007119A2"/>
    <w:rsid w:val="00711BCA"/>
    <w:rsid w:val="00712372"/>
    <w:rsid w:val="00712C0C"/>
    <w:rsid w:val="00713275"/>
    <w:rsid w:val="007133BE"/>
    <w:rsid w:val="00713B4C"/>
    <w:rsid w:val="00713E9B"/>
    <w:rsid w:val="00714331"/>
    <w:rsid w:val="007144F4"/>
    <w:rsid w:val="00715DC2"/>
    <w:rsid w:val="00716614"/>
    <w:rsid w:val="0071692A"/>
    <w:rsid w:val="007173D4"/>
    <w:rsid w:val="00717648"/>
    <w:rsid w:val="00717AC2"/>
    <w:rsid w:val="0072163A"/>
    <w:rsid w:val="00721925"/>
    <w:rsid w:val="00721EB6"/>
    <w:rsid w:val="00722C7D"/>
    <w:rsid w:val="00722FF6"/>
    <w:rsid w:val="007234D9"/>
    <w:rsid w:val="00723E19"/>
    <w:rsid w:val="007243E0"/>
    <w:rsid w:val="00724BB0"/>
    <w:rsid w:val="0072678F"/>
    <w:rsid w:val="00727449"/>
    <w:rsid w:val="007304DC"/>
    <w:rsid w:val="00730DFD"/>
    <w:rsid w:val="00730E1C"/>
    <w:rsid w:val="00731966"/>
    <w:rsid w:val="00732343"/>
    <w:rsid w:val="0073385F"/>
    <w:rsid w:val="00733ECF"/>
    <w:rsid w:val="007345FD"/>
    <w:rsid w:val="00734B20"/>
    <w:rsid w:val="00734E24"/>
    <w:rsid w:val="007351B6"/>
    <w:rsid w:val="00736982"/>
    <w:rsid w:val="00740A46"/>
    <w:rsid w:val="00740CB9"/>
    <w:rsid w:val="00741979"/>
    <w:rsid w:val="00743368"/>
    <w:rsid w:val="00744127"/>
    <w:rsid w:val="00744573"/>
    <w:rsid w:val="00744B3B"/>
    <w:rsid w:val="00744BB2"/>
    <w:rsid w:val="00744CB8"/>
    <w:rsid w:val="00744E90"/>
    <w:rsid w:val="00746220"/>
    <w:rsid w:val="0074639B"/>
    <w:rsid w:val="00747846"/>
    <w:rsid w:val="00747B0E"/>
    <w:rsid w:val="00747B8A"/>
    <w:rsid w:val="00750938"/>
    <w:rsid w:val="0075098F"/>
    <w:rsid w:val="007515D5"/>
    <w:rsid w:val="00751933"/>
    <w:rsid w:val="00751948"/>
    <w:rsid w:val="0075222A"/>
    <w:rsid w:val="00752245"/>
    <w:rsid w:val="00752E90"/>
    <w:rsid w:val="007538D8"/>
    <w:rsid w:val="00753F47"/>
    <w:rsid w:val="00754682"/>
    <w:rsid w:val="00754711"/>
    <w:rsid w:val="00755132"/>
    <w:rsid w:val="0076024B"/>
    <w:rsid w:val="00760FA7"/>
    <w:rsid w:val="0076163C"/>
    <w:rsid w:val="00761845"/>
    <w:rsid w:val="0076207B"/>
    <w:rsid w:val="007620E4"/>
    <w:rsid w:val="00762584"/>
    <w:rsid w:val="007625C5"/>
    <w:rsid w:val="00762B9A"/>
    <w:rsid w:val="00763828"/>
    <w:rsid w:val="00763BA5"/>
    <w:rsid w:val="00764699"/>
    <w:rsid w:val="00766561"/>
    <w:rsid w:val="00770A32"/>
    <w:rsid w:val="00770E61"/>
    <w:rsid w:val="007712A8"/>
    <w:rsid w:val="00771968"/>
    <w:rsid w:val="00772EE9"/>
    <w:rsid w:val="007733E4"/>
    <w:rsid w:val="00773764"/>
    <w:rsid w:val="00773CB9"/>
    <w:rsid w:val="00773D2E"/>
    <w:rsid w:val="00775BB2"/>
    <w:rsid w:val="00775E93"/>
    <w:rsid w:val="00775FA1"/>
    <w:rsid w:val="00776054"/>
    <w:rsid w:val="00776AE9"/>
    <w:rsid w:val="0078039D"/>
    <w:rsid w:val="00781474"/>
    <w:rsid w:val="00781ED4"/>
    <w:rsid w:val="007823AC"/>
    <w:rsid w:val="00782878"/>
    <w:rsid w:val="007831E3"/>
    <w:rsid w:val="007838F4"/>
    <w:rsid w:val="00784014"/>
    <w:rsid w:val="00784646"/>
    <w:rsid w:val="00784D9C"/>
    <w:rsid w:val="00784EEB"/>
    <w:rsid w:val="007852E7"/>
    <w:rsid w:val="007858EC"/>
    <w:rsid w:val="00785A97"/>
    <w:rsid w:val="00786B9C"/>
    <w:rsid w:val="00786D1F"/>
    <w:rsid w:val="00786D33"/>
    <w:rsid w:val="00786D56"/>
    <w:rsid w:val="00786E64"/>
    <w:rsid w:val="00787E10"/>
    <w:rsid w:val="007901BD"/>
    <w:rsid w:val="0079052F"/>
    <w:rsid w:val="007907A3"/>
    <w:rsid w:val="00791609"/>
    <w:rsid w:val="007929CC"/>
    <w:rsid w:val="00792B1C"/>
    <w:rsid w:val="00792C8F"/>
    <w:rsid w:val="00792F6F"/>
    <w:rsid w:val="00793143"/>
    <w:rsid w:val="00793694"/>
    <w:rsid w:val="0079387C"/>
    <w:rsid w:val="00793A45"/>
    <w:rsid w:val="00794100"/>
    <w:rsid w:val="00794505"/>
    <w:rsid w:val="007945BE"/>
    <w:rsid w:val="00794752"/>
    <w:rsid w:val="00794EDC"/>
    <w:rsid w:val="007965C6"/>
    <w:rsid w:val="007966F7"/>
    <w:rsid w:val="00796EFF"/>
    <w:rsid w:val="0079711F"/>
    <w:rsid w:val="0079753B"/>
    <w:rsid w:val="0079763F"/>
    <w:rsid w:val="00797A4F"/>
    <w:rsid w:val="007A076B"/>
    <w:rsid w:val="007A1101"/>
    <w:rsid w:val="007A1675"/>
    <w:rsid w:val="007A1772"/>
    <w:rsid w:val="007A2071"/>
    <w:rsid w:val="007A2850"/>
    <w:rsid w:val="007A334C"/>
    <w:rsid w:val="007A39F4"/>
    <w:rsid w:val="007A43E1"/>
    <w:rsid w:val="007A485E"/>
    <w:rsid w:val="007A5610"/>
    <w:rsid w:val="007A565F"/>
    <w:rsid w:val="007A5BA3"/>
    <w:rsid w:val="007A5CFB"/>
    <w:rsid w:val="007A62B6"/>
    <w:rsid w:val="007A6364"/>
    <w:rsid w:val="007A6723"/>
    <w:rsid w:val="007A6DA2"/>
    <w:rsid w:val="007A6E81"/>
    <w:rsid w:val="007A787F"/>
    <w:rsid w:val="007B00F3"/>
    <w:rsid w:val="007B0EA2"/>
    <w:rsid w:val="007B1EA0"/>
    <w:rsid w:val="007B2CB3"/>
    <w:rsid w:val="007B2FE2"/>
    <w:rsid w:val="007B3170"/>
    <w:rsid w:val="007B3682"/>
    <w:rsid w:val="007B3BB3"/>
    <w:rsid w:val="007B4508"/>
    <w:rsid w:val="007B4F96"/>
    <w:rsid w:val="007B4FDD"/>
    <w:rsid w:val="007B5462"/>
    <w:rsid w:val="007B5626"/>
    <w:rsid w:val="007B5764"/>
    <w:rsid w:val="007B57A6"/>
    <w:rsid w:val="007B6269"/>
    <w:rsid w:val="007B6C68"/>
    <w:rsid w:val="007B7A08"/>
    <w:rsid w:val="007B7A13"/>
    <w:rsid w:val="007C08D3"/>
    <w:rsid w:val="007C0981"/>
    <w:rsid w:val="007C1395"/>
    <w:rsid w:val="007C28FD"/>
    <w:rsid w:val="007C4787"/>
    <w:rsid w:val="007C48C6"/>
    <w:rsid w:val="007C4A57"/>
    <w:rsid w:val="007C4A72"/>
    <w:rsid w:val="007C4EA1"/>
    <w:rsid w:val="007C51FE"/>
    <w:rsid w:val="007C52AB"/>
    <w:rsid w:val="007C5893"/>
    <w:rsid w:val="007C6DB3"/>
    <w:rsid w:val="007D01DE"/>
    <w:rsid w:val="007D02B6"/>
    <w:rsid w:val="007D0424"/>
    <w:rsid w:val="007D0CCA"/>
    <w:rsid w:val="007D14A4"/>
    <w:rsid w:val="007D1951"/>
    <w:rsid w:val="007D27FE"/>
    <w:rsid w:val="007D2BB2"/>
    <w:rsid w:val="007D355B"/>
    <w:rsid w:val="007D3899"/>
    <w:rsid w:val="007D3987"/>
    <w:rsid w:val="007D4E24"/>
    <w:rsid w:val="007D534B"/>
    <w:rsid w:val="007D6A27"/>
    <w:rsid w:val="007D72B7"/>
    <w:rsid w:val="007D76F8"/>
    <w:rsid w:val="007D774B"/>
    <w:rsid w:val="007D7B3F"/>
    <w:rsid w:val="007E029E"/>
    <w:rsid w:val="007E151D"/>
    <w:rsid w:val="007E216E"/>
    <w:rsid w:val="007E2DAA"/>
    <w:rsid w:val="007E306C"/>
    <w:rsid w:val="007E4782"/>
    <w:rsid w:val="007E5013"/>
    <w:rsid w:val="007E6057"/>
    <w:rsid w:val="007E6A04"/>
    <w:rsid w:val="007E7A93"/>
    <w:rsid w:val="007F0A5A"/>
    <w:rsid w:val="007F319B"/>
    <w:rsid w:val="007F3534"/>
    <w:rsid w:val="007F369C"/>
    <w:rsid w:val="007F4426"/>
    <w:rsid w:val="007F5E19"/>
    <w:rsid w:val="007F6835"/>
    <w:rsid w:val="007F70E2"/>
    <w:rsid w:val="007F7236"/>
    <w:rsid w:val="007F784D"/>
    <w:rsid w:val="007F7AE9"/>
    <w:rsid w:val="007F7CC6"/>
    <w:rsid w:val="00800679"/>
    <w:rsid w:val="0080196D"/>
    <w:rsid w:val="00802B71"/>
    <w:rsid w:val="00802C8D"/>
    <w:rsid w:val="00802E51"/>
    <w:rsid w:val="00803625"/>
    <w:rsid w:val="00804D08"/>
    <w:rsid w:val="00804FC6"/>
    <w:rsid w:val="00805508"/>
    <w:rsid w:val="00805AD4"/>
    <w:rsid w:val="00805D70"/>
    <w:rsid w:val="00806E39"/>
    <w:rsid w:val="00807F8F"/>
    <w:rsid w:val="00807FBB"/>
    <w:rsid w:val="00810922"/>
    <w:rsid w:val="00810FC5"/>
    <w:rsid w:val="00811557"/>
    <w:rsid w:val="0081177F"/>
    <w:rsid w:val="00811D45"/>
    <w:rsid w:val="00812710"/>
    <w:rsid w:val="0081314B"/>
    <w:rsid w:val="00813267"/>
    <w:rsid w:val="00813550"/>
    <w:rsid w:val="00813D3C"/>
    <w:rsid w:val="008146A6"/>
    <w:rsid w:val="008146BD"/>
    <w:rsid w:val="0081605B"/>
    <w:rsid w:val="00816490"/>
    <w:rsid w:val="008166F2"/>
    <w:rsid w:val="00817E19"/>
    <w:rsid w:val="008202A6"/>
    <w:rsid w:val="008202B6"/>
    <w:rsid w:val="00820EC9"/>
    <w:rsid w:val="00820F80"/>
    <w:rsid w:val="00821D47"/>
    <w:rsid w:val="008220E7"/>
    <w:rsid w:val="008228C6"/>
    <w:rsid w:val="0082290C"/>
    <w:rsid w:val="00822DB6"/>
    <w:rsid w:val="00822DF3"/>
    <w:rsid w:val="00822F43"/>
    <w:rsid w:val="00823545"/>
    <w:rsid w:val="00823BFB"/>
    <w:rsid w:val="008250EA"/>
    <w:rsid w:val="00825B55"/>
    <w:rsid w:val="00825D55"/>
    <w:rsid w:val="00826116"/>
    <w:rsid w:val="0082619F"/>
    <w:rsid w:val="00826ACF"/>
    <w:rsid w:val="00826BB3"/>
    <w:rsid w:val="00827822"/>
    <w:rsid w:val="00827C0A"/>
    <w:rsid w:val="0083137F"/>
    <w:rsid w:val="0083155A"/>
    <w:rsid w:val="008317A1"/>
    <w:rsid w:val="008326DA"/>
    <w:rsid w:val="008326EB"/>
    <w:rsid w:val="0083294D"/>
    <w:rsid w:val="0083339A"/>
    <w:rsid w:val="00833FE4"/>
    <w:rsid w:val="008346BB"/>
    <w:rsid w:val="00834D96"/>
    <w:rsid w:val="00835568"/>
    <w:rsid w:val="00837D55"/>
    <w:rsid w:val="00837F41"/>
    <w:rsid w:val="0084023A"/>
    <w:rsid w:val="00840808"/>
    <w:rsid w:val="00840976"/>
    <w:rsid w:val="008409DA"/>
    <w:rsid w:val="00840C4C"/>
    <w:rsid w:val="00841336"/>
    <w:rsid w:val="00841D86"/>
    <w:rsid w:val="008420A2"/>
    <w:rsid w:val="00842392"/>
    <w:rsid w:val="0084339E"/>
    <w:rsid w:val="0084345B"/>
    <w:rsid w:val="0084350A"/>
    <w:rsid w:val="00843D6D"/>
    <w:rsid w:val="00843ED0"/>
    <w:rsid w:val="0084482C"/>
    <w:rsid w:val="00844D2E"/>
    <w:rsid w:val="00845013"/>
    <w:rsid w:val="00845477"/>
    <w:rsid w:val="00845B9D"/>
    <w:rsid w:val="00845CFE"/>
    <w:rsid w:val="00845D77"/>
    <w:rsid w:val="00846992"/>
    <w:rsid w:val="00847F4A"/>
    <w:rsid w:val="0085053F"/>
    <w:rsid w:val="00850734"/>
    <w:rsid w:val="00850A67"/>
    <w:rsid w:val="00850FDC"/>
    <w:rsid w:val="008511A3"/>
    <w:rsid w:val="00851462"/>
    <w:rsid w:val="008517D3"/>
    <w:rsid w:val="00853002"/>
    <w:rsid w:val="0085344F"/>
    <w:rsid w:val="00853BE5"/>
    <w:rsid w:val="00853CAA"/>
    <w:rsid w:val="00854042"/>
    <w:rsid w:val="00854872"/>
    <w:rsid w:val="00854A90"/>
    <w:rsid w:val="008558DD"/>
    <w:rsid w:val="00855FCE"/>
    <w:rsid w:val="0085656D"/>
    <w:rsid w:val="00856936"/>
    <w:rsid w:val="00856FC7"/>
    <w:rsid w:val="0085736A"/>
    <w:rsid w:val="0085759F"/>
    <w:rsid w:val="008576DD"/>
    <w:rsid w:val="0086002B"/>
    <w:rsid w:val="0086017D"/>
    <w:rsid w:val="00860759"/>
    <w:rsid w:val="0086118F"/>
    <w:rsid w:val="00861FDF"/>
    <w:rsid w:val="00862810"/>
    <w:rsid w:val="0086290D"/>
    <w:rsid w:val="008629FE"/>
    <w:rsid w:val="008632C1"/>
    <w:rsid w:val="008634B3"/>
    <w:rsid w:val="008634F9"/>
    <w:rsid w:val="00863687"/>
    <w:rsid w:val="00863B2E"/>
    <w:rsid w:val="00863F3C"/>
    <w:rsid w:val="008643EC"/>
    <w:rsid w:val="00864F7B"/>
    <w:rsid w:val="00865DF1"/>
    <w:rsid w:val="00866DF0"/>
    <w:rsid w:val="00867A4D"/>
    <w:rsid w:val="00867F17"/>
    <w:rsid w:val="00870BCA"/>
    <w:rsid w:val="00870D68"/>
    <w:rsid w:val="00872981"/>
    <w:rsid w:val="00872DFF"/>
    <w:rsid w:val="008740EA"/>
    <w:rsid w:val="0087459A"/>
    <w:rsid w:val="008753BB"/>
    <w:rsid w:val="00875939"/>
    <w:rsid w:val="00875C41"/>
    <w:rsid w:val="00876881"/>
    <w:rsid w:val="00877AF0"/>
    <w:rsid w:val="00877CC5"/>
    <w:rsid w:val="008804F4"/>
    <w:rsid w:val="00880FE3"/>
    <w:rsid w:val="008814A3"/>
    <w:rsid w:val="00881FFD"/>
    <w:rsid w:val="00882510"/>
    <w:rsid w:val="00882D14"/>
    <w:rsid w:val="0088333E"/>
    <w:rsid w:val="008837E7"/>
    <w:rsid w:val="00883B4A"/>
    <w:rsid w:val="00883F5F"/>
    <w:rsid w:val="008854E0"/>
    <w:rsid w:val="00886005"/>
    <w:rsid w:val="00886047"/>
    <w:rsid w:val="008860B2"/>
    <w:rsid w:val="0088635A"/>
    <w:rsid w:val="008865DD"/>
    <w:rsid w:val="00886758"/>
    <w:rsid w:val="00886969"/>
    <w:rsid w:val="0088707D"/>
    <w:rsid w:val="008870CA"/>
    <w:rsid w:val="00890FBD"/>
    <w:rsid w:val="0089127C"/>
    <w:rsid w:val="00891370"/>
    <w:rsid w:val="008935AD"/>
    <w:rsid w:val="00893776"/>
    <w:rsid w:val="0089395B"/>
    <w:rsid w:val="00893A0C"/>
    <w:rsid w:val="008941DF"/>
    <w:rsid w:val="00894770"/>
    <w:rsid w:val="00895279"/>
    <w:rsid w:val="00896077"/>
    <w:rsid w:val="008970BD"/>
    <w:rsid w:val="008A0843"/>
    <w:rsid w:val="008A0C47"/>
    <w:rsid w:val="008A0E51"/>
    <w:rsid w:val="008A0FA4"/>
    <w:rsid w:val="008A12F3"/>
    <w:rsid w:val="008A25D6"/>
    <w:rsid w:val="008A26C1"/>
    <w:rsid w:val="008A2D25"/>
    <w:rsid w:val="008A33F7"/>
    <w:rsid w:val="008A3714"/>
    <w:rsid w:val="008A3B5C"/>
    <w:rsid w:val="008A4F34"/>
    <w:rsid w:val="008A51D1"/>
    <w:rsid w:val="008A5807"/>
    <w:rsid w:val="008A5D02"/>
    <w:rsid w:val="008A5D63"/>
    <w:rsid w:val="008A6A6C"/>
    <w:rsid w:val="008A6F28"/>
    <w:rsid w:val="008B028F"/>
    <w:rsid w:val="008B0F9F"/>
    <w:rsid w:val="008B103E"/>
    <w:rsid w:val="008B13F0"/>
    <w:rsid w:val="008B1E2B"/>
    <w:rsid w:val="008B462A"/>
    <w:rsid w:val="008B46D7"/>
    <w:rsid w:val="008B5A12"/>
    <w:rsid w:val="008B65F4"/>
    <w:rsid w:val="008B6768"/>
    <w:rsid w:val="008B6C4F"/>
    <w:rsid w:val="008B6E80"/>
    <w:rsid w:val="008B6F47"/>
    <w:rsid w:val="008B7455"/>
    <w:rsid w:val="008B7709"/>
    <w:rsid w:val="008B7D91"/>
    <w:rsid w:val="008C0338"/>
    <w:rsid w:val="008C06DC"/>
    <w:rsid w:val="008C10F1"/>
    <w:rsid w:val="008C1BF5"/>
    <w:rsid w:val="008C3182"/>
    <w:rsid w:val="008C36F2"/>
    <w:rsid w:val="008C4D80"/>
    <w:rsid w:val="008C5968"/>
    <w:rsid w:val="008C6429"/>
    <w:rsid w:val="008C791D"/>
    <w:rsid w:val="008C7E76"/>
    <w:rsid w:val="008D0B2E"/>
    <w:rsid w:val="008D1E4F"/>
    <w:rsid w:val="008D275E"/>
    <w:rsid w:val="008D2DC5"/>
    <w:rsid w:val="008D3159"/>
    <w:rsid w:val="008D3166"/>
    <w:rsid w:val="008D405E"/>
    <w:rsid w:val="008D4AE6"/>
    <w:rsid w:val="008D4D1B"/>
    <w:rsid w:val="008D5182"/>
    <w:rsid w:val="008D56A8"/>
    <w:rsid w:val="008D7248"/>
    <w:rsid w:val="008D7BAB"/>
    <w:rsid w:val="008E0197"/>
    <w:rsid w:val="008E1204"/>
    <w:rsid w:val="008E29C9"/>
    <w:rsid w:val="008E331D"/>
    <w:rsid w:val="008E3DD8"/>
    <w:rsid w:val="008E48A7"/>
    <w:rsid w:val="008E5348"/>
    <w:rsid w:val="008E6173"/>
    <w:rsid w:val="008E6338"/>
    <w:rsid w:val="008E6484"/>
    <w:rsid w:val="008E64F6"/>
    <w:rsid w:val="008E6CC9"/>
    <w:rsid w:val="008E70EF"/>
    <w:rsid w:val="008E7182"/>
    <w:rsid w:val="008E7347"/>
    <w:rsid w:val="008F06EA"/>
    <w:rsid w:val="008F1223"/>
    <w:rsid w:val="008F1426"/>
    <w:rsid w:val="008F1997"/>
    <w:rsid w:val="008F1BE8"/>
    <w:rsid w:val="008F2C10"/>
    <w:rsid w:val="008F3386"/>
    <w:rsid w:val="008F402A"/>
    <w:rsid w:val="008F426E"/>
    <w:rsid w:val="008F49CF"/>
    <w:rsid w:val="008F5174"/>
    <w:rsid w:val="008F5520"/>
    <w:rsid w:val="008F60F2"/>
    <w:rsid w:val="008F65FC"/>
    <w:rsid w:val="008F68E9"/>
    <w:rsid w:val="008F703A"/>
    <w:rsid w:val="008F788F"/>
    <w:rsid w:val="00900264"/>
    <w:rsid w:val="00900BF2"/>
    <w:rsid w:val="00900D3D"/>
    <w:rsid w:val="00901F39"/>
    <w:rsid w:val="00901FEE"/>
    <w:rsid w:val="00902A3F"/>
    <w:rsid w:val="00902AC2"/>
    <w:rsid w:val="0090383D"/>
    <w:rsid w:val="00903E37"/>
    <w:rsid w:val="0090421A"/>
    <w:rsid w:val="00904602"/>
    <w:rsid w:val="00906CA2"/>
    <w:rsid w:val="00906F4F"/>
    <w:rsid w:val="00907947"/>
    <w:rsid w:val="00907C2A"/>
    <w:rsid w:val="00907E3D"/>
    <w:rsid w:val="009102E4"/>
    <w:rsid w:val="00910E9E"/>
    <w:rsid w:val="0091158D"/>
    <w:rsid w:val="00911863"/>
    <w:rsid w:val="00913250"/>
    <w:rsid w:val="00913725"/>
    <w:rsid w:val="00913748"/>
    <w:rsid w:val="00914770"/>
    <w:rsid w:val="00914777"/>
    <w:rsid w:val="00914A02"/>
    <w:rsid w:val="00914BFB"/>
    <w:rsid w:val="00914FF3"/>
    <w:rsid w:val="0091686D"/>
    <w:rsid w:val="0092051B"/>
    <w:rsid w:val="009207DF"/>
    <w:rsid w:val="00920A1D"/>
    <w:rsid w:val="00921984"/>
    <w:rsid w:val="00921CE1"/>
    <w:rsid w:val="00922EE1"/>
    <w:rsid w:val="00923380"/>
    <w:rsid w:val="009248F2"/>
    <w:rsid w:val="009305F2"/>
    <w:rsid w:val="009313DE"/>
    <w:rsid w:val="00931546"/>
    <w:rsid w:val="009317A4"/>
    <w:rsid w:val="00931952"/>
    <w:rsid w:val="00931DA9"/>
    <w:rsid w:val="00933280"/>
    <w:rsid w:val="0093386C"/>
    <w:rsid w:val="00933F27"/>
    <w:rsid w:val="00934055"/>
    <w:rsid w:val="0093457B"/>
    <w:rsid w:val="009348F3"/>
    <w:rsid w:val="00935A78"/>
    <w:rsid w:val="00935EFE"/>
    <w:rsid w:val="009367D0"/>
    <w:rsid w:val="009379B2"/>
    <w:rsid w:val="009379F7"/>
    <w:rsid w:val="00940340"/>
    <w:rsid w:val="009409AB"/>
    <w:rsid w:val="00940AA6"/>
    <w:rsid w:val="00940F16"/>
    <w:rsid w:val="009411CC"/>
    <w:rsid w:val="00941453"/>
    <w:rsid w:val="00942752"/>
    <w:rsid w:val="00942FEF"/>
    <w:rsid w:val="009436FE"/>
    <w:rsid w:val="009437AE"/>
    <w:rsid w:val="00943B1A"/>
    <w:rsid w:val="00943B6C"/>
    <w:rsid w:val="00943CD3"/>
    <w:rsid w:val="00943CEB"/>
    <w:rsid w:val="00943E8E"/>
    <w:rsid w:val="009444FE"/>
    <w:rsid w:val="0094485D"/>
    <w:rsid w:val="00945420"/>
    <w:rsid w:val="00945680"/>
    <w:rsid w:val="00945823"/>
    <w:rsid w:val="00945A0D"/>
    <w:rsid w:val="0094651E"/>
    <w:rsid w:val="00947F0C"/>
    <w:rsid w:val="0095047C"/>
    <w:rsid w:val="00950547"/>
    <w:rsid w:val="0095114B"/>
    <w:rsid w:val="0095122A"/>
    <w:rsid w:val="009531DA"/>
    <w:rsid w:val="009532CC"/>
    <w:rsid w:val="009538F2"/>
    <w:rsid w:val="009541C3"/>
    <w:rsid w:val="00954A31"/>
    <w:rsid w:val="00955105"/>
    <w:rsid w:val="00956A96"/>
    <w:rsid w:val="00957448"/>
    <w:rsid w:val="00960B0C"/>
    <w:rsid w:val="00961171"/>
    <w:rsid w:val="0096121D"/>
    <w:rsid w:val="00961AE7"/>
    <w:rsid w:val="0096208C"/>
    <w:rsid w:val="0096263C"/>
    <w:rsid w:val="00962677"/>
    <w:rsid w:val="00963433"/>
    <w:rsid w:val="00963677"/>
    <w:rsid w:val="00964668"/>
    <w:rsid w:val="00964A01"/>
    <w:rsid w:val="0096508C"/>
    <w:rsid w:val="009655BD"/>
    <w:rsid w:val="00965637"/>
    <w:rsid w:val="00965836"/>
    <w:rsid w:val="00965A13"/>
    <w:rsid w:val="00965B81"/>
    <w:rsid w:val="00965BEC"/>
    <w:rsid w:val="0096710C"/>
    <w:rsid w:val="009671D9"/>
    <w:rsid w:val="00970052"/>
    <w:rsid w:val="009705C8"/>
    <w:rsid w:val="0097107F"/>
    <w:rsid w:val="009714E9"/>
    <w:rsid w:val="00971982"/>
    <w:rsid w:val="009719B2"/>
    <w:rsid w:val="00972BE6"/>
    <w:rsid w:val="00973095"/>
    <w:rsid w:val="0097317E"/>
    <w:rsid w:val="0097341D"/>
    <w:rsid w:val="00973BBF"/>
    <w:rsid w:val="00973C1B"/>
    <w:rsid w:val="009750F8"/>
    <w:rsid w:val="00976CB2"/>
    <w:rsid w:val="009774C3"/>
    <w:rsid w:val="0098020B"/>
    <w:rsid w:val="0098176D"/>
    <w:rsid w:val="009818D8"/>
    <w:rsid w:val="009819C3"/>
    <w:rsid w:val="00982EAC"/>
    <w:rsid w:val="00983EF6"/>
    <w:rsid w:val="009847F1"/>
    <w:rsid w:val="00985A74"/>
    <w:rsid w:val="00986117"/>
    <w:rsid w:val="0098630C"/>
    <w:rsid w:val="009868CA"/>
    <w:rsid w:val="00991B98"/>
    <w:rsid w:val="009928F4"/>
    <w:rsid w:val="00993F26"/>
    <w:rsid w:val="009940AE"/>
    <w:rsid w:val="00994BD9"/>
    <w:rsid w:val="009952BC"/>
    <w:rsid w:val="009960EC"/>
    <w:rsid w:val="00996167"/>
    <w:rsid w:val="009966A6"/>
    <w:rsid w:val="00996708"/>
    <w:rsid w:val="00996733"/>
    <w:rsid w:val="00996F57"/>
    <w:rsid w:val="0099724A"/>
    <w:rsid w:val="009978BE"/>
    <w:rsid w:val="009A02D7"/>
    <w:rsid w:val="009A0572"/>
    <w:rsid w:val="009A06C1"/>
    <w:rsid w:val="009A07C3"/>
    <w:rsid w:val="009A0932"/>
    <w:rsid w:val="009A0FF3"/>
    <w:rsid w:val="009A26F5"/>
    <w:rsid w:val="009A2C43"/>
    <w:rsid w:val="009A34C6"/>
    <w:rsid w:val="009A3CF2"/>
    <w:rsid w:val="009A428E"/>
    <w:rsid w:val="009A43E9"/>
    <w:rsid w:val="009A468F"/>
    <w:rsid w:val="009A4FE5"/>
    <w:rsid w:val="009A56E5"/>
    <w:rsid w:val="009A5A88"/>
    <w:rsid w:val="009A5D37"/>
    <w:rsid w:val="009A6024"/>
    <w:rsid w:val="009A6105"/>
    <w:rsid w:val="009A6F1B"/>
    <w:rsid w:val="009A766B"/>
    <w:rsid w:val="009A7719"/>
    <w:rsid w:val="009A778F"/>
    <w:rsid w:val="009B007F"/>
    <w:rsid w:val="009B02AA"/>
    <w:rsid w:val="009B075D"/>
    <w:rsid w:val="009B1625"/>
    <w:rsid w:val="009B214A"/>
    <w:rsid w:val="009B25A8"/>
    <w:rsid w:val="009B270C"/>
    <w:rsid w:val="009B359B"/>
    <w:rsid w:val="009B3834"/>
    <w:rsid w:val="009B3CB9"/>
    <w:rsid w:val="009B412C"/>
    <w:rsid w:val="009B4DD4"/>
    <w:rsid w:val="009B5264"/>
    <w:rsid w:val="009B571F"/>
    <w:rsid w:val="009B5B50"/>
    <w:rsid w:val="009B6937"/>
    <w:rsid w:val="009B6946"/>
    <w:rsid w:val="009B75BC"/>
    <w:rsid w:val="009C019F"/>
    <w:rsid w:val="009C02C4"/>
    <w:rsid w:val="009C0B70"/>
    <w:rsid w:val="009C0C82"/>
    <w:rsid w:val="009C0E50"/>
    <w:rsid w:val="009C0F51"/>
    <w:rsid w:val="009C16EB"/>
    <w:rsid w:val="009C324E"/>
    <w:rsid w:val="009C34C1"/>
    <w:rsid w:val="009C3C1D"/>
    <w:rsid w:val="009C40E0"/>
    <w:rsid w:val="009C599E"/>
    <w:rsid w:val="009C662F"/>
    <w:rsid w:val="009C68D8"/>
    <w:rsid w:val="009C694D"/>
    <w:rsid w:val="009C75C3"/>
    <w:rsid w:val="009C7656"/>
    <w:rsid w:val="009D0904"/>
    <w:rsid w:val="009D0C1E"/>
    <w:rsid w:val="009D0E38"/>
    <w:rsid w:val="009D0FB1"/>
    <w:rsid w:val="009D163A"/>
    <w:rsid w:val="009D24FA"/>
    <w:rsid w:val="009D2ABE"/>
    <w:rsid w:val="009D2D27"/>
    <w:rsid w:val="009D3D03"/>
    <w:rsid w:val="009D3FD7"/>
    <w:rsid w:val="009D46F0"/>
    <w:rsid w:val="009D4826"/>
    <w:rsid w:val="009D5212"/>
    <w:rsid w:val="009D643B"/>
    <w:rsid w:val="009D69B9"/>
    <w:rsid w:val="009D746C"/>
    <w:rsid w:val="009D7488"/>
    <w:rsid w:val="009D751B"/>
    <w:rsid w:val="009D76DA"/>
    <w:rsid w:val="009E062B"/>
    <w:rsid w:val="009E0CB6"/>
    <w:rsid w:val="009E0E2B"/>
    <w:rsid w:val="009E2793"/>
    <w:rsid w:val="009E29F8"/>
    <w:rsid w:val="009E303B"/>
    <w:rsid w:val="009E3367"/>
    <w:rsid w:val="009E33E6"/>
    <w:rsid w:val="009E364C"/>
    <w:rsid w:val="009E398D"/>
    <w:rsid w:val="009E4AA2"/>
    <w:rsid w:val="009E5071"/>
    <w:rsid w:val="009E5222"/>
    <w:rsid w:val="009E53BE"/>
    <w:rsid w:val="009E5C67"/>
    <w:rsid w:val="009E6114"/>
    <w:rsid w:val="009E747C"/>
    <w:rsid w:val="009E7DD0"/>
    <w:rsid w:val="009F0173"/>
    <w:rsid w:val="009F063B"/>
    <w:rsid w:val="009F0DB6"/>
    <w:rsid w:val="009F0FD0"/>
    <w:rsid w:val="009F10CA"/>
    <w:rsid w:val="009F11F4"/>
    <w:rsid w:val="009F1276"/>
    <w:rsid w:val="009F1442"/>
    <w:rsid w:val="009F1938"/>
    <w:rsid w:val="009F1D53"/>
    <w:rsid w:val="009F1FA7"/>
    <w:rsid w:val="009F22D9"/>
    <w:rsid w:val="009F2F39"/>
    <w:rsid w:val="009F378A"/>
    <w:rsid w:val="009F3A1C"/>
    <w:rsid w:val="009F48B9"/>
    <w:rsid w:val="009F4923"/>
    <w:rsid w:val="009F4A92"/>
    <w:rsid w:val="009F4B7F"/>
    <w:rsid w:val="009F4CB3"/>
    <w:rsid w:val="009F4CC0"/>
    <w:rsid w:val="009F4FFF"/>
    <w:rsid w:val="009F511E"/>
    <w:rsid w:val="009F563E"/>
    <w:rsid w:val="009F62B5"/>
    <w:rsid w:val="009F6624"/>
    <w:rsid w:val="009F7B12"/>
    <w:rsid w:val="00A001F2"/>
    <w:rsid w:val="00A010B6"/>
    <w:rsid w:val="00A014DA"/>
    <w:rsid w:val="00A01DF5"/>
    <w:rsid w:val="00A02E26"/>
    <w:rsid w:val="00A0381E"/>
    <w:rsid w:val="00A03A12"/>
    <w:rsid w:val="00A04220"/>
    <w:rsid w:val="00A043FC"/>
    <w:rsid w:val="00A04A0C"/>
    <w:rsid w:val="00A04E42"/>
    <w:rsid w:val="00A0538F"/>
    <w:rsid w:val="00A0547C"/>
    <w:rsid w:val="00A06999"/>
    <w:rsid w:val="00A06ECB"/>
    <w:rsid w:val="00A07423"/>
    <w:rsid w:val="00A10131"/>
    <w:rsid w:val="00A138C5"/>
    <w:rsid w:val="00A13B7F"/>
    <w:rsid w:val="00A140A1"/>
    <w:rsid w:val="00A14674"/>
    <w:rsid w:val="00A14F3B"/>
    <w:rsid w:val="00A1522C"/>
    <w:rsid w:val="00A1635A"/>
    <w:rsid w:val="00A165E7"/>
    <w:rsid w:val="00A16DD6"/>
    <w:rsid w:val="00A20594"/>
    <w:rsid w:val="00A20C1C"/>
    <w:rsid w:val="00A212EC"/>
    <w:rsid w:val="00A213D5"/>
    <w:rsid w:val="00A2210F"/>
    <w:rsid w:val="00A22173"/>
    <w:rsid w:val="00A22460"/>
    <w:rsid w:val="00A22B3E"/>
    <w:rsid w:val="00A22E61"/>
    <w:rsid w:val="00A242DD"/>
    <w:rsid w:val="00A24828"/>
    <w:rsid w:val="00A24C19"/>
    <w:rsid w:val="00A25273"/>
    <w:rsid w:val="00A2566B"/>
    <w:rsid w:val="00A25C1A"/>
    <w:rsid w:val="00A26AED"/>
    <w:rsid w:val="00A27760"/>
    <w:rsid w:val="00A30262"/>
    <w:rsid w:val="00A30D37"/>
    <w:rsid w:val="00A30E07"/>
    <w:rsid w:val="00A3147E"/>
    <w:rsid w:val="00A321F9"/>
    <w:rsid w:val="00A33342"/>
    <w:rsid w:val="00A33606"/>
    <w:rsid w:val="00A3361B"/>
    <w:rsid w:val="00A33C4A"/>
    <w:rsid w:val="00A34FF3"/>
    <w:rsid w:val="00A3575E"/>
    <w:rsid w:val="00A358FB"/>
    <w:rsid w:val="00A3621C"/>
    <w:rsid w:val="00A362F9"/>
    <w:rsid w:val="00A369B9"/>
    <w:rsid w:val="00A3705D"/>
    <w:rsid w:val="00A376CC"/>
    <w:rsid w:val="00A3777D"/>
    <w:rsid w:val="00A37AF6"/>
    <w:rsid w:val="00A37DE9"/>
    <w:rsid w:val="00A40870"/>
    <w:rsid w:val="00A40D79"/>
    <w:rsid w:val="00A413AD"/>
    <w:rsid w:val="00A418E9"/>
    <w:rsid w:val="00A41BC3"/>
    <w:rsid w:val="00A41E03"/>
    <w:rsid w:val="00A41EED"/>
    <w:rsid w:val="00A42E09"/>
    <w:rsid w:val="00A42FC8"/>
    <w:rsid w:val="00A4310A"/>
    <w:rsid w:val="00A436C0"/>
    <w:rsid w:val="00A4375F"/>
    <w:rsid w:val="00A43A63"/>
    <w:rsid w:val="00A44E2F"/>
    <w:rsid w:val="00A44EDB"/>
    <w:rsid w:val="00A44F63"/>
    <w:rsid w:val="00A45FFD"/>
    <w:rsid w:val="00A46191"/>
    <w:rsid w:val="00A470C8"/>
    <w:rsid w:val="00A5053F"/>
    <w:rsid w:val="00A50B4E"/>
    <w:rsid w:val="00A51A5A"/>
    <w:rsid w:val="00A51CF3"/>
    <w:rsid w:val="00A52E41"/>
    <w:rsid w:val="00A531E2"/>
    <w:rsid w:val="00A53573"/>
    <w:rsid w:val="00A536FD"/>
    <w:rsid w:val="00A54C89"/>
    <w:rsid w:val="00A54EFA"/>
    <w:rsid w:val="00A54F66"/>
    <w:rsid w:val="00A551DE"/>
    <w:rsid w:val="00A57430"/>
    <w:rsid w:val="00A577D2"/>
    <w:rsid w:val="00A57876"/>
    <w:rsid w:val="00A57CD6"/>
    <w:rsid w:val="00A57FAB"/>
    <w:rsid w:val="00A60984"/>
    <w:rsid w:val="00A60DF6"/>
    <w:rsid w:val="00A612FF"/>
    <w:rsid w:val="00A6168C"/>
    <w:rsid w:val="00A61B75"/>
    <w:rsid w:val="00A61BFA"/>
    <w:rsid w:val="00A61DB8"/>
    <w:rsid w:val="00A61EB6"/>
    <w:rsid w:val="00A61F0A"/>
    <w:rsid w:val="00A62410"/>
    <w:rsid w:val="00A6249D"/>
    <w:rsid w:val="00A626BA"/>
    <w:rsid w:val="00A629F5"/>
    <w:rsid w:val="00A63EC8"/>
    <w:rsid w:val="00A640A0"/>
    <w:rsid w:val="00A640F1"/>
    <w:rsid w:val="00A6510A"/>
    <w:rsid w:val="00A65146"/>
    <w:rsid w:val="00A654A1"/>
    <w:rsid w:val="00A66943"/>
    <w:rsid w:val="00A678B7"/>
    <w:rsid w:val="00A67A97"/>
    <w:rsid w:val="00A7020A"/>
    <w:rsid w:val="00A70231"/>
    <w:rsid w:val="00A70B86"/>
    <w:rsid w:val="00A70CE6"/>
    <w:rsid w:val="00A71B44"/>
    <w:rsid w:val="00A7232D"/>
    <w:rsid w:val="00A73301"/>
    <w:rsid w:val="00A74D7B"/>
    <w:rsid w:val="00A7542A"/>
    <w:rsid w:val="00A75B82"/>
    <w:rsid w:val="00A76687"/>
    <w:rsid w:val="00A7668E"/>
    <w:rsid w:val="00A77645"/>
    <w:rsid w:val="00A8044E"/>
    <w:rsid w:val="00A810F9"/>
    <w:rsid w:val="00A81CAD"/>
    <w:rsid w:val="00A81CB6"/>
    <w:rsid w:val="00A825F0"/>
    <w:rsid w:val="00A82A46"/>
    <w:rsid w:val="00A82F9D"/>
    <w:rsid w:val="00A83667"/>
    <w:rsid w:val="00A8369C"/>
    <w:rsid w:val="00A83DF3"/>
    <w:rsid w:val="00A84EAB"/>
    <w:rsid w:val="00A857C5"/>
    <w:rsid w:val="00A85E02"/>
    <w:rsid w:val="00A865C7"/>
    <w:rsid w:val="00A86C54"/>
    <w:rsid w:val="00A87E5C"/>
    <w:rsid w:val="00A90D01"/>
    <w:rsid w:val="00A90F72"/>
    <w:rsid w:val="00A9168F"/>
    <w:rsid w:val="00A91951"/>
    <w:rsid w:val="00A91B1D"/>
    <w:rsid w:val="00A9254C"/>
    <w:rsid w:val="00A93595"/>
    <w:rsid w:val="00A9479E"/>
    <w:rsid w:val="00A94AE6"/>
    <w:rsid w:val="00A95CC6"/>
    <w:rsid w:val="00A962A8"/>
    <w:rsid w:val="00A97848"/>
    <w:rsid w:val="00A97E40"/>
    <w:rsid w:val="00A97ED3"/>
    <w:rsid w:val="00A97F3D"/>
    <w:rsid w:val="00AA0D79"/>
    <w:rsid w:val="00AA0F2D"/>
    <w:rsid w:val="00AA1B53"/>
    <w:rsid w:val="00AA1EAB"/>
    <w:rsid w:val="00AA2079"/>
    <w:rsid w:val="00AA2380"/>
    <w:rsid w:val="00AA2DA6"/>
    <w:rsid w:val="00AA32BC"/>
    <w:rsid w:val="00AA347E"/>
    <w:rsid w:val="00AA3623"/>
    <w:rsid w:val="00AA4852"/>
    <w:rsid w:val="00AA641D"/>
    <w:rsid w:val="00AA678B"/>
    <w:rsid w:val="00AA67FA"/>
    <w:rsid w:val="00AA7E40"/>
    <w:rsid w:val="00AB100F"/>
    <w:rsid w:val="00AB102D"/>
    <w:rsid w:val="00AB1061"/>
    <w:rsid w:val="00AB18B2"/>
    <w:rsid w:val="00AB2FFB"/>
    <w:rsid w:val="00AB3109"/>
    <w:rsid w:val="00AB31F4"/>
    <w:rsid w:val="00AB33EC"/>
    <w:rsid w:val="00AB3932"/>
    <w:rsid w:val="00AB3A91"/>
    <w:rsid w:val="00AB3E3B"/>
    <w:rsid w:val="00AB49DD"/>
    <w:rsid w:val="00AB653A"/>
    <w:rsid w:val="00AB6F09"/>
    <w:rsid w:val="00AB72CB"/>
    <w:rsid w:val="00AB78AA"/>
    <w:rsid w:val="00AB7D56"/>
    <w:rsid w:val="00AC0CF0"/>
    <w:rsid w:val="00AC14DE"/>
    <w:rsid w:val="00AC1D04"/>
    <w:rsid w:val="00AC1DA0"/>
    <w:rsid w:val="00AC2F14"/>
    <w:rsid w:val="00AC4E68"/>
    <w:rsid w:val="00AC4ED7"/>
    <w:rsid w:val="00AC4FD2"/>
    <w:rsid w:val="00AC5341"/>
    <w:rsid w:val="00AC546D"/>
    <w:rsid w:val="00AC55FF"/>
    <w:rsid w:val="00AC63CB"/>
    <w:rsid w:val="00AC6631"/>
    <w:rsid w:val="00AD004B"/>
    <w:rsid w:val="00AD069D"/>
    <w:rsid w:val="00AD0720"/>
    <w:rsid w:val="00AD1C1D"/>
    <w:rsid w:val="00AD1F8B"/>
    <w:rsid w:val="00AD294C"/>
    <w:rsid w:val="00AD2988"/>
    <w:rsid w:val="00AD2C20"/>
    <w:rsid w:val="00AD3265"/>
    <w:rsid w:val="00AD3D2D"/>
    <w:rsid w:val="00AD43D8"/>
    <w:rsid w:val="00AD4D62"/>
    <w:rsid w:val="00AD6A84"/>
    <w:rsid w:val="00AE0073"/>
    <w:rsid w:val="00AE0A24"/>
    <w:rsid w:val="00AE0BCA"/>
    <w:rsid w:val="00AE1096"/>
    <w:rsid w:val="00AE1A09"/>
    <w:rsid w:val="00AE23DB"/>
    <w:rsid w:val="00AE2C1B"/>
    <w:rsid w:val="00AE3214"/>
    <w:rsid w:val="00AE3CC3"/>
    <w:rsid w:val="00AE3F49"/>
    <w:rsid w:val="00AE401D"/>
    <w:rsid w:val="00AE4355"/>
    <w:rsid w:val="00AE5683"/>
    <w:rsid w:val="00AE5D71"/>
    <w:rsid w:val="00AE7117"/>
    <w:rsid w:val="00AE7823"/>
    <w:rsid w:val="00AE7A1F"/>
    <w:rsid w:val="00AF014B"/>
    <w:rsid w:val="00AF0581"/>
    <w:rsid w:val="00AF13DB"/>
    <w:rsid w:val="00AF1717"/>
    <w:rsid w:val="00AF2BD9"/>
    <w:rsid w:val="00AF2F42"/>
    <w:rsid w:val="00AF3A92"/>
    <w:rsid w:val="00AF4E39"/>
    <w:rsid w:val="00AF501C"/>
    <w:rsid w:val="00AF5B12"/>
    <w:rsid w:val="00AF6359"/>
    <w:rsid w:val="00AF68A0"/>
    <w:rsid w:val="00AF703F"/>
    <w:rsid w:val="00AF734C"/>
    <w:rsid w:val="00AF7381"/>
    <w:rsid w:val="00AF7798"/>
    <w:rsid w:val="00B00268"/>
    <w:rsid w:val="00B00CCA"/>
    <w:rsid w:val="00B011C2"/>
    <w:rsid w:val="00B014F6"/>
    <w:rsid w:val="00B01C30"/>
    <w:rsid w:val="00B029F9"/>
    <w:rsid w:val="00B032BE"/>
    <w:rsid w:val="00B03FFA"/>
    <w:rsid w:val="00B048C0"/>
    <w:rsid w:val="00B0495F"/>
    <w:rsid w:val="00B04E55"/>
    <w:rsid w:val="00B052B4"/>
    <w:rsid w:val="00B0551A"/>
    <w:rsid w:val="00B06A30"/>
    <w:rsid w:val="00B06BB6"/>
    <w:rsid w:val="00B10003"/>
    <w:rsid w:val="00B10992"/>
    <w:rsid w:val="00B1120B"/>
    <w:rsid w:val="00B13633"/>
    <w:rsid w:val="00B13B7A"/>
    <w:rsid w:val="00B13C13"/>
    <w:rsid w:val="00B13C41"/>
    <w:rsid w:val="00B1410F"/>
    <w:rsid w:val="00B14422"/>
    <w:rsid w:val="00B147E9"/>
    <w:rsid w:val="00B14B40"/>
    <w:rsid w:val="00B14B85"/>
    <w:rsid w:val="00B151A2"/>
    <w:rsid w:val="00B15F8C"/>
    <w:rsid w:val="00B1730F"/>
    <w:rsid w:val="00B17532"/>
    <w:rsid w:val="00B17771"/>
    <w:rsid w:val="00B20312"/>
    <w:rsid w:val="00B20996"/>
    <w:rsid w:val="00B20CD2"/>
    <w:rsid w:val="00B21943"/>
    <w:rsid w:val="00B219E3"/>
    <w:rsid w:val="00B23357"/>
    <w:rsid w:val="00B23689"/>
    <w:rsid w:val="00B2378E"/>
    <w:rsid w:val="00B23A6C"/>
    <w:rsid w:val="00B23E42"/>
    <w:rsid w:val="00B24133"/>
    <w:rsid w:val="00B25640"/>
    <w:rsid w:val="00B258DF"/>
    <w:rsid w:val="00B25D04"/>
    <w:rsid w:val="00B25E65"/>
    <w:rsid w:val="00B30417"/>
    <w:rsid w:val="00B306A5"/>
    <w:rsid w:val="00B31D71"/>
    <w:rsid w:val="00B33053"/>
    <w:rsid w:val="00B33445"/>
    <w:rsid w:val="00B34470"/>
    <w:rsid w:val="00B34944"/>
    <w:rsid w:val="00B34CC7"/>
    <w:rsid w:val="00B34D17"/>
    <w:rsid w:val="00B356C4"/>
    <w:rsid w:val="00B35B00"/>
    <w:rsid w:val="00B35FA8"/>
    <w:rsid w:val="00B3725F"/>
    <w:rsid w:val="00B4045C"/>
    <w:rsid w:val="00B40A72"/>
    <w:rsid w:val="00B410DA"/>
    <w:rsid w:val="00B41B15"/>
    <w:rsid w:val="00B41DED"/>
    <w:rsid w:val="00B42CA5"/>
    <w:rsid w:val="00B42DB2"/>
    <w:rsid w:val="00B43545"/>
    <w:rsid w:val="00B43C73"/>
    <w:rsid w:val="00B44085"/>
    <w:rsid w:val="00B4508D"/>
    <w:rsid w:val="00B4632C"/>
    <w:rsid w:val="00B4658A"/>
    <w:rsid w:val="00B467A3"/>
    <w:rsid w:val="00B46FB2"/>
    <w:rsid w:val="00B4700A"/>
    <w:rsid w:val="00B47949"/>
    <w:rsid w:val="00B47D43"/>
    <w:rsid w:val="00B47F06"/>
    <w:rsid w:val="00B47F71"/>
    <w:rsid w:val="00B51072"/>
    <w:rsid w:val="00B5108F"/>
    <w:rsid w:val="00B537E1"/>
    <w:rsid w:val="00B539C7"/>
    <w:rsid w:val="00B5480C"/>
    <w:rsid w:val="00B5546A"/>
    <w:rsid w:val="00B56180"/>
    <w:rsid w:val="00B5687D"/>
    <w:rsid w:val="00B576E7"/>
    <w:rsid w:val="00B577B6"/>
    <w:rsid w:val="00B614C6"/>
    <w:rsid w:val="00B61DBF"/>
    <w:rsid w:val="00B6217C"/>
    <w:rsid w:val="00B62735"/>
    <w:rsid w:val="00B6342F"/>
    <w:rsid w:val="00B63910"/>
    <w:rsid w:val="00B63F9D"/>
    <w:rsid w:val="00B64215"/>
    <w:rsid w:val="00B64256"/>
    <w:rsid w:val="00B6544B"/>
    <w:rsid w:val="00B664F1"/>
    <w:rsid w:val="00B669C8"/>
    <w:rsid w:val="00B6707D"/>
    <w:rsid w:val="00B7025B"/>
    <w:rsid w:val="00B70822"/>
    <w:rsid w:val="00B70C0C"/>
    <w:rsid w:val="00B7125F"/>
    <w:rsid w:val="00B71B56"/>
    <w:rsid w:val="00B71F29"/>
    <w:rsid w:val="00B72945"/>
    <w:rsid w:val="00B72BA7"/>
    <w:rsid w:val="00B7304B"/>
    <w:rsid w:val="00B737BB"/>
    <w:rsid w:val="00B73B10"/>
    <w:rsid w:val="00B740C7"/>
    <w:rsid w:val="00B75218"/>
    <w:rsid w:val="00B75482"/>
    <w:rsid w:val="00B76837"/>
    <w:rsid w:val="00B768E4"/>
    <w:rsid w:val="00B7707D"/>
    <w:rsid w:val="00B8089F"/>
    <w:rsid w:val="00B808FC"/>
    <w:rsid w:val="00B8198B"/>
    <w:rsid w:val="00B81D6C"/>
    <w:rsid w:val="00B82F77"/>
    <w:rsid w:val="00B830FA"/>
    <w:rsid w:val="00B83D04"/>
    <w:rsid w:val="00B83DEC"/>
    <w:rsid w:val="00B84A99"/>
    <w:rsid w:val="00B84E50"/>
    <w:rsid w:val="00B85EA0"/>
    <w:rsid w:val="00B86146"/>
    <w:rsid w:val="00B86193"/>
    <w:rsid w:val="00B86393"/>
    <w:rsid w:val="00B869A3"/>
    <w:rsid w:val="00B875D5"/>
    <w:rsid w:val="00B90680"/>
    <w:rsid w:val="00B9080C"/>
    <w:rsid w:val="00B90D00"/>
    <w:rsid w:val="00B9206C"/>
    <w:rsid w:val="00B923C2"/>
    <w:rsid w:val="00B9241C"/>
    <w:rsid w:val="00B92800"/>
    <w:rsid w:val="00B9303A"/>
    <w:rsid w:val="00B9321B"/>
    <w:rsid w:val="00B94295"/>
    <w:rsid w:val="00B94ED5"/>
    <w:rsid w:val="00B954A5"/>
    <w:rsid w:val="00B95CD5"/>
    <w:rsid w:val="00B962E5"/>
    <w:rsid w:val="00B963AD"/>
    <w:rsid w:val="00B9665D"/>
    <w:rsid w:val="00B96B41"/>
    <w:rsid w:val="00B96DD4"/>
    <w:rsid w:val="00B96E3D"/>
    <w:rsid w:val="00BA0073"/>
    <w:rsid w:val="00BA048B"/>
    <w:rsid w:val="00BA1697"/>
    <w:rsid w:val="00BA1715"/>
    <w:rsid w:val="00BA188F"/>
    <w:rsid w:val="00BA2E91"/>
    <w:rsid w:val="00BA37ED"/>
    <w:rsid w:val="00BA4173"/>
    <w:rsid w:val="00BA486B"/>
    <w:rsid w:val="00BA4B46"/>
    <w:rsid w:val="00BA4C96"/>
    <w:rsid w:val="00BA502D"/>
    <w:rsid w:val="00BA5A3E"/>
    <w:rsid w:val="00BA6149"/>
    <w:rsid w:val="00BA6BD9"/>
    <w:rsid w:val="00BA701C"/>
    <w:rsid w:val="00BA7F35"/>
    <w:rsid w:val="00BB0370"/>
    <w:rsid w:val="00BB07D9"/>
    <w:rsid w:val="00BB0F9C"/>
    <w:rsid w:val="00BB10A8"/>
    <w:rsid w:val="00BB12AE"/>
    <w:rsid w:val="00BB1442"/>
    <w:rsid w:val="00BB1502"/>
    <w:rsid w:val="00BB1B90"/>
    <w:rsid w:val="00BB1E49"/>
    <w:rsid w:val="00BB20B2"/>
    <w:rsid w:val="00BB2479"/>
    <w:rsid w:val="00BB2E1B"/>
    <w:rsid w:val="00BB3052"/>
    <w:rsid w:val="00BB38D6"/>
    <w:rsid w:val="00BB4227"/>
    <w:rsid w:val="00BB451B"/>
    <w:rsid w:val="00BB4891"/>
    <w:rsid w:val="00BB5D45"/>
    <w:rsid w:val="00BB6114"/>
    <w:rsid w:val="00BB69D9"/>
    <w:rsid w:val="00BB6B84"/>
    <w:rsid w:val="00BB6ED5"/>
    <w:rsid w:val="00BB72AD"/>
    <w:rsid w:val="00BB74B4"/>
    <w:rsid w:val="00BC056F"/>
    <w:rsid w:val="00BC1688"/>
    <w:rsid w:val="00BC1693"/>
    <w:rsid w:val="00BC1CDA"/>
    <w:rsid w:val="00BC2015"/>
    <w:rsid w:val="00BC3028"/>
    <w:rsid w:val="00BC3535"/>
    <w:rsid w:val="00BC37A4"/>
    <w:rsid w:val="00BC40A7"/>
    <w:rsid w:val="00BC52A8"/>
    <w:rsid w:val="00BC577F"/>
    <w:rsid w:val="00BC5B0A"/>
    <w:rsid w:val="00BC5FC2"/>
    <w:rsid w:val="00BC6E66"/>
    <w:rsid w:val="00BC6EB3"/>
    <w:rsid w:val="00BC7B0F"/>
    <w:rsid w:val="00BD014D"/>
    <w:rsid w:val="00BD02CB"/>
    <w:rsid w:val="00BD0635"/>
    <w:rsid w:val="00BD09D9"/>
    <w:rsid w:val="00BD0DC3"/>
    <w:rsid w:val="00BD18AD"/>
    <w:rsid w:val="00BD1902"/>
    <w:rsid w:val="00BD1D80"/>
    <w:rsid w:val="00BD2B08"/>
    <w:rsid w:val="00BD2DCA"/>
    <w:rsid w:val="00BD307C"/>
    <w:rsid w:val="00BD317C"/>
    <w:rsid w:val="00BD3CB5"/>
    <w:rsid w:val="00BD3D46"/>
    <w:rsid w:val="00BD49BC"/>
    <w:rsid w:val="00BD49E3"/>
    <w:rsid w:val="00BD4C76"/>
    <w:rsid w:val="00BD4E53"/>
    <w:rsid w:val="00BD4E79"/>
    <w:rsid w:val="00BD59C3"/>
    <w:rsid w:val="00BD6B92"/>
    <w:rsid w:val="00BD6F3B"/>
    <w:rsid w:val="00BD73BD"/>
    <w:rsid w:val="00BD73CE"/>
    <w:rsid w:val="00BD7A3C"/>
    <w:rsid w:val="00BE116F"/>
    <w:rsid w:val="00BE1426"/>
    <w:rsid w:val="00BE15DA"/>
    <w:rsid w:val="00BE1F4E"/>
    <w:rsid w:val="00BE2207"/>
    <w:rsid w:val="00BE24DD"/>
    <w:rsid w:val="00BE2E42"/>
    <w:rsid w:val="00BE40D2"/>
    <w:rsid w:val="00BE5E01"/>
    <w:rsid w:val="00BE729C"/>
    <w:rsid w:val="00BE7693"/>
    <w:rsid w:val="00BE77BE"/>
    <w:rsid w:val="00BF0D84"/>
    <w:rsid w:val="00BF1290"/>
    <w:rsid w:val="00BF1779"/>
    <w:rsid w:val="00BF1FBD"/>
    <w:rsid w:val="00BF2302"/>
    <w:rsid w:val="00BF24E4"/>
    <w:rsid w:val="00BF28C4"/>
    <w:rsid w:val="00BF296D"/>
    <w:rsid w:val="00BF328B"/>
    <w:rsid w:val="00BF49C3"/>
    <w:rsid w:val="00BF641F"/>
    <w:rsid w:val="00BF6B73"/>
    <w:rsid w:val="00BF7237"/>
    <w:rsid w:val="00BF74B8"/>
    <w:rsid w:val="00BF77D9"/>
    <w:rsid w:val="00BF7932"/>
    <w:rsid w:val="00BF7D59"/>
    <w:rsid w:val="00C00183"/>
    <w:rsid w:val="00C0071F"/>
    <w:rsid w:val="00C0091C"/>
    <w:rsid w:val="00C00AE5"/>
    <w:rsid w:val="00C00CBD"/>
    <w:rsid w:val="00C0186C"/>
    <w:rsid w:val="00C020C8"/>
    <w:rsid w:val="00C02A4C"/>
    <w:rsid w:val="00C02AD6"/>
    <w:rsid w:val="00C02B7C"/>
    <w:rsid w:val="00C03BB4"/>
    <w:rsid w:val="00C0467D"/>
    <w:rsid w:val="00C049AB"/>
    <w:rsid w:val="00C05173"/>
    <w:rsid w:val="00C05190"/>
    <w:rsid w:val="00C053BA"/>
    <w:rsid w:val="00C057C8"/>
    <w:rsid w:val="00C05957"/>
    <w:rsid w:val="00C05F95"/>
    <w:rsid w:val="00C0655C"/>
    <w:rsid w:val="00C10416"/>
    <w:rsid w:val="00C11412"/>
    <w:rsid w:val="00C11644"/>
    <w:rsid w:val="00C127DE"/>
    <w:rsid w:val="00C12A5C"/>
    <w:rsid w:val="00C135C5"/>
    <w:rsid w:val="00C13AEF"/>
    <w:rsid w:val="00C13F6C"/>
    <w:rsid w:val="00C147C5"/>
    <w:rsid w:val="00C147DD"/>
    <w:rsid w:val="00C16B11"/>
    <w:rsid w:val="00C20C0A"/>
    <w:rsid w:val="00C20FFF"/>
    <w:rsid w:val="00C2113B"/>
    <w:rsid w:val="00C22546"/>
    <w:rsid w:val="00C2358D"/>
    <w:rsid w:val="00C23733"/>
    <w:rsid w:val="00C23940"/>
    <w:rsid w:val="00C26A8E"/>
    <w:rsid w:val="00C27F50"/>
    <w:rsid w:val="00C30732"/>
    <w:rsid w:val="00C3108F"/>
    <w:rsid w:val="00C3150A"/>
    <w:rsid w:val="00C31C08"/>
    <w:rsid w:val="00C32C1F"/>
    <w:rsid w:val="00C33431"/>
    <w:rsid w:val="00C33606"/>
    <w:rsid w:val="00C338AA"/>
    <w:rsid w:val="00C33ACC"/>
    <w:rsid w:val="00C348F4"/>
    <w:rsid w:val="00C3583B"/>
    <w:rsid w:val="00C35AAF"/>
    <w:rsid w:val="00C360FA"/>
    <w:rsid w:val="00C3647B"/>
    <w:rsid w:val="00C3686F"/>
    <w:rsid w:val="00C372CC"/>
    <w:rsid w:val="00C378DD"/>
    <w:rsid w:val="00C403DA"/>
    <w:rsid w:val="00C43001"/>
    <w:rsid w:val="00C438DB"/>
    <w:rsid w:val="00C447A0"/>
    <w:rsid w:val="00C44CF1"/>
    <w:rsid w:val="00C44E74"/>
    <w:rsid w:val="00C45BE4"/>
    <w:rsid w:val="00C465FC"/>
    <w:rsid w:val="00C47239"/>
    <w:rsid w:val="00C473D8"/>
    <w:rsid w:val="00C477C8"/>
    <w:rsid w:val="00C50763"/>
    <w:rsid w:val="00C5192F"/>
    <w:rsid w:val="00C523CC"/>
    <w:rsid w:val="00C52414"/>
    <w:rsid w:val="00C534A5"/>
    <w:rsid w:val="00C549E0"/>
    <w:rsid w:val="00C54B30"/>
    <w:rsid w:val="00C54D21"/>
    <w:rsid w:val="00C55145"/>
    <w:rsid w:val="00C55B62"/>
    <w:rsid w:val="00C55D3A"/>
    <w:rsid w:val="00C5615C"/>
    <w:rsid w:val="00C56DDE"/>
    <w:rsid w:val="00C5731B"/>
    <w:rsid w:val="00C57320"/>
    <w:rsid w:val="00C604F4"/>
    <w:rsid w:val="00C605BF"/>
    <w:rsid w:val="00C61311"/>
    <w:rsid w:val="00C615F9"/>
    <w:rsid w:val="00C61A5B"/>
    <w:rsid w:val="00C626DB"/>
    <w:rsid w:val="00C62A3C"/>
    <w:rsid w:val="00C62AA2"/>
    <w:rsid w:val="00C62E05"/>
    <w:rsid w:val="00C63151"/>
    <w:rsid w:val="00C63517"/>
    <w:rsid w:val="00C63DFE"/>
    <w:rsid w:val="00C6457B"/>
    <w:rsid w:val="00C64F03"/>
    <w:rsid w:val="00C65748"/>
    <w:rsid w:val="00C6578E"/>
    <w:rsid w:val="00C65EC9"/>
    <w:rsid w:val="00C66397"/>
    <w:rsid w:val="00C67AC0"/>
    <w:rsid w:val="00C706C2"/>
    <w:rsid w:val="00C7181A"/>
    <w:rsid w:val="00C727AF"/>
    <w:rsid w:val="00C72B08"/>
    <w:rsid w:val="00C73867"/>
    <w:rsid w:val="00C73DEF"/>
    <w:rsid w:val="00C75417"/>
    <w:rsid w:val="00C754B9"/>
    <w:rsid w:val="00C75D4D"/>
    <w:rsid w:val="00C762FF"/>
    <w:rsid w:val="00C76594"/>
    <w:rsid w:val="00C765D0"/>
    <w:rsid w:val="00C7784C"/>
    <w:rsid w:val="00C77916"/>
    <w:rsid w:val="00C8007B"/>
    <w:rsid w:val="00C80F33"/>
    <w:rsid w:val="00C819F2"/>
    <w:rsid w:val="00C82496"/>
    <w:rsid w:val="00C828C0"/>
    <w:rsid w:val="00C8341E"/>
    <w:rsid w:val="00C83DF7"/>
    <w:rsid w:val="00C84199"/>
    <w:rsid w:val="00C8553A"/>
    <w:rsid w:val="00C85C01"/>
    <w:rsid w:val="00C85FF5"/>
    <w:rsid w:val="00C8607E"/>
    <w:rsid w:val="00C8673B"/>
    <w:rsid w:val="00C86DD6"/>
    <w:rsid w:val="00C872E7"/>
    <w:rsid w:val="00C87E09"/>
    <w:rsid w:val="00C90100"/>
    <w:rsid w:val="00C903AD"/>
    <w:rsid w:val="00C90450"/>
    <w:rsid w:val="00C91B44"/>
    <w:rsid w:val="00C92976"/>
    <w:rsid w:val="00C92FD2"/>
    <w:rsid w:val="00C9449A"/>
    <w:rsid w:val="00C94ED3"/>
    <w:rsid w:val="00C955EA"/>
    <w:rsid w:val="00C95ADF"/>
    <w:rsid w:val="00C969C4"/>
    <w:rsid w:val="00C97771"/>
    <w:rsid w:val="00CA05E6"/>
    <w:rsid w:val="00CA0915"/>
    <w:rsid w:val="00CA15AC"/>
    <w:rsid w:val="00CA221D"/>
    <w:rsid w:val="00CA3773"/>
    <w:rsid w:val="00CA3954"/>
    <w:rsid w:val="00CA399F"/>
    <w:rsid w:val="00CA42AB"/>
    <w:rsid w:val="00CA466B"/>
    <w:rsid w:val="00CA4BDF"/>
    <w:rsid w:val="00CA4F21"/>
    <w:rsid w:val="00CA61F9"/>
    <w:rsid w:val="00CA621D"/>
    <w:rsid w:val="00CA7069"/>
    <w:rsid w:val="00CA7840"/>
    <w:rsid w:val="00CA7DE9"/>
    <w:rsid w:val="00CB05B8"/>
    <w:rsid w:val="00CB06C5"/>
    <w:rsid w:val="00CB0F38"/>
    <w:rsid w:val="00CB23E7"/>
    <w:rsid w:val="00CB31DD"/>
    <w:rsid w:val="00CB3911"/>
    <w:rsid w:val="00CB432A"/>
    <w:rsid w:val="00CB4366"/>
    <w:rsid w:val="00CB54F5"/>
    <w:rsid w:val="00CB59B7"/>
    <w:rsid w:val="00CB61C5"/>
    <w:rsid w:val="00CB690B"/>
    <w:rsid w:val="00CB6A6B"/>
    <w:rsid w:val="00CB6DD1"/>
    <w:rsid w:val="00CC02CA"/>
    <w:rsid w:val="00CC0533"/>
    <w:rsid w:val="00CC0A08"/>
    <w:rsid w:val="00CC1134"/>
    <w:rsid w:val="00CC16F4"/>
    <w:rsid w:val="00CC1721"/>
    <w:rsid w:val="00CC1CEC"/>
    <w:rsid w:val="00CC1F9C"/>
    <w:rsid w:val="00CC2FC0"/>
    <w:rsid w:val="00CC2FE1"/>
    <w:rsid w:val="00CC334A"/>
    <w:rsid w:val="00CC373C"/>
    <w:rsid w:val="00CC3863"/>
    <w:rsid w:val="00CC3867"/>
    <w:rsid w:val="00CC3C85"/>
    <w:rsid w:val="00CC5CB9"/>
    <w:rsid w:val="00CC6112"/>
    <w:rsid w:val="00CC676F"/>
    <w:rsid w:val="00CC6905"/>
    <w:rsid w:val="00CC7C72"/>
    <w:rsid w:val="00CD011E"/>
    <w:rsid w:val="00CD0619"/>
    <w:rsid w:val="00CD0C3F"/>
    <w:rsid w:val="00CD11B4"/>
    <w:rsid w:val="00CD1886"/>
    <w:rsid w:val="00CD210C"/>
    <w:rsid w:val="00CD23E7"/>
    <w:rsid w:val="00CD244E"/>
    <w:rsid w:val="00CD252C"/>
    <w:rsid w:val="00CD2545"/>
    <w:rsid w:val="00CD27CF"/>
    <w:rsid w:val="00CD280F"/>
    <w:rsid w:val="00CD3E90"/>
    <w:rsid w:val="00CD40A9"/>
    <w:rsid w:val="00CD422C"/>
    <w:rsid w:val="00CD5178"/>
    <w:rsid w:val="00CD59F5"/>
    <w:rsid w:val="00CD5B9C"/>
    <w:rsid w:val="00CD5DA2"/>
    <w:rsid w:val="00CD6E95"/>
    <w:rsid w:val="00CE0420"/>
    <w:rsid w:val="00CE1239"/>
    <w:rsid w:val="00CE179D"/>
    <w:rsid w:val="00CE260B"/>
    <w:rsid w:val="00CE2882"/>
    <w:rsid w:val="00CE2A8A"/>
    <w:rsid w:val="00CE2C21"/>
    <w:rsid w:val="00CE35DA"/>
    <w:rsid w:val="00CE3E20"/>
    <w:rsid w:val="00CE46AE"/>
    <w:rsid w:val="00CE5967"/>
    <w:rsid w:val="00CE60AA"/>
    <w:rsid w:val="00CE7274"/>
    <w:rsid w:val="00CE7DD8"/>
    <w:rsid w:val="00CF08CC"/>
    <w:rsid w:val="00CF101D"/>
    <w:rsid w:val="00CF1834"/>
    <w:rsid w:val="00CF2180"/>
    <w:rsid w:val="00CF3110"/>
    <w:rsid w:val="00CF3718"/>
    <w:rsid w:val="00CF3C44"/>
    <w:rsid w:val="00CF56C0"/>
    <w:rsid w:val="00CF5755"/>
    <w:rsid w:val="00CF60E6"/>
    <w:rsid w:val="00CF6930"/>
    <w:rsid w:val="00CF6C54"/>
    <w:rsid w:val="00CF6DC1"/>
    <w:rsid w:val="00CF7469"/>
    <w:rsid w:val="00CF751A"/>
    <w:rsid w:val="00CF7EDE"/>
    <w:rsid w:val="00D00664"/>
    <w:rsid w:val="00D007A7"/>
    <w:rsid w:val="00D00837"/>
    <w:rsid w:val="00D01B51"/>
    <w:rsid w:val="00D01D08"/>
    <w:rsid w:val="00D022D6"/>
    <w:rsid w:val="00D02A8C"/>
    <w:rsid w:val="00D03CDE"/>
    <w:rsid w:val="00D03F15"/>
    <w:rsid w:val="00D04F1E"/>
    <w:rsid w:val="00D053D6"/>
    <w:rsid w:val="00D06383"/>
    <w:rsid w:val="00D06616"/>
    <w:rsid w:val="00D07218"/>
    <w:rsid w:val="00D0789A"/>
    <w:rsid w:val="00D1066B"/>
    <w:rsid w:val="00D107EF"/>
    <w:rsid w:val="00D10F51"/>
    <w:rsid w:val="00D11B0D"/>
    <w:rsid w:val="00D131C0"/>
    <w:rsid w:val="00D13784"/>
    <w:rsid w:val="00D13E84"/>
    <w:rsid w:val="00D13F58"/>
    <w:rsid w:val="00D13FF7"/>
    <w:rsid w:val="00D14444"/>
    <w:rsid w:val="00D14785"/>
    <w:rsid w:val="00D14BAF"/>
    <w:rsid w:val="00D14C80"/>
    <w:rsid w:val="00D152E6"/>
    <w:rsid w:val="00D1546C"/>
    <w:rsid w:val="00D16191"/>
    <w:rsid w:val="00D16305"/>
    <w:rsid w:val="00D177D9"/>
    <w:rsid w:val="00D17E78"/>
    <w:rsid w:val="00D20C12"/>
    <w:rsid w:val="00D21006"/>
    <w:rsid w:val="00D2117C"/>
    <w:rsid w:val="00D21AE5"/>
    <w:rsid w:val="00D227EF"/>
    <w:rsid w:val="00D22B40"/>
    <w:rsid w:val="00D23BFD"/>
    <w:rsid w:val="00D23E8A"/>
    <w:rsid w:val="00D25137"/>
    <w:rsid w:val="00D25164"/>
    <w:rsid w:val="00D25275"/>
    <w:rsid w:val="00D25EAA"/>
    <w:rsid w:val="00D26382"/>
    <w:rsid w:val="00D26422"/>
    <w:rsid w:val="00D26EED"/>
    <w:rsid w:val="00D271B0"/>
    <w:rsid w:val="00D3009A"/>
    <w:rsid w:val="00D301DA"/>
    <w:rsid w:val="00D305E7"/>
    <w:rsid w:val="00D30E00"/>
    <w:rsid w:val="00D31D93"/>
    <w:rsid w:val="00D32537"/>
    <w:rsid w:val="00D3267A"/>
    <w:rsid w:val="00D33332"/>
    <w:rsid w:val="00D33713"/>
    <w:rsid w:val="00D33989"/>
    <w:rsid w:val="00D33AAA"/>
    <w:rsid w:val="00D33DB4"/>
    <w:rsid w:val="00D33EF0"/>
    <w:rsid w:val="00D340D6"/>
    <w:rsid w:val="00D34F0B"/>
    <w:rsid w:val="00D3518B"/>
    <w:rsid w:val="00D354FD"/>
    <w:rsid w:val="00D37A65"/>
    <w:rsid w:val="00D37BBE"/>
    <w:rsid w:val="00D40488"/>
    <w:rsid w:val="00D43DB4"/>
    <w:rsid w:val="00D443F9"/>
    <w:rsid w:val="00D4495C"/>
    <w:rsid w:val="00D467AF"/>
    <w:rsid w:val="00D47298"/>
    <w:rsid w:val="00D4752F"/>
    <w:rsid w:val="00D47759"/>
    <w:rsid w:val="00D51848"/>
    <w:rsid w:val="00D52037"/>
    <w:rsid w:val="00D52128"/>
    <w:rsid w:val="00D5373A"/>
    <w:rsid w:val="00D53B59"/>
    <w:rsid w:val="00D540EE"/>
    <w:rsid w:val="00D551FF"/>
    <w:rsid w:val="00D55399"/>
    <w:rsid w:val="00D5617F"/>
    <w:rsid w:val="00D56424"/>
    <w:rsid w:val="00D568A6"/>
    <w:rsid w:val="00D56983"/>
    <w:rsid w:val="00D5713B"/>
    <w:rsid w:val="00D600CC"/>
    <w:rsid w:val="00D60C2A"/>
    <w:rsid w:val="00D60EAA"/>
    <w:rsid w:val="00D61224"/>
    <w:rsid w:val="00D61325"/>
    <w:rsid w:val="00D61A1C"/>
    <w:rsid w:val="00D6204E"/>
    <w:rsid w:val="00D62924"/>
    <w:rsid w:val="00D6319B"/>
    <w:rsid w:val="00D635D6"/>
    <w:rsid w:val="00D63670"/>
    <w:rsid w:val="00D63A8A"/>
    <w:rsid w:val="00D64A6B"/>
    <w:rsid w:val="00D65826"/>
    <w:rsid w:val="00D65BED"/>
    <w:rsid w:val="00D65CBC"/>
    <w:rsid w:val="00D66031"/>
    <w:rsid w:val="00D66147"/>
    <w:rsid w:val="00D67B71"/>
    <w:rsid w:val="00D70BA5"/>
    <w:rsid w:val="00D71358"/>
    <w:rsid w:val="00D71C6E"/>
    <w:rsid w:val="00D7353D"/>
    <w:rsid w:val="00D73B84"/>
    <w:rsid w:val="00D743BF"/>
    <w:rsid w:val="00D74B2C"/>
    <w:rsid w:val="00D7599A"/>
    <w:rsid w:val="00D75C7C"/>
    <w:rsid w:val="00D75F9B"/>
    <w:rsid w:val="00D76096"/>
    <w:rsid w:val="00D76A36"/>
    <w:rsid w:val="00D76B81"/>
    <w:rsid w:val="00D772EB"/>
    <w:rsid w:val="00D77B77"/>
    <w:rsid w:val="00D80964"/>
    <w:rsid w:val="00D81194"/>
    <w:rsid w:val="00D81472"/>
    <w:rsid w:val="00D815FC"/>
    <w:rsid w:val="00D8170D"/>
    <w:rsid w:val="00D81AE9"/>
    <w:rsid w:val="00D81D7E"/>
    <w:rsid w:val="00D8224C"/>
    <w:rsid w:val="00D829CE"/>
    <w:rsid w:val="00D82E8A"/>
    <w:rsid w:val="00D82F2A"/>
    <w:rsid w:val="00D82FD4"/>
    <w:rsid w:val="00D843D8"/>
    <w:rsid w:val="00D84470"/>
    <w:rsid w:val="00D84758"/>
    <w:rsid w:val="00D84802"/>
    <w:rsid w:val="00D8514F"/>
    <w:rsid w:val="00D86034"/>
    <w:rsid w:val="00D864DD"/>
    <w:rsid w:val="00D86711"/>
    <w:rsid w:val="00D8673D"/>
    <w:rsid w:val="00D86E20"/>
    <w:rsid w:val="00D871AC"/>
    <w:rsid w:val="00D871DD"/>
    <w:rsid w:val="00D9054F"/>
    <w:rsid w:val="00D90956"/>
    <w:rsid w:val="00D90C9C"/>
    <w:rsid w:val="00D90E45"/>
    <w:rsid w:val="00D90FE5"/>
    <w:rsid w:val="00D91340"/>
    <w:rsid w:val="00D91648"/>
    <w:rsid w:val="00D91BA9"/>
    <w:rsid w:val="00D92DE6"/>
    <w:rsid w:val="00D92E3E"/>
    <w:rsid w:val="00D9303E"/>
    <w:rsid w:val="00D931D7"/>
    <w:rsid w:val="00D9321C"/>
    <w:rsid w:val="00D934FF"/>
    <w:rsid w:val="00D94029"/>
    <w:rsid w:val="00D94178"/>
    <w:rsid w:val="00D944DB"/>
    <w:rsid w:val="00D947C3"/>
    <w:rsid w:val="00D94DC7"/>
    <w:rsid w:val="00D951B7"/>
    <w:rsid w:val="00D957A2"/>
    <w:rsid w:val="00D964C9"/>
    <w:rsid w:val="00D968FD"/>
    <w:rsid w:val="00D96B34"/>
    <w:rsid w:val="00D9766A"/>
    <w:rsid w:val="00D97A8B"/>
    <w:rsid w:val="00D97FA3"/>
    <w:rsid w:val="00DA0B6F"/>
    <w:rsid w:val="00DA10BE"/>
    <w:rsid w:val="00DA21B1"/>
    <w:rsid w:val="00DA335B"/>
    <w:rsid w:val="00DA34C2"/>
    <w:rsid w:val="00DA39C0"/>
    <w:rsid w:val="00DA3C08"/>
    <w:rsid w:val="00DA3E39"/>
    <w:rsid w:val="00DA5D65"/>
    <w:rsid w:val="00DA5FBC"/>
    <w:rsid w:val="00DA669D"/>
    <w:rsid w:val="00DA674D"/>
    <w:rsid w:val="00DA70D3"/>
    <w:rsid w:val="00DA7A96"/>
    <w:rsid w:val="00DB02D1"/>
    <w:rsid w:val="00DB05C6"/>
    <w:rsid w:val="00DB0B02"/>
    <w:rsid w:val="00DB0B20"/>
    <w:rsid w:val="00DB0FB1"/>
    <w:rsid w:val="00DB0FD2"/>
    <w:rsid w:val="00DB11E7"/>
    <w:rsid w:val="00DB14F6"/>
    <w:rsid w:val="00DB1594"/>
    <w:rsid w:val="00DB185B"/>
    <w:rsid w:val="00DB1949"/>
    <w:rsid w:val="00DB1FF1"/>
    <w:rsid w:val="00DB213A"/>
    <w:rsid w:val="00DB293E"/>
    <w:rsid w:val="00DB2A9C"/>
    <w:rsid w:val="00DB385B"/>
    <w:rsid w:val="00DB4301"/>
    <w:rsid w:val="00DB4D24"/>
    <w:rsid w:val="00DB5154"/>
    <w:rsid w:val="00DB5867"/>
    <w:rsid w:val="00DB5884"/>
    <w:rsid w:val="00DB5B5E"/>
    <w:rsid w:val="00DB5E05"/>
    <w:rsid w:val="00DB68AE"/>
    <w:rsid w:val="00DB69F6"/>
    <w:rsid w:val="00DB6BEA"/>
    <w:rsid w:val="00DB6F87"/>
    <w:rsid w:val="00DB740E"/>
    <w:rsid w:val="00DB796F"/>
    <w:rsid w:val="00DB7B40"/>
    <w:rsid w:val="00DC04DD"/>
    <w:rsid w:val="00DC0973"/>
    <w:rsid w:val="00DC1274"/>
    <w:rsid w:val="00DC158F"/>
    <w:rsid w:val="00DC16BF"/>
    <w:rsid w:val="00DC1731"/>
    <w:rsid w:val="00DC1CD2"/>
    <w:rsid w:val="00DC1D21"/>
    <w:rsid w:val="00DC1D3A"/>
    <w:rsid w:val="00DC201B"/>
    <w:rsid w:val="00DC205A"/>
    <w:rsid w:val="00DC2924"/>
    <w:rsid w:val="00DC2AF2"/>
    <w:rsid w:val="00DC3415"/>
    <w:rsid w:val="00DC391F"/>
    <w:rsid w:val="00DC3D3A"/>
    <w:rsid w:val="00DC5EF5"/>
    <w:rsid w:val="00DC640B"/>
    <w:rsid w:val="00DC6829"/>
    <w:rsid w:val="00DC7F96"/>
    <w:rsid w:val="00DD0C72"/>
    <w:rsid w:val="00DD0DDA"/>
    <w:rsid w:val="00DD1144"/>
    <w:rsid w:val="00DD16DC"/>
    <w:rsid w:val="00DD1B63"/>
    <w:rsid w:val="00DD23B2"/>
    <w:rsid w:val="00DD316B"/>
    <w:rsid w:val="00DD4917"/>
    <w:rsid w:val="00DD49F0"/>
    <w:rsid w:val="00DD51C9"/>
    <w:rsid w:val="00DD5417"/>
    <w:rsid w:val="00DD54D6"/>
    <w:rsid w:val="00DD5D24"/>
    <w:rsid w:val="00DD6E8F"/>
    <w:rsid w:val="00DD6F3E"/>
    <w:rsid w:val="00DD7B38"/>
    <w:rsid w:val="00DE02B5"/>
    <w:rsid w:val="00DE0435"/>
    <w:rsid w:val="00DE0E2F"/>
    <w:rsid w:val="00DE1236"/>
    <w:rsid w:val="00DE1476"/>
    <w:rsid w:val="00DE1555"/>
    <w:rsid w:val="00DE1AB4"/>
    <w:rsid w:val="00DE20CC"/>
    <w:rsid w:val="00DE2329"/>
    <w:rsid w:val="00DE237B"/>
    <w:rsid w:val="00DE2CA4"/>
    <w:rsid w:val="00DE3120"/>
    <w:rsid w:val="00DE3B45"/>
    <w:rsid w:val="00DE4785"/>
    <w:rsid w:val="00DE5282"/>
    <w:rsid w:val="00DE5E84"/>
    <w:rsid w:val="00DE691B"/>
    <w:rsid w:val="00DE7354"/>
    <w:rsid w:val="00DE7D65"/>
    <w:rsid w:val="00DF0259"/>
    <w:rsid w:val="00DF02B3"/>
    <w:rsid w:val="00DF0E7C"/>
    <w:rsid w:val="00DF1D39"/>
    <w:rsid w:val="00DF314C"/>
    <w:rsid w:val="00DF3260"/>
    <w:rsid w:val="00DF3600"/>
    <w:rsid w:val="00DF4ACB"/>
    <w:rsid w:val="00DF537B"/>
    <w:rsid w:val="00DF5A8A"/>
    <w:rsid w:val="00DF5AAE"/>
    <w:rsid w:val="00DF6464"/>
    <w:rsid w:val="00DF6631"/>
    <w:rsid w:val="00DF6BDC"/>
    <w:rsid w:val="00DF6DC5"/>
    <w:rsid w:val="00DF7312"/>
    <w:rsid w:val="00DF793B"/>
    <w:rsid w:val="00E00793"/>
    <w:rsid w:val="00E009BA"/>
    <w:rsid w:val="00E01508"/>
    <w:rsid w:val="00E018F9"/>
    <w:rsid w:val="00E01A97"/>
    <w:rsid w:val="00E020DB"/>
    <w:rsid w:val="00E02A14"/>
    <w:rsid w:val="00E03116"/>
    <w:rsid w:val="00E03C69"/>
    <w:rsid w:val="00E04DD5"/>
    <w:rsid w:val="00E0503E"/>
    <w:rsid w:val="00E05C3D"/>
    <w:rsid w:val="00E06A3B"/>
    <w:rsid w:val="00E06B0A"/>
    <w:rsid w:val="00E0761A"/>
    <w:rsid w:val="00E07B10"/>
    <w:rsid w:val="00E101DE"/>
    <w:rsid w:val="00E1130D"/>
    <w:rsid w:val="00E117B5"/>
    <w:rsid w:val="00E11ECF"/>
    <w:rsid w:val="00E1210E"/>
    <w:rsid w:val="00E13191"/>
    <w:rsid w:val="00E13611"/>
    <w:rsid w:val="00E14143"/>
    <w:rsid w:val="00E143BC"/>
    <w:rsid w:val="00E1453B"/>
    <w:rsid w:val="00E1547F"/>
    <w:rsid w:val="00E154E0"/>
    <w:rsid w:val="00E15718"/>
    <w:rsid w:val="00E1581D"/>
    <w:rsid w:val="00E15A25"/>
    <w:rsid w:val="00E16A23"/>
    <w:rsid w:val="00E1733F"/>
    <w:rsid w:val="00E17831"/>
    <w:rsid w:val="00E178A3"/>
    <w:rsid w:val="00E17B6C"/>
    <w:rsid w:val="00E203E6"/>
    <w:rsid w:val="00E20460"/>
    <w:rsid w:val="00E20B41"/>
    <w:rsid w:val="00E21B8F"/>
    <w:rsid w:val="00E222EB"/>
    <w:rsid w:val="00E22672"/>
    <w:rsid w:val="00E22A79"/>
    <w:rsid w:val="00E22F65"/>
    <w:rsid w:val="00E2389E"/>
    <w:rsid w:val="00E23AD4"/>
    <w:rsid w:val="00E23B92"/>
    <w:rsid w:val="00E23C1A"/>
    <w:rsid w:val="00E24700"/>
    <w:rsid w:val="00E24A6B"/>
    <w:rsid w:val="00E24C4B"/>
    <w:rsid w:val="00E25862"/>
    <w:rsid w:val="00E261B4"/>
    <w:rsid w:val="00E279DA"/>
    <w:rsid w:val="00E27D6C"/>
    <w:rsid w:val="00E27E9F"/>
    <w:rsid w:val="00E27F3D"/>
    <w:rsid w:val="00E30FAA"/>
    <w:rsid w:val="00E310A3"/>
    <w:rsid w:val="00E33B0D"/>
    <w:rsid w:val="00E3416A"/>
    <w:rsid w:val="00E348DC"/>
    <w:rsid w:val="00E34919"/>
    <w:rsid w:val="00E35DBB"/>
    <w:rsid w:val="00E362C4"/>
    <w:rsid w:val="00E3647F"/>
    <w:rsid w:val="00E36760"/>
    <w:rsid w:val="00E3732F"/>
    <w:rsid w:val="00E37543"/>
    <w:rsid w:val="00E37870"/>
    <w:rsid w:val="00E40433"/>
    <w:rsid w:val="00E40627"/>
    <w:rsid w:val="00E40C62"/>
    <w:rsid w:val="00E41FA4"/>
    <w:rsid w:val="00E4229D"/>
    <w:rsid w:val="00E42AD6"/>
    <w:rsid w:val="00E43506"/>
    <w:rsid w:val="00E436F7"/>
    <w:rsid w:val="00E43ACA"/>
    <w:rsid w:val="00E43CA2"/>
    <w:rsid w:val="00E43E19"/>
    <w:rsid w:val="00E43FD8"/>
    <w:rsid w:val="00E44A4B"/>
    <w:rsid w:val="00E45D7B"/>
    <w:rsid w:val="00E4717B"/>
    <w:rsid w:val="00E47212"/>
    <w:rsid w:val="00E47ED3"/>
    <w:rsid w:val="00E510A2"/>
    <w:rsid w:val="00E51AAB"/>
    <w:rsid w:val="00E51F6D"/>
    <w:rsid w:val="00E5259A"/>
    <w:rsid w:val="00E528E0"/>
    <w:rsid w:val="00E52BFE"/>
    <w:rsid w:val="00E5310D"/>
    <w:rsid w:val="00E535C2"/>
    <w:rsid w:val="00E5363E"/>
    <w:rsid w:val="00E5388F"/>
    <w:rsid w:val="00E5417F"/>
    <w:rsid w:val="00E54808"/>
    <w:rsid w:val="00E557C1"/>
    <w:rsid w:val="00E559A5"/>
    <w:rsid w:val="00E55EF4"/>
    <w:rsid w:val="00E61D7C"/>
    <w:rsid w:val="00E62321"/>
    <w:rsid w:val="00E62D6F"/>
    <w:rsid w:val="00E6314E"/>
    <w:rsid w:val="00E63233"/>
    <w:rsid w:val="00E63D2E"/>
    <w:rsid w:val="00E64140"/>
    <w:rsid w:val="00E645B0"/>
    <w:rsid w:val="00E6525D"/>
    <w:rsid w:val="00E652DC"/>
    <w:rsid w:val="00E655E3"/>
    <w:rsid w:val="00E65BF8"/>
    <w:rsid w:val="00E65C19"/>
    <w:rsid w:val="00E65C65"/>
    <w:rsid w:val="00E66B3E"/>
    <w:rsid w:val="00E70098"/>
    <w:rsid w:val="00E701BA"/>
    <w:rsid w:val="00E719CE"/>
    <w:rsid w:val="00E71FCB"/>
    <w:rsid w:val="00E72027"/>
    <w:rsid w:val="00E725AB"/>
    <w:rsid w:val="00E72E84"/>
    <w:rsid w:val="00E730B9"/>
    <w:rsid w:val="00E735E1"/>
    <w:rsid w:val="00E73A25"/>
    <w:rsid w:val="00E73F62"/>
    <w:rsid w:val="00E74032"/>
    <w:rsid w:val="00E740F8"/>
    <w:rsid w:val="00E74C2D"/>
    <w:rsid w:val="00E74C38"/>
    <w:rsid w:val="00E75A40"/>
    <w:rsid w:val="00E76270"/>
    <w:rsid w:val="00E7687A"/>
    <w:rsid w:val="00E768A0"/>
    <w:rsid w:val="00E76C36"/>
    <w:rsid w:val="00E76ECE"/>
    <w:rsid w:val="00E76FDF"/>
    <w:rsid w:val="00E77474"/>
    <w:rsid w:val="00E7757F"/>
    <w:rsid w:val="00E77871"/>
    <w:rsid w:val="00E8079E"/>
    <w:rsid w:val="00E81B14"/>
    <w:rsid w:val="00E8203D"/>
    <w:rsid w:val="00E8331B"/>
    <w:rsid w:val="00E83636"/>
    <w:rsid w:val="00E83735"/>
    <w:rsid w:val="00E83854"/>
    <w:rsid w:val="00E84364"/>
    <w:rsid w:val="00E84576"/>
    <w:rsid w:val="00E8564C"/>
    <w:rsid w:val="00E858CB"/>
    <w:rsid w:val="00E86D3B"/>
    <w:rsid w:val="00E871BB"/>
    <w:rsid w:val="00E875B3"/>
    <w:rsid w:val="00E87ADD"/>
    <w:rsid w:val="00E87C2F"/>
    <w:rsid w:val="00E907FC"/>
    <w:rsid w:val="00E9129B"/>
    <w:rsid w:val="00E921A9"/>
    <w:rsid w:val="00E92573"/>
    <w:rsid w:val="00E927EB"/>
    <w:rsid w:val="00E93134"/>
    <w:rsid w:val="00E93272"/>
    <w:rsid w:val="00E93377"/>
    <w:rsid w:val="00E9352D"/>
    <w:rsid w:val="00E93CCE"/>
    <w:rsid w:val="00E941B6"/>
    <w:rsid w:val="00E94449"/>
    <w:rsid w:val="00E954FB"/>
    <w:rsid w:val="00E95E57"/>
    <w:rsid w:val="00E95EE2"/>
    <w:rsid w:val="00E96220"/>
    <w:rsid w:val="00E966BC"/>
    <w:rsid w:val="00E96811"/>
    <w:rsid w:val="00E97078"/>
    <w:rsid w:val="00E97480"/>
    <w:rsid w:val="00E977B6"/>
    <w:rsid w:val="00EA08E6"/>
    <w:rsid w:val="00EA0922"/>
    <w:rsid w:val="00EA11FE"/>
    <w:rsid w:val="00EA2640"/>
    <w:rsid w:val="00EA2BB2"/>
    <w:rsid w:val="00EA36EC"/>
    <w:rsid w:val="00EA423B"/>
    <w:rsid w:val="00EA4526"/>
    <w:rsid w:val="00EA454A"/>
    <w:rsid w:val="00EA526B"/>
    <w:rsid w:val="00EA58EC"/>
    <w:rsid w:val="00EA5AFA"/>
    <w:rsid w:val="00EA5AFF"/>
    <w:rsid w:val="00EA5ED5"/>
    <w:rsid w:val="00EA603C"/>
    <w:rsid w:val="00EA65E5"/>
    <w:rsid w:val="00EA74F0"/>
    <w:rsid w:val="00EA7883"/>
    <w:rsid w:val="00EB029A"/>
    <w:rsid w:val="00EB0ADE"/>
    <w:rsid w:val="00EB129B"/>
    <w:rsid w:val="00EB2EFE"/>
    <w:rsid w:val="00EB3762"/>
    <w:rsid w:val="00EB406D"/>
    <w:rsid w:val="00EB422D"/>
    <w:rsid w:val="00EB60D9"/>
    <w:rsid w:val="00EB6ED4"/>
    <w:rsid w:val="00EC03F3"/>
    <w:rsid w:val="00EC1C6F"/>
    <w:rsid w:val="00EC2F24"/>
    <w:rsid w:val="00EC3453"/>
    <w:rsid w:val="00EC36A0"/>
    <w:rsid w:val="00EC43DF"/>
    <w:rsid w:val="00EC4445"/>
    <w:rsid w:val="00EC4529"/>
    <w:rsid w:val="00EC494E"/>
    <w:rsid w:val="00EC57E5"/>
    <w:rsid w:val="00EC609C"/>
    <w:rsid w:val="00EC6172"/>
    <w:rsid w:val="00EC666F"/>
    <w:rsid w:val="00EC7296"/>
    <w:rsid w:val="00EC75FD"/>
    <w:rsid w:val="00EC7605"/>
    <w:rsid w:val="00ED0CBF"/>
    <w:rsid w:val="00ED1E5D"/>
    <w:rsid w:val="00ED21F7"/>
    <w:rsid w:val="00ED2467"/>
    <w:rsid w:val="00ED2B84"/>
    <w:rsid w:val="00ED2DC3"/>
    <w:rsid w:val="00ED2E31"/>
    <w:rsid w:val="00ED38EC"/>
    <w:rsid w:val="00ED3A0D"/>
    <w:rsid w:val="00ED3C0D"/>
    <w:rsid w:val="00ED40A3"/>
    <w:rsid w:val="00ED4F59"/>
    <w:rsid w:val="00ED5029"/>
    <w:rsid w:val="00ED5BAA"/>
    <w:rsid w:val="00ED5C56"/>
    <w:rsid w:val="00ED5C75"/>
    <w:rsid w:val="00ED7C07"/>
    <w:rsid w:val="00EE01F0"/>
    <w:rsid w:val="00EE06A9"/>
    <w:rsid w:val="00EE07B5"/>
    <w:rsid w:val="00EE0B61"/>
    <w:rsid w:val="00EE0FA9"/>
    <w:rsid w:val="00EE12FF"/>
    <w:rsid w:val="00EE3102"/>
    <w:rsid w:val="00EE3D8D"/>
    <w:rsid w:val="00EE3DFD"/>
    <w:rsid w:val="00EE4F37"/>
    <w:rsid w:val="00EE5332"/>
    <w:rsid w:val="00EE56B1"/>
    <w:rsid w:val="00EE60AE"/>
    <w:rsid w:val="00EE6992"/>
    <w:rsid w:val="00EE6A61"/>
    <w:rsid w:val="00EE6AF1"/>
    <w:rsid w:val="00EE6FE9"/>
    <w:rsid w:val="00EF0691"/>
    <w:rsid w:val="00EF3355"/>
    <w:rsid w:val="00EF35DF"/>
    <w:rsid w:val="00EF35E6"/>
    <w:rsid w:val="00EF4D49"/>
    <w:rsid w:val="00EF549D"/>
    <w:rsid w:val="00EF5729"/>
    <w:rsid w:val="00EF5A29"/>
    <w:rsid w:val="00EF6596"/>
    <w:rsid w:val="00EF68A4"/>
    <w:rsid w:val="00F00324"/>
    <w:rsid w:val="00F00539"/>
    <w:rsid w:val="00F009BA"/>
    <w:rsid w:val="00F00AB4"/>
    <w:rsid w:val="00F0184F"/>
    <w:rsid w:val="00F01C08"/>
    <w:rsid w:val="00F01C34"/>
    <w:rsid w:val="00F01DE5"/>
    <w:rsid w:val="00F039F1"/>
    <w:rsid w:val="00F03CB5"/>
    <w:rsid w:val="00F03CFD"/>
    <w:rsid w:val="00F049F2"/>
    <w:rsid w:val="00F057D1"/>
    <w:rsid w:val="00F06CC7"/>
    <w:rsid w:val="00F071EB"/>
    <w:rsid w:val="00F07B29"/>
    <w:rsid w:val="00F109A2"/>
    <w:rsid w:val="00F10ABF"/>
    <w:rsid w:val="00F11009"/>
    <w:rsid w:val="00F111FA"/>
    <w:rsid w:val="00F125EE"/>
    <w:rsid w:val="00F13D85"/>
    <w:rsid w:val="00F13F9B"/>
    <w:rsid w:val="00F1439E"/>
    <w:rsid w:val="00F15034"/>
    <w:rsid w:val="00F15FAC"/>
    <w:rsid w:val="00F1621F"/>
    <w:rsid w:val="00F16650"/>
    <w:rsid w:val="00F16A6E"/>
    <w:rsid w:val="00F17F3A"/>
    <w:rsid w:val="00F20665"/>
    <w:rsid w:val="00F20C27"/>
    <w:rsid w:val="00F20D3B"/>
    <w:rsid w:val="00F20FF1"/>
    <w:rsid w:val="00F2141A"/>
    <w:rsid w:val="00F214D9"/>
    <w:rsid w:val="00F21BB5"/>
    <w:rsid w:val="00F21C81"/>
    <w:rsid w:val="00F22A81"/>
    <w:rsid w:val="00F22F7A"/>
    <w:rsid w:val="00F23A78"/>
    <w:rsid w:val="00F24085"/>
    <w:rsid w:val="00F243A5"/>
    <w:rsid w:val="00F243EA"/>
    <w:rsid w:val="00F245D1"/>
    <w:rsid w:val="00F24900"/>
    <w:rsid w:val="00F24C1E"/>
    <w:rsid w:val="00F255DE"/>
    <w:rsid w:val="00F2703D"/>
    <w:rsid w:val="00F2712F"/>
    <w:rsid w:val="00F2781C"/>
    <w:rsid w:val="00F30187"/>
    <w:rsid w:val="00F31AA0"/>
    <w:rsid w:val="00F328D8"/>
    <w:rsid w:val="00F3310A"/>
    <w:rsid w:val="00F33204"/>
    <w:rsid w:val="00F33AFC"/>
    <w:rsid w:val="00F34BF1"/>
    <w:rsid w:val="00F34DF6"/>
    <w:rsid w:val="00F35597"/>
    <w:rsid w:val="00F36427"/>
    <w:rsid w:val="00F37257"/>
    <w:rsid w:val="00F3730F"/>
    <w:rsid w:val="00F401FE"/>
    <w:rsid w:val="00F40EC8"/>
    <w:rsid w:val="00F40FCF"/>
    <w:rsid w:val="00F41306"/>
    <w:rsid w:val="00F41497"/>
    <w:rsid w:val="00F43215"/>
    <w:rsid w:val="00F43280"/>
    <w:rsid w:val="00F43B2E"/>
    <w:rsid w:val="00F44005"/>
    <w:rsid w:val="00F44BFF"/>
    <w:rsid w:val="00F4536E"/>
    <w:rsid w:val="00F45A01"/>
    <w:rsid w:val="00F46B0F"/>
    <w:rsid w:val="00F46DFB"/>
    <w:rsid w:val="00F473D4"/>
    <w:rsid w:val="00F47487"/>
    <w:rsid w:val="00F477F0"/>
    <w:rsid w:val="00F47D06"/>
    <w:rsid w:val="00F500AD"/>
    <w:rsid w:val="00F50CB9"/>
    <w:rsid w:val="00F5362A"/>
    <w:rsid w:val="00F53671"/>
    <w:rsid w:val="00F54B53"/>
    <w:rsid w:val="00F54EE1"/>
    <w:rsid w:val="00F552B7"/>
    <w:rsid w:val="00F556AE"/>
    <w:rsid w:val="00F5671A"/>
    <w:rsid w:val="00F571B1"/>
    <w:rsid w:val="00F60698"/>
    <w:rsid w:val="00F609C7"/>
    <w:rsid w:val="00F60F1E"/>
    <w:rsid w:val="00F61600"/>
    <w:rsid w:val="00F62938"/>
    <w:rsid w:val="00F629BE"/>
    <w:rsid w:val="00F629D4"/>
    <w:rsid w:val="00F632EE"/>
    <w:rsid w:val="00F63FCE"/>
    <w:rsid w:val="00F6407B"/>
    <w:rsid w:val="00F641AB"/>
    <w:rsid w:val="00F645D5"/>
    <w:rsid w:val="00F65303"/>
    <w:rsid w:val="00F6546C"/>
    <w:rsid w:val="00F65FF9"/>
    <w:rsid w:val="00F66025"/>
    <w:rsid w:val="00F6708B"/>
    <w:rsid w:val="00F67103"/>
    <w:rsid w:val="00F678A9"/>
    <w:rsid w:val="00F704C1"/>
    <w:rsid w:val="00F70626"/>
    <w:rsid w:val="00F71006"/>
    <w:rsid w:val="00F72CF9"/>
    <w:rsid w:val="00F72DC4"/>
    <w:rsid w:val="00F73873"/>
    <w:rsid w:val="00F73D48"/>
    <w:rsid w:val="00F73E86"/>
    <w:rsid w:val="00F75BD4"/>
    <w:rsid w:val="00F75DB1"/>
    <w:rsid w:val="00F75E7E"/>
    <w:rsid w:val="00F77052"/>
    <w:rsid w:val="00F771BE"/>
    <w:rsid w:val="00F77580"/>
    <w:rsid w:val="00F77B97"/>
    <w:rsid w:val="00F8069B"/>
    <w:rsid w:val="00F813C4"/>
    <w:rsid w:val="00F819F5"/>
    <w:rsid w:val="00F81AB6"/>
    <w:rsid w:val="00F829A9"/>
    <w:rsid w:val="00F82DD7"/>
    <w:rsid w:val="00F831FC"/>
    <w:rsid w:val="00F83F7B"/>
    <w:rsid w:val="00F8427A"/>
    <w:rsid w:val="00F84EFC"/>
    <w:rsid w:val="00F84F2D"/>
    <w:rsid w:val="00F851D2"/>
    <w:rsid w:val="00F859AF"/>
    <w:rsid w:val="00F86541"/>
    <w:rsid w:val="00F90810"/>
    <w:rsid w:val="00F90CDB"/>
    <w:rsid w:val="00F91AFF"/>
    <w:rsid w:val="00F91D09"/>
    <w:rsid w:val="00F9206B"/>
    <w:rsid w:val="00F92C89"/>
    <w:rsid w:val="00F92DAD"/>
    <w:rsid w:val="00F94D17"/>
    <w:rsid w:val="00F94E03"/>
    <w:rsid w:val="00F95178"/>
    <w:rsid w:val="00F9522B"/>
    <w:rsid w:val="00F95854"/>
    <w:rsid w:val="00F95C18"/>
    <w:rsid w:val="00F96162"/>
    <w:rsid w:val="00F9696E"/>
    <w:rsid w:val="00F97048"/>
    <w:rsid w:val="00F974E1"/>
    <w:rsid w:val="00F97BF6"/>
    <w:rsid w:val="00FA0579"/>
    <w:rsid w:val="00FA2481"/>
    <w:rsid w:val="00FA24BC"/>
    <w:rsid w:val="00FA2831"/>
    <w:rsid w:val="00FA2910"/>
    <w:rsid w:val="00FA2C2F"/>
    <w:rsid w:val="00FA3095"/>
    <w:rsid w:val="00FA337F"/>
    <w:rsid w:val="00FA3ACB"/>
    <w:rsid w:val="00FA49D6"/>
    <w:rsid w:val="00FA4D0F"/>
    <w:rsid w:val="00FA4E53"/>
    <w:rsid w:val="00FA5055"/>
    <w:rsid w:val="00FA5831"/>
    <w:rsid w:val="00FA5D1E"/>
    <w:rsid w:val="00FA5EBE"/>
    <w:rsid w:val="00FA624A"/>
    <w:rsid w:val="00FA649E"/>
    <w:rsid w:val="00FA72E9"/>
    <w:rsid w:val="00FA79F6"/>
    <w:rsid w:val="00FB00B4"/>
    <w:rsid w:val="00FB012D"/>
    <w:rsid w:val="00FB0D00"/>
    <w:rsid w:val="00FB0D86"/>
    <w:rsid w:val="00FB1042"/>
    <w:rsid w:val="00FB1780"/>
    <w:rsid w:val="00FB2206"/>
    <w:rsid w:val="00FB26B3"/>
    <w:rsid w:val="00FB3842"/>
    <w:rsid w:val="00FB38A3"/>
    <w:rsid w:val="00FB3BC0"/>
    <w:rsid w:val="00FB3FED"/>
    <w:rsid w:val="00FB42AC"/>
    <w:rsid w:val="00FB4FFD"/>
    <w:rsid w:val="00FB6630"/>
    <w:rsid w:val="00FB68AE"/>
    <w:rsid w:val="00FB6BF1"/>
    <w:rsid w:val="00FB6E29"/>
    <w:rsid w:val="00FC0A26"/>
    <w:rsid w:val="00FC102B"/>
    <w:rsid w:val="00FC2A3E"/>
    <w:rsid w:val="00FC2EA4"/>
    <w:rsid w:val="00FC3294"/>
    <w:rsid w:val="00FC4311"/>
    <w:rsid w:val="00FC4328"/>
    <w:rsid w:val="00FC4382"/>
    <w:rsid w:val="00FC4744"/>
    <w:rsid w:val="00FC4A05"/>
    <w:rsid w:val="00FC4D13"/>
    <w:rsid w:val="00FC54EF"/>
    <w:rsid w:val="00FC641A"/>
    <w:rsid w:val="00FC6714"/>
    <w:rsid w:val="00FC67FD"/>
    <w:rsid w:val="00FC762E"/>
    <w:rsid w:val="00FC7B74"/>
    <w:rsid w:val="00FC7F26"/>
    <w:rsid w:val="00FD02BE"/>
    <w:rsid w:val="00FD02F6"/>
    <w:rsid w:val="00FD0F7E"/>
    <w:rsid w:val="00FD1116"/>
    <w:rsid w:val="00FD2D9A"/>
    <w:rsid w:val="00FD3460"/>
    <w:rsid w:val="00FD3A22"/>
    <w:rsid w:val="00FD40EA"/>
    <w:rsid w:val="00FD566C"/>
    <w:rsid w:val="00FD6812"/>
    <w:rsid w:val="00FD6B77"/>
    <w:rsid w:val="00FD6F08"/>
    <w:rsid w:val="00FD718C"/>
    <w:rsid w:val="00FD7225"/>
    <w:rsid w:val="00FD7541"/>
    <w:rsid w:val="00FE0375"/>
    <w:rsid w:val="00FE0385"/>
    <w:rsid w:val="00FE0781"/>
    <w:rsid w:val="00FE0D3B"/>
    <w:rsid w:val="00FE0E21"/>
    <w:rsid w:val="00FE0E65"/>
    <w:rsid w:val="00FE11E5"/>
    <w:rsid w:val="00FE1291"/>
    <w:rsid w:val="00FE161D"/>
    <w:rsid w:val="00FE24C2"/>
    <w:rsid w:val="00FE2B6E"/>
    <w:rsid w:val="00FE2BBE"/>
    <w:rsid w:val="00FE388E"/>
    <w:rsid w:val="00FE39E5"/>
    <w:rsid w:val="00FE3A40"/>
    <w:rsid w:val="00FE3BE7"/>
    <w:rsid w:val="00FE3C58"/>
    <w:rsid w:val="00FE3E9B"/>
    <w:rsid w:val="00FE3EF3"/>
    <w:rsid w:val="00FE424D"/>
    <w:rsid w:val="00FE4388"/>
    <w:rsid w:val="00FE4ABC"/>
    <w:rsid w:val="00FE4ADA"/>
    <w:rsid w:val="00FE4DF1"/>
    <w:rsid w:val="00FE5061"/>
    <w:rsid w:val="00FE566A"/>
    <w:rsid w:val="00FE5F18"/>
    <w:rsid w:val="00FE5F8F"/>
    <w:rsid w:val="00FE5FB9"/>
    <w:rsid w:val="00FE5FE4"/>
    <w:rsid w:val="00FE72F0"/>
    <w:rsid w:val="00FE7A9A"/>
    <w:rsid w:val="00FF10EA"/>
    <w:rsid w:val="00FF16DE"/>
    <w:rsid w:val="00FF318A"/>
    <w:rsid w:val="00FF3AE5"/>
    <w:rsid w:val="00FF4495"/>
    <w:rsid w:val="00FF4F5A"/>
    <w:rsid w:val="00FF534A"/>
    <w:rsid w:val="00FF5652"/>
    <w:rsid w:val="00FF591A"/>
    <w:rsid w:val="00FF5AD8"/>
    <w:rsid w:val="00FF683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FB1C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8935AD"/>
    <w:pPr>
      <w:widowControl w:val="0"/>
      <w:jc w:val="both"/>
    </w:pPr>
    <w:rPr>
      <w:rFonts w:ascii="Arial" w:hAnsi="Arial"/>
    </w:rPr>
  </w:style>
  <w:style w:type="paragraph" w:styleId="1">
    <w:name w:val="heading 1"/>
    <w:basedOn w:val="a1"/>
    <w:next w:val="20"/>
    <w:link w:val="15"/>
    <w:autoRedefine/>
    <w:uiPriority w:val="9"/>
    <w:qFormat/>
    <w:rsid w:val="003B7738"/>
    <w:pPr>
      <w:keepNext/>
      <w:numPr>
        <w:numId w:val="26"/>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1"/>
    <w:next w:val="a1"/>
    <w:link w:val="21"/>
    <w:autoRedefine/>
    <w:uiPriority w:val="9"/>
    <w:unhideWhenUsed/>
    <w:qFormat/>
    <w:rsid w:val="007A1101"/>
    <w:pPr>
      <w:keepNext/>
      <w:numPr>
        <w:ilvl w:val="1"/>
        <w:numId w:val="26"/>
      </w:numPr>
      <w:pBdr>
        <w:left w:val="single" w:sz="48" w:space="0" w:color="FFC000"/>
      </w:pBdr>
      <w:shd w:val="clear" w:color="002B62" w:fill="002B62"/>
      <w:spacing w:beforeLines="100" w:before="286" w:afterLines="100" w:after="286"/>
      <w:ind w:left="681"/>
      <w:jc w:val="left"/>
      <w:outlineLvl w:val="1"/>
    </w:pPr>
    <w:rPr>
      <w:rFonts w:asciiTheme="majorHAnsi" w:eastAsia="メイリオ" w:hAnsiTheme="majorHAnsi" w:cstheme="majorHAnsi"/>
      <w:color w:val="FFFFFF" w:themeColor="background1"/>
      <w:sz w:val="24"/>
      <w:szCs w:val="21"/>
    </w:rPr>
  </w:style>
  <w:style w:type="paragraph" w:styleId="30">
    <w:name w:val="heading 3"/>
    <w:basedOn w:val="a1"/>
    <w:next w:val="a1"/>
    <w:link w:val="31"/>
    <w:uiPriority w:val="9"/>
    <w:unhideWhenUsed/>
    <w:qFormat/>
    <w:rsid w:val="008D4D1B"/>
    <w:pPr>
      <w:keepNext/>
      <w:numPr>
        <w:ilvl w:val="2"/>
        <w:numId w:val="26"/>
      </w:numPr>
      <w:spacing w:beforeLines="50" w:before="143" w:afterLines="50" w:after="143"/>
      <w:outlineLvl w:val="2"/>
    </w:pPr>
    <w:rPr>
      <w:rFonts w:asciiTheme="majorHAnsi" w:eastAsiaTheme="majorEastAsia" w:hAnsiTheme="majorHAnsi" w:cstheme="majorBidi"/>
      <w:b/>
      <w:sz w:val="22"/>
    </w:rPr>
  </w:style>
  <w:style w:type="paragraph" w:styleId="4">
    <w:name w:val="heading 4"/>
    <w:basedOn w:val="a1"/>
    <w:next w:val="a1"/>
    <w:link w:val="41"/>
    <w:uiPriority w:val="9"/>
    <w:unhideWhenUsed/>
    <w:qFormat/>
    <w:rsid w:val="009C599E"/>
    <w:pPr>
      <w:keepNext/>
      <w:numPr>
        <w:ilvl w:val="3"/>
        <w:numId w:val="4"/>
      </w:numPr>
      <w:outlineLvl w:val="3"/>
    </w:pPr>
    <w:rPr>
      <w:b/>
      <w:bCs/>
    </w:rPr>
  </w:style>
  <w:style w:type="paragraph" w:styleId="5">
    <w:name w:val="heading 5"/>
    <w:basedOn w:val="a1"/>
    <w:next w:val="a1"/>
    <w:link w:val="51"/>
    <w:uiPriority w:val="9"/>
    <w:unhideWhenUsed/>
    <w:qFormat/>
    <w:rsid w:val="00BB6B84"/>
    <w:pPr>
      <w:keepNext/>
      <w:numPr>
        <w:numId w:val="6"/>
      </w:numPr>
      <w:outlineLvl w:val="4"/>
    </w:pPr>
    <w:rPr>
      <w:rFonts w:asciiTheme="majorHAnsi" w:eastAsiaTheme="majorEastAsia" w:hAnsiTheme="majorHAnsi" w:cstheme="majorBidi"/>
    </w:rPr>
  </w:style>
  <w:style w:type="paragraph" w:styleId="6">
    <w:name w:val="heading 6"/>
    <w:basedOn w:val="a1"/>
    <w:next w:val="a1"/>
    <w:link w:val="60"/>
    <w:uiPriority w:val="9"/>
    <w:unhideWhenUsed/>
    <w:qFormat/>
    <w:rsid w:val="00BB6B84"/>
    <w:pPr>
      <w:keepNext/>
      <w:numPr>
        <w:ilvl w:val="5"/>
        <w:numId w:val="4"/>
      </w:numPr>
      <w:ind w:leftChars="800" w:left="800"/>
      <w:outlineLvl w:val="5"/>
    </w:pPr>
    <w:rPr>
      <w:b/>
      <w:bCs/>
    </w:rPr>
  </w:style>
  <w:style w:type="paragraph" w:styleId="7">
    <w:name w:val="heading 7"/>
    <w:basedOn w:val="a1"/>
    <w:next w:val="a1"/>
    <w:link w:val="70"/>
    <w:uiPriority w:val="9"/>
    <w:semiHidden/>
    <w:unhideWhenUsed/>
    <w:qFormat/>
    <w:rsid w:val="00BB6B84"/>
    <w:pPr>
      <w:keepNext/>
      <w:numPr>
        <w:ilvl w:val="6"/>
        <w:numId w:val="4"/>
      </w:numPr>
      <w:ind w:leftChars="800" w:left="800"/>
      <w:outlineLvl w:val="6"/>
    </w:pPr>
  </w:style>
  <w:style w:type="paragraph" w:styleId="8">
    <w:name w:val="heading 8"/>
    <w:basedOn w:val="a1"/>
    <w:next w:val="a1"/>
    <w:link w:val="80"/>
    <w:uiPriority w:val="9"/>
    <w:semiHidden/>
    <w:unhideWhenUsed/>
    <w:qFormat/>
    <w:rsid w:val="00BB6B84"/>
    <w:pPr>
      <w:keepNext/>
      <w:numPr>
        <w:ilvl w:val="7"/>
        <w:numId w:val="4"/>
      </w:numPr>
      <w:ind w:leftChars="1200" w:left="1200"/>
      <w:outlineLvl w:val="7"/>
    </w:pPr>
  </w:style>
  <w:style w:type="paragraph" w:styleId="9">
    <w:name w:val="heading 9"/>
    <w:basedOn w:val="a1"/>
    <w:next w:val="a1"/>
    <w:link w:val="90"/>
    <w:uiPriority w:val="9"/>
    <w:semiHidden/>
    <w:unhideWhenUsed/>
    <w:qFormat/>
    <w:rsid w:val="00BB6B84"/>
    <w:pPr>
      <w:keepNext/>
      <w:numPr>
        <w:ilvl w:val="8"/>
        <w:numId w:val="4"/>
      </w:numPr>
      <w:ind w:leftChars="1200" w:left="1200"/>
      <w:outlineLvl w:val="8"/>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Web">
    <w:name w:val="Normal (Web)"/>
    <w:basedOn w:val="a1"/>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5">
    <w:name w:val="見出し 1 (文字)"/>
    <w:basedOn w:val="a2"/>
    <w:link w:val="1"/>
    <w:uiPriority w:val="9"/>
    <w:rsid w:val="003B7738"/>
    <w:rPr>
      <w:rFonts w:ascii="メイリオ" w:eastAsia="メイリオ" w:hAnsi="メイリオ" w:cstheme="majorBidi"/>
      <w:b/>
      <w:color w:val="002B62"/>
      <w:sz w:val="28"/>
      <w:szCs w:val="24"/>
    </w:rPr>
  </w:style>
  <w:style w:type="character" w:customStyle="1" w:styleId="21">
    <w:name w:val="見出し 2 (文字)"/>
    <w:basedOn w:val="a2"/>
    <w:link w:val="20"/>
    <w:uiPriority w:val="9"/>
    <w:rsid w:val="007A1101"/>
    <w:rPr>
      <w:rFonts w:asciiTheme="majorHAnsi" w:eastAsia="メイリオ" w:hAnsiTheme="majorHAnsi" w:cstheme="majorHAnsi"/>
      <w:color w:val="FFFFFF" w:themeColor="background1"/>
      <w:sz w:val="24"/>
      <w:szCs w:val="21"/>
      <w:shd w:val="clear" w:color="002B62" w:fill="002B62"/>
    </w:rPr>
  </w:style>
  <w:style w:type="paragraph" w:styleId="a5">
    <w:name w:val="header"/>
    <w:basedOn w:val="a1"/>
    <w:link w:val="a6"/>
    <w:uiPriority w:val="99"/>
    <w:unhideWhenUsed/>
    <w:rsid w:val="00DC6829"/>
    <w:pPr>
      <w:tabs>
        <w:tab w:val="center" w:pos="4252"/>
        <w:tab w:val="right" w:pos="8504"/>
      </w:tabs>
      <w:snapToGrid w:val="0"/>
    </w:pPr>
  </w:style>
  <w:style w:type="character" w:customStyle="1" w:styleId="a6">
    <w:name w:val="ヘッダー (文字)"/>
    <w:basedOn w:val="a2"/>
    <w:link w:val="a5"/>
    <w:uiPriority w:val="99"/>
    <w:rsid w:val="00DC6829"/>
  </w:style>
  <w:style w:type="paragraph" w:styleId="a7">
    <w:name w:val="footer"/>
    <w:basedOn w:val="a1"/>
    <w:link w:val="a8"/>
    <w:uiPriority w:val="99"/>
    <w:unhideWhenUsed/>
    <w:rsid w:val="00DC6829"/>
    <w:pPr>
      <w:tabs>
        <w:tab w:val="center" w:pos="4252"/>
        <w:tab w:val="right" w:pos="8504"/>
      </w:tabs>
      <w:snapToGrid w:val="0"/>
    </w:pPr>
  </w:style>
  <w:style w:type="character" w:customStyle="1" w:styleId="a8">
    <w:name w:val="フッター (文字)"/>
    <w:basedOn w:val="a2"/>
    <w:link w:val="a7"/>
    <w:uiPriority w:val="99"/>
    <w:rsid w:val="00DC6829"/>
  </w:style>
  <w:style w:type="paragraph" w:styleId="a9">
    <w:name w:val="List Paragraph"/>
    <w:basedOn w:val="a1"/>
    <w:link w:val="aa"/>
    <w:uiPriority w:val="34"/>
    <w:qFormat/>
    <w:rsid w:val="00106001"/>
    <w:pPr>
      <w:ind w:leftChars="400" w:left="840"/>
    </w:pPr>
  </w:style>
  <w:style w:type="table" w:styleId="ab">
    <w:name w:val="Table Grid"/>
    <w:basedOn w:val="a3"/>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3"/>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c">
    <w:name w:val="Title"/>
    <w:basedOn w:val="a1"/>
    <w:next w:val="a1"/>
    <w:link w:val="ad"/>
    <w:uiPriority w:val="10"/>
    <w:qFormat/>
    <w:rsid w:val="008202B6"/>
    <w:pPr>
      <w:widowControl/>
      <w:pBdr>
        <w:bottom w:val="single" w:sz="8" w:space="4" w:color="76491B" w:themeColor="accent1"/>
      </w:pBdr>
      <w:spacing w:after="300"/>
      <w:contextualSpacing/>
      <w:jc w:val="left"/>
    </w:pPr>
    <w:rPr>
      <w:rFonts w:asciiTheme="majorHAnsi" w:eastAsiaTheme="majorEastAsia" w:hAnsiTheme="majorHAnsi" w:cstheme="majorBidi"/>
      <w:color w:val="000000" w:themeColor="text2" w:themeShade="BF"/>
      <w:spacing w:val="5"/>
      <w:kern w:val="28"/>
      <w:sz w:val="52"/>
      <w:szCs w:val="52"/>
    </w:rPr>
  </w:style>
  <w:style w:type="character" w:customStyle="1" w:styleId="ad">
    <w:name w:val="表題 (文字)"/>
    <w:basedOn w:val="a2"/>
    <w:link w:val="ac"/>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e">
    <w:name w:val="Subtitle"/>
    <w:basedOn w:val="a1"/>
    <w:next w:val="a1"/>
    <w:link w:val="af"/>
    <w:uiPriority w:val="11"/>
    <w:qFormat/>
    <w:rsid w:val="008202B6"/>
    <w:pPr>
      <w:widowControl/>
      <w:numPr>
        <w:ilvl w:val="1"/>
      </w:numPr>
      <w:spacing w:after="200" w:line="276" w:lineRule="auto"/>
      <w:jc w:val="left"/>
    </w:pPr>
    <w:rPr>
      <w:rFonts w:asciiTheme="majorHAnsi" w:eastAsiaTheme="majorEastAsia" w:hAnsiTheme="majorHAnsi" w:cstheme="majorBidi"/>
      <w:i/>
      <w:iCs/>
      <w:color w:val="76491B" w:themeColor="accent1"/>
      <w:spacing w:val="15"/>
      <w:kern w:val="0"/>
      <w:sz w:val="24"/>
      <w:szCs w:val="24"/>
    </w:rPr>
  </w:style>
  <w:style w:type="character" w:customStyle="1" w:styleId="af">
    <w:name w:val="副題 (文字)"/>
    <w:basedOn w:val="a2"/>
    <w:link w:val="ae"/>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0">
    <w:name w:val="Balloon Text"/>
    <w:basedOn w:val="a1"/>
    <w:link w:val="af1"/>
    <w:uiPriority w:val="99"/>
    <w:unhideWhenUsed/>
    <w:rsid w:val="008202B6"/>
    <w:rPr>
      <w:rFonts w:asciiTheme="majorHAnsi" w:eastAsiaTheme="majorEastAsia" w:hAnsiTheme="majorHAnsi" w:cstheme="majorBidi"/>
      <w:sz w:val="18"/>
      <w:szCs w:val="18"/>
    </w:rPr>
  </w:style>
  <w:style w:type="character" w:customStyle="1" w:styleId="af1">
    <w:name w:val="吹き出し (文字)"/>
    <w:basedOn w:val="a2"/>
    <w:link w:val="af0"/>
    <w:uiPriority w:val="99"/>
    <w:rsid w:val="008202B6"/>
    <w:rPr>
      <w:rFonts w:asciiTheme="majorHAnsi" w:eastAsiaTheme="majorEastAsia" w:hAnsiTheme="majorHAnsi" w:cstheme="majorBidi"/>
      <w:sz w:val="18"/>
      <w:szCs w:val="18"/>
    </w:rPr>
  </w:style>
  <w:style w:type="table" w:styleId="16">
    <w:name w:val="Light Shading Accent 1"/>
    <w:basedOn w:val="a3"/>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3"/>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2">
    <w:name w:val="caption"/>
    <w:basedOn w:val="a1"/>
    <w:next w:val="a1"/>
    <w:uiPriority w:val="35"/>
    <w:unhideWhenUsed/>
    <w:qFormat/>
    <w:rsid w:val="009F22D9"/>
    <w:rPr>
      <w:b/>
      <w:bCs/>
      <w:szCs w:val="21"/>
    </w:rPr>
  </w:style>
  <w:style w:type="character" w:customStyle="1" w:styleId="31">
    <w:name w:val="見出し 3 (文字)"/>
    <w:basedOn w:val="a2"/>
    <w:link w:val="30"/>
    <w:uiPriority w:val="9"/>
    <w:rsid w:val="008D4D1B"/>
    <w:rPr>
      <w:rFonts w:asciiTheme="majorHAnsi" w:eastAsiaTheme="majorEastAsia" w:hAnsiTheme="majorHAnsi" w:cstheme="majorBidi"/>
      <w:b/>
      <w:sz w:val="22"/>
    </w:rPr>
  </w:style>
  <w:style w:type="character" w:customStyle="1" w:styleId="41">
    <w:name w:val="見出し 4 (文字)"/>
    <w:basedOn w:val="a2"/>
    <w:link w:val="4"/>
    <w:uiPriority w:val="9"/>
    <w:rsid w:val="009C599E"/>
    <w:rPr>
      <w:rFonts w:ascii="Arial" w:hAnsi="Arial"/>
      <w:b/>
      <w:bCs/>
    </w:rPr>
  </w:style>
  <w:style w:type="paragraph" w:styleId="af3">
    <w:name w:val="TOC Heading"/>
    <w:basedOn w:val="1"/>
    <w:next w:val="a1"/>
    <w:uiPriority w:val="39"/>
    <w:semiHidden/>
    <w:unhideWhenUsed/>
    <w:qFormat/>
    <w:rsid w:val="00EB3762"/>
    <w:pPr>
      <w:keepLines/>
      <w:widowControl/>
      <w:spacing w:before="480"/>
      <w:jc w:val="left"/>
      <w:outlineLvl w:val="9"/>
    </w:pPr>
    <w:rPr>
      <w:b w:val="0"/>
      <w:bCs/>
      <w:color w:val="583614" w:themeColor="accent1" w:themeShade="BF"/>
      <w:kern w:val="0"/>
      <w:szCs w:val="28"/>
    </w:rPr>
  </w:style>
  <w:style w:type="paragraph" w:styleId="17">
    <w:name w:val="toc 1"/>
    <w:basedOn w:val="a1"/>
    <w:next w:val="a1"/>
    <w:link w:val="18"/>
    <w:autoRedefine/>
    <w:uiPriority w:val="39"/>
    <w:unhideWhenUsed/>
    <w:qFormat/>
    <w:rsid w:val="002D068D"/>
    <w:pPr>
      <w:tabs>
        <w:tab w:val="left" w:pos="420"/>
        <w:tab w:val="right" w:leader="dot" w:pos="9627"/>
      </w:tabs>
    </w:pPr>
  </w:style>
  <w:style w:type="paragraph" w:styleId="22">
    <w:name w:val="toc 2"/>
    <w:basedOn w:val="a1"/>
    <w:next w:val="a1"/>
    <w:autoRedefine/>
    <w:uiPriority w:val="39"/>
    <w:unhideWhenUsed/>
    <w:qFormat/>
    <w:rsid w:val="00EB3762"/>
    <w:pPr>
      <w:ind w:leftChars="100" w:left="210"/>
    </w:pPr>
  </w:style>
  <w:style w:type="paragraph" w:styleId="33">
    <w:name w:val="toc 3"/>
    <w:basedOn w:val="a1"/>
    <w:next w:val="a1"/>
    <w:autoRedefine/>
    <w:uiPriority w:val="39"/>
    <w:unhideWhenUsed/>
    <w:qFormat/>
    <w:rsid w:val="00D74B2C"/>
    <w:pPr>
      <w:tabs>
        <w:tab w:val="left" w:pos="1155"/>
        <w:tab w:val="right" w:leader="dot" w:pos="9627"/>
      </w:tabs>
      <w:ind w:leftChars="200" w:left="420"/>
    </w:pPr>
  </w:style>
  <w:style w:type="character" w:styleId="af4">
    <w:name w:val="Hyperlink"/>
    <w:basedOn w:val="a2"/>
    <w:uiPriority w:val="99"/>
    <w:unhideWhenUsed/>
    <w:rsid w:val="00EB3762"/>
    <w:rPr>
      <w:color w:val="4575FD" w:themeColor="hyperlink"/>
      <w:u w:val="single"/>
    </w:rPr>
  </w:style>
  <w:style w:type="paragraph" w:styleId="42">
    <w:name w:val="toc 4"/>
    <w:basedOn w:val="a1"/>
    <w:next w:val="a1"/>
    <w:autoRedefine/>
    <w:uiPriority w:val="39"/>
    <w:unhideWhenUsed/>
    <w:rsid w:val="00C35AAF"/>
    <w:pPr>
      <w:tabs>
        <w:tab w:val="left" w:pos="1260"/>
        <w:tab w:val="right" w:leader="dot" w:pos="9627"/>
      </w:tabs>
      <w:ind w:leftChars="300" w:left="630"/>
    </w:pPr>
  </w:style>
  <w:style w:type="table" w:styleId="23">
    <w:name w:val="Light List Accent 1"/>
    <w:basedOn w:val="a3"/>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5">
    <w:name w:val="No Spacing"/>
    <w:uiPriority w:val="1"/>
    <w:qFormat/>
    <w:rsid w:val="00625352"/>
    <w:pPr>
      <w:widowControl w:val="0"/>
      <w:jc w:val="both"/>
    </w:pPr>
  </w:style>
  <w:style w:type="paragraph" w:customStyle="1" w:styleId="2">
    <w:name w:val="スタイル2"/>
    <w:basedOn w:val="30"/>
    <w:link w:val="24"/>
    <w:rsid w:val="009531DA"/>
    <w:pPr>
      <w:numPr>
        <w:numId w:val="5"/>
      </w:numPr>
    </w:pPr>
    <w:rPr>
      <w:b w:val="0"/>
    </w:rPr>
  </w:style>
  <w:style w:type="character" w:customStyle="1" w:styleId="24">
    <w:name w:val="スタイル2 (文字)"/>
    <w:basedOn w:val="31"/>
    <w:link w:val="2"/>
    <w:rsid w:val="009531DA"/>
    <w:rPr>
      <w:rFonts w:asciiTheme="majorHAnsi" w:eastAsiaTheme="majorEastAsia" w:hAnsiTheme="majorHAnsi" w:cstheme="majorBidi"/>
      <w:b w:val="0"/>
      <w:sz w:val="22"/>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2"/>
    <w:rsid w:val="00820EC9"/>
  </w:style>
  <w:style w:type="numbering" w:customStyle="1" w:styleId="3">
    <w:name w:val="スタイル3"/>
    <w:uiPriority w:val="99"/>
    <w:rsid w:val="00826ACF"/>
    <w:pPr>
      <w:numPr>
        <w:numId w:val="2"/>
      </w:numPr>
    </w:pPr>
  </w:style>
  <w:style w:type="paragraph" w:customStyle="1" w:styleId="40">
    <w:name w:val="スタイル4"/>
    <w:basedOn w:val="30"/>
    <w:qFormat/>
    <w:rsid w:val="008D7248"/>
    <w:pPr>
      <w:numPr>
        <w:numId w:val="3"/>
      </w:numPr>
    </w:pPr>
  </w:style>
  <w:style w:type="character" w:customStyle="1" w:styleId="51">
    <w:name w:val="見出し 5 (文字)"/>
    <w:basedOn w:val="a2"/>
    <w:link w:val="5"/>
    <w:uiPriority w:val="9"/>
    <w:rsid w:val="00BB6B84"/>
    <w:rPr>
      <w:rFonts w:asciiTheme="majorHAnsi" w:eastAsiaTheme="majorEastAsia" w:hAnsiTheme="majorHAnsi" w:cstheme="majorBidi"/>
    </w:rPr>
  </w:style>
  <w:style w:type="character" w:customStyle="1" w:styleId="60">
    <w:name w:val="見出し 6 (文字)"/>
    <w:basedOn w:val="a2"/>
    <w:link w:val="6"/>
    <w:uiPriority w:val="9"/>
    <w:rsid w:val="00BB6B84"/>
    <w:rPr>
      <w:rFonts w:ascii="Arial" w:hAnsi="Arial"/>
      <w:b/>
      <w:bCs/>
    </w:rPr>
  </w:style>
  <w:style w:type="character" w:customStyle="1" w:styleId="70">
    <w:name w:val="見出し 7 (文字)"/>
    <w:basedOn w:val="a2"/>
    <w:link w:val="7"/>
    <w:uiPriority w:val="9"/>
    <w:semiHidden/>
    <w:rsid w:val="00BB6B84"/>
    <w:rPr>
      <w:rFonts w:ascii="Arial" w:hAnsi="Arial"/>
    </w:rPr>
  </w:style>
  <w:style w:type="character" w:customStyle="1" w:styleId="80">
    <w:name w:val="見出し 8 (文字)"/>
    <w:basedOn w:val="a2"/>
    <w:link w:val="8"/>
    <w:uiPriority w:val="9"/>
    <w:semiHidden/>
    <w:rsid w:val="00BB6B84"/>
    <w:rPr>
      <w:rFonts w:ascii="Arial" w:hAnsi="Arial"/>
    </w:rPr>
  </w:style>
  <w:style w:type="character" w:customStyle="1" w:styleId="90">
    <w:name w:val="見出し 9 (文字)"/>
    <w:basedOn w:val="a2"/>
    <w:link w:val="9"/>
    <w:uiPriority w:val="9"/>
    <w:semiHidden/>
    <w:rsid w:val="00BB6B84"/>
    <w:rPr>
      <w:rFonts w:ascii="Arial" w:hAnsi="Arial"/>
    </w:rPr>
  </w:style>
  <w:style w:type="table" w:styleId="25">
    <w:name w:val="Light List"/>
    <w:basedOn w:val="a3"/>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2">
    <w:name w:val="スタイル5"/>
    <w:basedOn w:val="17"/>
    <w:link w:val="53"/>
    <w:qFormat/>
    <w:rsid w:val="00082DBA"/>
    <w:pPr>
      <w:tabs>
        <w:tab w:val="left" w:pos="630"/>
      </w:tabs>
      <w:ind w:leftChars="67" w:left="141"/>
    </w:pPr>
    <w:rPr>
      <w:noProof/>
    </w:rPr>
  </w:style>
  <w:style w:type="paragraph" w:customStyle="1" w:styleId="61">
    <w:name w:val="スタイル6"/>
    <w:basedOn w:val="17"/>
    <w:link w:val="62"/>
    <w:qFormat/>
    <w:rsid w:val="00EC4445"/>
    <w:pPr>
      <w:tabs>
        <w:tab w:val="left" w:pos="630"/>
      </w:tabs>
      <w:ind w:leftChars="100" w:left="210" w:rightChars="100" w:right="210"/>
    </w:pPr>
    <w:rPr>
      <w:noProof/>
    </w:rPr>
  </w:style>
  <w:style w:type="character" w:customStyle="1" w:styleId="18">
    <w:name w:val="目次 1 (文字)"/>
    <w:basedOn w:val="a2"/>
    <w:link w:val="17"/>
    <w:uiPriority w:val="39"/>
    <w:rsid w:val="002D068D"/>
  </w:style>
  <w:style w:type="character" w:customStyle="1" w:styleId="53">
    <w:name w:val="スタイル5 (文字)"/>
    <w:basedOn w:val="18"/>
    <w:link w:val="52"/>
    <w:rsid w:val="00082DBA"/>
    <w:rPr>
      <w:noProof/>
    </w:rPr>
  </w:style>
  <w:style w:type="character" w:customStyle="1" w:styleId="62">
    <w:name w:val="スタイル6 (文字)"/>
    <w:basedOn w:val="18"/>
    <w:link w:val="61"/>
    <w:rsid w:val="00EC4445"/>
    <w:rPr>
      <w:noProof/>
    </w:rPr>
  </w:style>
  <w:style w:type="character" w:customStyle="1" w:styleId="generalbold1">
    <w:name w:val="generalbold1"/>
    <w:basedOn w:val="a2"/>
    <w:rsid w:val="00345063"/>
    <w:rPr>
      <w:sz w:val="24"/>
      <w:szCs w:val="24"/>
    </w:rPr>
  </w:style>
  <w:style w:type="character" w:customStyle="1" w:styleId="inputrequired1">
    <w:name w:val="input_required1"/>
    <w:basedOn w:val="a2"/>
    <w:rsid w:val="00345063"/>
    <w:rPr>
      <w:color w:val="D80D00"/>
    </w:rPr>
  </w:style>
  <w:style w:type="paragraph" w:styleId="HTML">
    <w:name w:val="HTML Preformatted"/>
    <w:basedOn w:val="a1"/>
    <w:link w:val="HTML0"/>
    <w:uiPriority w:val="99"/>
    <w:semiHidden/>
    <w:unhideWhenUsed/>
    <w:rsid w:val="00C754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ＭＳ ゴシック" w:hAnsi="Courier New" w:cs="Courier New"/>
      <w:kern w:val="0"/>
      <w:sz w:val="24"/>
      <w:szCs w:val="24"/>
    </w:rPr>
  </w:style>
  <w:style w:type="character" w:customStyle="1" w:styleId="HTML0">
    <w:name w:val="HTML 書式付き (文字)"/>
    <w:basedOn w:val="a2"/>
    <w:link w:val="HTML"/>
    <w:uiPriority w:val="99"/>
    <w:semiHidden/>
    <w:rsid w:val="00C754B9"/>
    <w:rPr>
      <w:rFonts w:ascii="Courier New" w:eastAsia="ＭＳ ゴシック" w:hAnsi="Courier New" w:cs="Courier New"/>
      <w:kern w:val="0"/>
      <w:sz w:val="24"/>
      <w:szCs w:val="24"/>
    </w:rPr>
  </w:style>
  <w:style w:type="character" w:customStyle="1" w:styleId="l">
    <w:name w:val="l"/>
    <w:basedOn w:val="a2"/>
    <w:rsid w:val="00C754B9"/>
  </w:style>
  <w:style w:type="character" w:customStyle="1" w:styleId="p">
    <w:name w:val="p"/>
    <w:basedOn w:val="a2"/>
    <w:rsid w:val="00C754B9"/>
  </w:style>
  <w:style w:type="character" w:customStyle="1" w:styleId="s3">
    <w:name w:val="s3"/>
    <w:basedOn w:val="a2"/>
    <w:rsid w:val="00C754B9"/>
    <w:rPr>
      <w:color w:val="DD1144"/>
    </w:rPr>
  </w:style>
  <w:style w:type="character" w:styleId="af6">
    <w:name w:val="Emphasis"/>
    <w:basedOn w:val="a2"/>
    <w:uiPriority w:val="20"/>
    <w:qFormat/>
    <w:rsid w:val="003000E6"/>
    <w:rPr>
      <w:b/>
      <w:bCs/>
      <w:i w:val="0"/>
      <w:iCs w:val="0"/>
    </w:rPr>
  </w:style>
  <w:style w:type="character" w:styleId="af7">
    <w:name w:val="FollowedHyperlink"/>
    <w:basedOn w:val="a2"/>
    <w:uiPriority w:val="99"/>
    <w:semiHidden/>
    <w:unhideWhenUsed/>
    <w:rsid w:val="00321B0B"/>
    <w:rPr>
      <w:color w:val="9E5ECE" w:themeColor="followedHyperlink"/>
      <w:u w:val="single"/>
    </w:rPr>
  </w:style>
  <w:style w:type="character" w:styleId="af8">
    <w:name w:val="annotation reference"/>
    <w:basedOn w:val="a2"/>
    <w:uiPriority w:val="99"/>
    <w:semiHidden/>
    <w:unhideWhenUsed/>
    <w:rsid w:val="00902A3F"/>
    <w:rPr>
      <w:sz w:val="18"/>
      <w:szCs w:val="18"/>
    </w:rPr>
  </w:style>
  <w:style w:type="paragraph" w:styleId="af9">
    <w:name w:val="annotation text"/>
    <w:basedOn w:val="a1"/>
    <w:link w:val="afa"/>
    <w:uiPriority w:val="99"/>
    <w:unhideWhenUsed/>
    <w:rsid w:val="00902A3F"/>
    <w:pPr>
      <w:jc w:val="left"/>
    </w:pPr>
  </w:style>
  <w:style w:type="character" w:customStyle="1" w:styleId="afa">
    <w:name w:val="コメント文字列 (文字)"/>
    <w:basedOn w:val="a2"/>
    <w:link w:val="af9"/>
    <w:uiPriority w:val="99"/>
    <w:rsid w:val="00902A3F"/>
  </w:style>
  <w:style w:type="paragraph" w:styleId="afb">
    <w:name w:val="annotation subject"/>
    <w:basedOn w:val="af9"/>
    <w:next w:val="af9"/>
    <w:link w:val="afc"/>
    <w:uiPriority w:val="99"/>
    <w:semiHidden/>
    <w:unhideWhenUsed/>
    <w:rsid w:val="00902A3F"/>
    <w:rPr>
      <w:b/>
      <w:bCs/>
    </w:rPr>
  </w:style>
  <w:style w:type="character" w:customStyle="1" w:styleId="afc">
    <w:name w:val="コメント内容 (文字)"/>
    <w:basedOn w:val="afa"/>
    <w:link w:val="afb"/>
    <w:uiPriority w:val="99"/>
    <w:semiHidden/>
    <w:rsid w:val="00902A3F"/>
    <w:rPr>
      <w:b/>
      <w:bCs/>
    </w:rPr>
  </w:style>
  <w:style w:type="paragraph" w:customStyle="1" w:styleId="0">
    <w:name w:val="見出し 0"/>
    <w:basedOn w:val="1"/>
    <w:link w:val="00"/>
    <w:qFormat/>
    <w:rsid w:val="002D068D"/>
    <w:pPr>
      <w:widowControl/>
      <w:numPr>
        <w:numId w:val="0"/>
      </w:numPr>
      <w:jc w:val="left"/>
    </w:pPr>
    <w:rPr>
      <w:rFonts w:cstheme="minorHAnsi"/>
    </w:rPr>
  </w:style>
  <w:style w:type="character" w:customStyle="1" w:styleId="00">
    <w:name w:val="見出し 0 (文字)"/>
    <w:basedOn w:val="15"/>
    <w:link w:val="0"/>
    <w:rsid w:val="002D068D"/>
    <w:rPr>
      <w:rFonts w:ascii="Arial" w:eastAsia="ＭＳ Ｐゴシック" w:hAnsi="Arial" w:cstheme="minorHAnsi"/>
      <w:b/>
      <w:color w:val="002B62"/>
      <w:sz w:val="28"/>
      <w:szCs w:val="24"/>
    </w:rPr>
  </w:style>
  <w:style w:type="paragraph" w:customStyle="1" w:styleId="a">
    <w:name w:val="スタイル段落"/>
    <w:basedOn w:val="a9"/>
    <w:link w:val="afd"/>
    <w:qFormat/>
    <w:rsid w:val="002D068D"/>
    <w:pPr>
      <w:numPr>
        <w:numId w:val="9"/>
      </w:numPr>
      <w:ind w:leftChars="0" w:left="0"/>
    </w:pPr>
  </w:style>
  <w:style w:type="paragraph" w:customStyle="1" w:styleId="11">
    <w:name w:val="スタイル11"/>
    <w:basedOn w:val="a9"/>
    <w:qFormat/>
    <w:rsid w:val="002D068D"/>
    <w:pPr>
      <w:widowControl/>
      <w:numPr>
        <w:numId w:val="10"/>
      </w:numPr>
      <w:pBdr>
        <w:left w:val="thinThickSmallGap" w:sz="24" w:space="4" w:color="auto"/>
        <w:bottom w:val="single" w:sz="4" w:space="1" w:color="auto"/>
      </w:pBdr>
      <w:ind w:leftChars="0" w:left="0"/>
      <w:jc w:val="left"/>
    </w:pPr>
    <w:rPr>
      <w:rFonts w:cstheme="minorHAnsi"/>
      <w:b/>
      <w:sz w:val="28"/>
    </w:rPr>
  </w:style>
  <w:style w:type="paragraph" w:customStyle="1" w:styleId="12">
    <w:name w:val="スタイル12"/>
    <w:basedOn w:val="a9"/>
    <w:qFormat/>
    <w:rsid w:val="002D068D"/>
    <w:pPr>
      <w:widowControl/>
      <w:numPr>
        <w:ilvl w:val="1"/>
        <w:numId w:val="10"/>
      </w:numPr>
      <w:ind w:leftChars="0" w:left="709" w:hanging="425"/>
      <w:jc w:val="left"/>
    </w:pPr>
    <w:rPr>
      <w:rFonts w:cstheme="minorHAnsi"/>
      <w:b/>
      <w:sz w:val="24"/>
    </w:rPr>
  </w:style>
  <w:style w:type="paragraph" w:customStyle="1" w:styleId="13">
    <w:name w:val="スタイル13"/>
    <w:basedOn w:val="a9"/>
    <w:qFormat/>
    <w:rsid w:val="002D068D"/>
    <w:pPr>
      <w:widowControl/>
      <w:numPr>
        <w:ilvl w:val="2"/>
        <w:numId w:val="10"/>
      </w:numPr>
      <w:ind w:leftChars="0" w:left="0"/>
      <w:jc w:val="left"/>
    </w:pPr>
    <w:rPr>
      <w:rFonts w:cstheme="minorHAnsi"/>
    </w:rPr>
  </w:style>
  <w:style w:type="paragraph" w:customStyle="1" w:styleId="14">
    <w:name w:val="スタイル14"/>
    <w:basedOn w:val="a9"/>
    <w:qFormat/>
    <w:rsid w:val="002D068D"/>
    <w:pPr>
      <w:widowControl/>
      <w:numPr>
        <w:ilvl w:val="3"/>
        <w:numId w:val="10"/>
      </w:numPr>
      <w:ind w:leftChars="0" w:left="993" w:hanging="425"/>
      <w:jc w:val="left"/>
    </w:pPr>
    <w:rPr>
      <w:rFonts w:cstheme="minorHAnsi"/>
    </w:rPr>
  </w:style>
  <w:style w:type="paragraph" w:customStyle="1" w:styleId="afe">
    <w:name w:val="表タイトル"/>
    <w:basedOn w:val="a1"/>
    <w:qFormat/>
    <w:rsid w:val="002D068D"/>
    <w:rPr>
      <w:b/>
      <w:color w:val="FFFFFF" w:themeColor="background1"/>
      <w:sz w:val="18"/>
    </w:rPr>
  </w:style>
  <w:style w:type="paragraph" w:customStyle="1" w:styleId="aff">
    <w:name w:val="表 内容"/>
    <w:basedOn w:val="a1"/>
    <w:qFormat/>
    <w:rsid w:val="002D068D"/>
    <w:rPr>
      <w:sz w:val="18"/>
    </w:rPr>
  </w:style>
  <w:style w:type="paragraph" w:customStyle="1" w:styleId="a0">
    <w:name w:val="番号 ①"/>
    <w:basedOn w:val="a9"/>
    <w:qFormat/>
    <w:rsid w:val="002D068D"/>
    <w:pPr>
      <w:numPr>
        <w:numId w:val="11"/>
      </w:numPr>
      <w:ind w:leftChars="0" w:left="0"/>
    </w:pPr>
  </w:style>
  <w:style w:type="paragraph" w:customStyle="1" w:styleId="aff0">
    <w:name w:val="番号 ()"/>
    <w:basedOn w:val="a9"/>
    <w:qFormat/>
    <w:rsid w:val="003C2F77"/>
    <w:pPr>
      <w:ind w:leftChars="0" w:left="0"/>
    </w:pPr>
  </w:style>
  <w:style w:type="paragraph" w:customStyle="1" w:styleId="aff1">
    <w:name w:val="図"/>
    <w:basedOn w:val="a1"/>
    <w:qFormat/>
    <w:rsid w:val="002D068D"/>
    <w:pPr>
      <w:jc w:val="center"/>
    </w:pPr>
    <w:rPr>
      <w:b/>
      <w:noProof/>
    </w:rPr>
  </w:style>
  <w:style w:type="character" w:customStyle="1" w:styleId="afd">
    <w:name w:val="スタイル段落 (文字)"/>
    <w:basedOn w:val="a2"/>
    <w:link w:val="a"/>
    <w:rsid w:val="00AC63CB"/>
    <w:rPr>
      <w:rFonts w:ascii="Arial" w:hAnsi="Arial"/>
    </w:rPr>
  </w:style>
  <w:style w:type="table" w:customStyle="1" w:styleId="19">
    <w:name w:val="表 (格子)1"/>
    <w:basedOn w:val="a3"/>
    <w:next w:val="ab"/>
    <w:uiPriority w:val="59"/>
    <w:rsid w:val="00D37A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2">
    <w:name w:val="Plain Text"/>
    <w:basedOn w:val="a1"/>
    <w:link w:val="aff3"/>
    <w:uiPriority w:val="99"/>
    <w:unhideWhenUsed/>
    <w:rsid w:val="00345387"/>
    <w:pPr>
      <w:jc w:val="left"/>
    </w:pPr>
    <w:rPr>
      <w:rFonts w:ascii="ＭＳ ゴシック" w:eastAsia="ＭＳ ゴシック" w:hAnsi="Courier New" w:cs="Courier New"/>
      <w:sz w:val="20"/>
      <w:szCs w:val="21"/>
    </w:rPr>
  </w:style>
  <w:style w:type="character" w:customStyle="1" w:styleId="aff3">
    <w:name w:val="書式なし (文字)"/>
    <w:basedOn w:val="a2"/>
    <w:link w:val="aff2"/>
    <w:uiPriority w:val="99"/>
    <w:rsid w:val="00345387"/>
    <w:rPr>
      <w:rFonts w:ascii="ＭＳ ゴシック" w:eastAsia="ＭＳ ゴシック" w:hAnsi="Courier New" w:cs="Courier New"/>
      <w:sz w:val="20"/>
      <w:szCs w:val="21"/>
    </w:rPr>
  </w:style>
  <w:style w:type="character" w:customStyle="1" w:styleId="aa">
    <w:name w:val="リスト段落 (文字)"/>
    <w:basedOn w:val="a2"/>
    <w:link w:val="a9"/>
    <w:uiPriority w:val="34"/>
    <w:rsid w:val="00773CB9"/>
    <w:rPr>
      <w:rFonts w:ascii="Arial" w:hAnsi="Arial"/>
    </w:rPr>
  </w:style>
  <w:style w:type="paragraph" w:customStyle="1" w:styleId="26">
    <w:name w:val="本文2"/>
    <w:basedOn w:val="a1"/>
    <w:link w:val="27"/>
    <w:qFormat/>
    <w:rsid w:val="00013CFD"/>
    <w:pPr>
      <w:ind w:leftChars="135" w:left="283"/>
    </w:pPr>
  </w:style>
  <w:style w:type="paragraph" w:customStyle="1" w:styleId="34">
    <w:name w:val="本文3"/>
    <w:basedOn w:val="a1"/>
    <w:link w:val="35"/>
    <w:qFormat/>
    <w:rsid w:val="00090530"/>
    <w:pPr>
      <w:ind w:leftChars="100" w:left="210"/>
    </w:pPr>
    <w:rPr>
      <w:rFonts w:asciiTheme="minorHAnsi" w:hAnsiTheme="minorHAnsi"/>
    </w:rPr>
  </w:style>
  <w:style w:type="character" w:customStyle="1" w:styleId="27">
    <w:name w:val="本文2 (文字)"/>
    <w:basedOn w:val="a2"/>
    <w:link w:val="26"/>
    <w:rsid w:val="00013CFD"/>
    <w:rPr>
      <w:rFonts w:ascii="Arial" w:hAnsi="Arial"/>
    </w:rPr>
  </w:style>
  <w:style w:type="character" w:customStyle="1" w:styleId="35">
    <w:name w:val="本文3 (文字)"/>
    <w:basedOn w:val="a2"/>
    <w:link w:val="34"/>
    <w:rsid w:val="00090530"/>
  </w:style>
  <w:style w:type="table" w:customStyle="1" w:styleId="36">
    <w:name w:val="表 (格子)3"/>
    <w:basedOn w:val="a3"/>
    <w:next w:val="ab"/>
    <w:uiPriority w:val="59"/>
    <w:rsid w:val="008548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50">
    <w:name w:val="段落番号5"/>
    <w:basedOn w:val="a1"/>
    <w:link w:val="54"/>
    <w:qFormat/>
    <w:rsid w:val="0053487B"/>
    <w:pPr>
      <w:numPr>
        <w:numId w:val="24"/>
      </w:numPr>
      <w:ind w:leftChars="350" w:left="735" w:firstLine="0"/>
      <w:jc w:val="left"/>
    </w:pPr>
    <w:rPr>
      <w:rFonts w:asciiTheme="minorHAnsi" w:hAnsiTheme="minorHAnsi"/>
    </w:rPr>
  </w:style>
  <w:style w:type="character" w:customStyle="1" w:styleId="54">
    <w:name w:val="段落番号5 (文字)"/>
    <w:basedOn w:val="a2"/>
    <w:link w:val="50"/>
    <w:rsid w:val="0053487B"/>
  </w:style>
  <w:style w:type="table" w:customStyle="1" w:styleId="43">
    <w:name w:val="表 (格子)4"/>
    <w:basedOn w:val="a3"/>
    <w:next w:val="ab"/>
    <w:uiPriority w:val="59"/>
    <w:rsid w:val="00682F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
    <w:name w:val="表 (格子)5"/>
    <w:basedOn w:val="a3"/>
    <w:next w:val="ab"/>
    <w:uiPriority w:val="59"/>
    <w:rsid w:val="00682F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4">
    <w:name w:val="footnote text"/>
    <w:basedOn w:val="a1"/>
    <w:link w:val="aff5"/>
    <w:uiPriority w:val="99"/>
    <w:semiHidden/>
    <w:unhideWhenUsed/>
    <w:rsid w:val="007C4EA1"/>
    <w:pPr>
      <w:snapToGrid w:val="0"/>
      <w:jc w:val="left"/>
    </w:pPr>
    <w:rPr>
      <w:rFonts w:asciiTheme="minorHAnsi" w:hAnsiTheme="minorHAnsi"/>
    </w:rPr>
  </w:style>
  <w:style w:type="character" w:customStyle="1" w:styleId="aff5">
    <w:name w:val="脚注文字列 (文字)"/>
    <w:basedOn w:val="a2"/>
    <w:link w:val="aff4"/>
    <w:uiPriority w:val="99"/>
    <w:semiHidden/>
    <w:rsid w:val="007C4EA1"/>
  </w:style>
  <w:style w:type="character" w:styleId="aff6">
    <w:name w:val="footnote reference"/>
    <w:basedOn w:val="a2"/>
    <w:uiPriority w:val="99"/>
    <w:semiHidden/>
    <w:unhideWhenUsed/>
    <w:rsid w:val="007C4EA1"/>
    <w:rPr>
      <w:vertAlign w:val="superscript"/>
    </w:rPr>
  </w:style>
  <w:style w:type="paragraph" w:customStyle="1" w:styleId="aff7">
    <w:name w:val="リスト見出し"/>
    <w:basedOn w:val="4"/>
    <w:link w:val="aff8"/>
    <w:qFormat/>
    <w:rsid w:val="002C5038"/>
    <w:pPr>
      <w:numPr>
        <w:ilvl w:val="0"/>
        <w:numId w:val="0"/>
      </w:numPr>
      <w:ind w:leftChars="200" w:left="420"/>
      <w:jc w:val="left"/>
    </w:pPr>
    <w:rPr>
      <w:rFonts w:asciiTheme="minorHAnsi" w:hAnsiTheme="minorHAnsi"/>
      <w:b w:val="0"/>
    </w:rPr>
  </w:style>
  <w:style w:type="character" w:customStyle="1" w:styleId="aff8">
    <w:name w:val="リスト見出し (文字)"/>
    <w:basedOn w:val="a2"/>
    <w:link w:val="aff7"/>
    <w:rsid w:val="002C5038"/>
    <w:rPr>
      <w:bCs/>
    </w:rPr>
  </w:style>
  <w:style w:type="table" w:customStyle="1" w:styleId="28">
    <w:name w:val="表 (格子)2"/>
    <w:basedOn w:val="a3"/>
    <w:next w:val="ab"/>
    <w:uiPriority w:val="59"/>
    <w:rsid w:val="000C5D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表 (格子)21"/>
    <w:basedOn w:val="a3"/>
    <w:next w:val="ab"/>
    <w:uiPriority w:val="59"/>
    <w:rsid w:val="00366E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71672">
      <w:bodyDiv w:val="1"/>
      <w:marLeft w:val="0"/>
      <w:marRight w:val="0"/>
      <w:marTop w:val="0"/>
      <w:marBottom w:val="0"/>
      <w:divBdr>
        <w:top w:val="none" w:sz="0" w:space="0" w:color="auto"/>
        <w:left w:val="none" w:sz="0" w:space="0" w:color="auto"/>
        <w:bottom w:val="none" w:sz="0" w:space="0" w:color="auto"/>
        <w:right w:val="none" w:sz="0" w:space="0" w:color="auto"/>
      </w:divBdr>
    </w:div>
    <w:div w:id="32311895">
      <w:bodyDiv w:val="1"/>
      <w:marLeft w:val="0"/>
      <w:marRight w:val="0"/>
      <w:marTop w:val="0"/>
      <w:marBottom w:val="0"/>
      <w:divBdr>
        <w:top w:val="none" w:sz="0" w:space="0" w:color="auto"/>
        <w:left w:val="none" w:sz="0" w:space="0" w:color="auto"/>
        <w:bottom w:val="none" w:sz="0" w:space="0" w:color="auto"/>
        <w:right w:val="none" w:sz="0" w:space="0" w:color="auto"/>
      </w:divBdr>
    </w:div>
    <w:div w:id="148257898">
      <w:bodyDiv w:val="1"/>
      <w:marLeft w:val="0"/>
      <w:marRight w:val="0"/>
      <w:marTop w:val="0"/>
      <w:marBottom w:val="0"/>
      <w:divBdr>
        <w:top w:val="none" w:sz="0" w:space="0" w:color="auto"/>
        <w:left w:val="none" w:sz="0" w:space="0" w:color="auto"/>
        <w:bottom w:val="none" w:sz="0" w:space="0" w:color="auto"/>
        <w:right w:val="none" w:sz="0" w:space="0" w:color="auto"/>
      </w:divBdr>
    </w:div>
    <w:div w:id="171335401">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313996664">
      <w:bodyDiv w:val="1"/>
      <w:marLeft w:val="0"/>
      <w:marRight w:val="0"/>
      <w:marTop w:val="0"/>
      <w:marBottom w:val="0"/>
      <w:divBdr>
        <w:top w:val="none" w:sz="0" w:space="0" w:color="auto"/>
        <w:left w:val="none" w:sz="0" w:space="0" w:color="auto"/>
        <w:bottom w:val="none" w:sz="0" w:space="0" w:color="auto"/>
        <w:right w:val="none" w:sz="0" w:space="0" w:color="auto"/>
      </w:divBdr>
    </w:div>
    <w:div w:id="316810111">
      <w:bodyDiv w:val="1"/>
      <w:marLeft w:val="0"/>
      <w:marRight w:val="0"/>
      <w:marTop w:val="0"/>
      <w:marBottom w:val="0"/>
      <w:divBdr>
        <w:top w:val="none" w:sz="0" w:space="0" w:color="auto"/>
        <w:left w:val="none" w:sz="0" w:space="0" w:color="auto"/>
        <w:bottom w:val="none" w:sz="0" w:space="0" w:color="auto"/>
        <w:right w:val="none" w:sz="0" w:space="0" w:color="auto"/>
      </w:divBdr>
    </w:div>
    <w:div w:id="390425270">
      <w:bodyDiv w:val="1"/>
      <w:marLeft w:val="0"/>
      <w:marRight w:val="0"/>
      <w:marTop w:val="0"/>
      <w:marBottom w:val="0"/>
      <w:divBdr>
        <w:top w:val="none" w:sz="0" w:space="0" w:color="auto"/>
        <w:left w:val="none" w:sz="0" w:space="0" w:color="auto"/>
        <w:bottom w:val="none" w:sz="0" w:space="0" w:color="auto"/>
        <w:right w:val="none" w:sz="0" w:space="0" w:color="auto"/>
      </w:divBdr>
    </w:div>
    <w:div w:id="403452819">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02821355">
      <w:bodyDiv w:val="1"/>
      <w:marLeft w:val="0"/>
      <w:marRight w:val="0"/>
      <w:marTop w:val="0"/>
      <w:marBottom w:val="0"/>
      <w:divBdr>
        <w:top w:val="none" w:sz="0" w:space="0" w:color="auto"/>
        <w:left w:val="none" w:sz="0" w:space="0" w:color="auto"/>
        <w:bottom w:val="none" w:sz="0" w:space="0" w:color="auto"/>
        <w:right w:val="none" w:sz="0" w:space="0" w:color="auto"/>
      </w:divBdr>
    </w:div>
    <w:div w:id="619528865">
      <w:bodyDiv w:val="1"/>
      <w:marLeft w:val="0"/>
      <w:marRight w:val="0"/>
      <w:marTop w:val="0"/>
      <w:marBottom w:val="0"/>
      <w:divBdr>
        <w:top w:val="none" w:sz="0" w:space="0" w:color="auto"/>
        <w:left w:val="none" w:sz="0" w:space="0" w:color="auto"/>
        <w:bottom w:val="none" w:sz="0" w:space="0" w:color="auto"/>
        <w:right w:val="none" w:sz="0" w:space="0" w:color="auto"/>
      </w:divBdr>
    </w:div>
    <w:div w:id="640843293">
      <w:bodyDiv w:val="1"/>
      <w:marLeft w:val="0"/>
      <w:marRight w:val="0"/>
      <w:marTop w:val="0"/>
      <w:marBottom w:val="0"/>
      <w:divBdr>
        <w:top w:val="none" w:sz="0" w:space="0" w:color="auto"/>
        <w:left w:val="none" w:sz="0" w:space="0" w:color="auto"/>
        <w:bottom w:val="none" w:sz="0" w:space="0" w:color="auto"/>
        <w:right w:val="none" w:sz="0" w:space="0" w:color="auto"/>
      </w:divBdr>
    </w:div>
    <w:div w:id="655914186">
      <w:bodyDiv w:val="1"/>
      <w:marLeft w:val="0"/>
      <w:marRight w:val="0"/>
      <w:marTop w:val="0"/>
      <w:marBottom w:val="0"/>
      <w:divBdr>
        <w:top w:val="none" w:sz="0" w:space="0" w:color="auto"/>
        <w:left w:val="none" w:sz="0" w:space="0" w:color="auto"/>
        <w:bottom w:val="none" w:sz="0" w:space="0" w:color="auto"/>
        <w:right w:val="none" w:sz="0" w:space="0" w:color="auto"/>
      </w:divBdr>
    </w:div>
    <w:div w:id="746346032">
      <w:bodyDiv w:val="1"/>
      <w:marLeft w:val="0"/>
      <w:marRight w:val="0"/>
      <w:marTop w:val="0"/>
      <w:marBottom w:val="0"/>
      <w:divBdr>
        <w:top w:val="none" w:sz="0" w:space="0" w:color="auto"/>
        <w:left w:val="none" w:sz="0" w:space="0" w:color="auto"/>
        <w:bottom w:val="none" w:sz="0" w:space="0" w:color="auto"/>
        <w:right w:val="none" w:sz="0" w:space="0" w:color="auto"/>
      </w:divBdr>
    </w:div>
    <w:div w:id="775518542">
      <w:bodyDiv w:val="1"/>
      <w:marLeft w:val="0"/>
      <w:marRight w:val="0"/>
      <w:marTop w:val="0"/>
      <w:marBottom w:val="0"/>
      <w:divBdr>
        <w:top w:val="none" w:sz="0" w:space="0" w:color="auto"/>
        <w:left w:val="none" w:sz="0" w:space="0" w:color="auto"/>
        <w:bottom w:val="none" w:sz="0" w:space="0" w:color="auto"/>
        <w:right w:val="none" w:sz="0" w:space="0" w:color="auto"/>
      </w:divBdr>
    </w:div>
    <w:div w:id="807164504">
      <w:bodyDiv w:val="1"/>
      <w:marLeft w:val="0"/>
      <w:marRight w:val="0"/>
      <w:marTop w:val="0"/>
      <w:marBottom w:val="0"/>
      <w:divBdr>
        <w:top w:val="none" w:sz="0" w:space="0" w:color="auto"/>
        <w:left w:val="none" w:sz="0" w:space="0" w:color="auto"/>
        <w:bottom w:val="none" w:sz="0" w:space="0" w:color="auto"/>
        <w:right w:val="none" w:sz="0" w:space="0" w:color="auto"/>
      </w:divBdr>
    </w:div>
    <w:div w:id="846991138">
      <w:bodyDiv w:val="1"/>
      <w:marLeft w:val="0"/>
      <w:marRight w:val="0"/>
      <w:marTop w:val="0"/>
      <w:marBottom w:val="0"/>
      <w:divBdr>
        <w:top w:val="none" w:sz="0" w:space="0" w:color="auto"/>
        <w:left w:val="none" w:sz="0" w:space="0" w:color="auto"/>
        <w:bottom w:val="none" w:sz="0" w:space="0" w:color="auto"/>
        <w:right w:val="none" w:sz="0" w:space="0" w:color="auto"/>
      </w:divBdr>
    </w:div>
    <w:div w:id="850682627">
      <w:bodyDiv w:val="1"/>
      <w:marLeft w:val="0"/>
      <w:marRight w:val="0"/>
      <w:marTop w:val="0"/>
      <w:marBottom w:val="0"/>
      <w:divBdr>
        <w:top w:val="none" w:sz="0" w:space="0" w:color="auto"/>
        <w:left w:val="none" w:sz="0" w:space="0" w:color="auto"/>
        <w:bottom w:val="none" w:sz="0" w:space="0" w:color="auto"/>
        <w:right w:val="none" w:sz="0" w:space="0" w:color="auto"/>
      </w:divBdr>
    </w:div>
    <w:div w:id="855342824">
      <w:bodyDiv w:val="1"/>
      <w:marLeft w:val="0"/>
      <w:marRight w:val="0"/>
      <w:marTop w:val="0"/>
      <w:marBottom w:val="0"/>
      <w:divBdr>
        <w:top w:val="none" w:sz="0" w:space="0" w:color="auto"/>
        <w:left w:val="none" w:sz="0" w:space="0" w:color="auto"/>
        <w:bottom w:val="none" w:sz="0" w:space="0" w:color="auto"/>
        <w:right w:val="none" w:sz="0" w:space="0" w:color="auto"/>
      </w:divBdr>
      <w:divsChild>
        <w:div w:id="193200553">
          <w:marLeft w:val="288"/>
          <w:marRight w:val="0"/>
          <w:marTop w:val="100"/>
          <w:marBottom w:val="0"/>
          <w:divBdr>
            <w:top w:val="none" w:sz="0" w:space="0" w:color="auto"/>
            <w:left w:val="none" w:sz="0" w:space="0" w:color="auto"/>
            <w:bottom w:val="none" w:sz="0" w:space="0" w:color="auto"/>
            <w:right w:val="none" w:sz="0" w:space="0" w:color="auto"/>
          </w:divBdr>
        </w:div>
      </w:divsChild>
    </w:div>
    <w:div w:id="924923845">
      <w:bodyDiv w:val="1"/>
      <w:marLeft w:val="0"/>
      <w:marRight w:val="0"/>
      <w:marTop w:val="0"/>
      <w:marBottom w:val="0"/>
      <w:divBdr>
        <w:top w:val="none" w:sz="0" w:space="0" w:color="auto"/>
        <w:left w:val="none" w:sz="0" w:space="0" w:color="auto"/>
        <w:bottom w:val="none" w:sz="0" w:space="0" w:color="auto"/>
        <w:right w:val="none" w:sz="0" w:space="0" w:color="auto"/>
      </w:divBdr>
    </w:div>
    <w:div w:id="940257584">
      <w:bodyDiv w:val="1"/>
      <w:marLeft w:val="0"/>
      <w:marRight w:val="0"/>
      <w:marTop w:val="0"/>
      <w:marBottom w:val="0"/>
      <w:divBdr>
        <w:top w:val="none" w:sz="0" w:space="0" w:color="auto"/>
        <w:left w:val="none" w:sz="0" w:space="0" w:color="auto"/>
        <w:bottom w:val="none" w:sz="0" w:space="0" w:color="auto"/>
        <w:right w:val="none" w:sz="0" w:space="0" w:color="auto"/>
      </w:divBdr>
    </w:div>
    <w:div w:id="949898814">
      <w:bodyDiv w:val="1"/>
      <w:marLeft w:val="0"/>
      <w:marRight w:val="0"/>
      <w:marTop w:val="0"/>
      <w:marBottom w:val="0"/>
      <w:divBdr>
        <w:top w:val="none" w:sz="0" w:space="0" w:color="auto"/>
        <w:left w:val="none" w:sz="0" w:space="0" w:color="auto"/>
        <w:bottom w:val="none" w:sz="0" w:space="0" w:color="auto"/>
        <w:right w:val="none" w:sz="0" w:space="0" w:color="auto"/>
      </w:divBdr>
    </w:div>
    <w:div w:id="959918461">
      <w:bodyDiv w:val="1"/>
      <w:marLeft w:val="0"/>
      <w:marRight w:val="0"/>
      <w:marTop w:val="0"/>
      <w:marBottom w:val="0"/>
      <w:divBdr>
        <w:top w:val="none" w:sz="0" w:space="0" w:color="auto"/>
        <w:left w:val="none" w:sz="0" w:space="0" w:color="auto"/>
        <w:bottom w:val="none" w:sz="0" w:space="0" w:color="auto"/>
        <w:right w:val="none" w:sz="0" w:space="0" w:color="auto"/>
      </w:divBdr>
    </w:div>
    <w:div w:id="978729385">
      <w:bodyDiv w:val="1"/>
      <w:marLeft w:val="0"/>
      <w:marRight w:val="0"/>
      <w:marTop w:val="0"/>
      <w:marBottom w:val="0"/>
      <w:divBdr>
        <w:top w:val="none" w:sz="0" w:space="0" w:color="auto"/>
        <w:left w:val="none" w:sz="0" w:space="0" w:color="auto"/>
        <w:bottom w:val="none" w:sz="0" w:space="0" w:color="auto"/>
        <w:right w:val="none" w:sz="0" w:space="0" w:color="auto"/>
      </w:divBdr>
    </w:div>
    <w:div w:id="1005209657">
      <w:bodyDiv w:val="1"/>
      <w:marLeft w:val="0"/>
      <w:marRight w:val="0"/>
      <w:marTop w:val="0"/>
      <w:marBottom w:val="0"/>
      <w:divBdr>
        <w:top w:val="none" w:sz="0" w:space="0" w:color="auto"/>
        <w:left w:val="none" w:sz="0" w:space="0" w:color="auto"/>
        <w:bottom w:val="none" w:sz="0" w:space="0" w:color="auto"/>
        <w:right w:val="none" w:sz="0" w:space="0" w:color="auto"/>
      </w:divBdr>
    </w:div>
    <w:div w:id="1044132717">
      <w:bodyDiv w:val="1"/>
      <w:marLeft w:val="0"/>
      <w:marRight w:val="0"/>
      <w:marTop w:val="0"/>
      <w:marBottom w:val="0"/>
      <w:divBdr>
        <w:top w:val="none" w:sz="0" w:space="0" w:color="auto"/>
        <w:left w:val="none" w:sz="0" w:space="0" w:color="auto"/>
        <w:bottom w:val="none" w:sz="0" w:space="0" w:color="auto"/>
        <w:right w:val="none" w:sz="0" w:space="0" w:color="auto"/>
      </w:divBdr>
    </w:div>
    <w:div w:id="1055011297">
      <w:bodyDiv w:val="1"/>
      <w:marLeft w:val="0"/>
      <w:marRight w:val="0"/>
      <w:marTop w:val="0"/>
      <w:marBottom w:val="0"/>
      <w:divBdr>
        <w:top w:val="none" w:sz="0" w:space="0" w:color="auto"/>
        <w:left w:val="none" w:sz="0" w:space="0" w:color="auto"/>
        <w:bottom w:val="none" w:sz="0" w:space="0" w:color="auto"/>
        <w:right w:val="none" w:sz="0" w:space="0" w:color="auto"/>
      </w:divBdr>
    </w:div>
    <w:div w:id="1082140739">
      <w:bodyDiv w:val="1"/>
      <w:marLeft w:val="0"/>
      <w:marRight w:val="0"/>
      <w:marTop w:val="0"/>
      <w:marBottom w:val="0"/>
      <w:divBdr>
        <w:top w:val="none" w:sz="0" w:space="0" w:color="auto"/>
        <w:left w:val="none" w:sz="0" w:space="0" w:color="auto"/>
        <w:bottom w:val="none" w:sz="0" w:space="0" w:color="auto"/>
        <w:right w:val="none" w:sz="0" w:space="0" w:color="auto"/>
      </w:divBdr>
    </w:div>
    <w:div w:id="1101293818">
      <w:bodyDiv w:val="1"/>
      <w:marLeft w:val="0"/>
      <w:marRight w:val="0"/>
      <w:marTop w:val="0"/>
      <w:marBottom w:val="0"/>
      <w:divBdr>
        <w:top w:val="none" w:sz="0" w:space="0" w:color="auto"/>
        <w:left w:val="none" w:sz="0" w:space="0" w:color="auto"/>
        <w:bottom w:val="none" w:sz="0" w:space="0" w:color="auto"/>
        <w:right w:val="none" w:sz="0" w:space="0" w:color="auto"/>
      </w:divBdr>
    </w:div>
    <w:div w:id="1199313186">
      <w:bodyDiv w:val="1"/>
      <w:marLeft w:val="0"/>
      <w:marRight w:val="0"/>
      <w:marTop w:val="0"/>
      <w:marBottom w:val="0"/>
      <w:divBdr>
        <w:top w:val="none" w:sz="0" w:space="0" w:color="auto"/>
        <w:left w:val="none" w:sz="0" w:space="0" w:color="auto"/>
        <w:bottom w:val="none" w:sz="0" w:space="0" w:color="auto"/>
        <w:right w:val="none" w:sz="0" w:space="0" w:color="auto"/>
      </w:divBdr>
    </w:div>
    <w:div w:id="1373307352">
      <w:bodyDiv w:val="1"/>
      <w:marLeft w:val="0"/>
      <w:marRight w:val="0"/>
      <w:marTop w:val="0"/>
      <w:marBottom w:val="0"/>
      <w:divBdr>
        <w:top w:val="none" w:sz="0" w:space="0" w:color="auto"/>
        <w:left w:val="none" w:sz="0" w:space="0" w:color="auto"/>
        <w:bottom w:val="none" w:sz="0" w:space="0" w:color="auto"/>
        <w:right w:val="none" w:sz="0" w:space="0" w:color="auto"/>
      </w:divBdr>
    </w:div>
    <w:div w:id="1386416943">
      <w:bodyDiv w:val="1"/>
      <w:marLeft w:val="0"/>
      <w:marRight w:val="0"/>
      <w:marTop w:val="0"/>
      <w:marBottom w:val="0"/>
      <w:divBdr>
        <w:top w:val="none" w:sz="0" w:space="0" w:color="auto"/>
        <w:left w:val="none" w:sz="0" w:space="0" w:color="auto"/>
        <w:bottom w:val="none" w:sz="0" w:space="0" w:color="auto"/>
        <w:right w:val="none" w:sz="0" w:space="0" w:color="auto"/>
      </w:divBdr>
    </w:div>
    <w:div w:id="1406688330">
      <w:bodyDiv w:val="1"/>
      <w:marLeft w:val="0"/>
      <w:marRight w:val="0"/>
      <w:marTop w:val="0"/>
      <w:marBottom w:val="0"/>
      <w:divBdr>
        <w:top w:val="none" w:sz="0" w:space="0" w:color="auto"/>
        <w:left w:val="none" w:sz="0" w:space="0" w:color="auto"/>
        <w:bottom w:val="none" w:sz="0" w:space="0" w:color="auto"/>
        <w:right w:val="none" w:sz="0" w:space="0" w:color="auto"/>
      </w:divBdr>
    </w:div>
    <w:div w:id="1438215935">
      <w:bodyDiv w:val="1"/>
      <w:marLeft w:val="0"/>
      <w:marRight w:val="0"/>
      <w:marTop w:val="0"/>
      <w:marBottom w:val="0"/>
      <w:divBdr>
        <w:top w:val="none" w:sz="0" w:space="0" w:color="auto"/>
        <w:left w:val="none" w:sz="0" w:space="0" w:color="auto"/>
        <w:bottom w:val="none" w:sz="0" w:space="0" w:color="auto"/>
        <w:right w:val="none" w:sz="0" w:space="0" w:color="auto"/>
      </w:divBdr>
      <w:divsChild>
        <w:div w:id="2057388245">
          <w:marLeft w:val="0"/>
          <w:marRight w:val="0"/>
          <w:marTop w:val="0"/>
          <w:marBottom w:val="0"/>
          <w:divBdr>
            <w:top w:val="none" w:sz="0" w:space="0" w:color="auto"/>
            <w:left w:val="none" w:sz="0" w:space="0" w:color="auto"/>
            <w:bottom w:val="none" w:sz="0" w:space="0" w:color="auto"/>
            <w:right w:val="none" w:sz="0" w:space="0" w:color="auto"/>
          </w:divBdr>
          <w:divsChild>
            <w:div w:id="2117282689">
              <w:marLeft w:val="0"/>
              <w:marRight w:val="0"/>
              <w:marTop w:val="100"/>
              <w:marBottom w:val="100"/>
              <w:divBdr>
                <w:top w:val="none" w:sz="0" w:space="0" w:color="auto"/>
                <w:left w:val="none" w:sz="0" w:space="0" w:color="auto"/>
                <w:bottom w:val="none" w:sz="0" w:space="0" w:color="auto"/>
                <w:right w:val="none" w:sz="0" w:space="0" w:color="auto"/>
              </w:divBdr>
              <w:divsChild>
                <w:div w:id="1224755659">
                  <w:marLeft w:val="0"/>
                  <w:marRight w:val="0"/>
                  <w:marTop w:val="0"/>
                  <w:marBottom w:val="0"/>
                  <w:divBdr>
                    <w:top w:val="none" w:sz="0" w:space="0" w:color="auto"/>
                    <w:left w:val="none" w:sz="0" w:space="0" w:color="auto"/>
                    <w:bottom w:val="none" w:sz="0" w:space="0" w:color="auto"/>
                    <w:right w:val="none" w:sz="0" w:space="0" w:color="auto"/>
                  </w:divBdr>
                  <w:divsChild>
                    <w:div w:id="923539663">
                      <w:marLeft w:val="0"/>
                      <w:marRight w:val="0"/>
                      <w:marTop w:val="0"/>
                      <w:marBottom w:val="0"/>
                      <w:divBdr>
                        <w:top w:val="none" w:sz="0" w:space="0" w:color="auto"/>
                        <w:left w:val="none" w:sz="0" w:space="0" w:color="auto"/>
                        <w:bottom w:val="none" w:sz="0" w:space="0" w:color="auto"/>
                        <w:right w:val="none" w:sz="0" w:space="0" w:color="auto"/>
                      </w:divBdr>
                      <w:divsChild>
                        <w:div w:id="488600766">
                          <w:marLeft w:val="0"/>
                          <w:marRight w:val="0"/>
                          <w:marTop w:val="0"/>
                          <w:marBottom w:val="0"/>
                          <w:divBdr>
                            <w:top w:val="none" w:sz="0" w:space="0" w:color="auto"/>
                            <w:left w:val="none" w:sz="0" w:space="0" w:color="auto"/>
                            <w:bottom w:val="none" w:sz="0" w:space="0" w:color="auto"/>
                            <w:right w:val="none" w:sz="0" w:space="0" w:color="auto"/>
                          </w:divBdr>
                          <w:divsChild>
                            <w:div w:id="2041393700">
                              <w:marLeft w:val="0"/>
                              <w:marRight w:val="0"/>
                              <w:marTop w:val="0"/>
                              <w:marBottom w:val="0"/>
                              <w:divBdr>
                                <w:top w:val="none" w:sz="0" w:space="0" w:color="auto"/>
                                <w:left w:val="none" w:sz="0" w:space="0" w:color="auto"/>
                                <w:bottom w:val="none" w:sz="0" w:space="0" w:color="auto"/>
                                <w:right w:val="none" w:sz="0" w:space="0" w:color="auto"/>
                              </w:divBdr>
                              <w:divsChild>
                                <w:div w:id="1079444877">
                                  <w:marLeft w:val="0"/>
                                  <w:marRight w:val="0"/>
                                  <w:marTop w:val="0"/>
                                  <w:marBottom w:val="0"/>
                                  <w:divBdr>
                                    <w:top w:val="none" w:sz="0" w:space="0" w:color="auto"/>
                                    <w:left w:val="none" w:sz="0" w:space="0" w:color="auto"/>
                                    <w:bottom w:val="none" w:sz="0" w:space="0" w:color="auto"/>
                                    <w:right w:val="none" w:sz="0" w:space="0" w:color="auto"/>
                                  </w:divBdr>
                                  <w:divsChild>
                                    <w:div w:id="15726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6770952">
      <w:bodyDiv w:val="1"/>
      <w:marLeft w:val="0"/>
      <w:marRight w:val="0"/>
      <w:marTop w:val="0"/>
      <w:marBottom w:val="0"/>
      <w:divBdr>
        <w:top w:val="none" w:sz="0" w:space="0" w:color="auto"/>
        <w:left w:val="none" w:sz="0" w:space="0" w:color="auto"/>
        <w:bottom w:val="none" w:sz="0" w:space="0" w:color="auto"/>
        <w:right w:val="none" w:sz="0" w:space="0" w:color="auto"/>
      </w:divBdr>
    </w:div>
    <w:div w:id="1535189183">
      <w:bodyDiv w:val="1"/>
      <w:marLeft w:val="0"/>
      <w:marRight w:val="0"/>
      <w:marTop w:val="0"/>
      <w:marBottom w:val="0"/>
      <w:divBdr>
        <w:top w:val="none" w:sz="0" w:space="0" w:color="auto"/>
        <w:left w:val="none" w:sz="0" w:space="0" w:color="auto"/>
        <w:bottom w:val="none" w:sz="0" w:space="0" w:color="auto"/>
        <w:right w:val="none" w:sz="0" w:space="0" w:color="auto"/>
      </w:divBdr>
    </w:div>
    <w:div w:id="1586649457">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689060086">
      <w:bodyDiv w:val="1"/>
      <w:marLeft w:val="0"/>
      <w:marRight w:val="0"/>
      <w:marTop w:val="0"/>
      <w:marBottom w:val="0"/>
      <w:divBdr>
        <w:top w:val="none" w:sz="0" w:space="0" w:color="auto"/>
        <w:left w:val="none" w:sz="0" w:space="0" w:color="auto"/>
        <w:bottom w:val="none" w:sz="0" w:space="0" w:color="auto"/>
        <w:right w:val="none" w:sz="0" w:space="0" w:color="auto"/>
      </w:divBdr>
      <w:divsChild>
        <w:div w:id="504828271">
          <w:marLeft w:val="0"/>
          <w:marRight w:val="0"/>
          <w:marTop w:val="0"/>
          <w:marBottom w:val="0"/>
          <w:divBdr>
            <w:top w:val="none" w:sz="0" w:space="0" w:color="auto"/>
            <w:left w:val="none" w:sz="0" w:space="0" w:color="auto"/>
            <w:bottom w:val="none" w:sz="0" w:space="0" w:color="auto"/>
            <w:right w:val="none" w:sz="0" w:space="0" w:color="auto"/>
          </w:divBdr>
          <w:divsChild>
            <w:div w:id="1380663098">
              <w:marLeft w:val="0"/>
              <w:marRight w:val="0"/>
              <w:marTop w:val="0"/>
              <w:marBottom w:val="0"/>
              <w:divBdr>
                <w:top w:val="none" w:sz="0" w:space="0" w:color="auto"/>
                <w:left w:val="none" w:sz="0" w:space="0" w:color="auto"/>
                <w:bottom w:val="none" w:sz="0" w:space="0" w:color="auto"/>
                <w:right w:val="none" w:sz="0" w:space="0" w:color="auto"/>
              </w:divBdr>
              <w:divsChild>
                <w:div w:id="1392849852">
                  <w:marLeft w:val="0"/>
                  <w:marRight w:val="0"/>
                  <w:marTop w:val="0"/>
                  <w:marBottom w:val="0"/>
                  <w:divBdr>
                    <w:top w:val="none" w:sz="0" w:space="0" w:color="auto"/>
                    <w:left w:val="none" w:sz="0" w:space="0" w:color="auto"/>
                    <w:bottom w:val="none" w:sz="0" w:space="0" w:color="auto"/>
                    <w:right w:val="none" w:sz="0" w:space="0" w:color="auto"/>
                  </w:divBdr>
                  <w:divsChild>
                    <w:div w:id="646859430">
                      <w:marLeft w:val="0"/>
                      <w:marRight w:val="0"/>
                      <w:marTop w:val="0"/>
                      <w:marBottom w:val="0"/>
                      <w:divBdr>
                        <w:top w:val="none" w:sz="0" w:space="0" w:color="auto"/>
                        <w:left w:val="none" w:sz="0" w:space="0" w:color="auto"/>
                        <w:bottom w:val="none" w:sz="0" w:space="0" w:color="auto"/>
                        <w:right w:val="none" w:sz="0" w:space="0" w:color="auto"/>
                      </w:divBdr>
                      <w:divsChild>
                        <w:div w:id="98180846">
                          <w:marLeft w:val="150"/>
                          <w:marRight w:val="0"/>
                          <w:marTop w:val="0"/>
                          <w:marBottom w:val="0"/>
                          <w:divBdr>
                            <w:top w:val="none" w:sz="0" w:space="0" w:color="auto"/>
                            <w:left w:val="none" w:sz="0" w:space="0" w:color="auto"/>
                            <w:bottom w:val="none" w:sz="0" w:space="0" w:color="auto"/>
                            <w:right w:val="none" w:sz="0" w:space="0" w:color="auto"/>
                          </w:divBdr>
                          <w:divsChild>
                            <w:div w:id="942885279">
                              <w:marLeft w:val="0"/>
                              <w:marRight w:val="0"/>
                              <w:marTop w:val="0"/>
                              <w:marBottom w:val="0"/>
                              <w:divBdr>
                                <w:top w:val="none" w:sz="0" w:space="0" w:color="auto"/>
                                <w:left w:val="none" w:sz="0" w:space="0" w:color="auto"/>
                                <w:bottom w:val="none" w:sz="0" w:space="0" w:color="auto"/>
                                <w:right w:val="none" w:sz="0" w:space="0" w:color="auto"/>
                              </w:divBdr>
                              <w:divsChild>
                                <w:div w:id="1175270925">
                                  <w:marLeft w:val="0"/>
                                  <w:marRight w:val="0"/>
                                  <w:marTop w:val="0"/>
                                  <w:marBottom w:val="0"/>
                                  <w:divBdr>
                                    <w:top w:val="none" w:sz="0" w:space="0" w:color="auto"/>
                                    <w:left w:val="none" w:sz="0" w:space="0" w:color="auto"/>
                                    <w:bottom w:val="none" w:sz="0" w:space="0" w:color="auto"/>
                                    <w:right w:val="none" w:sz="0" w:space="0" w:color="auto"/>
                                  </w:divBdr>
                                  <w:divsChild>
                                    <w:div w:id="1498424311">
                                      <w:marLeft w:val="0"/>
                                      <w:marRight w:val="0"/>
                                      <w:marTop w:val="0"/>
                                      <w:marBottom w:val="0"/>
                                      <w:divBdr>
                                        <w:top w:val="none" w:sz="0" w:space="0" w:color="auto"/>
                                        <w:left w:val="none" w:sz="0" w:space="0" w:color="auto"/>
                                        <w:bottom w:val="none" w:sz="0" w:space="0" w:color="auto"/>
                                        <w:right w:val="none" w:sz="0" w:space="0" w:color="auto"/>
                                      </w:divBdr>
                                      <w:divsChild>
                                        <w:div w:id="421266448">
                                          <w:marLeft w:val="0"/>
                                          <w:marRight w:val="0"/>
                                          <w:marTop w:val="0"/>
                                          <w:marBottom w:val="0"/>
                                          <w:divBdr>
                                            <w:top w:val="none" w:sz="0" w:space="0" w:color="auto"/>
                                            <w:left w:val="none" w:sz="0" w:space="0" w:color="auto"/>
                                            <w:bottom w:val="none" w:sz="0" w:space="0" w:color="auto"/>
                                            <w:right w:val="none" w:sz="0" w:space="0" w:color="auto"/>
                                          </w:divBdr>
                                          <w:divsChild>
                                            <w:div w:id="2328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45365324">
      <w:bodyDiv w:val="1"/>
      <w:marLeft w:val="0"/>
      <w:marRight w:val="0"/>
      <w:marTop w:val="0"/>
      <w:marBottom w:val="0"/>
      <w:divBdr>
        <w:top w:val="none" w:sz="0" w:space="0" w:color="auto"/>
        <w:left w:val="none" w:sz="0" w:space="0" w:color="auto"/>
        <w:bottom w:val="none" w:sz="0" w:space="0" w:color="auto"/>
        <w:right w:val="none" w:sz="0" w:space="0" w:color="auto"/>
      </w:divBdr>
    </w:div>
    <w:div w:id="1853489377">
      <w:bodyDiv w:val="1"/>
      <w:marLeft w:val="0"/>
      <w:marRight w:val="0"/>
      <w:marTop w:val="0"/>
      <w:marBottom w:val="0"/>
      <w:divBdr>
        <w:top w:val="none" w:sz="0" w:space="0" w:color="auto"/>
        <w:left w:val="none" w:sz="0" w:space="0" w:color="auto"/>
        <w:bottom w:val="none" w:sz="0" w:space="0" w:color="auto"/>
        <w:right w:val="none" w:sz="0" w:space="0" w:color="auto"/>
      </w:divBdr>
      <w:divsChild>
        <w:div w:id="2021001086">
          <w:marLeft w:val="0"/>
          <w:marRight w:val="0"/>
          <w:marTop w:val="0"/>
          <w:marBottom w:val="0"/>
          <w:divBdr>
            <w:top w:val="none" w:sz="0" w:space="0" w:color="auto"/>
            <w:left w:val="none" w:sz="0" w:space="0" w:color="auto"/>
            <w:bottom w:val="none" w:sz="0" w:space="0" w:color="auto"/>
            <w:right w:val="none" w:sz="0" w:space="0" w:color="auto"/>
          </w:divBdr>
          <w:divsChild>
            <w:div w:id="1871066235">
              <w:marLeft w:val="0"/>
              <w:marRight w:val="0"/>
              <w:marTop w:val="150"/>
              <w:marBottom w:val="0"/>
              <w:divBdr>
                <w:top w:val="none" w:sz="0" w:space="0" w:color="auto"/>
                <w:left w:val="none" w:sz="0" w:space="0" w:color="auto"/>
                <w:bottom w:val="none" w:sz="0" w:space="0" w:color="auto"/>
                <w:right w:val="none" w:sz="0" w:space="0" w:color="auto"/>
              </w:divBdr>
              <w:divsChild>
                <w:div w:id="1827628939">
                  <w:marLeft w:val="0"/>
                  <w:marRight w:val="0"/>
                  <w:marTop w:val="0"/>
                  <w:marBottom w:val="0"/>
                  <w:divBdr>
                    <w:top w:val="none" w:sz="0" w:space="0" w:color="auto"/>
                    <w:left w:val="none" w:sz="0" w:space="0" w:color="auto"/>
                    <w:bottom w:val="none" w:sz="0" w:space="0" w:color="auto"/>
                    <w:right w:val="none" w:sz="0" w:space="0" w:color="auto"/>
                  </w:divBdr>
                  <w:divsChild>
                    <w:div w:id="2065062591">
                      <w:marLeft w:val="-225"/>
                      <w:marRight w:val="-225"/>
                      <w:marTop w:val="0"/>
                      <w:marBottom w:val="0"/>
                      <w:divBdr>
                        <w:top w:val="none" w:sz="0" w:space="0" w:color="auto"/>
                        <w:left w:val="none" w:sz="0" w:space="0" w:color="auto"/>
                        <w:bottom w:val="none" w:sz="0" w:space="0" w:color="auto"/>
                        <w:right w:val="none" w:sz="0" w:space="0" w:color="auto"/>
                      </w:divBdr>
                      <w:divsChild>
                        <w:div w:id="285281971">
                          <w:marLeft w:val="-225"/>
                          <w:marRight w:val="-225"/>
                          <w:marTop w:val="0"/>
                          <w:marBottom w:val="0"/>
                          <w:divBdr>
                            <w:top w:val="none" w:sz="0" w:space="0" w:color="auto"/>
                            <w:left w:val="none" w:sz="0" w:space="0" w:color="auto"/>
                            <w:bottom w:val="none" w:sz="0" w:space="0" w:color="auto"/>
                            <w:right w:val="none" w:sz="0" w:space="0" w:color="auto"/>
                          </w:divBdr>
                          <w:divsChild>
                            <w:div w:id="1239436537">
                              <w:marLeft w:val="0"/>
                              <w:marRight w:val="0"/>
                              <w:marTop w:val="0"/>
                              <w:marBottom w:val="0"/>
                              <w:divBdr>
                                <w:top w:val="none" w:sz="0" w:space="0" w:color="auto"/>
                                <w:left w:val="none" w:sz="0" w:space="0" w:color="auto"/>
                                <w:bottom w:val="none" w:sz="0" w:space="0" w:color="auto"/>
                                <w:right w:val="none" w:sz="0" w:space="0" w:color="auto"/>
                              </w:divBdr>
                              <w:divsChild>
                                <w:div w:id="423306164">
                                  <w:marLeft w:val="0"/>
                                  <w:marRight w:val="0"/>
                                  <w:marTop w:val="0"/>
                                  <w:marBottom w:val="0"/>
                                  <w:divBdr>
                                    <w:top w:val="none" w:sz="0" w:space="0" w:color="auto"/>
                                    <w:left w:val="none" w:sz="0" w:space="0" w:color="auto"/>
                                    <w:bottom w:val="none" w:sz="0" w:space="0" w:color="auto"/>
                                    <w:right w:val="none" w:sz="0" w:space="0" w:color="auto"/>
                                  </w:divBdr>
                                  <w:divsChild>
                                    <w:div w:id="2111922807">
                                      <w:marLeft w:val="0"/>
                                      <w:marRight w:val="0"/>
                                      <w:marTop w:val="225"/>
                                      <w:marBottom w:val="0"/>
                                      <w:divBdr>
                                        <w:top w:val="none" w:sz="0" w:space="0" w:color="auto"/>
                                        <w:left w:val="none" w:sz="0" w:space="0" w:color="auto"/>
                                        <w:bottom w:val="none" w:sz="0" w:space="0" w:color="auto"/>
                                        <w:right w:val="none" w:sz="0" w:space="0" w:color="auto"/>
                                      </w:divBdr>
                                      <w:divsChild>
                                        <w:div w:id="1090273915">
                                          <w:marLeft w:val="0"/>
                                          <w:marRight w:val="0"/>
                                          <w:marTop w:val="0"/>
                                          <w:marBottom w:val="0"/>
                                          <w:divBdr>
                                            <w:top w:val="none" w:sz="0" w:space="0" w:color="auto"/>
                                            <w:left w:val="none" w:sz="0" w:space="0" w:color="auto"/>
                                            <w:bottom w:val="none" w:sz="0" w:space="0" w:color="auto"/>
                                            <w:right w:val="none" w:sz="0" w:space="0" w:color="auto"/>
                                          </w:divBdr>
                                          <w:divsChild>
                                            <w:div w:id="65300262">
                                              <w:marLeft w:val="0"/>
                                              <w:marRight w:val="0"/>
                                              <w:marTop w:val="0"/>
                                              <w:marBottom w:val="0"/>
                                              <w:divBdr>
                                                <w:top w:val="none" w:sz="0" w:space="0" w:color="auto"/>
                                                <w:left w:val="none" w:sz="0" w:space="0" w:color="auto"/>
                                                <w:bottom w:val="none" w:sz="0" w:space="0" w:color="auto"/>
                                                <w:right w:val="none" w:sz="0" w:space="0" w:color="auto"/>
                                              </w:divBdr>
                                              <w:divsChild>
                                                <w:div w:id="290938773">
                                                  <w:marLeft w:val="0"/>
                                                  <w:marRight w:val="0"/>
                                                  <w:marTop w:val="0"/>
                                                  <w:marBottom w:val="0"/>
                                                  <w:divBdr>
                                                    <w:top w:val="none" w:sz="0" w:space="0" w:color="auto"/>
                                                    <w:left w:val="none" w:sz="0" w:space="0" w:color="auto"/>
                                                    <w:bottom w:val="none" w:sz="0" w:space="0" w:color="auto"/>
                                                    <w:right w:val="none" w:sz="0" w:space="0" w:color="auto"/>
                                                  </w:divBdr>
                                                  <w:divsChild>
                                                    <w:div w:id="1061102418">
                                                      <w:marLeft w:val="0"/>
                                                      <w:marRight w:val="0"/>
                                                      <w:marTop w:val="0"/>
                                                      <w:marBottom w:val="0"/>
                                                      <w:divBdr>
                                                        <w:top w:val="none" w:sz="0" w:space="0" w:color="auto"/>
                                                        <w:left w:val="none" w:sz="0" w:space="0" w:color="auto"/>
                                                        <w:bottom w:val="none" w:sz="0" w:space="0" w:color="auto"/>
                                                        <w:right w:val="none" w:sz="0" w:space="0" w:color="auto"/>
                                                      </w:divBdr>
                                                      <w:divsChild>
                                                        <w:div w:id="1286426805">
                                                          <w:marLeft w:val="0"/>
                                                          <w:marRight w:val="0"/>
                                                          <w:marTop w:val="0"/>
                                                          <w:marBottom w:val="0"/>
                                                          <w:divBdr>
                                                            <w:top w:val="none" w:sz="0" w:space="0" w:color="auto"/>
                                                            <w:left w:val="none" w:sz="0" w:space="0" w:color="auto"/>
                                                            <w:bottom w:val="none" w:sz="0" w:space="0" w:color="auto"/>
                                                            <w:right w:val="none" w:sz="0" w:space="0" w:color="auto"/>
                                                          </w:divBdr>
                                                          <w:divsChild>
                                                            <w:div w:id="1401442128">
                                                              <w:marLeft w:val="-225"/>
                                                              <w:marRight w:val="-225"/>
                                                              <w:marTop w:val="0"/>
                                                              <w:marBottom w:val="0"/>
                                                              <w:divBdr>
                                                                <w:top w:val="none" w:sz="0" w:space="0" w:color="auto"/>
                                                                <w:left w:val="none" w:sz="0" w:space="0" w:color="auto"/>
                                                                <w:bottom w:val="none" w:sz="0" w:space="0" w:color="auto"/>
                                                                <w:right w:val="none" w:sz="0" w:space="0" w:color="auto"/>
                                                              </w:divBdr>
                                                              <w:divsChild>
                                                                <w:div w:id="800343093">
                                                                  <w:marLeft w:val="0"/>
                                                                  <w:marRight w:val="0"/>
                                                                  <w:marTop w:val="0"/>
                                                                  <w:marBottom w:val="0"/>
                                                                  <w:divBdr>
                                                                    <w:top w:val="none" w:sz="0" w:space="0" w:color="auto"/>
                                                                    <w:left w:val="none" w:sz="0" w:space="0" w:color="auto"/>
                                                                    <w:bottom w:val="none" w:sz="0" w:space="0" w:color="auto"/>
                                                                    <w:right w:val="none" w:sz="0" w:space="0" w:color="auto"/>
                                                                  </w:divBdr>
                                                                  <w:divsChild>
                                                                    <w:div w:id="312292800">
                                                                      <w:marLeft w:val="0"/>
                                                                      <w:marRight w:val="0"/>
                                                                      <w:marTop w:val="0"/>
                                                                      <w:marBottom w:val="0"/>
                                                                      <w:divBdr>
                                                                        <w:top w:val="none" w:sz="0" w:space="0" w:color="auto"/>
                                                                        <w:left w:val="none" w:sz="0" w:space="0" w:color="auto"/>
                                                                        <w:bottom w:val="none" w:sz="0" w:space="0" w:color="auto"/>
                                                                        <w:right w:val="none" w:sz="0" w:space="0" w:color="auto"/>
                                                                      </w:divBdr>
                                                                      <w:divsChild>
                                                                        <w:div w:id="623121393">
                                                                          <w:marLeft w:val="0"/>
                                                                          <w:marRight w:val="0"/>
                                                                          <w:marTop w:val="0"/>
                                                                          <w:marBottom w:val="0"/>
                                                                          <w:divBdr>
                                                                            <w:top w:val="none" w:sz="0" w:space="0" w:color="auto"/>
                                                                            <w:left w:val="none" w:sz="0" w:space="0" w:color="auto"/>
                                                                            <w:bottom w:val="none" w:sz="0" w:space="0" w:color="auto"/>
                                                                            <w:right w:val="none" w:sz="0" w:space="0" w:color="auto"/>
                                                                          </w:divBdr>
                                                                          <w:divsChild>
                                                                            <w:div w:id="185298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21328104">
      <w:bodyDiv w:val="1"/>
      <w:marLeft w:val="0"/>
      <w:marRight w:val="0"/>
      <w:marTop w:val="0"/>
      <w:marBottom w:val="0"/>
      <w:divBdr>
        <w:top w:val="none" w:sz="0" w:space="0" w:color="auto"/>
        <w:left w:val="none" w:sz="0" w:space="0" w:color="auto"/>
        <w:bottom w:val="none" w:sz="0" w:space="0" w:color="auto"/>
        <w:right w:val="none" w:sz="0" w:space="0" w:color="auto"/>
      </w:divBdr>
    </w:div>
    <w:div w:id="1924028591">
      <w:bodyDiv w:val="1"/>
      <w:marLeft w:val="0"/>
      <w:marRight w:val="0"/>
      <w:marTop w:val="0"/>
      <w:marBottom w:val="0"/>
      <w:divBdr>
        <w:top w:val="none" w:sz="0" w:space="0" w:color="auto"/>
        <w:left w:val="none" w:sz="0" w:space="0" w:color="auto"/>
        <w:bottom w:val="none" w:sz="0" w:space="0" w:color="auto"/>
        <w:right w:val="none" w:sz="0" w:space="0" w:color="auto"/>
      </w:divBdr>
    </w:div>
    <w:div w:id="2120684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C28AA3-C0EC-4F86-A6D7-84421FB99C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75</Pages>
  <Words>9192</Words>
  <Characters>52396</Characters>
  <Application>Microsoft Office Word</Application>
  <DocSecurity>0</DocSecurity>
  <Lines>436</Lines>
  <Paragraphs>122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61466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2022-04-27T06:27:00Z</dcterms:created>
  <dcterms:modified xsi:type="dcterms:W3CDTF">2022-06-08T09:19:00Z</dcterms:modified>
</cp:coreProperties>
</file>