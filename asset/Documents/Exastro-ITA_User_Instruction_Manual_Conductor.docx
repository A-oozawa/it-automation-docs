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3CF0DF" w14:textId="77777777" w:rsidR="00716614" w:rsidRPr="00AE3AFA" w:rsidRDefault="00E82E1C" w:rsidP="00716614">
      <w:pPr>
        <w:pStyle w:val="Default"/>
        <w:rPr>
          <w:rFonts w:asciiTheme="majorHAnsi" w:eastAsiaTheme="majorEastAsia" w:hAnsiTheme="majorHAnsi" w:cstheme="majorHAnsi"/>
          <w:color w:val="auto"/>
          <w:kern w:val="2"/>
          <w:sz w:val="20"/>
          <w:szCs w:val="20"/>
        </w:rPr>
      </w:pPr>
      <w:r w:rsidRPr="00AE3AFA">
        <w:rPr>
          <w:rFonts w:asciiTheme="majorHAnsi" w:hAnsiTheme="majorHAnsi" w:cstheme="majorHAnsi"/>
          <w:noProof/>
        </w:rPr>
        <w:drawing>
          <wp:anchor distT="0" distB="0" distL="114300" distR="114300" simplePos="0" relativeHeight="251840000" behindDoc="1" locked="0" layoutInCell="1" allowOverlap="1" wp14:anchorId="7B8E8E0C" wp14:editId="26EC62A3">
            <wp:simplePos x="0" y="0"/>
            <wp:positionH relativeFrom="page">
              <wp:align>left</wp:align>
            </wp:positionH>
            <wp:positionV relativeFrom="paragraph">
              <wp:posOffset>-918210</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14:paraId="2DF167E4" w14:textId="77777777" w:rsidR="00716614" w:rsidRPr="00AE3AFA" w:rsidRDefault="00716614" w:rsidP="00716614">
      <w:pPr>
        <w:pStyle w:val="Default"/>
        <w:rPr>
          <w:rFonts w:asciiTheme="majorHAnsi" w:hAnsiTheme="majorHAnsi" w:cstheme="majorHAnsi"/>
          <w:color w:val="auto"/>
          <w:kern w:val="2"/>
          <w:sz w:val="20"/>
          <w:szCs w:val="20"/>
        </w:rPr>
      </w:pPr>
    </w:p>
    <w:p w14:paraId="212B573E" w14:textId="77777777" w:rsidR="00716614" w:rsidRPr="00AE3AFA" w:rsidRDefault="00716614" w:rsidP="00716614">
      <w:pPr>
        <w:pStyle w:val="Default"/>
        <w:rPr>
          <w:rFonts w:asciiTheme="majorHAnsi" w:hAnsiTheme="majorHAnsi" w:cstheme="majorHAnsi"/>
          <w:color w:val="auto"/>
          <w:kern w:val="2"/>
          <w:sz w:val="20"/>
          <w:szCs w:val="20"/>
        </w:rPr>
      </w:pPr>
    </w:p>
    <w:p w14:paraId="16BEAEF5" w14:textId="77777777" w:rsidR="00716614" w:rsidRPr="00AE3AFA" w:rsidRDefault="00716614" w:rsidP="00716614">
      <w:pPr>
        <w:pStyle w:val="Default"/>
        <w:rPr>
          <w:rFonts w:asciiTheme="majorHAnsi" w:hAnsiTheme="majorHAnsi" w:cstheme="majorHAnsi"/>
          <w:color w:val="auto"/>
          <w:kern w:val="2"/>
          <w:sz w:val="20"/>
          <w:szCs w:val="20"/>
        </w:rPr>
      </w:pPr>
    </w:p>
    <w:p w14:paraId="2C4AA0C8" w14:textId="77777777" w:rsidR="00716614" w:rsidRPr="00AE3AFA" w:rsidRDefault="00716614" w:rsidP="00716614">
      <w:pPr>
        <w:pStyle w:val="Default"/>
        <w:rPr>
          <w:rFonts w:asciiTheme="majorHAnsi" w:hAnsiTheme="majorHAnsi" w:cstheme="majorHAnsi"/>
          <w:color w:val="auto"/>
          <w:kern w:val="2"/>
          <w:sz w:val="20"/>
          <w:szCs w:val="20"/>
        </w:rPr>
      </w:pPr>
    </w:p>
    <w:p w14:paraId="4606DFD7" w14:textId="77777777" w:rsidR="00716614" w:rsidRPr="00AE3AFA" w:rsidRDefault="00716614" w:rsidP="00716614">
      <w:pPr>
        <w:pStyle w:val="Default"/>
        <w:rPr>
          <w:rFonts w:asciiTheme="majorHAnsi" w:hAnsiTheme="majorHAnsi" w:cstheme="majorHAnsi"/>
          <w:color w:val="auto"/>
          <w:kern w:val="2"/>
          <w:sz w:val="20"/>
          <w:szCs w:val="20"/>
        </w:rPr>
      </w:pPr>
    </w:p>
    <w:p w14:paraId="10C60404" w14:textId="77777777" w:rsidR="00716614" w:rsidRPr="00AE3AFA" w:rsidRDefault="00716614" w:rsidP="00716614">
      <w:pPr>
        <w:pStyle w:val="Default"/>
        <w:rPr>
          <w:rFonts w:asciiTheme="majorHAnsi" w:hAnsiTheme="majorHAnsi" w:cstheme="majorHAnsi"/>
          <w:sz w:val="20"/>
          <w:szCs w:val="20"/>
        </w:rPr>
      </w:pPr>
    </w:p>
    <w:p w14:paraId="1794B6D1" w14:textId="77777777" w:rsidR="00716614" w:rsidRPr="00AE3AFA" w:rsidRDefault="00716614" w:rsidP="00716614">
      <w:pPr>
        <w:pStyle w:val="Default"/>
        <w:rPr>
          <w:rFonts w:asciiTheme="majorHAnsi" w:hAnsiTheme="majorHAnsi" w:cstheme="majorHAnsi"/>
          <w:sz w:val="20"/>
          <w:szCs w:val="20"/>
        </w:rPr>
      </w:pPr>
    </w:p>
    <w:p w14:paraId="3F362D98" w14:textId="77777777" w:rsidR="00716614" w:rsidRPr="00AE3AFA" w:rsidRDefault="00716614" w:rsidP="00716614">
      <w:pPr>
        <w:pStyle w:val="Default"/>
        <w:rPr>
          <w:rFonts w:asciiTheme="majorHAnsi" w:hAnsiTheme="majorHAnsi" w:cstheme="majorHAnsi"/>
          <w:sz w:val="20"/>
          <w:szCs w:val="20"/>
        </w:rPr>
      </w:pPr>
    </w:p>
    <w:p w14:paraId="1C7FE681" w14:textId="77777777" w:rsidR="00716614" w:rsidRPr="00AE3AFA" w:rsidRDefault="00716614" w:rsidP="00716614">
      <w:pPr>
        <w:pStyle w:val="Default"/>
        <w:rPr>
          <w:rFonts w:asciiTheme="majorHAnsi" w:hAnsiTheme="majorHAnsi" w:cstheme="majorHAnsi"/>
          <w:sz w:val="20"/>
          <w:szCs w:val="20"/>
        </w:rPr>
      </w:pPr>
    </w:p>
    <w:p w14:paraId="71BAA4DF" w14:textId="77777777" w:rsidR="00716614" w:rsidRPr="00AE3AFA" w:rsidRDefault="00716614" w:rsidP="00716614">
      <w:pPr>
        <w:pStyle w:val="Default"/>
        <w:rPr>
          <w:rFonts w:asciiTheme="majorHAnsi" w:hAnsiTheme="majorHAnsi" w:cstheme="majorHAnsi"/>
          <w:sz w:val="20"/>
          <w:szCs w:val="20"/>
        </w:rPr>
      </w:pPr>
    </w:p>
    <w:p w14:paraId="20540031" w14:textId="77777777" w:rsidR="00526C8F" w:rsidRPr="00AE3AFA" w:rsidRDefault="00526C8F" w:rsidP="00716614">
      <w:pPr>
        <w:pStyle w:val="Default"/>
        <w:rPr>
          <w:rFonts w:asciiTheme="majorHAnsi" w:hAnsiTheme="majorHAnsi" w:cstheme="majorHAnsi"/>
          <w:sz w:val="20"/>
          <w:szCs w:val="20"/>
        </w:rPr>
      </w:pPr>
    </w:p>
    <w:p w14:paraId="519810F8" w14:textId="77777777" w:rsidR="00716614" w:rsidRPr="00AE3AFA" w:rsidRDefault="00716614" w:rsidP="00716614">
      <w:pPr>
        <w:pStyle w:val="Default"/>
        <w:rPr>
          <w:rFonts w:asciiTheme="majorHAnsi" w:hAnsiTheme="majorHAnsi" w:cstheme="majorHAnsi"/>
          <w:sz w:val="20"/>
          <w:szCs w:val="20"/>
        </w:rPr>
      </w:pPr>
    </w:p>
    <w:p w14:paraId="51CFEAA3" w14:textId="77777777" w:rsidR="00716614" w:rsidRPr="00AE3AFA" w:rsidRDefault="00716614" w:rsidP="00716614">
      <w:pPr>
        <w:pStyle w:val="Default"/>
        <w:rPr>
          <w:rFonts w:asciiTheme="majorHAnsi" w:hAnsiTheme="majorHAnsi" w:cstheme="majorHAnsi"/>
          <w:sz w:val="20"/>
          <w:szCs w:val="20"/>
        </w:rPr>
      </w:pPr>
    </w:p>
    <w:p w14:paraId="30694250" w14:textId="77777777" w:rsidR="00716614" w:rsidRPr="00AE3AFA" w:rsidRDefault="00716614" w:rsidP="00716614">
      <w:pPr>
        <w:pStyle w:val="Default"/>
        <w:rPr>
          <w:rFonts w:asciiTheme="majorHAnsi" w:hAnsiTheme="majorHAnsi" w:cstheme="majorHAnsi"/>
          <w:sz w:val="20"/>
          <w:szCs w:val="20"/>
        </w:rPr>
      </w:pPr>
    </w:p>
    <w:p w14:paraId="5121BB65" w14:textId="77777777" w:rsidR="00DC6C19" w:rsidRPr="00AE3AFA" w:rsidRDefault="00DC6C19" w:rsidP="00716614">
      <w:pPr>
        <w:pStyle w:val="Default"/>
        <w:rPr>
          <w:rFonts w:asciiTheme="majorHAnsi" w:hAnsiTheme="majorHAnsi" w:cstheme="majorHAnsi"/>
          <w:sz w:val="20"/>
          <w:szCs w:val="20"/>
        </w:rPr>
      </w:pPr>
    </w:p>
    <w:p w14:paraId="161F04B6" w14:textId="77777777" w:rsidR="00DC6C19" w:rsidRPr="00AE3AFA" w:rsidRDefault="00DC6C19" w:rsidP="00716614">
      <w:pPr>
        <w:pStyle w:val="Default"/>
        <w:rPr>
          <w:rFonts w:asciiTheme="majorHAnsi" w:hAnsiTheme="majorHAnsi" w:cstheme="majorHAnsi"/>
          <w:sz w:val="20"/>
          <w:szCs w:val="20"/>
        </w:rPr>
      </w:pPr>
    </w:p>
    <w:p w14:paraId="3F0466A0" w14:textId="77777777" w:rsidR="00DC6C19" w:rsidRPr="00AE3AFA" w:rsidRDefault="00DC6C19" w:rsidP="00716614">
      <w:pPr>
        <w:pStyle w:val="Default"/>
        <w:rPr>
          <w:rFonts w:asciiTheme="majorHAnsi" w:hAnsiTheme="majorHAnsi" w:cstheme="majorHAnsi"/>
          <w:sz w:val="20"/>
          <w:szCs w:val="20"/>
        </w:rPr>
      </w:pPr>
    </w:p>
    <w:p w14:paraId="26E1DDEB" w14:textId="77777777" w:rsidR="00DC6C19" w:rsidRPr="00AE3AFA" w:rsidRDefault="00DC6C19" w:rsidP="00716614">
      <w:pPr>
        <w:pStyle w:val="Default"/>
        <w:rPr>
          <w:rFonts w:asciiTheme="majorHAnsi" w:hAnsiTheme="majorHAnsi" w:cstheme="majorHAnsi"/>
          <w:sz w:val="20"/>
          <w:szCs w:val="20"/>
        </w:rPr>
      </w:pPr>
    </w:p>
    <w:p w14:paraId="420B5963" w14:textId="77777777" w:rsidR="00DC6C19" w:rsidRPr="00AE3AFA" w:rsidRDefault="00DC6C19" w:rsidP="00716614">
      <w:pPr>
        <w:pStyle w:val="Default"/>
        <w:rPr>
          <w:rFonts w:asciiTheme="majorHAnsi" w:hAnsiTheme="majorHAnsi" w:cstheme="majorHAnsi"/>
          <w:sz w:val="20"/>
          <w:szCs w:val="20"/>
        </w:rPr>
      </w:pPr>
    </w:p>
    <w:p w14:paraId="4870FCB6" w14:textId="77777777" w:rsidR="00DC6C19" w:rsidRPr="00AE3AFA" w:rsidRDefault="00DC6C19" w:rsidP="00716614">
      <w:pPr>
        <w:pStyle w:val="Default"/>
        <w:rPr>
          <w:rFonts w:asciiTheme="majorHAnsi" w:hAnsiTheme="majorHAnsi" w:cstheme="majorHAnsi"/>
          <w:sz w:val="20"/>
          <w:szCs w:val="20"/>
        </w:rPr>
      </w:pPr>
    </w:p>
    <w:p w14:paraId="319BB27A" w14:textId="77777777" w:rsidR="00716614" w:rsidRPr="00AE3AFA" w:rsidRDefault="00240339" w:rsidP="00240339">
      <w:pPr>
        <w:pStyle w:val="Default"/>
        <w:jc w:val="center"/>
        <w:rPr>
          <w:rFonts w:asciiTheme="majorHAnsi" w:hAnsiTheme="majorHAnsi" w:cstheme="majorHAnsi"/>
          <w:sz w:val="20"/>
          <w:szCs w:val="20"/>
        </w:rPr>
      </w:pPr>
      <w:r w:rsidRPr="00AE3AFA">
        <w:rPr>
          <w:rFonts w:asciiTheme="majorHAnsi" w:hAnsiTheme="majorHAnsi" w:cstheme="majorHAnsi"/>
          <w:noProof/>
          <w:sz w:val="20"/>
          <w:szCs w:val="20"/>
        </w:rPr>
        <w:drawing>
          <wp:inline distT="0" distB="0" distL="0" distR="0" wp14:anchorId="5590DFDB" wp14:editId="31E8A9D4">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3D1ABC6D" w14:textId="77777777" w:rsidR="00FD700B" w:rsidRPr="00AE3AFA" w:rsidRDefault="007C6E7E" w:rsidP="00FD700B">
      <w:pPr>
        <w:pStyle w:val="Default"/>
        <w:jc w:val="center"/>
        <w:rPr>
          <w:rFonts w:asciiTheme="majorHAnsi" w:eastAsiaTheme="majorEastAsia" w:hAnsiTheme="majorHAnsi" w:cstheme="majorHAnsi"/>
          <w:color w:val="auto"/>
          <w:sz w:val="52"/>
          <w:szCs w:val="52"/>
        </w:rPr>
      </w:pPr>
      <w:r w:rsidRPr="00AE3AFA">
        <w:rPr>
          <w:rFonts w:asciiTheme="majorHAnsi" w:eastAsiaTheme="majorEastAsia" w:hAnsiTheme="majorHAnsi" w:cstheme="majorHAnsi"/>
          <w:color w:val="auto"/>
          <w:sz w:val="52"/>
          <w:szCs w:val="52"/>
        </w:rPr>
        <w:t>ITA_</w:t>
      </w:r>
      <w:r w:rsidR="00CF2724" w:rsidRPr="00AE3AFA">
        <w:rPr>
          <w:rFonts w:asciiTheme="majorHAnsi" w:eastAsiaTheme="majorEastAsia" w:hAnsiTheme="majorHAnsi" w:cstheme="majorHAnsi"/>
          <w:color w:val="auto"/>
          <w:sz w:val="52"/>
          <w:szCs w:val="52"/>
        </w:rPr>
        <w:t>User Instruction Manual</w:t>
      </w:r>
    </w:p>
    <w:p w14:paraId="45BB6DBA" w14:textId="77777777" w:rsidR="00716614" w:rsidRPr="00AE3AFA" w:rsidRDefault="00220403" w:rsidP="00716614">
      <w:pPr>
        <w:pStyle w:val="Default"/>
        <w:jc w:val="center"/>
        <w:rPr>
          <w:rFonts w:asciiTheme="majorHAnsi" w:eastAsiaTheme="majorEastAsia" w:hAnsiTheme="majorHAnsi" w:cstheme="majorHAnsi"/>
          <w:color w:val="auto"/>
          <w:sz w:val="20"/>
          <w:szCs w:val="20"/>
        </w:rPr>
      </w:pPr>
      <w:r w:rsidRPr="00AE3AFA">
        <w:rPr>
          <w:rFonts w:asciiTheme="majorHAnsi" w:eastAsiaTheme="majorEastAsia" w:hAnsiTheme="majorHAnsi" w:cstheme="majorHAnsi"/>
          <w:color w:val="auto"/>
          <w:sz w:val="36"/>
          <w:szCs w:val="36"/>
        </w:rPr>
        <w:t>Conductor</w:t>
      </w:r>
    </w:p>
    <w:p w14:paraId="426D4107" w14:textId="77777777" w:rsidR="00716614" w:rsidRPr="00AE3AFA" w:rsidRDefault="00716614" w:rsidP="00716614">
      <w:pPr>
        <w:pStyle w:val="Default"/>
        <w:rPr>
          <w:rFonts w:asciiTheme="majorHAnsi" w:hAnsiTheme="majorHAnsi" w:cstheme="majorHAnsi"/>
          <w:color w:val="auto"/>
          <w:sz w:val="20"/>
          <w:szCs w:val="20"/>
        </w:rPr>
      </w:pPr>
    </w:p>
    <w:sdt>
      <w:sdtPr>
        <w:rPr>
          <w:rFonts w:asciiTheme="majorHAnsi" w:eastAsiaTheme="majorEastAsia" w:hAnsiTheme="majorHAnsi" w:cstheme="majorHAnsi"/>
          <w:color w:val="auto"/>
          <w:sz w:val="20"/>
          <w:szCs w:val="20"/>
        </w:rPr>
        <w:id w:val="-213969945"/>
        <w:docPartList>
          <w:docPartGallery w:val="Quick Parts"/>
        </w:docPartList>
      </w:sdtPr>
      <w:sdtEndPr>
        <w:rPr>
          <w:i/>
          <w:sz w:val="36"/>
          <w:szCs w:val="36"/>
        </w:rPr>
      </w:sdtEndPr>
      <w:sdtContent>
        <w:p w14:paraId="746475D1" w14:textId="2FF6A61B" w:rsidR="00716614" w:rsidRPr="00AE3AFA" w:rsidRDefault="00716614" w:rsidP="00716614">
          <w:pPr>
            <w:pStyle w:val="Default"/>
            <w:jc w:val="center"/>
            <w:rPr>
              <w:rFonts w:asciiTheme="majorHAnsi" w:eastAsiaTheme="majorEastAsia" w:hAnsiTheme="majorHAnsi" w:cstheme="majorHAnsi"/>
              <w:i/>
              <w:color w:val="auto"/>
              <w:sz w:val="36"/>
              <w:szCs w:val="36"/>
            </w:rPr>
          </w:pPr>
          <w:r w:rsidRPr="00AE3AFA">
            <w:rPr>
              <w:rFonts w:asciiTheme="majorHAnsi" w:eastAsiaTheme="majorEastAsia" w:hAnsiTheme="majorHAnsi" w:cstheme="majorHAnsi"/>
              <w:i/>
              <w:color w:val="auto"/>
              <w:sz w:val="36"/>
              <w:szCs w:val="36"/>
            </w:rPr>
            <w:t>－</w:t>
          </w:r>
          <w:r w:rsidR="003133BE" w:rsidRPr="00AE3AFA">
            <w:rPr>
              <w:rFonts w:asciiTheme="majorHAnsi" w:eastAsiaTheme="majorEastAsia" w:hAnsiTheme="majorHAnsi" w:cstheme="majorHAnsi"/>
              <w:i/>
              <w:color w:val="auto"/>
              <w:sz w:val="36"/>
              <w:szCs w:val="36"/>
            </w:rPr>
            <w:t xml:space="preserve">　</w:t>
          </w:r>
          <w:r w:rsidR="00CF2724" w:rsidRPr="00AE3AFA">
            <w:rPr>
              <w:rFonts w:asciiTheme="majorHAnsi" w:eastAsiaTheme="majorEastAsia" w:hAnsiTheme="majorHAnsi" w:cstheme="majorHAnsi"/>
              <w:color w:val="auto"/>
              <w:sz w:val="36"/>
              <w:szCs w:val="36"/>
            </w:rPr>
            <w:t xml:space="preserve">Version </w:t>
          </w:r>
          <w:r w:rsidR="002D7953" w:rsidRPr="00AE3AFA">
            <w:rPr>
              <w:rFonts w:asciiTheme="majorHAnsi" w:eastAsiaTheme="majorEastAsia" w:hAnsiTheme="majorHAnsi" w:cstheme="majorHAnsi"/>
              <w:color w:val="auto"/>
              <w:sz w:val="36"/>
              <w:szCs w:val="36"/>
            </w:rPr>
            <w:t>1.</w:t>
          </w:r>
          <w:r w:rsidR="00BF0EE2" w:rsidRPr="00AE3AFA">
            <w:rPr>
              <w:rFonts w:asciiTheme="majorHAnsi" w:eastAsiaTheme="majorEastAsia" w:hAnsiTheme="majorHAnsi" w:cstheme="majorHAnsi"/>
              <w:color w:val="auto"/>
              <w:sz w:val="36"/>
              <w:szCs w:val="36"/>
            </w:rPr>
            <w:t>10</w:t>
          </w:r>
          <w:r w:rsidRPr="00AE3AFA">
            <w:rPr>
              <w:rFonts w:asciiTheme="majorHAnsi" w:eastAsiaTheme="majorEastAsia" w:hAnsiTheme="majorHAnsi" w:cstheme="majorHAnsi"/>
              <w:i/>
              <w:color w:val="auto"/>
              <w:sz w:val="36"/>
              <w:szCs w:val="36"/>
            </w:rPr>
            <w:t>－</w:t>
          </w:r>
        </w:p>
      </w:sdtContent>
    </w:sdt>
    <w:p w14:paraId="4D08CFAE" w14:textId="77777777" w:rsidR="00716614" w:rsidRPr="00AE3AFA" w:rsidRDefault="00716614" w:rsidP="00716614">
      <w:pPr>
        <w:pStyle w:val="Default"/>
        <w:rPr>
          <w:rFonts w:asciiTheme="majorHAnsi" w:eastAsiaTheme="majorEastAsia" w:hAnsiTheme="majorHAnsi" w:cstheme="majorHAnsi"/>
          <w:color w:val="auto"/>
          <w:sz w:val="20"/>
          <w:szCs w:val="20"/>
        </w:rPr>
      </w:pPr>
    </w:p>
    <w:p w14:paraId="661430AF" w14:textId="77777777" w:rsidR="0091158D" w:rsidRPr="00AE3AFA" w:rsidRDefault="0091158D">
      <w:pPr>
        <w:rPr>
          <w:rFonts w:asciiTheme="majorHAnsi" w:hAnsiTheme="majorHAnsi" w:cstheme="majorHAnsi"/>
        </w:rPr>
      </w:pPr>
      <w:r w:rsidRPr="00AE3AFA">
        <w:rPr>
          <w:rFonts w:asciiTheme="majorHAnsi" w:hAnsiTheme="majorHAnsi" w:cstheme="majorHAnsi"/>
        </w:rPr>
        <w:br w:type="page"/>
      </w:r>
    </w:p>
    <w:sdt>
      <w:sdtPr>
        <w:rPr>
          <w:rFonts w:asciiTheme="majorHAnsi" w:hAnsiTheme="majorHAnsi" w:cstheme="majorHAnsi"/>
          <w:color w:val="auto"/>
          <w:kern w:val="2"/>
          <w:sz w:val="21"/>
          <w:szCs w:val="22"/>
        </w:rPr>
        <w:id w:val="-1954313387"/>
        <w:docPartObj>
          <w:docPartGallery w:val="Cover Pages"/>
          <w:docPartUnique/>
        </w:docPartObj>
      </w:sdtPr>
      <w:sdtEndPr>
        <w:rPr>
          <w:color w:val="002B62" w:themeColor="accent6"/>
          <w:sz w:val="32"/>
        </w:rPr>
      </w:sdtEndPr>
      <w:sdtContent>
        <w:p w14:paraId="2F9C87AF" w14:textId="77777777" w:rsidR="007C13D0" w:rsidRPr="00AE3AFA" w:rsidRDefault="007C13D0" w:rsidP="007C13D0">
          <w:pPr>
            <w:pStyle w:val="Default"/>
            <w:rPr>
              <w:rFonts w:asciiTheme="majorHAnsi" w:eastAsia="Meiryo UI" w:hAnsiTheme="majorHAnsi" w:cstheme="majorHAnsi"/>
              <w:sz w:val="20"/>
              <w:szCs w:val="20"/>
            </w:rPr>
          </w:pPr>
          <w:r w:rsidRPr="00AE3AFA">
            <w:rPr>
              <w:rFonts w:asciiTheme="majorHAnsi" w:eastAsia="Meiryo UI" w:hAnsiTheme="majorHAnsi" w:cstheme="majorHAnsi"/>
              <w:sz w:val="20"/>
              <w:szCs w:val="20"/>
            </w:rPr>
            <w:t xml:space="preserve">Copyright © NEC Corporation 2020. All rights reserved. </w:t>
          </w:r>
        </w:p>
        <w:p w14:paraId="230E23CF" w14:textId="77777777" w:rsidR="007C13D0" w:rsidRPr="00AE3AFA" w:rsidRDefault="007C13D0" w:rsidP="007C13D0">
          <w:pPr>
            <w:pStyle w:val="Default"/>
            <w:rPr>
              <w:rFonts w:asciiTheme="majorHAnsi" w:eastAsia="Meiryo UI" w:hAnsiTheme="majorHAnsi" w:cstheme="majorHAnsi"/>
              <w:sz w:val="20"/>
              <w:szCs w:val="20"/>
            </w:rPr>
          </w:pPr>
        </w:p>
        <w:p w14:paraId="708090DE" w14:textId="77777777" w:rsidR="007C13D0" w:rsidRPr="00AE3AFA" w:rsidRDefault="007C13D0" w:rsidP="007C13D0">
          <w:pPr>
            <w:pStyle w:val="Default"/>
            <w:rPr>
              <w:rFonts w:asciiTheme="majorHAnsi" w:eastAsia="Meiryo UI" w:hAnsiTheme="majorHAnsi" w:cstheme="majorHAnsi"/>
              <w:sz w:val="28"/>
              <w:szCs w:val="28"/>
            </w:rPr>
          </w:pPr>
          <w:r w:rsidRPr="00AE3AFA">
            <w:rPr>
              <w:rFonts w:asciiTheme="majorHAnsi" w:eastAsia="Meiryo UI" w:hAnsiTheme="majorHAnsi" w:cstheme="majorHAnsi"/>
              <w:sz w:val="28"/>
              <w:szCs w:val="28"/>
            </w:rPr>
            <w:t>Disclaimer</w:t>
          </w:r>
        </w:p>
        <w:p w14:paraId="0F42783B" w14:textId="77777777" w:rsidR="007C13D0" w:rsidRPr="00AE3AFA" w:rsidRDefault="007C13D0" w:rsidP="007C13D0">
          <w:pPr>
            <w:pStyle w:val="Default"/>
            <w:spacing w:line="320" w:lineRule="exact"/>
            <w:rPr>
              <w:rFonts w:asciiTheme="majorHAnsi" w:eastAsia="Meiryo UI" w:hAnsiTheme="majorHAnsi" w:cstheme="majorHAnsi"/>
              <w:sz w:val="21"/>
              <w:szCs w:val="21"/>
            </w:rPr>
          </w:pPr>
          <w:r w:rsidRPr="00AE3AFA">
            <w:rPr>
              <w:rFonts w:asciiTheme="majorHAnsi" w:eastAsia="Meiryo UI" w:hAnsiTheme="majorHAnsi" w:cstheme="majorHAnsi"/>
              <w:sz w:val="21"/>
              <w:szCs w:val="21"/>
            </w:rPr>
            <w:t xml:space="preserve">All the contents of this document are protected by copyright owned by NEC Corporation. </w:t>
          </w:r>
        </w:p>
        <w:p w14:paraId="040B3259" w14:textId="77777777" w:rsidR="007C13D0" w:rsidRPr="00AE3AFA" w:rsidRDefault="007C13D0" w:rsidP="007C13D0">
          <w:pPr>
            <w:pStyle w:val="Default"/>
            <w:spacing w:line="320" w:lineRule="exact"/>
            <w:rPr>
              <w:rFonts w:asciiTheme="majorHAnsi" w:eastAsia="Meiryo UI" w:hAnsiTheme="majorHAnsi" w:cstheme="majorHAnsi"/>
              <w:sz w:val="21"/>
              <w:szCs w:val="21"/>
            </w:rPr>
          </w:pPr>
          <w:r w:rsidRPr="00AE3AFA">
            <w:rPr>
              <w:rFonts w:asciiTheme="majorHAnsi" w:eastAsia="Meiryo UI" w:hAnsiTheme="majorHAnsi" w:cstheme="majorHAnsi"/>
              <w:sz w:val="21"/>
              <w:szCs w:val="21"/>
            </w:rPr>
            <w:t>Unauthorized reproduction or copying of all or part of the contents of this document is prohibited.</w:t>
          </w:r>
        </w:p>
        <w:p w14:paraId="3C973BAD" w14:textId="77777777" w:rsidR="007C13D0" w:rsidRPr="00AE3AFA" w:rsidRDefault="007C13D0" w:rsidP="007C13D0">
          <w:pPr>
            <w:pStyle w:val="Default"/>
            <w:spacing w:line="320" w:lineRule="exact"/>
            <w:rPr>
              <w:rFonts w:asciiTheme="majorHAnsi" w:eastAsia="Meiryo UI" w:hAnsiTheme="majorHAnsi" w:cstheme="majorHAnsi"/>
              <w:sz w:val="21"/>
              <w:szCs w:val="21"/>
            </w:rPr>
          </w:pPr>
          <w:r w:rsidRPr="00AE3AFA">
            <w:rPr>
              <w:rFonts w:asciiTheme="majorHAnsi" w:eastAsia="Meiryo UI" w:hAnsiTheme="majorHAnsi" w:cstheme="majorHAnsi"/>
              <w:sz w:val="21"/>
              <w:szCs w:val="21"/>
            </w:rPr>
            <w:t>The contents of this document are subject to change without prior notice in the future.</w:t>
          </w:r>
        </w:p>
        <w:p w14:paraId="10D9304C" w14:textId="77777777" w:rsidR="007C13D0" w:rsidRPr="00AE3AFA" w:rsidRDefault="007C13D0" w:rsidP="007C13D0">
          <w:pPr>
            <w:pStyle w:val="Default"/>
            <w:spacing w:line="320" w:lineRule="exact"/>
            <w:rPr>
              <w:rFonts w:asciiTheme="majorHAnsi" w:eastAsia="Meiryo UI" w:hAnsiTheme="majorHAnsi" w:cstheme="majorHAnsi"/>
              <w:sz w:val="21"/>
              <w:szCs w:val="21"/>
            </w:rPr>
          </w:pPr>
          <w:r w:rsidRPr="00AE3AFA">
            <w:rPr>
              <w:rFonts w:asciiTheme="majorHAnsi" w:eastAsia="Meiryo UI" w:hAnsiTheme="majorHAnsi" w:cstheme="majorHAnsi"/>
              <w:sz w:val="21"/>
              <w:szCs w:val="21"/>
            </w:rPr>
            <w:t>NEC Corporation is not responsible for any technical or editorial errors or omissions in this document.</w:t>
          </w:r>
        </w:p>
        <w:p w14:paraId="771E7BEB" w14:textId="77777777" w:rsidR="007C13D0" w:rsidRPr="00AE3AFA" w:rsidRDefault="007C13D0" w:rsidP="007C13D0">
          <w:pPr>
            <w:pStyle w:val="Default"/>
            <w:spacing w:line="320" w:lineRule="exact"/>
            <w:rPr>
              <w:rFonts w:asciiTheme="majorHAnsi" w:eastAsia="Meiryo UI" w:hAnsiTheme="majorHAnsi" w:cstheme="majorHAnsi"/>
              <w:sz w:val="21"/>
              <w:szCs w:val="21"/>
            </w:rPr>
          </w:pPr>
          <w:r w:rsidRPr="00AE3AFA">
            <w:rPr>
              <w:rFonts w:asciiTheme="majorHAnsi" w:eastAsia="Meiryo UI" w:hAnsiTheme="majorHAnsi" w:cstheme="majorHAnsi"/>
              <w:sz w:val="21"/>
              <w:szCs w:val="21"/>
            </w:rPr>
            <w:t>NEC Corporation do not guarantee accuracy, usability, certainty of the content in this document.</w:t>
          </w:r>
        </w:p>
        <w:p w14:paraId="6784DBEE" w14:textId="77777777" w:rsidR="007C13D0" w:rsidRPr="00AE3AFA" w:rsidRDefault="007C13D0" w:rsidP="007C13D0">
          <w:pPr>
            <w:pStyle w:val="Default"/>
            <w:rPr>
              <w:rFonts w:asciiTheme="majorHAnsi" w:eastAsia="Meiryo UI" w:hAnsiTheme="majorHAnsi" w:cstheme="majorHAnsi"/>
              <w:sz w:val="20"/>
              <w:szCs w:val="20"/>
            </w:rPr>
          </w:pPr>
        </w:p>
        <w:p w14:paraId="6EF63983" w14:textId="77777777" w:rsidR="007C13D0" w:rsidRPr="00AE3AFA" w:rsidRDefault="007C13D0" w:rsidP="007C13D0">
          <w:pPr>
            <w:pStyle w:val="Default"/>
            <w:rPr>
              <w:rFonts w:asciiTheme="majorHAnsi" w:eastAsia="Meiryo UI" w:hAnsiTheme="majorHAnsi" w:cstheme="majorHAnsi"/>
              <w:sz w:val="44"/>
              <w:szCs w:val="44"/>
            </w:rPr>
          </w:pPr>
          <w:r w:rsidRPr="00AE3AFA">
            <w:rPr>
              <w:rFonts w:asciiTheme="majorHAnsi" w:eastAsia="Meiryo UI" w:hAnsiTheme="majorHAnsi" w:cstheme="majorHAnsi"/>
              <w:sz w:val="28"/>
              <w:szCs w:val="28"/>
            </w:rPr>
            <w:t>Trademark</w:t>
          </w:r>
          <w:r w:rsidRPr="00AE3AFA">
            <w:rPr>
              <w:rFonts w:asciiTheme="majorHAnsi" w:eastAsia="Meiryo UI" w:hAnsiTheme="majorHAnsi" w:cstheme="majorHAnsi"/>
              <w:sz w:val="44"/>
              <w:szCs w:val="44"/>
            </w:rPr>
            <w:t xml:space="preserve"> </w:t>
          </w:r>
        </w:p>
        <w:p w14:paraId="770940AF" w14:textId="77777777" w:rsidR="007C13D0" w:rsidRPr="00AE3AF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AE3AFA">
            <w:rPr>
              <w:rFonts w:asciiTheme="majorHAnsi" w:eastAsia="ＭＳ Ｐゴシック" w:hAnsiTheme="majorHAnsi" w:cstheme="majorHAnsi"/>
              <w:sz w:val="21"/>
              <w:szCs w:val="21"/>
            </w:rPr>
            <w:t>Linux is registered trademark or trademark of</w:t>
          </w:r>
          <w:r w:rsidRPr="00AE3AFA">
            <w:rPr>
              <w:rFonts w:asciiTheme="majorHAnsi" w:eastAsia="ＭＳ Ｐゴシック" w:hAnsiTheme="majorHAnsi" w:cstheme="majorHAnsi"/>
              <w:sz w:val="21"/>
              <w:szCs w:val="21"/>
            </w:rPr>
            <w:t xml:space="preserve">　</w:t>
          </w:r>
          <w:r w:rsidRPr="00AE3AFA">
            <w:rPr>
              <w:rFonts w:asciiTheme="majorHAnsi" w:eastAsia="ＭＳ Ｐゴシック" w:hAnsiTheme="majorHAnsi" w:cstheme="majorHAnsi"/>
              <w:sz w:val="21"/>
              <w:szCs w:val="21"/>
            </w:rPr>
            <w:t xml:space="preserve">Linus Torvalds, registered in the U.S. and other countries. </w:t>
          </w:r>
        </w:p>
        <w:p w14:paraId="39038192" w14:textId="77777777" w:rsidR="007C13D0" w:rsidRPr="00AE3AF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AE3AFA">
            <w:rPr>
              <w:rFonts w:asciiTheme="majorHAnsi" w:eastAsia="ＭＳ Ｐゴシック" w:hAnsiTheme="majorHAnsi" w:cstheme="majorHAnsi"/>
              <w:sz w:val="21"/>
              <w:szCs w:val="21"/>
            </w:rPr>
            <w:t xml:space="preserve">Red Hat is registered trademark or trademark of Red Hat, Inc. registered in the U.S. and other countries. </w:t>
          </w:r>
        </w:p>
        <w:p w14:paraId="568E8B97" w14:textId="77777777" w:rsidR="007C13D0" w:rsidRPr="00AE3AF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AE3AFA">
            <w:rPr>
              <w:rFonts w:asciiTheme="majorHAnsi" w:eastAsia="ＭＳ Ｐゴシック" w:hAnsiTheme="majorHAnsi" w:cstheme="majorHAnsi"/>
              <w:sz w:val="21"/>
              <w:szCs w:val="21"/>
            </w:rPr>
            <w:t>Apache, Apache Tomcat, and Tomcat are registered trademarks or trademarks of the Apache Software Foundation.</w:t>
          </w:r>
        </w:p>
        <w:p w14:paraId="358DF99F" w14:textId="77777777" w:rsidR="007C13D0" w:rsidRPr="00AE3AF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AE3AFA">
            <w:rPr>
              <w:rFonts w:asciiTheme="majorHAnsi" w:eastAsia="ＭＳ Ｐゴシック" w:hAnsiTheme="majorHAnsi" w:cstheme="majorHAnsi"/>
              <w:sz w:val="21"/>
              <w:szCs w:val="21"/>
            </w:rPr>
            <w:t>Ansible is registered trademark or trademark of Red Hat, Inc.</w:t>
          </w:r>
        </w:p>
        <w:p w14:paraId="22AE1378" w14:textId="77777777" w:rsidR="007C13D0" w:rsidRPr="00AE3AF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AE3AFA">
            <w:rPr>
              <w:rFonts w:asciiTheme="majorHAnsi" w:eastAsia="ＭＳ Ｐゴシック" w:hAnsiTheme="majorHAnsi" w:cstheme="majorHAnsi"/>
              <w:sz w:val="21"/>
              <w:szCs w:val="21"/>
            </w:rPr>
            <w:t>AnsibleTower is registered trademark or trademark of Red Hat, Inc.</w:t>
          </w:r>
        </w:p>
        <w:p w14:paraId="0B2D99BF" w14:textId="77777777" w:rsidR="00922C3A" w:rsidRPr="00AE3AFA" w:rsidRDefault="00922C3A" w:rsidP="00922C3A">
          <w:pPr>
            <w:pStyle w:val="Default"/>
            <w:numPr>
              <w:ilvl w:val="0"/>
              <w:numId w:val="2"/>
            </w:numPr>
            <w:spacing w:line="320" w:lineRule="exact"/>
            <w:ind w:left="1050"/>
            <w:rPr>
              <w:rFonts w:asciiTheme="majorHAnsi" w:eastAsia="ＭＳ Ｐゴシック" w:hAnsiTheme="majorHAnsi" w:cstheme="majorHAnsi"/>
              <w:sz w:val="21"/>
              <w:szCs w:val="21"/>
            </w:rPr>
          </w:pPr>
          <w:r w:rsidRPr="00AE3AFA">
            <w:rPr>
              <w:rFonts w:asciiTheme="majorHAnsi" w:eastAsia="ＭＳ Ｐゴシック" w:hAnsiTheme="majorHAnsi" w:cstheme="majorHAnsi"/>
              <w:sz w:val="21"/>
              <w:szCs w:val="21"/>
            </w:rPr>
            <w:t>Terraform is registered trademark or trademark of HashiCorp.</w:t>
          </w:r>
        </w:p>
        <w:p w14:paraId="6F6FDBDF" w14:textId="77777777" w:rsidR="007C13D0" w:rsidRPr="00AE3AFA" w:rsidRDefault="007C13D0" w:rsidP="007C13D0">
          <w:pPr>
            <w:pStyle w:val="Default"/>
            <w:rPr>
              <w:rFonts w:asciiTheme="majorHAnsi" w:eastAsia="ＭＳ Ｐゴシック" w:hAnsiTheme="majorHAnsi" w:cstheme="majorHAnsi"/>
              <w:sz w:val="20"/>
              <w:szCs w:val="20"/>
            </w:rPr>
          </w:pPr>
        </w:p>
        <w:p w14:paraId="3152EFA6" w14:textId="77777777" w:rsidR="007C13D0" w:rsidRPr="00AE3AFA" w:rsidRDefault="007C13D0" w:rsidP="007C13D0">
          <w:pPr>
            <w:pStyle w:val="Default"/>
            <w:spacing w:line="240" w:lineRule="exact"/>
            <w:rPr>
              <w:rFonts w:asciiTheme="majorHAnsi" w:eastAsia="ＭＳ Ｐゴシック" w:hAnsiTheme="majorHAnsi" w:cstheme="majorHAnsi"/>
              <w:sz w:val="21"/>
              <w:szCs w:val="21"/>
            </w:rPr>
          </w:pPr>
          <w:r w:rsidRPr="00AE3AFA">
            <w:rPr>
              <w:rFonts w:asciiTheme="majorHAnsi" w:eastAsia="ＭＳ Ｐゴシック" w:hAnsiTheme="majorHAnsi" w:cstheme="majorHAnsi"/>
              <w:sz w:val="21"/>
              <w:szCs w:val="21"/>
            </w:rPr>
            <w:t>The names of other systems, company name and products mentioned in this document are registered trademarks or trademarks of their respective companies.</w:t>
          </w:r>
        </w:p>
        <w:p w14:paraId="55C09409" w14:textId="77777777" w:rsidR="007C13D0" w:rsidRPr="00AE3AFA" w:rsidRDefault="007C13D0" w:rsidP="007C13D0">
          <w:pPr>
            <w:pStyle w:val="Default"/>
            <w:spacing w:line="240" w:lineRule="exact"/>
            <w:rPr>
              <w:rFonts w:asciiTheme="majorHAnsi" w:eastAsia="ＭＳ Ｐゴシック" w:hAnsiTheme="majorHAnsi" w:cstheme="majorHAnsi"/>
              <w:sz w:val="21"/>
              <w:szCs w:val="21"/>
            </w:rPr>
          </w:pPr>
        </w:p>
        <w:p w14:paraId="57FC0A37" w14:textId="77777777" w:rsidR="007C13D0" w:rsidRPr="00AE3AFA" w:rsidRDefault="007C13D0" w:rsidP="007C13D0">
          <w:pPr>
            <w:autoSpaceDE w:val="0"/>
            <w:autoSpaceDN w:val="0"/>
            <w:adjustRightInd w:val="0"/>
            <w:spacing w:line="320" w:lineRule="exact"/>
            <w:jc w:val="left"/>
            <w:rPr>
              <w:rFonts w:asciiTheme="majorHAnsi" w:eastAsia="ＭＳ Ｐゴシック" w:hAnsiTheme="majorHAnsi" w:cstheme="majorHAnsi"/>
              <w:color w:val="000000"/>
              <w:kern w:val="0"/>
              <w:szCs w:val="21"/>
            </w:rPr>
          </w:pPr>
          <w:r w:rsidRPr="00AE3AFA">
            <w:rPr>
              <w:rFonts w:asciiTheme="majorHAnsi" w:eastAsia="ＭＳ Ｐゴシック" w:hAnsiTheme="majorHAnsi" w:cstheme="majorHAnsi"/>
              <w:color w:val="000000"/>
              <w:kern w:val="0"/>
              <w:szCs w:val="21"/>
            </w:rPr>
            <w:t>The ® mark and TM mark are not specified in this document.</w:t>
          </w:r>
        </w:p>
        <w:p w14:paraId="7B20BDDD" w14:textId="77777777" w:rsidR="007C13D0" w:rsidRPr="00AE3AFA" w:rsidRDefault="007C13D0" w:rsidP="007C13D0">
          <w:pPr>
            <w:autoSpaceDE w:val="0"/>
            <w:autoSpaceDN w:val="0"/>
            <w:adjustRightInd w:val="0"/>
            <w:spacing w:line="320" w:lineRule="exact"/>
            <w:jc w:val="left"/>
            <w:rPr>
              <w:rFonts w:asciiTheme="majorHAnsi" w:eastAsia="ＭＳ Ｐゴシック" w:hAnsiTheme="majorHAnsi" w:cstheme="majorHAnsi"/>
              <w:color w:val="000000"/>
              <w:kern w:val="0"/>
              <w:szCs w:val="21"/>
            </w:rPr>
          </w:pPr>
        </w:p>
        <w:p w14:paraId="3220B7FA" w14:textId="77777777" w:rsidR="007C13D0" w:rsidRPr="00AE3AFA" w:rsidRDefault="007C13D0" w:rsidP="007C13D0">
          <w:pPr>
            <w:autoSpaceDE w:val="0"/>
            <w:autoSpaceDN w:val="0"/>
            <w:adjustRightInd w:val="0"/>
            <w:spacing w:line="320" w:lineRule="exact"/>
            <w:jc w:val="left"/>
            <w:rPr>
              <w:rFonts w:asciiTheme="majorHAnsi" w:eastAsia="ＭＳ Ｐゴシック" w:hAnsiTheme="majorHAnsi" w:cstheme="majorHAnsi"/>
              <w:color w:val="000000"/>
              <w:kern w:val="0"/>
              <w:sz w:val="20"/>
              <w:szCs w:val="20"/>
            </w:rPr>
          </w:pPr>
          <w:r w:rsidRPr="00AE3AFA">
            <w:rPr>
              <w:rFonts w:ascii="ＭＳ ゴシック" w:eastAsia="ＭＳ ゴシック" w:hAnsi="ＭＳ ゴシック" w:cs="ＭＳ ゴシック" w:hint="eastAsia"/>
              <w:color w:val="000000"/>
              <w:kern w:val="0"/>
              <w:szCs w:val="21"/>
            </w:rPr>
            <w:t>※</w:t>
          </w:r>
          <w:r w:rsidRPr="00AE3AFA">
            <w:rPr>
              <w:rFonts w:asciiTheme="majorHAnsi" w:eastAsia="ＭＳ Ｐゴシック" w:hAnsiTheme="majorHAnsi" w:cstheme="majorHAnsi"/>
              <w:color w:val="000000"/>
              <w:kern w:val="0"/>
              <w:szCs w:val="21"/>
            </w:rPr>
            <w:t>「</w:t>
          </w:r>
          <w:r w:rsidRPr="00AE3AFA">
            <w:rPr>
              <w:rFonts w:asciiTheme="majorHAnsi" w:eastAsia="ＭＳ Ｐゴシック" w:hAnsiTheme="majorHAnsi" w:cstheme="majorHAnsi"/>
              <w:color w:val="000000"/>
              <w:kern w:val="0"/>
              <w:szCs w:val="21"/>
            </w:rPr>
            <w:t>Exastro IT Automation</w:t>
          </w:r>
          <w:r w:rsidRPr="00AE3AFA">
            <w:rPr>
              <w:rFonts w:asciiTheme="majorHAnsi" w:eastAsia="ＭＳ Ｐゴシック" w:hAnsiTheme="majorHAnsi" w:cstheme="majorHAnsi"/>
              <w:color w:val="000000"/>
              <w:kern w:val="0"/>
              <w:szCs w:val="21"/>
            </w:rPr>
            <w:t>」</w:t>
          </w:r>
          <w:r w:rsidRPr="00AE3AFA">
            <w:rPr>
              <w:rFonts w:asciiTheme="majorHAnsi" w:eastAsia="ＭＳ Ｐゴシック" w:hAnsiTheme="majorHAnsi" w:cstheme="majorHAnsi"/>
              <w:color w:val="000000"/>
              <w:kern w:val="0"/>
              <w:szCs w:val="21"/>
            </w:rPr>
            <w:t xml:space="preserve"> is written as </w:t>
          </w:r>
          <w:r w:rsidRPr="00AE3AFA">
            <w:rPr>
              <w:rFonts w:asciiTheme="majorHAnsi" w:eastAsia="ＭＳ Ｐゴシック" w:hAnsiTheme="majorHAnsi" w:cstheme="majorHAnsi"/>
              <w:color w:val="000000"/>
              <w:kern w:val="0"/>
              <w:szCs w:val="21"/>
            </w:rPr>
            <w:t>「</w:t>
          </w:r>
          <w:r w:rsidRPr="00AE3AFA">
            <w:rPr>
              <w:rFonts w:asciiTheme="majorHAnsi" w:eastAsia="ＭＳ Ｐゴシック" w:hAnsiTheme="majorHAnsi" w:cstheme="majorHAnsi"/>
              <w:color w:val="000000"/>
              <w:kern w:val="0"/>
              <w:szCs w:val="21"/>
            </w:rPr>
            <w:t>ITA</w:t>
          </w:r>
          <w:r w:rsidRPr="00AE3AFA">
            <w:rPr>
              <w:rFonts w:asciiTheme="majorHAnsi" w:eastAsia="ＭＳ Ｐゴシック" w:hAnsiTheme="majorHAnsi" w:cstheme="majorHAnsi"/>
              <w:color w:val="000000"/>
              <w:kern w:val="0"/>
              <w:szCs w:val="21"/>
            </w:rPr>
            <w:t>」</w:t>
          </w:r>
          <w:r w:rsidRPr="00AE3AFA">
            <w:rPr>
              <w:rFonts w:asciiTheme="majorHAnsi" w:eastAsia="ＭＳ Ｐゴシック" w:hAnsiTheme="majorHAnsi" w:cstheme="majorHAnsi"/>
              <w:color w:val="000000"/>
              <w:kern w:val="0"/>
              <w:szCs w:val="21"/>
            </w:rPr>
            <w:t xml:space="preserve"> in this document</w:t>
          </w:r>
          <w:r w:rsidRPr="00AE3AFA">
            <w:rPr>
              <w:rFonts w:asciiTheme="majorHAnsi" w:eastAsia="ＭＳ Ｐゴシック" w:hAnsiTheme="majorHAnsi" w:cstheme="majorHAnsi"/>
              <w:color w:val="000000"/>
              <w:kern w:val="0"/>
              <w:sz w:val="20"/>
              <w:szCs w:val="20"/>
            </w:rPr>
            <w:t>.</w:t>
          </w:r>
        </w:p>
        <w:p w14:paraId="2C3ED2DB" w14:textId="77777777" w:rsidR="0091158D" w:rsidRPr="00AE3AFA" w:rsidRDefault="0091158D" w:rsidP="007C13D0">
          <w:pPr>
            <w:pStyle w:val="Default"/>
            <w:rPr>
              <w:rFonts w:asciiTheme="majorHAnsi" w:hAnsiTheme="majorHAnsi" w:cstheme="majorHAnsi"/>
            </w:rPr>
          </w:pPr>
          <w:r w:rsidRPr="00AE3AFA">
            <w:rPr>
              <w:rFonts w:asciiTheme="majorHAnsi" w:hAnsiTheme="majorHAnsi" w:cstheme="majorHAnsi"/>
            </w:rPr>
            <w:br w:type="page"/>
          </w:r>
        </w:p>
        <w:p w14:paraId="012BD7A8" w14:textId="77777777" w:rsidR="0091158D" w:rsidRPr="00AE3AFA" w:rsidRDefault="00EA3AF9" w:rsidP="0091158D">
          <w:pPr>
            <w:widowControl/>
            <w:jc w:val="left"/>
            <w:rPr>
              <w:rFonts w:asciiTheme="majorHAnsi" w:hAnsiTheme="majorHAnsi" w:cstheme="majorHAnsi"/>
              <w:color w:val="002B62" w:themeColor="accent6"/>
              <w:sz w:val="32"/>
            </w:rPr>
          </w:pPr>
          <w:r w:rsidRPr="00AE3AFA">
            <w:rPr>
              <w:rFonts w:asciiTheme="majorHAnsi" w:hAnsiTheme="majorHAnsi" w:cstheme="majorHAnsi"/>
              <w:b/>
              <w:color w:val="002B62" w:themeColor="accent6"/>
              <w:sz w:val="36"/>
            </w:rPr>
            <w:lastRenderedPageBreak/>
            <w:t>Table of Contents</w:t>
          </w:r>
        </w:p>
      </w:sdtContent>
    </w:sdt>
    <w:p w14:paraId="091790FF" w14:textId="10816A06" w:rsidR="00AA0976" w:rsidRPr="00AE3AFA" w:rsidRDefault="00246770" w:rsidP="00AA0976">
      <w:pPr>
        <w:pStyle w:val="17"/>
        <w:rPr>
          <w:rFonts w:asciiTheme="majorHAnsi" w:hAnsiTheme="majorHAnsi" w:cstheme="majorHAnsi"/>
          <w:noProof/>
        </w:rPr>
      </w:pPr>
      <w:r w:rsidRPr="00AE3AFA">
        <w:rPr>
          <w:rStyle w:val="af3"/>
          <w:rFonts w:asciiTheme="majorHAnsi" w:hAnsiTheme="majorHAnsi" w:cstheme="majorHAnsi"/>
          <w:noProof/>
        </w:rPr>
        <w:fldChar w:fldCharType="begin"/>
      </w:r>
      <w:r w:rsidRPr="00AE3AFA">
        <w:rPr>
          <w:rStyle w:val="af3"/>
          <w:rFonts w:asciiTheme="majorHAnsi" w:hAnsiTheme="majorHAnsi" w:cstheme="majorHAnsi"/>
          <w:noProof/>
        </w:rPr>
        <w:instrText xml:space="preserve"> TOC \o "1-</w:instrText>
      </w:r>
      <w:r w:rsidR="00A86FAB" w:rsidRPr="00AE3AFA">
        <w:rPr>
          <w:rStyle w:val="af3"/>
          <w:rFonts w:asciiTheme="majorHAnsi" w:hAnsiTheme="majorHAnsi" w:cstheme="majorHAnsi"/>
          <w:noProof/>
        </w:rPr>
        <w:instrText>3</w:instrText>
      </w:r>
      <w:r w:rsidRPr="00AE3AFA">
        <w:rPr>
          <w:rStyle w:val="af3"/>
          <w:rFonts w:asciiTheme="majorHAnsi" w:hAnsiTheme="majorHAnsi" w:cstheme="majorHAnsi"/>
          <w:noProof/>
        </w:rPr>
        <w:instrText xml:space="preserve">" \h \z \u </w:instrText>
      </w:r>
      <w:r w:rsidRPr="00AE3AFA">
        <w:rPr>
          <w:rStyle w:val="af3"/>
          <w:rFonts w:asciiTheme="majorHAnsi" w:hAnsiTheme="majorHAnsi" w:cstheme="majorHAnsi"/>
          <w:noProof/>
        </w:rPr>
        <w:fldChar w:fldCharType="separate"/>
      </w:r>
      <w:hyperlink w:anchor="_Toc93482339" w:history="1">
        <w:r w:rsidR="00AA0976" w:rsidRPr="00AE3AFA">
          <w:rPr>
            <w:rStyle w:val="af3"/>
            <w:rFonts w:asciiTheme="majorHAnsi" w:hAnsiTheme="majorHAnsi" w:cstheme="majorHAnsi"/>
            <w:noProof/>
          </w:rPr>
          <w:t>Introduction</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_Toc93482339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A6356E">
          <w:rPr>
            <w:rFonts w:asciiTheme="majorHAnsi" w:hAnsiTheme="majorHAnsi" w:cstheme="majorHAnsi"/>
            <w:noProof/>
            <w:webHidden/>
          </w:rPr>
          <w:t>4</w:t>
        </w:r>
        <w:r w:rsidR="00AA0976" w:rsidRPr="00AE3AFA">
          <w:rPr>
            <w:rFonts w:asciiTheme="majorHAnsi" w:hAnsiTheme="majorHAnsi" w:cstheme="majorHAnsi"/>
            <w:noProof/>
            <w:webHidden/>
          </w:rPr>
          <w:fldChar w:fldCharType="end"/>
        </w:r>
      </w:hyperlink>
    </w:p>
    <w:p w14:paraId="68224533" w14:textId="065383D4" w:rsidR="00AA0976" w:rsidRPr="00AE3AFA" w:rsidRDefault="00463247" w:rsidP="00AA0976">
      <w:pPr>
        <w:pStyle w:val="17"/>
        <w:rPr>
          <w:rFonts w:asciiTheme="majorHAnsi" w:hAnsiTheme="majorHAnsi" w:cstheme="majorHAnsi"/>
          <w:noProof/>
        </w:rPr>
      </w:pPr>
      <w:hyperlink w:anchor="_Toc93482340" w:history="1">
        <w:r w:rsidR="00AA0976" w:rsidRPr="00AE3AFA">
          <w:rPr>
            <w:rStyle w:val="af3"/>
            <w:rFonts w:asciiTheme="majorHAnsi" w:hAnsiTheme="majorHAnsi" w:cstheme="majorHAnsi"/>
            <w:noProof/>
          </w:rPr>
          <w:t>1</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Overview of ITA Conductor</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_Toc93482340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A6356E">
          <w:rPr>
            <w:rFonts w:asciiTheme="majorHAnsi" w:hAnsiTheme="majorHAnsi" w:cstheme="majorHAnsi"/>
            <w:noProof/>
            <w:webHidden/>
          </w:rPr>
          <w:t>5</w:t>
        </w:r>
        <w:r w:rsidR="00AA0976" w:rsidRPr="00AE3AFA">
          <w:rPr>
            <w:rFonts w:asciiTheme="majorHAnsi" w:hAnsiTheme="majorHAnsi" w:cstheme="majorHAnsi"/>
            <w:noProof/>
            <w:webHidden/>
          </w:rPr>
          <w:fldChar w:fldCharType="end"/>
        </w:r>
      </w:hyperlink>
    </w:p>
    <w:p w14:paraId="05C5A912" w14:textId="6E12E0F4" w:rsidR="00AA0976" w:rsidRPr="00AE3AFA" w:rsidRDefault="00463247" w:rsidP="00AA0976">
      <w:pPr>
        <w:pStyle w:val="17"/>
        <w:rPr>
          <w:rFonts w:asciiTheme="majorHAnsi" w:hAnsiTheme="majorHAnsi" w:cstheme="majorHAnsi"/>
          <w:noProof/>
        </w:rPr>
      </w:pPr>
      <w:hyperlink w:anchor="_Toc93482341" w:history="1">
        <w:r w:rsidR="00AA0976" w:rsidRPr="00AE3AFA">
          <w:rPr>
            <w:rStyle w:val="af3"/>
            <w:rFonts w:asciiTheme="majorHAnsi" w:hAnsiTheme="majorHAnsi" w:cstheme="majorHAnsi"/>
            <w:noProof/>
          </w:rPr>
          <w:t>2</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ITA Conductor menu screen configuration</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_Toc93482341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A6356E">
          <w:rPr>
            <w:rFonts w:asciiTheme="majorHAnsi" w:hAnsiTheme="majorHAnsi" w:cstheme="majorHAnsi"/>
            <w:noProof/>
            <w:webHidden/>
          </w:rPr>
          <w:t>6</w:t>
        </w:r>
        <w:r w:rsidR="00AA0976" w:rsidRPr="00AE3AFA">
          <w:rPr>
            <w:rFonts w:asciiTheme="majorHAnsi" w:hAnsiTheme="majorHAnsi" w:cstheme="majorHAnsi"/>
            <w:noProof/>
            <w:webHidden/>
          </w:rPr>
          <w:fldChar w:fldCharType="end"/>
        </w:r>
      </w:hyperlink>
    </w:p>
    <w:p w14:paraId="0AF3CE77" w14:textId="53CEBF7E" w:rsidR="00AA0976" w:rsidRPr="00AE3AFA" w:rsidRDefault="00463247">
      <w:pPr>
        <w:pStyle w:val="22"/>
        <w:tabs>
          <w:tab w:val="left" w:pos="840"/>
          <w:tab w:val="right" w:leader="dot" w:pos="9627"/>
        </w:tabs>
        <w:rPr>
          <w:rFonts w:asciiTheme="majorHAnsi" w:hAnsiTheme="majorHAnsi" w:cstheme="majorHAnsi"/>
          <w:noProof/>
        </w:rPr>
      </w:pPr>
      <w:hyperlink w:anchor="_Toc93482343" w:history="1">
        <w:r w:rsidR="00AA0976" w:rsidRPr="00AE3AFA">
          <w:rPr>
            <w:rStyle w:val="af3"/>
            <w:rFonts w:asciiTheme="majorHAnsi" w:hAnsiTheme="majorHAnsi" w:cstheme="majorHAnsi"/>
            <w:noProof/>
          </w:rPr>
          <w:t>2.1</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ITA Conductor menu list</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_Toc93482343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A6356E">
          <w:rPr>
            <w:rFonts w:asciiTheme="majorHAnsi" w:hAnsiTheme="majorHAnsi" w:cstheme="majorHAnsi"/>
            <w:noProof/>
            <w:webHidden/>
          </w:rPr>
          <w:t>6</w:t>
        </w:r>
        <w:r w:rsidR="00AA0976" w:rsidRPr="00AE3AFA">
          <w:rPr>
            <w:rFonts w:asciiTheme="majorHAnsi" w:hAnsiTheme="majorHAnsi" w:cstheme="majorHAnsi"/>
            <w:noProof/>
            <w:webHidden/>
          </w:rPr>
          <w:fldChar w:fldCharType="end"/>
        </w:r>
      </w:hyperlink>
    </w:p>
    <w:p w14:paraId="4644642D" w14:textId="1F5C40D6" w:rsidR="00AA0976" w:rsidRPr="00AE3AFA" w:rsidRDefault="00463247" w:rsidP="00AA0976">
      <w:pPr>
        <w:pStyle w:val="17"/>
        <w:rPr>
          <w:rFonts w:asciiTheme="majorHAnsi" w:hAnsiTheme="majorHAnsi" w:cstheme="majorHAnsi"/>
          <w:noProof/>
        </w:rPr>
      </w:pPr>
      <w:hyperlink w:anchor="_Toc93482344" w:history="1">
        <w:r w:rsidR="00AA0976" w:rsidRPr="00AE3AFA">
          <w:rPr>
            <w:rStyle w:val="af3"/>
            <w:rFonts w:asciiTheme="majorHAnsi" w:hAnsiTheme="majorHAnsi" w:cstheme="majorHAnsi"/>
            <w:noProof/>
          </w:rPr>
          <w:t>3</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ITA Conductor user instruction procedure</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_Toc93482344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A6356E">
          <w:rPr>
            <w:rFonts w:asciiTheme="majorHAnsi" w:hAnsiTheme="majorHAnsi" w:cstheme="majorHAnsi"/>
            <w:noProof/>
            <w:webHidden/>
          </w:rPr>
          <w:t>7</w:t>
        </w:r>
        <w:r w:rsidR="00AA0976" w:rsidRPr="00AE3AFA">
          <w:rPr>
            <w:rFonts w:asciiTheme="majorHAnsi" w:hAnsiTheme="majorHAnsi" w:cstheme="majorHAnsi"/>
            <w:noProof/>
            <w:webHidden/>
          </w:rPr>
          <w:fldChar w:fldCharType="end"/>
        </w:r>
      </w:hyperlink>
    </w:p>
    <w:p w14:paraId="48C3EDFC" w14:textId="1B44DB82" w:rsidR="00AA0976" w:rsidRPr="00AE3AFA" w:rsidRDefault="00463247">
      <w:pPr>
        <w:pStyle w:val="22"/>
        <w:tabs>
          <w:tab w:val="left" w:pos="840"/>
          <w:tab w:val="right" w:leader="dot" w:pos="9627"/>
        </w:tabs>
        <w:rPr>
          <w:rFonts w:asciiTheme="majorHAnsi" w:hAnsiTheme="majorHAnsi" w:cstheme="majorHAnsi"/>
          <w:noProof/>
        </w:rPr>
      </w:pPr>
      <w:hyperlink w:anchor="_Toc93482345" w:history="1">
        <w:r w:rsidR="00AA0976" w:rsidRPr="00AE3AFA">
          <w:rPr>
            <w:rStyle w:val="af3"/>
            <w:rFonts w:asciiTheme="majorHAnsi" w:hAnsiTheme="majorHAnsi" w:cstheme="majorHAnsi"/>
            <w:noProof/>
          </w:rPr>
          <w:t>3.1</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Jobflow</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_Toc93482345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A6356E">
          <w:rPr>
            <w:rFonts w:asciiTheme="majorHAnsi" w:hAnsiTheme="majorHAnsi" w:cstheme="majorHAnsi"/>
            <w:noProof/>
            <w:webHidden/>
          </w:rPr>
          <w:t>7</w:t>
        </w:r>
        <w:r w:rsidR="00AA0976" w:rsidRPr="00AE3AFA">
          <w:rPr>
            <w:rFonts w:asciiTheme="majorHAnsi" w:hAnsiTheme="majorHAnsi" w:cstheme="majorHAnsi"/>
            <w:noProof/>
            <w:webHidden/>
          </w:rPr>
          <w:fldChar w:fldCharType="end"/>
        </w:r>
      </w:hyperlink>
    </w:p>
    <w:p w14:paraId="1F8DBC02" w14:textId="62E0F7BD" w:rsidR="00AA0976" w:rsidRPr="00AE3AFA" w:rsidRDefault="00463247" w:rsidP="00AA0976">
      <w:pPr>
        <w:pStyle w:val="17"/>
        <w:rPr>
          <w:rFonts w:asciiTheme="majorHAnsi" w:hAnsiTheme="majorHAnsi" w:cstheme="majorHAnsi"/>
          <w:noProof/>
        </w:rPr>
      </w:pPr>
      <w:hyperlink w:anchor="_Toc93482346" w:history="1">
        <w:r w:rsidR="00AA0976" w:rsidRPr="00AE3AFA">
          <w:rPr>
            <w:rStyle w:val="af3"/>
            <w:rFonts w:asciiTheme="majorHAnsi" w:hAnsiTheme="majorHAnsi" w:cstheme="majorHAnsi"/>
            <w:noProof/>
          </w:rPr>
          <w:t>4</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Function and operation method description</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_Toc93482346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A6356E">
          <w:rPr>
            <w:rFonts w:asciiTheme="majorHAnsi" w:hAnsiTheme="majorHAnsi" w:cstheme="majorHAnsi"/>
            <w:noProof/>
            <w:webHidden/>
          </w:rPr>
          <w:t>8</w:t>
        </w:r>
        <w:r w:rsidR="00AA0976" w:rsidRPr="00AE3AFA">
          <w:rPr>
            <w:rFonts w:asciiTheme="majorHAnsi" w:hAnsiTheme="majorHAnsi" w:cstheme="majorHAnsi"/>
            <w:noProof/>
            <w:webHidden/>
          </w:rPr>
          <w:fldChar w:fldCharType="end"/>
        </w:r>
      </w:hyperlink>
    </w:p>
    <w:p w14:paraId="1B725BF1" w14:textId="1A432C86" w:rsidR="00AA0976" w:rsidRPr="00AE3AFA" w:rsidRDefault="00463247">
      <w:pPr>
        <w:pStyle w:val="22"/>
        <w:tabs>
          <w:tab w:val="left" w:pos="840"/>
          <w:tab w:val="right" w:leader="dot" w:pos="9627"/>
        </w:tabs>
        <w:rPr>
          <w:rFonts w:asciiTheme="majorHAnsi" w:hAnsiTheme="majorHAnsi" w:cstheme="majorHAnsi"/>
          <w:noProof/>
        </w:rPr>
      </w:pPr>
      <w:hyperlink w:anchor="_Toc93482347" w:history="1">
        <w:r w:rsidR="00AA0976" w:rsidRPr="00AE3AFA">
          <w:rPr>
            <w:rStyle w:val="af3"/>
            <w:rFonts w:asciiTheme="majorHAnsi" w:hAnsiTheme="majorHAnsi" w:cstheme="majorHAnsi"/>
            <w:noProof/>
          </w:rPr>
          <w:t>4.1</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ITA Conductor</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_Toc93482347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A6356E">
          <w:rPr>
            <w:rFonts w:asciiTheme="majorHAnsi" w:hAnsiTheme="majorHAnsi" w:cstheme="majorHAnsi"/>
            <w:noProof/>
            <w:webHidden/>
          </w:rPr>
          <w:t>8</w:t>
        </w:r>
        <w:r w:rsidR="00AA0976" w:rsidRPr="00AE3AFA">
          <w:rPr>
            <w:rFonts w:asciiTheme="majorHAnsi" w:hAnsiTheme="majorHAnsi" w:cstheme="majorHAnsi"/>
            <w:noProof/>
            <w:webHidden/>
          </w:rPr>
          <w:fldChar w:fldCharType="end"/>
        </w:r>
      </w:hyperlink>
    </w:p>
    <w:p w14:paraId="0D3DDD68" w14:textId="60F2E106" w:rsidR="00AA0976" w:rsidRPr="00AE3AFA" w:rsidRDefault="00463247">
      <w:pPr>
        <w:pStyle w:val="33"/>
        <w:rPr>
          <w:rFonts w:asciiTheme="majorHAnsi" w:hAnsiTheme="majorHAnsi" w:cstheme="majorHAnsi"/>
          <w:noProof/>
        </w:rPr>
      </w:pPr>
      <w:hyperlink w:anchor="_Toc93482348" w:history="1">
        <w:r w:rsidR="00AA0976" w:rsidRPr="00AE3AFA">
          <w:rPr>
            <w:rStyle w:val="af3"/>
            <w:rFonts w:asciiTheme="majorHAnsi" w:hAnsiTheme="majorHAnsi" w:cstheme="majorHAnsi"/>
            <w:noProof/>
            <w14:scene3d>
              <w14:camera w14:prst="orthographicFront"/>
              <w14:lightRig w14:rig="threePt" w14:dir="t">
                <w14:rot w14:lat="0" w14:lon="0" w14:rev="0"/>
              </w14:lightRig>
            </w14:scene3d>
          </w:rPr>
          <w:t>4.1.1</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Conductor interface information</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_Toc93482348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A6356E">
          <w:rPr>
            <w:rFonts w:asciiTheme="majorHAnsi" w:hAnsiTheme="majorHAnsi" w:cstheme="majorHAnsi"/>
            <w:noProof/>
            <w:webHidden/>
          </w:rPr>
          <w:t>8</w:t>
        </w:r>
        <w:r w:rsidR="00AA0976" w:rsidRPr="00AE3AFA">
          <w:rPr>
            <w:rFonts w:asciiTheme="majorHAnsi" w:hAnsiTheme="majorHAnsi" w:cstheme="majorHAnsi"/>
            <w:noProof/>
            <w:webHidden/>
          </w:rPr>
          <w:fldChar w:fldCharType="end"/>
        </w:r>
      </w:hyperlink>
    </w:p>
    <w:p w14:paraId="1963A2BE" w14:textId="4BC88789" w:rsidR="00AA0976" w:rsidRPr="00AE3AFA" w:rsidRDefault="00463247">
      <w:pPr>
        <w:pStyle w:val="33"/>
        <w:rPr>
          <w:rFonts w:asciiTheme="majorHAnsi" w:hAnsiTheme="majorHAnsi" w:cstheme="majorHAnsi"/>
          <w:noProof/>
        </w:rPr>
      </w:pPr>
      <w:hyperlink w:anchor="_Toc93482349" w:history="1">
        <w:r w:rsidR="00AA0976" w:rsidRPr="00AE3AFA">
          <w:rPr>
            <w:rStyle w:val="af3"/>
            <w:rFonts w:asciiTheme="majorHAnsi" w:hAnsiTheme="majorHAnsi" w:cstheme="majorHAnsi"/>
            <w:noProof/>
            <w14:scene3d>
              <w14:camera w14:prst="orthographicFront"/>
              <w14:lightRig w14:rig="threePt" w14:dir="t">
                <w14:rot w14:lat="0" w14:lon="0" w14:rev="0"/>
              </w14:lightRig>
            </w14:scene3d>
          </w:rPr>
          <w:t>4.1.2</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Conductor notification definition</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_Toc93482349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A6356E">
          <w:rPr>
            <w:rFonts w:asciiTheme="majorHAnsi" w:hAnsiTheme="majorHAnsi" w:cstheme="majorHAnsi"/>
            <w:noProof/>
            <w:webHidden/>
          </w:rPr>
          <w:t>9</w:t>
        </w:r>
        <w:r w:rsidR="00AA0976" w:rsidRPr="00AE3AFA">
          <w:rPr>
            <w:rFonts w:asciiTheme="majorHAnsi" w:hAnsiTheme="majorHAnsi" w:cstheme="majorHAnsi"/>
            <w:noProof/>
            <w:webHidden/>
          </w:rPr>
          <w:fldChar w:fldCharType="end"/>
        </w:r>
      </w:hyperlink>
    </w:p>
    <w:p w14:paraId="1E672333" w14:textId="2DD90497" w:rsidR="00AA0976" w:rsidRPr="00AE3AFA" w:rsidRDefault="00463247">
      <w:pPr>
        <w:pStyle w:val="33"/>
        <w:rPr>
          <w:rFonts w:asciiTheme="majorHAnsi" w:hAnsiTheme="majorHAnsi" w:cstheme="majorHAnsi"/>
          <w:noProof/>
        </w:rPr>
      </w:pPr>
      <w:hyperlink w:anchor="_Toc93482350" w:history="1">
        <w:r w:rsidR="00AA0976" w:rsidRPr="00AE3AFA">
          <w:rPr>
            <w:rStyle w:val="af3"/>
            <w:rFonts w:asciiTheme="majorHAnsi" w:hAnsiTheme="majorHAnsi" w:cstheme="majorHAnsi"/>
            <w:noProof/>
            <w14:scene3d>
              <w14:camera w14:prst="orthographicFront"/>
              <w14:lightRig w14:rig="threePt" w14:dir="t">
                <w14:rot w14:lat="0" w14:lon="0" w14:rev="0"/>
              </w14:lightRig>
            </w14:scene3d>
          </w:rPr>
          <w:t>4.1.3</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Conductor class list</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_Toc93482350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A6356E">
          <w:rPr>
            <w:rFonts w:asciiTheme="majorHAnsi" w:hAnsiTheme="majorHAnsi" w:cstheme="majorHAnsi"/>
            <w:noProof/>
            <w:webHidden/>
          </w:rPr>
          <w:t>11</w:t>
        </w:r>
        <w:r w:rsidR="00AA0976" w:rsidRPr="00AE3AFA">
          <w:rPr>
            <w:rFonts w:asciiTheme="majorHAnsi" w:hAnsiTheme="majorHAnsi" w:cstheme="majorHAnsi"/>
            <w:noProof/>
            <w:webHidden/>
          </w:rPr>
          <w:fldChar w:fldCharType="end"/>
        </w:r>
      </w:hyperlink>
    </w:p>
    <w:p w14:paraId="75BE1CA3" w14:textId="6B6B57C5" w:rsidR="00AA0976" w:rsidRPr="00AE3AFA" w:rsidRDefault="00463247">
      <w:pPr>
        <w:pStyle w:val="33"/>
        <w:rPr>
          <w:rFonts w:asciiTheme="majorHAnsi" w:hAnsiTheme="majorHAnsi" w:cstheme="majorHAnsi"/>
          <w:noProof/>
        </w:rPr>
      </w:pPr>
      <w:hyperlink w:anchor="_Toc93482351" w:history="1">
        <w:r w:rsidR="00AA0976" w:rsidRPr="00AE3AFA">
          <w:rPr>
            <w:rStyle w:val="af3"/>
            <w:rFonts w:asciiTheme="majorHAnsi" w:hAnsiTheme="majorHAnsi" w:cstheme="majorHAnsi"/>
            <w:noProof/>
            <w14:scene3d>
              <w14:camera w14:prst="orthographicFront"/>
              <w14:lightRig w14:rig="threePt" w14:dir="t">
                <w14:rot w14:lat="0" w14:lon="0" w14:rev="0"/>
              </w14:lightRig>
            </w14:scene3d>
          </w:rPr>
          <w:t>4.1.4</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Conductor class edit</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_Toc93482351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A6356E">
          <w:rPr>
            <w:rFonts w:asciiTheme="majorHAnsi" w:hAnsiTheme="majorHAnsi" w:cstheme="majorHAnsi"/>
            <w:noProof/>
            <w:webHidden/>
          </w:rPr>
          <w:t>12</w:t>
        </w:r>
        <w:r w:rsidR="00AA0976" w:rsidRPr="00AE3AFA">
          <w:rPr>
            <w:rFonts w:asciiTheme="majorHAnsi" w:hAnsiTheme="majorHAnsi" w:cstheme="majorHAnsi"/>
            <w:noProof/>
            <w:webHidden/>
          </w:rPr>
          <w:fldChar w:fldCharType="end"/>
        </w:r>
      </w:hyperlink>
    </w:p>
    <w:p w14:paraId="195D9380" w14:textId="458A1D98" w:rsidR="00AA0976" w:rsidRPr="00AE3AFA" w:rsidRDefault="00463247">
      <w:pPr>
        <w:pStyle w:val="33"/>
        <w:rPr>
          <w:rFonts w:asciiTheme="majorHAnsi" w:hAnsiTheme="majorHAnsi" w:cstheme="majorHAnsi"/>
          <w:noProof/>
        </w:rPr>
      </w:pPr>
      <w:hyperlink w:anchor="_Toc93482352" w:history="1">
        <w:r w:rsidR="00AA0976" w:rsidRPr="00AE3AFA">
          <w:rPr>
            <w:rStyle w:val="af3"/>
            <w:rFonts w:asciiTheme="majorHAnsi" w:hAnsiTheme="majorHAnsi" w:cstheme="majorHAnsi"/>
            <w:noProof/>
            <w14:scene3d>
              <w14:camera w14:prst="orthographicFront"/>
              <w14:lightRig w14:rig="threePt" w14:dir="t">
                <w14:rot w14:lat="0" w14:lon="0" w14:rev="0"/>
              </w14:lightRig>
            </w14:scene3d>
          </w:rPr>
          <w:t>4.1.5</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Conductor execution</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_Toc93482352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A6356E">
          <w:rPr>
            <w:rFonts w:asciiTheme="majorHAnsi" w:hAnsiTheme="majorHAnsi" w:cstheme="majorHAnsi"/>
            <w:noProof/>
            <w:webHidden/>
          </w:rPr>
          <w:t>26</w:t>
        </w:r>
        <w:r w:rsidR="00AA0976" w:rsidRPr="00AE3AFA">
          <w:rPr>
            <w:rFonts w:asciiTheme="majorHAnsi" w:hAnsiTheme="majorHAnsi" w:cstheme="majorHAnsi"/>
            <w:noProof/>
            <w:webHidden/>
          </w:rPr>
          <w:fldChar w:fldCharType="end"/>
        </w:r>
      </w:hyperlink>
    </w:p>
    <w:p w14:paraId="35F059C3" w14:textId="748F7551" w:rsidR="00AA0976" w:rsidRPr="00AE3AFA" w:rsidRDefault="00463247">
      <w:pPr>
        <w:pStyle w:val="33"/>
        <w:rPr>
          <w:rFonts w:asciiTheme="majorHAnsi" w:hAnsiTheme="majorHAnsi" w:cstheme="majorHAnsi"/>
          <w:noProof/>
        </w:rPr>
      </w:pPr>
      <w:hyperlink w:anchor="_Toc93482353" w:history="1">
        <w:r w:rsidR="00AA0976" w:rsidRPr="00AE3AFA">
          <w:rPr>
            <w:rStyle w:val="af3"/>
            <w:rFonts w:asciiTheme="majorHAnsi" w:hAnsiTheme="majorHAnsi" w:cstheme="majorHAnsi"/>
            <w:noProof/>
            <w14:scene3d>
              <w14:camera w14:prst="orthographicFront"/>
              <w14:lightRig w14:rig="threePt" w14:dir="t">
                <w14:rot w14:lat="0" w14:lon="0" w14:rev="0"/>
              </w14:lightRig>
            </w14:scene3d>
          </w:rPr>
          <w:t>4.1.6</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Conductor confirmation</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_Toc93482353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A6356E">
          <w:rPr>
            <w:rFonts w:asciiTheme="majorHAnsi" w:hAnsiTheme="majorHAnsi" w:cstheme="majorHAnsi"/>
            <w:noProof/>
            <w:webHidden/>
          </w:rPr>
          <w:t>29</w:t>
        </w:r>
        <w:r w:rsidR="00AA0976" w:rsidRPr="00AE3AFA">
          <w:rPr>
            <w:rFonts w:asciiTheme="majorHAnsi" w:hAnsiTheme="majorHAnsi" w:cstheme="majorHAnsi"/>
            <w:noProof/>
            <w:webHidden/>
          </w:rPr>
          <w:fldChar w:fldCharType="end"/>
        </w:r>
      </w:hyperlink>
    </w:p>
    <w:p w14:paraId="60B05386" w14:textId="666B7272" w:rsidR="00AA0976" w:rsidRPr="00AE3AFA" w:rsidRDefault="00463247">
      <w:pPr>
        <w:pStyle w:val="33"/>
        <w:rPr>
          <w:rFonts w:asciiTheme="majorHAnsi" w:hAnsiTheme="majorHAnsi" w:cstheme="majorHAnsi"/>
          <w:noProof/>
        </w:rPr>
      </w:pPr>
      <w:hyperlink w:anchor="_Toc93482354" w:history="1">
        <w:r w:rsidR="00AA0976" w:rsidRPr="00AE3AFA">
          <w:rPr>
            <w:rStyle w:val="af3"/>
            <w:rFonts w:asciiTheme="majorHAnsi" w:hAnsiTheme="majorHAnsi" w:cstheme="majorHAnsi"/>
            <w:noProof/>
            <w14:scene3d>
              <w14:camera w14:prst="orthographicFront"/>
              <w14:lightRig w14:rig="threePt" w14:dir="t">
                <w14:rot w14:lat="0" w14:lon="0" w14:rev="0"/>
              </w14:lightRig>
            </w14:scene3d>
          </w:rPr>
          <w:t>4.1.7</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Conductor list</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_Toc93482354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A6356E">
          <w:rPr>
            <w:rFonts w:asciiTheme="majorHAnsi" w:hAnsiTheme="majorHAnsi" w:cstheme="majorHAnsi"/>
            <w:noProof/>
            <w:webHidden/>
          </w:rPr>
          <w:t>34</w:t>
        </w:r>
        <w:r w:rsidR="00AA0976" w:rsidRPr="00AE3AFA">
          <w:rPr>
            <w:rFonts w:asciiTheme="majorHAnsi" w:hAnsiTheme="majorHAnsi" w:cstheme="majorHAnsi"/>
            <w:noProof/>
            <w:webHidden/>
          </w:rPr>
          <w:fldChar w:fldCharType="end"/>
        </w:r>
      </w:hyperlink>
    </w:p>
    <w:p w14:paraId="678112AB" w14:textId="3313777C" w:rsidR="00AA0976" w:rsidRPr="00AE3AFA" w:rsidRDefault="00463247">
      <w:pPr>
        <w:pStyle w:val="33"/>
        <w:rPr>
          <w:rFonts w:asciiTheme="majorHAnsi" w:hAnsiTheme="majorHAnsi" w:cstheme="majorHAnsi"/>
          <w:noProof/>
        </w:rPr>
      </w:pPr>
      <w:hyperlink w:anchor="_Toc93482355" w:history="1">
        <w:r w:rsidR="00AA0976" w:rsidRPr="00AE3AFA">
          <w:rPr>
            <w:rStyle w:val="af3"/>
            <w:rFonts w:asciiTheme="majorHAnsi" w:hAnsiTheme="majorHAnsi" w:cstheme="majorHAnsi"/>
            <w:noProof/>
            <w14:scene3d>
              <w14:camera w14:prst="orthographicFront"/>
              <w14:lightRig w14:rig="threePt" w14:dir="t">
                <w14:rot w14:lat="0" w14:lon="0" w14:rev="0"/>
              </w14:lightRig>
            </w14:scene3d>
          </w:rPr>
          <w:t>4.1.8</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Conductor regularly execution</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_Toc93482355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A6356E">
          <w:rPr>
            <w:rFonts w:asciiTheme="majorHAnsi" w:hAnsiTheme="majorHAnsi" w:cstheme="majorHAnsi"/>
            <w:noProof/>
            <w:webHidden/>
          </w:rPr>
          <w:t>38</w:t>
        </w:r>
        <w:r w:rsidR="00AA0976" w:rsidRPr="00AE3AFA">
          <w:rPr>
            <w:rFonts w:asciiTheme="majorHAnsi" w:hAnsiTheme="majorHAnsi" w:cstheme="majorHAnsi"/>
            <w:noProof/>
            <w:webHidden/>
          </w:rPr>
          <w:fldChar w:fldCharType="end"/>
        </w:r>
      </w:hyperlink>
    </w:p>
    <w:p w14:paraId="5DB625E7" w14:textId="5E59C5F1" w:rsidR="00AA0976" w:rsidRPr="00AE3AFA" w:rsidRDefault="00463247" w:rsidP="00AA0976">
      <w:pPr>
        <w:pStyle w:val="17"/>
        <w:rPr>
          <w:rFonts w:asciiTheme="majorHAnsi" w:hAnsiTheme="majorHAnsi" w:cstheme="majorHAnsi"/>
          <w:noProof/>
        </w:rPr>
      </w:pPr>
      <w:hyperlink w:anchor="_Toc93482356" w:history="1">
        <w:r w:rsidR="00AA0976" w:rsidRPr="00AE3AFA">
          <w:rPr>
            <w:rStyle w:val="af3"/>
            <w:rFonts w:asciiTheme="majorHAnsi" w:hAnsiTheme="majorHAnsi" w:cstheme="majorHAnsi"/>
            <w:noProof/>
          </w:rPr>
          <w:t>5</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Appendix</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_Toc93482356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A6356E">
          <w:rPr>
            <w:rFonts w:asciiTheme="majorHAnsi" w:hAnsiTheme="majorHAnsi" w:cstheme="majorHAnsi"/>
            <w:noProof/>
            <w:webHidden/>
          </w:rPr>
          <w:t>46</w:t>
        </w:r>
        <w:r w:rsidR="00AA0976" w:rsidRPr="00AE3AFA">
          <w:rPr>
            <w:rFonts w:asciiTheme="majorHAnsi" w:hAnsiTheme="majorHAnsi" w:cstheme="majorHAnsi"/>
            <w:noProof/>
            <w:webHidden/>
          </w:rPr>
          <w:fldChar w:fldCharType="end"/>
        </w:r>
      </w:hyperlink>
    </w:p>
    <w:p w14:paraId="2FD8EB75" w14:textId="199E31EC" w:rsidR="00AA0976" w:rsidRPr="00AE3AFA" w:rsidRDefault="00463247">
      <w:pPr>
        <w:pStyle w:val="22"/>
        <w:tabs>
          <w:tab w:val="left" w:pos="840"/>
          <w:tab w:val="right" w:leader="dot" w:pos="9627"/>
        </w:tabs>
        <w:rPr>
          <w:rFonts w:asciiTheme="majorHAnsi" w:hAnsiTheme="majorHAnsi" w:cstheme="majorHAnsi"/>
          <w:noProof/>
        </w:rPr>
      </w:pPr>
      <w:hyperlink w:anchor="_Toc93482357" w:history="1">
        <w:r w:rsidR="00AA0976" w:rsidRPr="00AE3AFA">
          <w:rPr>
            <w:rStyle w:val="af3"/>
            <w:rFonts w:asciiTheme="majorHAnsi" w:hAnsiTheme="majorHAnsi" w:cstheme="majorHAnsi"/>
            <w:noProof/>
          </w:rPr>
          <w:t>5.1</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Conductor notification destination definition</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_Toc93482357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A6356E">
          <w:rPr>
            <w:rFonts w:asciiTheme="majorHAnsi" w:hAnsiTheme="majorHAnsi" w:cstheme="majorHAnsi"/>
            <w:noProof/>
            <w:webHidden/>
          </w:rPr>
          <w:t>46</w:t>
        </w:r>
        <w:r w:rsidR="00AA0976" w:rsidRPr="00AE3AFA">
          <w:rPr>
            <w:rFonts w:asciiTheme="majorHAnsi" w:hAnsiTheme="majorHAnsi" w:cstheme="majorHAnsi"/>
            <w:noProof/>
            <w:webHidden/>
          </w:rPr>
          <w:fldChar w:fldCharType="end"/>
        </w:r>
      </w:hyperlink>
    </w:p>
    <w:p w14:paraId="2FCDA77E" w14:textId="148C6E21" w:rsidR="00AA0976" w:rsidRPr="00AE3AFA" w:rsidRDefault="00463247">
      <w:pPr>
        <w:pStyle w:val="33"/>
        <w:rPr>
          <w:rFonts w:asciiTheme="majorHAnsi" w:hAnsiTheme="majorHAnsi" w:cstheme="majorHAnsi"/>
          <w:noProof/>
        </w:rPr>
      </w:pPr>
      <w:hyperlink w:anchor="_Toc93482358" w:history="1">
        <w:r w:rsidR="00AA0976" w:rsidRPr="00AE3AFA">
          <w:rPr>
            <w:rStyle w:val="af3"/>
            <w:rFonts w:asciiTheme="majorHAnsi" w:hAnsiTheme="majorHAnsi" w:cstheme="majorHAnsi"/>
            <w:noProof/>
            <w14:scene3d>
              <w14:camera w14:prst="orthographicFront"/>
              <w14:lightRig w14:rig="threePt" w14:dir="t">
                <w14:rot w14:lat="0" w14:lon="0" w14:rev="0"/>
              </w14:lightRig>
            </w14:scene3d>
          </w:rPr>
          <w:t>5.1.1</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Conductor notification destination definition setting</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_Toc93482358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A6356E">
          <w:rPr>
            <w:rFonts w:asciiTheme="majorHAnsi" w:hAnsiTheme="majorHAnsi" w:cstheme="majorHAnsi"/>
            <w:noProof/>
            <w:webHidden/>
          </w:rPr>
          <w:t>46</w:t>
        </w:r>
        <w:r w:rsidR="00AA0976" w:rsidRPr="00AE3AFA">
          <w:rPr>
            <w:rFonts w:asciiTheme="majorHAnsi" w:hAnsiTheme="majorHAnsi" w:cstheme="majorHAnsi"/>
            <w:noProof/>
            <w:webHidden/>
          </w:rPr>
          <w:fldChar w:fldCharType="end"/>
        </w:r>
      </w:hyperlink>
    </w:p>
    <w:p w14:paraId="7F9F6B41" w14:textId="709D947A" w:rsidR="00AA0976" w:rsidRPr="00AE3AFA" w:rsidRDefault="00463247">
      <w:pPr>
        <w:pStyle w:val="33"/>
        <w:rPr>
          <w:rFonts w:asciiTheme="majorHAnsi" w:hAnsiTheme="majorHAnsi" w:cstheme="majorHAnsi"/>
          <w:noProof/>
        </w:rPr>
      </w:pPr>
      <w:hyperlink w:anchor="_Toc93482359" w:history="1">
        <w:r w:rsidR="00AA0976" w:rsidRPr="00AE3AFA">
          <w:rPr>
            <w:rStyle w:val="af3"/>
            <w:rFonts w:asciiTheme="majorHAnsi" w:hAnsiTheme="majorHAnsi" w:cstheme="majorHAnsi"/>
            <w:noProof/>
            <w14:scene3d>
              <w14:camera w14:prst="orthographicFront"/>
              <w14:lightRig w14:rig="threePt" w14:dir="t">
                <w14:rot w14:lat="0" w14:lon="0" w14:rev="0"/>
              </w14:lightRig>
            </w14:scene3d>
          </w:rPr>
          <w:t>5.1.2</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Notification log output exmaple</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_Toc93482359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A6356E">
          <w:rPr>
            <w:rFonts w:asciiTheme="majorHAnsi" w:hAnsiTheme="majorHAnsi" w:cstheme="majorHAnsi"/>
            <w:noProof/>
            <w:webHidden/>
          </w:rPr>
          <w:t>49</w:t>
        </w:r>
        <w:r w:rsidR="00AA0976" w:rsidRPr="00AE3AFA">
          <w:rPr>
            <w:rFonts w:asciiTheme="majorHAnsi" w:hAnsiTheme="majorHAnsi" w:cstheme="majorHAnsi"/>
            <w:noProof/>
            <w:webHidden/>
          </w:rPr>
          <w:fldChar w:fldCharType="end"/>
        </w:r>
      </w:hyperlink>
    </w:p>
    <w:p w14:paraId="0DD257D5" w14:textId="7BBFD33C" w:rsidR="00F94AC9" w:rsidRPr="00AE3AFA" w:rsidRDefault="00246770" w:rsidP="00AA0976">
      <w:pPr>
        <w:pStyle w:val="17"/>
        <w:rPr>
          <w:rStyle w:val="af3"/>
          <w:rFonts w:asciiTheme="majorHAnsi" w:hAnsiTheme="majorHAnsi" w:cstheme="majorHAnsi"/>
          <w:noProof/>
        </w:rPr>
      </w:pPr>
      <w:r w:rsidRPr="00AE3AFA">
        <w:rPr>
          <w:rStyle w:val="af3"/>
          <w:rFonts w:asciiTheme="majorHAnsi" w:hAnsiTheme="majorHAnsi" w:cstheme="majorHAnsi"/>
          <w:noProof/>
        </w:rPr>
        <w:fldChar w:fldCharType="end"/>
      </w:r>
    </w:p>
    <w:p w14:paraId="59804FF5" w14:textId="77777777" w:rsidR="00161ACC" w:rsidRPr="00AE3AFA" w:rsidRDefault="007C13D0" w:rsidP="00570B2A">
      <w:pPr>
        <w:pStyle w:val="0"/>
        <w:rPr>
          <w:rFonts w:asciiTheme="majorHAnsi" w:hAnsiTheme="majorHAnsi" w:cstheme="majorHAnsi"/>
        </w:rPr>
      </w:pPr>
      <w:bookmarkStart w:id="0" w:name="_Toc93482339"/>
      <w:r w:rsidRPr="00AE3AFA">
        <w:rPr>
          <w:rFonts w:asciiTheme="majorHAnsi" w:hAnsiTheme="majorHAnsi" w:cstheme="majorHAnsi"/>
        </w:rPr>
        <w:lastRenderedPageBreak/>
        <w:t>Introduction</w:t>
      </w:r>
      <w:bookmarkEnd w:id="0"/>
    </w:p>
    <w:p w14:paraId="2A885215" w14:textId="77777777" w:rsidR="00F629BE" w:rsidRPr="00AE3AFA" w:rsidRDefault="00F629BE">
      <w:pPr>
        <w:widowControl/>
        <w:jc w:val="left"/>
        <w:rPr>
          <w:rFonts w:asciiTheme="majorHAnsi" w:hAnsiTheme="majorHAnsi" w:cstheme="majorHAnsi"/>
        </w:rPr>
      </w:pPr>
    </w:p>
    <w:p w14:paraId="4AC1AE91" w14:textId="77777777" w:rsidR="007C13D0" w:rsidRPr="00AE3AFA" w:rsidRDefault="007C13D0" w:rsidP="007C13D0">
      <w:pPr>
        <w:rPr>
          <w:rFonts w:asciiTheme="majorHAnsi" w:eastAsia="ＭＳ Ｐゴシック" w:hAnsiTheme="majorHAnsi" w:cstheme="majorHAnsi"/>
        </w:rPr>
      </w:pPr>
      <w:r w:rsidRPr="00AE3AFA">
        <w:rPr>
          <w:rFonts w:asciiTheme="majorHAnsi" w:eastAsia="ＭＳ Ｐゴシック" w:hAnsiTheme="majorHAnsi" w:cstheme="majorHAnsi"/>
        </w:rPr>
        <w:t>This document describes the functions and operation methods of the ITA Conductor function.</w:t>
      </w:r>
    </w:p>
    <w:p w14:paraId="0352E0B3" w14:textId="77777777" w:rsidR="007C13D0" w:rsidRPr="00AE3AFA" w:rsidRDefault="007C13D0" w:rsidP="00354A18">
      <w:pPr>
        <w:rPr>
          <w:rFonts w:asciiTheme="majorHAnsi" w:hAnsiTheme="majorHAnsi" w:cstheme="majorHAnsi"/>
        </w:rPr>
      </w:pPr>
    </w:p>
    <w:p w14:paraId="1D82D559" w14:textId="77777777" w:rsidR="003B53B9" w:rsidRPr="00AE3AFA" w:rsidRDefault="003B53B9" w:rsidP="003B53B9">
      <w:pPr>
        <w:ind w:firstLineChars="100" w:firstLine="210"/>
        <w:rPr>
          <w:rFonts w:asciiTheme="majorHAnsi" w:hAnsiTheme="majorHAnsi" w:cstheme="majorHAnsi"/>
        </w:rPr>
      </w:pPr>
    </w:p>
    <w:p w14:paraId="3F3F7227" w14:textId="77777777" w:rsidR="00845229" w:rsidRPr="00AE3AFA" w:rsidRDefault="00845229">
      <w:pPr>
        <w:widowControl/>
        <w:jc w:val="left"/>
        <w:rPr>
          <w:rFonts w:asciiTheme="majorHAnsi" w:hAnsiTheme="majorHAnsi" w:cstheme="majorHAnsi"/>
        </w:rPr>
      </w:pPr>
      <w:r w:rsidRPr="00AE3AFA">
        <w:rPr>
          <w:rFonts w:asciiTheme="majorHAnsi" w:hAnsiTheme="majorHAnsi" w:cstheme="majorHAnsi"/>
        </w:rPr>
        <w:br w:type="page"/>
      </w:r>
    </w:p>
    <w:p w14:paraId="000B2334" w14:textId="77777777" w:rsidR="003B53B9" w:rsidRPr="00AE3AFA" w:rsidRDefault="00A522BE" w:rsidP="00306AF7">
      <w:pPr>
        <w:pStyle w:val="1"/>
        <w:rPr>
          <w:rFonts w:asciiTheme="majorHAnsi" w:hAnsiTheme="majorHAnsi" w:cstheme="majorHAnsi"/>
        </w:rPr>
      </w:pPr>
      <w:bookmarkStart w:id="1" w:name="_Toc93482340"/>
      <w:r w:rsidRPr="00AE3AFA">
        <w:rPr>
          <w:rFonts w:asciiTheme="majorHAnsi" w:hAnsiTheme="majorHAnsi" w:cstheme="majorHAnsi"/>
        </w:rPr>
        <w:lastRenderedPageBreak/>
        <w:t xml:space="preserve">Overview of </w:t>
      </w:r>
      <w:r w:rsidR="00220403" w:rsidRPr="00AE3AFA">
        <w:rPr>
          <w:rFonts w:asciiTheme="majorHAnsi" w:hAnsiTheme="majorHAnsi" w:cstheme="majorHAnsi"/>
        </w:rPr>
        <w:t>ITA Conductor</w:t>
      </w:r>
      <w:bookmarkEnd w:id="1"/>
      <w:r w:rsidRPr="00AE3AFA">
        <w:rPr>
          <w:rFonts w:asciiTheme="majorHAnsi" w:hAnsiTheme="majorHAnsi" w:cstheme="majorHAnsi"/>
        </w:rPr>
        <w:t xml:space="preserve"> </w:t>
      </w:r>
    </w:p>
    <w:p w14:paraId="46523DFC" w14:textId="77777777" w:rsidR="003B53B9" w:rsidRPr="00AE3AFA" w:rsidRDefault="003B53B9" w:rsidP="003B53B9">
      <w:pPr>
        <w:widowControl/>
        <w:snapToGrid w:val="0"/>
        <w:spacing w:line="240" w:lineRule="atLeast"/>
        <w:jc w:val="left"/>
        <w:rPr>
          <w:rFonts w:asciiTheme="majorHAnsi" w:eastAsiaTheme="majorEastAsia" w:hAnsiTheme="majorHAnsi" w:cstheme="majorHAnsi"/>
        </w:rPr>
      </w:pPr>
    </w:p>
    <w:p w14:paraId="5C20B9F3" w14:textId="77777777" w:rsidR="00E96EFC" w:rsidRPr="00AE3AFA" w:rsidRDefault="00E96EFC" w:rsidP="00E96EFC">
      <w:pPr>
        <w:widowControl/>
        <w:snapToGrid w:val="0"/>
        <w:spacing w:line="240" w:lineRule="atLeast"/>
        <w:jc w:val="left"/>
        <w:rPr>
          <w:rFonts w:asciiTheme="majorHAnsi" w:eastAsiaTheme="majorEastAsia" w:hAnsiTheme="majorHAnsi" w:cstheme="majorHAnsi"/>
        </w:rPr>
      </w:pPr>
      <w:r w:rsidRPr="00AE3AFA">
        <w:rPr>
          <w:rFonts w:asciiTheme="majorHAnsi" w:eastAsiaTheme="majorEastAsia" w:hAnsiTheme="majorHAnsi" w:cstheme="majorHAnsi"/>
        </w:rPr>
        <w:t>This chapter explains the functions and operation methods of the Conductor menu.</w:t>
      </w:r>
    </w:p>
    <w:p w14:paraId="6E8A78BD" w14:textId="77777777" w:rsidR="00E96EFC" w:rsidRPr="00AE3AFA" w:rsidRDefault="00E96EFC" w:rsidP="00E96EFC">
      <w:pPr>
        <w:widowControl/>
        <w:snapToGrid w:val="0"/>
        <w:spacing w:line="240" w:lineRule="atLeast"/>
        <w:jc w:val="left"/>
        <w:rPr>
          <w:rFonts w:asciiTheme="majorHAnsi" w:eastAsiaTheme="majorEastAsia" w:hAnsiTheme="majorHAnsi" w:cstheme="majorHAnsi"/>
        </w:rPr>
      </w:pPr>
      <w:r w:rsidRPr="00AE3AFA">
        <w:rPr>
          <w:rFonts w:asciiTheme="majorHAnsi" w:hAnsiTheme="majorHAnsi" w:cstheme="majorHAnsi"/>
        </w:rPr>
        <w:t>Conductor menu provides the following functions that are commonly required to perform work using</w:t>
      </w:r>
      <w:r w:rsidRPr="00AE3AFA">
        <w:rPr>
          <w:rFonts w:asciiTheme="majorHAnsi" w:eastAsiaTheme="majorEastAsia" w:hAnsiTheme="majorHAnsi" w:cstheme="majorHAnsi"/>
        </w:rPr>
        <w:t xml:space="preserve"> </w:t>
      </w:r>
      <w:r w:rsidRPr="00AE3AFA">
        <w:rPr>
          <w:rFonts w:asciiTheme="majorHAnsi" w:hAnsiTheme="majorHAnsi" w:cstheme="majorHAnsi"/>
        </w:rPr>
        <w:t>ITA</w:t>
      </w:r>
      <w:r w:rsidRPr="00AE3AFA">
        <w:rPr>
          <w:rFonts w:asciiTheme="majorHAnsi" w:eastAsiaTheme="majorEastAsia" w:hAnsiTheme="majorHAnsi" w:cstheme="majorHAnsi"/>
        </w:rPr>
        <w:t>.</w:t>
      </w:r>
    </w:p>
    <w:p w14:paraId="5146E637" w14:textId="77777777" w:rsidR="003B53B9" w:rsidRPr="00AE3AFA" w:rsidRDefault="00220403" w:rsidP="00306AF7">
      <w:pPr>
        <w:pStyle w:val="1"/>
        <w:rPr>
          <w:rFonts w:asciiTheme="majorHAnsi" w:hAnsiTheme="majorHAnsi" w:cstheme="majorHAnsi"/>
        </w:rPr>
      </w:pPr>
      <w:bookmarkStart w:id="2" w:name="_Toc93482341"/>
      <w:r w:rsidRPr="00AE3AFA">
        <w:rPr>
          <w:rFonts w:asciiTheme="majorHAnsi" w:hAnsiTheme="majorHAnsi" w:cstheme="majorHAnsi"/>
        </w:rPr>
        <w:lastRenderedPageBreak/>
        <w:t>ITA Conductor</w:t>
      </w:r>
      <w:r w:rsidR="00032993" w:rsidRPr="00AE3AFA">
        <w:rPr>
          <w:rFonts w:asciiTheme="majorHAnsi" w:hAnsiTheme="majorHAnsi" w:cstheme="majorHAnsi"/>
        </w:rPr>
        <w:t xml:space="preserve"> menu screen configuration</w:t>
      </w:r>
      <w:bookmarkEnd w:id="2"/>
    </w:p>
    <w:p w14:paraId="27FABA0D" w14:textId="77777777" w:rsidR="003B53B9" w:rsidRPr="00AE3AFA" w:rsidRDefault="003B53B9" w:rsidP="003B53B9">
      <w:pPr>
        <w:rPr>
          <w:rFonts w:asciiTheme="majorHAnsi" w:hAnsiTheme="majorHAnsi" w:cstheme="majorHAnsi"/>
        </w:rPr>
      </w:pPr>
    </w:p>
    <w:p w14:paraId="58C0580B" w14:textId="77777777" w:rsidR="003B53B9" w:rsidRPr="00AE3AFA" w:rsidRDefault="00032993" w:rsidP="003B53B9">
      <w:pPr>
        <w:rPr>
          <w:rFonts w:asciiTheme="majorHAnsi" w:hAnsiTheme="majorHAnsi" w:cstheme="majorHAnsi"/>
        </w:rPr>
      </w:pPr>
      <w:r w:rsidRPr="00AE3AFA">
        <w:rPr>
          <w:rFonts w:asciiTheme="majorHAnsi" w:hAnsiTheme="majorHAnsi" w:cstheme="majorHAnsi"/>
        </w:rPr>
        <w:t xml:space="preserve">This chapter explains the menu and screen configuration of the ITA Conductor menu. </w:t>
      </w:r>
    </w:p>
    <w:p w14:paraId="65FE773C" w14:textId="77777777" w:rsidR="00246770" w:rsidRPr="00AE3AFA" w:rsidRDefault="00246770" w:rsidP="00C72DC3">
      <w:pPr>
        <w:pStyle w:val="a8"/>
        <w:keepNext/>
        <w:numPr>
          <w:ilvl w:val="0"/>
          <w:numId w:val="8"/>
        </w:numPr>
        <w:ind w:leftChars="0" w:rightChars="2563" w:right="5382"/>
        <w:outlineLvl w:val="1"/>
        <w:rPr>
          <w:rFonts w:asciiTheme="majorHAnsi" w:eastAsiaTheme="majorEastAsia" w:hAnsiTheme="majorHAnsi" w:cstheme="majorHAnsi"/>
          <w:b/>
          <w:vanish/>
          <w:sz w:val="24"/>
          <w:szCs w:val="24"/>
        </w:rPr>
      </w:pPr>
      <w:bookmarkStart w:id="3" w:name="_Toc491356627"/>
      <w:bookmarkStart w:id="4" w:name="_Toc491357388"/>
      <w:bookmarkStart w:id="5" w:name="_Toc491938689"/>
      <w:bookmarkStart w:id="6" w:name="_Toc491951538"/>
      <w:bookmarkStart w:id="7" w:name="_Toc493068798"/>
      <w:bookmarkStart w:id="8" w:name="_Toc493069627"/>
      <w:bookmarkStart w:id="9" w:name="_Toc493070136"/>
      <w:bookmarkStart w:id="10" w:name="_Toc493073823"/>
      <w:bookmarkStart w:id="11" w:name="_Toc493077630"/>
      <w:bookmarkStart w:id="12" w:name="_Toc493616667"/>
      <w:bookmarkStart w:id="13" w:name="_Toc493616687"/>
      <w:bookmarkStart w:id="14" w:name="_Toc493777486"/>
      <w:bookmarkStart w:id="15" w:name="_Toc493858608"/>
      <w:bookmarkStart w:id="16" w:name="_Toc494037775"/>
      <w:bookmarkStart w:id="17" w:name="_Toc494135055"/>
      <w:bookmarkStart w:id="18" w:name="_Toc494194486"/>
      <w:bookmarkStart w:id="19" w:name="_Toc494212161"/>
      <w:bookmarkStart w:id="20" w:name="_Toc494266345"/>
      <w:bookmarkStart w:id="21" w:name="_Toc494266845"/>
      <w:bookmarkStart w:id="22" w:name="_Toc494271453"/>
      <w:bookmarkStart w:id="23" w:name="_Toc503352900"/>
      <w:bookmarkStart w:id="24" w:name="_Toc508886057"/>
      <w:bookmarkStart w:id="25" w:name="_Toc520190025"/>
      <w:bookmarkStart w:id="26" w:name="_Toc520190051"/>
      <w:bookmarkStart w:id="27" w:name="_Toc3289592"/>
      <w:bookmarkStart w:id="28" w:name="_Toc3879943"/>
      <w:bookmarkStart w:id="29" w:name="_Toc6415116"/>
      <w:bookmarkStart w:id="30" w:name="_Toc6504598"/>
      <w:bookmarkStart w:id="31" w:name="_Toc6564802"/>
      <w:bookmarkStart w:id="32" w:name="_Toc14438607"/>
      <w:bookmarkStart w:id="33" w:name="_Toc30175138"/>
      <w:bookmarkStart w:id="34" w:name="_Toc30178663"/>
      <w:bookmarkStart w:id="35" w:name="_Toc36114445"/>
      <w:bookmarkStart w:id="36" w:name="_Toc36646536"/>
      <w:bookmarkStart w:id="37" w:name="_Toc36723613"/>
      <w:bookmarkStart w:id="38" w:name="_Toc46151342"/>
      <w:bookmarkStart w:id="39" w:name="_Toc46151361"/>
      <w:bookmarkStart w:id="40" w:name="_Toc46151855"/>
      <w:bookmarkStart w:id="41" w:name="_Toc46153538"/>
      <w:bookmarkStart w:id="42" w:name="_Toc46827062"/>
      <w:bookmarkStart w:id="43" w:name="_Toc46915300"/>
      <w:bookmarkStart w:id="44" w:name="_Toc46915456"/>
      <w:bookmarkStart w:id="45" w:name="_Toc46922614"/>
      <w:bookmarkStart w:id="46" w:name="_Toc46929494"/>
      <w:bookmarkStart w:id="47" w:name="_Toc46930061"/>
      <w:bookmarkStart w:id="48" w:name="_Toc46930505"/>
      <w:bookmarkStart w:id="49" w:name="_Toc46931342"/>
      <w:bookmarkStart w:id="50" w:name="_Toc48033120"/>
      <w:bookmarkStart w:id="51" w:name="_Toc48033136"/>
      <w:bookmarkStart w:id="52" w:name="_Toc48115523"/>
      <w:bookmarkStart w:id="53" w:name="_Toc48118377"/>
      <w:bookmarkStart w:id="54" w:name="_Toc48119650"/>
      <w:bookmarkStart w:id="55" w:name="_Toc48121903"/>
      <w:bookmarkStart w:id="56" w:name="_Toc48123424"/>
      <w:bookmarkStart w:id="57" w:name="_Toc48124399"/>
      <w:bookmarkStart w:id="58" w:name="_Toc48831762"/>
      <w:bookmarkStart w:id="59" w:name="_Toc49963834"/>
      <w:bookmarkStart w:id="60" w:name="_Toc62568710"/>
      <w:bookmarkStart w:id="61" w:name="_Toc62631641"/>
      <w:bookmarkStart w:id="62" w:name="_Toc63072834"/>
      <w:bookmarkStart w:id="63" w:name="_Toc72920207"/>
      <w:bookmarkStart w:id="64" w:name="_Toc92980276"/>
      <w:bookmarkStart w:id="65" w:name="_Toc93482342"/>
      <w:bookmarkStart w:id="66" w:name="_Toc435436142"/>
      <w:bookmarkStart w:id="67" w:name="_Toc489869754"/>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6E311F72" w14:textId="77777777" w:rsidR="00856AD2" w:rsidRPr="00AE3AFA" w:rsidRDefault="00220403" w:rsidP="004A498B">
      <w:pPr>
        <w:pStyle w:val="20"/>
        <w:rPr>
          <w:rFonts w:asciiTheme="majorHAnsi" w:hAnsiTheme="majorHAnsi" w:cstheme="majorHAnsi"/>
        </w:rPr>
      </w:pPr>
      <w:bookmarkStart w:id="68" w:name="_Toc93482343"/>
      <w:r w:rsidRPr="00AE3AFA">
        <w:rPr>
          <w:rFonts w:asciiTheme="majorHAnsi" w:hAnsiTheme="majorHAnsi" w:cstheme="majorHAnsi"/>
        </w:rPr>
        <w:t>ITA Conducto</w:t>
      </w:r>
      <w:r w:rsidR="00032993" w:rsidRPr="00AE3AFA">
        <w:rPr>
          <w:rFonts w:asciiTheme="majorHAnsi" w:hAnsiTheme="majorHAnsi" w:cstheme="majorHAnsi"/>
        </w:rPr>
        <w:t>r menu list</w:t>
      </w:r>
      <w:bookmarkEnd w:id="68"/>
    </w:p>
    <w:p w14:paraId="6D9052C5" w14:textId="77777777" w:rsidR="00856AD2" w:rsidRPr="00AE3AFA" w:rsidRDefault="00032993" w:rsidP="00BA6A81">
      <w:pPr>
        <w:ind w:leftChars="135" w:left="283"/>
        <w:rPr>
          <w:rFonts w:asciiTheme="majorHAnsi" w:hAnsiTheme="majorHAnsi" w:cstheme="majorHAnsi"/>
        </w:rPr>
      </w:pPr>
      <w:r w:rsidRPr="00AE3AFA">
        <w:rPr>
          <w:rFonts w:asciiTheme="majorHAnsi" w:hAnsiTheme="majorHAnsi" w:cstheme="majorHAnsi"/>
        </w:rPr>
        <w:t xml:space="preserve">The </w:t>
      </w:r>
      <w:r w:rsidR="00E01D67" w:rsidRPr="00AE3AFA">
        <w:rPr>
          <w:rFonts w:asciiTheme="majorHAnsi" w:hAnsiTheme="majorHAnsi" w:cstheme="majorHAnsi"/>
        </w:rPr>
        <w:t>ITA</w:t>
      </w:r>
      <w:r w:rsidRPr="00AE3AFA">
        <w:rPr>
          <w:rFonts w:asciiTheme="majorHAnsi" w:hAnsiTheme="majorHAnsi" w:cstheme="majorHAnsi"/>
        </w:rPr>
        <w:t xml:space="preserve"> common</w:t>
      </w:r>
      <w:r w:rsidR="00856AD2" w:rsidRPr="00AE3AFA">
        <w:rPr>
          <w:rFonts w:asciiTheme="majorHAnsi" w:hAnsiTheme="majorHAnsi" w:cstheme="majorHAnsi"/>
        </w:rPr>
        <w:t>/</w:t>
      </w:r>
      <w:r w:rsidR="00220403" w:rsidRPr="00AE3AFA">
        <w:rPr>
          <w:rFonts w:asciiTheme="majorHAnsi" w:hAnsiTheme="majorHAnsi" w:cstheme="majorHAnsi"/>
        </w:rPr>
        <w:t>Conductor</w:t>
      </w:r>
      <w:r w:rsidRPr="00AE3AFA">
        <w:rPr>
          <w:rFonts w:asciiTheme="majorHAnsi" w:hAnsiTheme="majorHAnsi" w:cstheme="majorHAnsi"/>
        </w:rPr>
        <w:t xml:space="preserve"> menu is shown below</w:t>
      </w:r>
    </w:p>
    <w:p w14:paraId="54C4413B" w14:textId="77777777" w:rsidR="006E4C69" w:rsidRPr="00AE3AFA" w:rsidRDefault="006E4C69" w:rsidP="00856AD2">
      <w:pPr>
        <w:ind w:firstLine="680"/>
        <w:rPr>
          <w:rFonts w:asciiTheme="majorHAnsi" w:hAnsiTheme="majorHAnsi" w:cstheme="majorHAnsi"/>
        </w:rPr>
      </w:pPr>
    </w:p>
    <w:p w14:paraId="08076368" w14:textId="77777777" w:rsidR="00856AD2" w:rsidRPr="00AE3AFA" w:rsidRDefault="00032993" w:rsidP="00510199">
      <w:pPr>
        <w:jc w:val="center"/>
        <w:rPr>
          <w:rFonts w:asciiTheme="majorHAnsi" w:hAnsiTheme="majorHAnsi" w:cstheme="majorHAnsi"/>
          <w:b/>
        </w:rPr>
      </w:pPr>
      <w:r w:rsidRPr="00AE3AFA">
        <w:rPr>
          <w:rFonts w:asciiTheme="majorHAnsi" w:hAnsiTheme="majorHAnsi" w:cstheme="majorHAnsi"/>
          <w:b/>
        </w:rPr>
        <w:t>Table</w:t>
      </w:r>
      <w:r w:rsidR="00856AD2" w:rsidRPr="00AE3AFA">
        <w:rPr>
          <w:rFonts w:asciiTheme="majorHAnsi" w:hAnsiTheme="majorHAnsi" w:cstheme="majorHAnsi"/>
          <w:b/>
        </w:rPr>
        <w:t xml:space="preserve"> </w:t>
      </w:r>
      <w:r w:rsidR="006E4C69" w:rsidRPr="00AE3AFA">
        <w:rPr>
          <w:rFonts w:asciiTheme="majorHAnsi" w:hAnsiTheme="majorHAnsi" w:cstheme="majorHAnsi"/>
          <w:b/>
        </w:rPr>
        <w:t>2.1-1</w:t>
      </w:r>
      <w:r w:rsidR="00E01D67" w:rsidRPr="00AE3AFA">
        <w:rPr>
          <w:rFonts w:asciiTheme="majorHAnsi" w:hAnsiTheme="majorHAnsi" w:cstheme="majorHAnsi"/>
          <w:b/>
        </w:rPr>
        <w:t xml:space="preserve"> ITA</w:t>
      </w:r>
      <w:r w:rsidR="001A15BD" w:rsidRPr="00AE3AFA">
        <w:rPr>
          <w:rFonts w:asciiTheme="majorHAnsi" w:hAnsiTheme="majorHAnsi" w:cstheme="majorHAnsi"/>
          <w:b/>
        </w:rPr>
        <w:t xml:space="preserve">　</w:t>
      </w:r>
      <w:r w:rsidR="001A15BD" w:rsidRPr="00AE3AFA">
        <w:rPr>
          <w:rFonts w:asciiTheme="majorHAnsi" w:hAnsiTheme="majorHAnsi" w:cstheme="majorHAnsi"/>
          <w:b/>
        </w:rPr>
        <w:t>Conductor</w:t>
      </w:r>
      <w:r w:rsidRPr="00AE3AFA">
        <w:rPr>
          <w:rFonts w:asciiTheme="majorHAnsi" w:hAnsiTheme="majorHAnsi" w:cstheme="majorHAnsi"/>
          <w:b/>
        </w:rPr>
        <w:t xml:space="preserve"> screen list</w:t>
      </w:r>
    </w:p>
    <w:tbl>
      <w:tblPr>
        <w:tblStyle w:val="aa"/>
        <w:tblW w:w="9923" w:type="dxa"/>
        <w:tblLook w:val="04A0" w:firstRow="1" w:lastRow="0" w:firstColumn="1" w:lastColumn="0" w:noHBand="0" w:noVBand="1"/>
      </w:tblPr>
      <w:tblGrid>
        <w:gridCol w:w="566"/>
        <w:gridCol w:w="1185"/>
        <w:gridCol w:w="2639"/>
        <w:gridCol w:w="5533"/>
      </w:tblGrid>
      <w:tr w:rsidR="00620A33" w:rsidRPr="00AE3AFA" w14:paraId="6B5C38A3" w14:textId="77777777" w:rsidTr="00EB1957">
        <w:trPr>
          <w:trHeight w:val="376"/>
        </w:trPr>
        <w:tc>
          <w:tcPr>
            <w:tcW w:w="566" w:type="dxa"/>
            <w:shd w:val="clear" w:color="auto" w:fill="002B62"/>
            <w:vAlign w:val="center"/>
          </w:tcPr>
          <w:p w14:paraId="1E7D40A2" w14:textId="77777777" w:rsidR="00620A33" w:rsidRPr="00AE3AFA" w:rsidRDefault="00620A33" w:rsidP="00620A33">
            <w:pPr>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No</w:t>
            </w:r>
          </w:p>
        </w:tc>
        <w:tc>
          <w:tcPr>
            <w:tcW w:w="1185" w:type="dxa"/>
            <w:shd w:val="clear" w:color="auto" w:fill="002B62"/>
            <w:vAlign w:val="center"/>
          </w:tcPr>
          <w:p w14:paraId="46255500" w14:textId="77777777" w:rsidR="00620A33" w:rsidRPr="00AE3AFA" w:rsidRDefault="00620A33" w:rsidP="00620A33">
            <w:pPr>
              <w:jc w:val="center"/>
              <w:rPr>
                <w:rFonts w:asciiTheme="majorHAnsi" w:hAnsiTheme="majorHAnsi" w:cstheme="majorHAnsi"/>
                <w:b/>
                <w:color w:val="FFFFFF" w:themeColor="background1"/>
                <w:sz w:val="20"/>
                <w:szCs w:val="20"/>
              </w:rPr>
            </w:pPr>
            <w:r w:rsidRPr="00AE3AFA">
              <w:rPr>
                <w:rFonts w:asciiTheme="majorHAnsi" w:hAnsiTheme="majorHAnsi" w:cstheme="majorHAnsi"/>
                <w:b/>
                <w:color w:val="FFFFFF" w:themeColor="background1"/>
                <w:sz w:val="20"/>
                <w:szCs w:val="20"/>
              </w:rPr>
              <w:t>Menu</w:t>
            </w:r>
          </w:p>
          <w:p w14:paraId="213ACC26" w14:textId="77777777" w:rsidR="00620A33" w:rsidRPr="00AE3AFA" w:rsidRDefault="00620A33" w:rsidP="00620A33">
            <w:pPr>
              <w:jc w:val="center"/>
              <w:rPr>
                <w:rFonts w:asciiTheme="majorHAnsi" w:hAnsiTheme="majorHAnsi" w:cstheme="majorHAnsi"/>
                <w:b/>
                <w:color w:val="FFFFFF" w:themeColor="background1"/>
                <w:sz w:val="20"/>
                <w:szCs w:val="20"/>
              </w:rPr>
            </w:pPr>
            <w:r w:rsidRPr="00AE3AFA">
              <w:rPr>
                <w:rFonts w:asciiTheme="majorHAnsi" w:hAnsiTheme="majorHAnsi" w:cstheme="majorHAnsi"/>
                <w:b/>
                <w:color w:val="FFFFFF" w:themeColor="background1"/>
                <w:sz w:val="20"/>
                <w:szCs w:val="20"/>
              </w:rPr>
              <w:t>Group</w:t>
            </w:r>
          </w:p>
        </w:tc>
        <w:tc>
          <w:tcPr>
            <w:tcW w:w="2639" w:type="dxa"/>
            <w:shd w:val="clear" w:color="auto" w:fill="002B62"/>
            <w:vAlign w:val="center"/>
          </w:tcPr>
          <w:p w14:paraId="67B69DE7" w14:textId="77777777" w:rsidR="00620A33" w:rsidRPr="00AE3AFA" w:rsidRDefault="00620A33" w:rsidP="00620A33">
            <w:pPr>
              <w:jc w:val="center"/>
              <w:rPr>
                <w:rFonts w:asciiTheme="majorHAnsi" w:hAnsiTheme="majorHAnsi" w:cstheme="majorHAnsi"/>
                <w:b/>
                <w:color w:val="FFFFFF" w:themeColor="background1"/>
                <w:sz w:val="20"/>
                <w:szCs w:val="20"/>
              </w:rPr>
            </w:pPr>
            <w:r w:rsidRPr="00AE3AFA">
              <w:rPr>
                <w:rFonts w:asciiTheme="majorHAnsi" w:hAnsiTheme="majorHAnsi" w:cstheme="majorHAnsi"/>
                <w:b/>
                <w:color w:val="FFFFFF" w:themeColor="background1"/>
                <w:sz w:val="20"/>
                <w:szCs w:val="20"/>
              </w:rPr>
              <w:t>Menu / Screen</w:t>
            </w:r>
          </w:p>
        </w:tc>
        <w:tc>
          <w:tcPr>
            <w:tcW w:w="5533" w:type="dxa"/>
            <w:shd w:val="clear" w:color="auto" w:fill="002B62"/>
            <w:vAlign w:val="center"/>
          </w:tcPr>
          <w:p w14:paraId="63D4876C" w14:textId="77777777" w:rsidR="00620A33" w:rsidRPr="00AE3AFA" w:rsidRDefault="00620A33" w:rsidP="00620A33">
            <w:pPr>
              <w:jc w:val="center"/>
              <w:rPr>
                <w:rFonts w:asciiTheme="majorHAnsi" w:hAnsiTheme="majorHAnsi" w:cstheme="majorHAnsi"/>
                <w:b/>
                <w:color w:val="FFFFFF" w:themeColor="background1"/>
                <w:sz w:val="20"/>
                <w:szCs w:val="20"/>
              </w:rPr>
            </w:pPr>
            <w:r w:rsidRPr="00AE3AFA">
              <w:rPr>
                <w:rFonts w:asciiTheme="majorHAnsi" w:hAnsiTheme="majorHAnsi" w:cstheme="majorHAnsi"/>
                <w:b/>
                <w:color w:val="FFFFFF" w:themeColor="background1"/>
                <w:sz w:val="20"/>
                <w:szCs w:val="20"/>
              </w:rPr>
              <w:t>Description</w:t>
            </w:r>
          </w:p>
        </w:tc>
      </w:tr>
      <w:tr w:rsidR="00220403" w:rsidRPr="00AE3AFA" w14:paraId="61CAA957" w14:textId="77777777" w:rsidTr="00EB1957">
        <w:tc>
          <w:tcPr>
            <w:tcW w:w="566" w:type="dxa"/>
            <w:tcBorders>
              <w:bottom w:val="dotted" w:sz="4" w:space="0" w:color="auto"/>
            </w:tcBorders>
            <w:shd w:val="clear" w:color="auto" w:fill="E5EAEF"/>
            <w:vAlign w:val="center"/>
          </w:tcPr>
          <w:p w14:paraId="4BF5AF76" w14:textId="77777777" w:rsidR="00220403" w:rsidRPr="00AE3AFA" w:rsidRDefault="00220403" w:rsidP="00220403">
            <w:pPr>
              <w:jc w:val="center"/>
              <w:rPr>
                <w:rFonts w:asciiTheme="majorHAnsi" w:hAnsiTheme="majorHAnsi" w:cstheme="majorHAnsi"/>
                <w:sz w:val="18"/>
                <w:szCs w:val="18"/>
              </w:rPr>
            </w:pPr>
            <w:r w:rsidRPr="00AE3AFA">
              <w:rPr>
                <w:rFonts w:asciiTheme="majorHAnsi" w:hAnsiTheme="majorHAnsi" w:cstheme="majorHAnsi"/>
                <w:sz w:val="18"/>
                <w:szCs w:val="18"/>
              </w:rPr>
              <w:t>1</w:t>
            </w:r>
          </w:p>
        </w:tc>
        <w:tc>
          <w:tcPr>
            <w:tcW w:w="1185" w:type="dxa"/>
            <w:vMerge w:val="restart"/>
            <w:vAlign w:val="center"/>
          </w:tcPr>
          <w:p w14:paraId="2B593196" w14:textId="77777777" w:rsidR="00220403" w:rsidRPr="00AE3AFA" w:rsidRDefault="00220403" w:rsidP="00220403">
            <w:pPr>
              <w:rPr>
                <w:rFonts w:asciiTheme="majorHAnsi" w:hAnsiTheme="majorHAnsi" w:cstheme="majorHAnsi"/>
                <w:szCs w:val="18"/>
              </w:rPr>
            </w:pPr>
            <w:r w:rsidRPr="00AE3AFA">
              <w:rPr>
                <w:rFonts w:asciiTheme="majorHAnsi" w:hAnsiTheme="majorHAnsi" w:cstheme="majorHAnsi"/>
                <w:szCs w:val="18"/>
              </w:rPr>
              <w:t>Conductor</w:t>
            </w:r>
          </w:p>
        </w:tc>
        <w:tc>
          <w:tcPr>
            <w:tcW w:w="2639" w:type="dxa"/>
            <w:tcBorders>
              <w:bottom w:val="dotted" w:sz="4" w:space="0" w:color="auto"/>
            </w:tcBorders>
          </w:tcPr>
          <w:p w14:paraId="17D01AAA" w14:textId="77777777" w:rsidR="00220403" w:rsidRPr="00AE3AFA" w:rsidRDefault="00220403" w:rsidP="009802E9">
            <w:pPr>
              <w:jc w:val="left"/>
              <w:rPr>
                <w:rFonts w:asciiTheme="majorHAnsi" w:hAnsiTheme="majorHAnsi" w:cstheme="majorHAnsi"/>
              </w:rPr>
            </w:pPr>
            <w:r w:rsidRPr="00AE3AFA">
              <w:rPr>
                <w:rFonts w:asciiTheme="majorHAnsi" w:hAnsiTheme="majorHAnsi" w:cstheme="majorHAnsi"/>
              </w:rPr>
              <w:t>Conductor</w:t>
            </w:r>
            <w:r w:rsidR="009802E9" w:rsidRPr="00AE3AFA">
              <w:rPr>
                <w:rFonts w:asciiTheme="majorHAnsi" w:hAnsiTheme="majorHAnsi" w:cstheme="majorHAnsi"/>
              </w:rPr>
              <w:t xml:space="preserve"> interface information</w:t>
            </w:r>
          </w:p>
        </w:tc>
        <w:tc>
          <w:tcPr>
            <w:tcW w:w="5533" w:type="dxa"/>
            <w:tcBorders>
              <w:bottom w:val="dotted" w:sz="4" w:space="0" w:color="auto"/>
            </w:tcBorders>
          </w:tcPr>
          <w:p w14:paraId="259BB710" w14:textId="77777777" w:rsidR="00220403" w:rsidRPr="00AE3AFA" w:rsidRDefault="009802E9" w:rsidP="009802E9">
            <w:pPr>
              <w:jc w:val="left"/>
              <w:rPr>
                <w:rFonts w:asciiTheme="majorHAnsi" w:hAnsiTheme="majorHAnsi" w:cstheme="majorHAnsi"/>
                <w:szCs w:val="18"/>
              </w:rPr>
            </w:pPr>
            <w:r w:rsidRPr="00AE3AFA">
              <w:rPr>
                <w:rFonts w:asciiTheme="majorHAnsi" w:hAnsiTheme="majorHAnsi" w:cstheme="majorHAnsi"/>
                <w:szCs w:val="18"/>
              </w:rPr>
              <w:t xml:space="preserve">Maintain (View/Register/Update/Discard) settings such as shared directory path of Movement when executing  </w:t>
            </w:r>
            <w:r w:rsidR="00220403" w:rsidRPr="00AE3AFA">
              <w:rPr>
                <w:rFonts w:asciiTheme="majorHAnsi" w:hAnsiTheme="majorHAnsi" w:cstheme="majorHAnsi"/>
                <w:szCs w:val="18"/>
              </w:rPr>
              <w:t>Conductor</w:t>
            </w:r>
            <w:r w:rsidRPr="00AE3AFA">
              <w:rPr>
                <w:rFonts w:asciiTheme="majorHAnsi" w:hAnsiTheme="majorHAnsi" w:cstheme="majorHAnsi"/>
                <w:szCs w:val="18"/>
              </w:rPr>
              <w:t xml:space="preserve"> </w:t>
            </w:r>
          </w:p>
        </w:tc>
      </w:tr>
      <w:tr w:rsidR="00220403" w:rsidRPr="00AE3AFA" w14:paraId="6D508EDF" w14:textId="77777777" w:rsidTr="00EB1957">
        <w:tc>
          <w:tcPr>
            <w:tcW w:w="566" w:type="dxa"/>
            <w:tcBorders>
              <w:top w:val="dotted" w:sz="4" w:space="0" w:color="auto"/>
              <w:bottom w:val="dotted" w:sz="4" w:space="0" w:color="auto"/>
            </w:tcBorders>
            <w:shd w:val="clear" w:color="auto" w:fill="E5EAEF"/>
            <w:vAlign w:val="center"/>
          </w:tcPr>
          <w:p w14:paraId="36CF6837" w14:textId="77777777" w:rsidR="00220403" w:rsidRPr="00AE3AFA" w:rsidRDefault="00220403" w:rsidP="00220403">
            <w:pPr>
              <w:jc w:val="center"/>
              <w:rPr>
                <w:rFonts w:asciiTheme="majorHAnsi" w:hAnsiTheme="majorHAnsi" w:cstheme="majorHAnsi"/>
                <w:sz w:val="18"/>
                <w:szCs w:val="18"/>
              </w:rPr>
            </w:pPr>
            <w:r w:rsidRPr="00AE3AFA">
              <w:rPr>
                <w:rFonts w:asciiTheme="majorHAnsi" w:hAnsiTheme="majorHAnsi" w:cstheme="majorHAnsi"/>
                <w:sz w:val="18"/>
                <w:szCs w:val="18"/>
              </w:rPr>
              <w:t>2</w:t>
            </w:r>
          </w:p>
        </w:tc>
        <w:tc>
          <w:tcPr>
            <w:tcW w:w="1185" w:type="dxa"/>
            <w:vMerge/>
            <w:vAlign w:val="center"/>
          </w:tcPr>
          <w:p w14:paraId="4DDDD840" w14:textId="77777777" w:rsidR="00220403" w:rsidRPr="00AE3AFA" w:rsidRDefault="00220403" w:rsidP="00220403">
            <w:pPr>
              <w:rPr>
                <w:rFonts w:asciiTheme="majorHAnsi" w:hAnsiTheme="majorHAnsi" w:cstheme="majorHAnsi"/>
                <w:szCs w:val="18"/>
              </w:rPr>
            </w:pPr>
          </w:p>
        </w:tc>
        <w:tc>
          <w:tcPr>
            <w:tcW w:w="2639" w:type="dxa"/>
            <w:tcBorders>
              <w:top w:val="dotted" w:sz="4" w:space="0" w:color="auto"/>
              <w:bottom w:val="dotted" w:sz="4" w:space="0" w:color="auto"/>
            </w:tcBorders>
          </w:tcPr>
          <w:p w14:paraId="52BDFA06" w14:textId="77777777" w:rsidR="00220403" w:rsidRPr="00AE3AFA" w:rsidRDefault="00220403" w:rsidP="009802E9">
            <w:pPr>
              <w:jc w:val="left"/>
              <w:rPr>
                <w:rFonts w:asciiTheme="majorHAnsi" w:hAnsiTheme="majorHAnsi" w:cstheme="majorHAnsi"/>
              </w:rPr>
            </w:pPr>
            <w:r w:rsidRPr="00AE3AFA">
              <w:rPr>
                <w:rFonts w:asciiTheme="majorHAnsi" w:hAnsiTheme="majorHAnsi" w:cstheme="majorHAnsi"/>
              </w:rPr>
              <w:t>Conductor</w:t>
            </w:r>
            <w:r w:rsidR="009802E9" w:rsidRPr="00AE3AFA">
              <w:rPr>
                <w:rFonts w:asciiTheme="majorHAnsi" w:hAnsiTheme="majorHAnsi" w:cstheme="majorHAnsi"/>
              </w:rPr>
              <w:t xml:space="preserve"> class list</w:t>
            </w:r>
          </w:p>
        </w:tc>
        <w:tc>
          <w:tcPr>
            <w:tcW w:w="5533" w:type="dxa"/>
            <w:tcBorders>
              <w:top w:val="dotted" w:sz="4" w:space="0" w:color="auto"/>
              <w:bottom w:val="dotted" w:sz="4" w:space="0" w:color="auto"/>
            </w:tcBorders>
          </w:tcPr>
          <w:p w14:paraId="5D2D8BCC" w14:textId="77777777" w:rsidR="009802E9" w:rsidRPr="00AE3AFA" w:rsidRDefault="009802E9" w:rsidP="009802E9">
            <w:pPr>
              <w:jc w:val="left"/>
              <w:rPr>
                <w:rFonts w:asciiTheme="majorHAnsi" w:hAnsiTheme="majorHAnsi" w:cstheme="majorHAnsi"/>
                <w:szCs w:val="18"/>
              </w:rPr>
            </w:pPr>
            <w:r w:rsidRPr="00AE3AFA">
              <w:rPr>
                <w:rFonts w:asciiTheme="majorHAnsi" w:hAnsiTheme="majorHAnsi" w:cstheme="majorHAnsi"/>
                <w:szCs w:val="18"/>
              </w:rPr>
              <w:t xml:space="preserve">Maintain (View/Discard) </w:t>
            </w:r>
            <w:r w:rsidR="00B96467" w:rsidRPr="00AE3AFA">
              <w:rPr>
                <w:rFonts w:asciiTheme="majorHAnsi" w:hAnsiTheme="majorHAnsi" w:cstheme="majorHAnsi"/>
                <w:szCs w:val="18"/>
              </w:rPr>
              <w:t>Conductor</w:t>
            </w:r>
            <w:r w:rsidRPr="00AE3AFA">
              <w:rPr>
                <w:rFonts w:asciiTheme="majorHAnsi" w:hAnsiTheme="majorHAnsi" w:cstheme="majorHAnsi"/>
                <w:szCs w:val="18"/>
              </w:rPr>
              <w:t xml:space="preserve"> class.</w:t>
            </w:r>
          </w:p>
          <w:p w14:paraId="37590639" w14:textId="77777777" w:rsidR="00220403" w:rsidRPr="00AE3AFA" w:rsidRDefault="009802E9" w:rsidP="009802E9">
            <w:pPr>
              <w:jc w:val="left"/>
              <w:rPr>
                <w:rFonts w:asciiTheme="majorHAnsi" w:hAnsiTheme="majorHAnsi" w:cstheme="majorHAnsi"/>
                <w:szCs w:val="18"/>
              </w:rPr>
            </w:pPr>
            <w:r w:rsidRPr="00AE3AFA">
              <w:rPr>
                <w:rFonts w:asciiTheme="majorHAnsi" w:hAnsiTheme="majorHAnsi" w:cstheme="majorHAnsi"/>
                <w:szCs w:val="18"/>
              </w:rPr>
              <w:t>Click “Details” to move to Conductor class edit menu.</w:t>
            </w:r>
          </w:p>
        </w:tc>
      </w:tr>
      <w:tr w:rsidR="00220403" w:rsidRPr="00AE3AFA" w14:paraId="0B73F268" w14:textId="77777777" w:rsidTr="00EB1957">
        <w:tc>
          <w:tcPr>
            <w:tcW w:w="566" w:type="dxa"/>
            <w:tcBorders>
              <w:top w:val="dotted" w:sz="4" w:space="0" w:color="auto"/>
              <w:bottom w:val="dotted" w:sz="4" w:space="0" w:color="auto"/>
            </w:tcBorders>
            <w:shd w:val="clear" w:color="auto" w:fill="E5EAEF"/>
            <w:vAlign w:val="center"/>
          </w:tcPr>
          <w:p w14:paraId="4685FCDE" w14:textId="77777777" w:rsidR="00220403" w:rsidRPr="00AE3AFA" w:rsidRDefault="00220403" w:rsidP="00220403">
            <w:pPr>
              <w:jc w:val="center"/>
              <w:rPr>
                <w:rFonts w:asciiTheme="majorHAnsi" w:hAnsiTheme="majorHAnsi" w:cstheme="majorHAnsi"/>
                <w:sz w:val="18"/>
                <w:szCs w:val="18"/>
              </w:rPr>
            </w:pPr>
            <w:r w:rsidRPr="00AE3AFA">
              <w:rPr>
                <w:rFonts w:asciiTheme="majorHAnsi" w:hAnsiTheme="majorHAnsi" w:cstheme="majorHAnsi"/>
                <w:sz w:val="18"/>
                <w:szCs w:val="18"/>
              </w:rPr>
              <w:t>3</w:t>
            </w:r>
          </w:p>
        </w:tc>
        <w:tc>
          <w:tcPr>
            <w:tcW w:w="1185" w:type="dxa"/>
            <w:vMerge/>
            <w:vAlign w:val="center"/>
          </w:tcPr>
          <w:p w14:paraId="1D42B43B" w14:textId="77777777" w:rsidR="00220403" w:rsidRPr="00AE3AFA" w:rsidRDefault="00220403" w:rsidP="00220403">
            <w:pPr>
              <w:rPr>
                <w:rFonts w:asciiTheme="majorHAnsi" w:hAnsiTheme="majorHAnsi" w:cstheme="majorHAnsi"/>
                <w:szCs w:val="18"/>
              </w:rPr>
            </w:pPr>
          </w:p>
        </w:tc>
        <w:tc>
          <w:tcPr>
            <w:tcW w:w="2639" w:type="dxa"/>
            <w:tcBorders>
              <w:top w:val="dotted" w:sz="4" w:space="0" w:color="auto"/>
              <w:bottom w:val="dotted" w:sz="4" w:space="0" w:color="auto"/>
            </w:tcBorders>
          </w:tcPr>
          <w:p w14:paraId="2308FE46" w14:textId="77777777" w:rsidR="009802E9" w:rsidRPr="00AE3AFA" w:rsidRDefault="00220403" w:rsidP="009802E9">
            <w:pPr>
              <w:jc w:val="left"/>
              <w:rPr>
                <w:rFonts w:asciiTheme="majorHAnsi" w:hAnsiTheme="majorHAnsi" w:cstheme="majorHAnsi"/>
              </w:rPr>
            </w:pPr>
            <w:r w:rsidRPr="00AE3AFA">
              <w:rPr>
                <w:rFonts w:asciiTheme="majorHAnsi" w:hAnsiTheme="majorHAnsi" w:cstheme="majorHAnsi"/>
              </w:rPr>
              <w:t>Conductor</w:t>
            </w:r>
            <w:r w:rsidR="009802E9" w:rsidRPr="00AE3AFA">
              <w:rPr>
                <w:rFonts w:asciiTheme="majorHAnsi" w:hAnsiTheme="majorHAnsi" w:cstheme="majorHAnsi"/>
              </w:rPr>
              <w:t xml:space="preserve"> class edit</w:t>
            </w:r>
          </w:p>
        </w:tc>
        <w:tc>
          <w:tcPr>
            <w:tcW w:w="5533" w:type="dxa"/>
            <w:tcBorders>
              <w:top w:val="dotted" w:sz="4" w:space="0" w:color="auto"/>
              <w:bottom w:val="dotted" w:sz="4" w:space="0" w:color="auto"/>
            </w:tcBorders>
          </w:tcPr>
          <w:p w14:paraId="2B0F77CE" w14:textId="77777777" w:rsidR="00220403" w:rsidRPr="00AE3AFA" w:rsidRDefault="009802E9" w:rsidP="009802E9">
            <w:pPr>
              <w:jc w:val="left"/>
              <w:rPr>
                <w:rFonts w:asciiTheme="majorHAnsi" w:hAnsiTheme="majorHAnsi" w:cstheme="majorHAnsi"/>
                <w:szCs w:val="18"/>
              </w:rPr>
            </w:pPr>
            <w:r w:rsidRPr="00AE3AFA">
              <w:rPr>
                <w:rFonts w:asciiTheme="majorHAnsi" w:hAnsiTheme="majorHAnsi" w:cstheme="majorHAnsi"/>
                <w:szCs w:val="18"/>
              </w:rPr>
              <w:t xml:space="preserve">Edit </w:t>
            </w:r>
            <w:r w:rsidR="00220403" w:rsidRPr="00AE3AFA">
              <w:rPr>
                <w:rFonts w:asciiTheme="majorHAnsi" w:hAnsiTheme="majorHAnsi" w:cstheme="majorHAnsi"/>
                <w:szCs w:val="18"/>
              </w:rPr>
              <w:t>Conductor</w:t>
            </w:r>
            <w:r w:rsidRPr="00AE3AFA">
              <w:rPr>
                <w:rFonts w:asciiTheme="majorHAnsi" w:hAnsiTheme="majorHAnsi" w:cstheme="majorHAnsi"/>
                <w:szCs w:val="18"/>
              </w:rPr>
              <w:t xml:space="preserve"> class</w:t>
            </w:r>
          </w:p>
        </w:tc>
      </w:tr>
      <w:tr w:rsidR="00220403" w:rsidRPr="00AE3AFA" w14:paraId="5C7326C1" w14:textId="77777777" w:rsidTr="00EB1957">
        <w:tc>
          <w:tcPr>
            <w:tcW w:w="566" w:type="dxa"/>
            <w:tcBorders>
              <w:top w:val="dotted" w:sz="4" w:space="0" w:color="auto"/>
              <w:bottom w:val="dotted" w:sz="4" w:space="0" w:color="auto"/>
            </w:tcBorders>
            <w:shd w:val="clear" w:color="auto" w:fill="E5EAEF"/>
            <w:vAlign w:val="center"/>
          </w:tcPr>
          <w:p w14:paraId="7A2727B7" w14:textId="77777777" w:rsidR="00220403" w:rsidRPr="00AE3AFA" w:rsidRDefault="00220403" w:rsidP="00220403">
            <w:pPr>
              <w:jc w:val="center"/>
              <w:rPr>
                <w:rFonts w:asciiTheme="majorHAnsi" w:hAnsiTheme="majorHAnsi" w:cstheme="majorHAnsi"/>
                <w:sz w:val="18"/>
                <w:szCs w:val="18"/>
              </w:rPr>
            </w:pPr>
            <w:r w:rsidRPr="00AE3AFA">
              <w:rPr>
                <w:rFonts w:asciiTheme="majorHAnsi" w:hAnsiTheme="majorHAnsi" w:cstheme="majorHAnsi"/>
                <w:sz w:val="18"/>
                <w:szCs w:val="18"/>
              </w:rPr>
              <w:t>4</w:t>
            </w:r>
          </w:p>
        </w:tc>
        <w:tc>
          <w:tcPr>
            <w:tcW w:w="1185" w:type="dxa"/>
            <w:vMerge/>
            <w:vAlign w:val="center"/>
          </w:tcPr>
          <w:p w14:paraId="4B2B9090" w14:textId="77777777" w:rsidR="00220403" w:rsidRPr="00AE3AFA" w:rsidRDefault="00220403" w:rsidP="00220403">
            <w:pPr>
              <w:rPr>
                <w:rFonts w:asciiTheme="majorHAnsi" w:hAnsiTheme="majorHAnsi" w:cstheme="majorHAnsi"/>
                <w:szCs w:val="18"/>
              </w:rPr>
            </w:pPr>
          </w:p>
        </w:tc>
        <w:tc>
          <w:tcPr>
            <w:tcW w:w="2639" w:type="dxa"/>
            <w:tcBorders>
              <w:top w:val="dotted" w:sz="4" w:space="0" w:color="auto"/>
              <w:bottom w:val="dotted" w:sz="4" w:space="0" w:color="auto"/>
            </w:tcBorders>
          </w:tcPr>
          <w:p w14:paraId="6155D288" w14:textId="77777777" w:rsidR="00220403" w:rsidRPr="00AE3AFA" w:rsidRDefault="00220403" w:rsidP="009802E9">
            <w:pPr>
              <w:jc w:val="left"/>
              <w:rPr>
                <w:rFonts w:asciiTheme="majorHAnsi" w:hAnsiTheme="majorHAnsi" w:cstheme="majorHAnsi"/>
              </w:rPr>
            </w:pPr>
            <w:r w:rsidRPr="00AE3AFA">
              <w:rPr>
                <w:rFonts w:asciiTheme="majorHAnsi" w:hAnsiTheme="majorHAnsi" w:cstheme="majorHAnsi"/>
              </w:rPr>
              <w:t>Conductor</w:t>
            </w:r>
            <w:r w:rsidR="009802E9" w:rsidRPr="00AE3AFA">
              <w:rPr>
                <w:rFonts w:asciiTheme="majorHAnsi" w:hAnsiTheme="majorHAnsi" w:cstheme="majorHAnsi"/>
              </w:rPr>
              <w:t xml:space="preserve"> execution</w:t>
            </w:r>
          </w:p>
        </w:tc>
        <w:tc>
          <w:tcPr>
            <w:tcW w:w="5533" w:type="dxa"/>
            <w:tcBorders>
              <w:top w:val="dotted" w:sz="4" w:space="0" w:color="auto"/>
              <w:bottom w:val="dotted" w:sz="4" w:space="0" w:color="auto"/>
            </w:tcBorders>
          </w:tcPr>
          <w:p w14:paraId="347A8CAA" w14:textId="77777777" w:rsidR="00220403" w:rsidRPr="00AE3AFA" w:rsidRDefault="009802E9" w:rsidP="009802E9">
            <w:pPr>
              <w:jc w:val="left"/>
              <w:rPr>
                <w:rFonts w:asciiTheme="majorHAnsi" w:hAnsiTheme="majorHAnsi" w:cstheme="majorHAnsi"/>
                <w:szCs w:val="18"/>
              </w:rPr>
            </w:pPr>
            <w:r w:rsidRPr="00AE3AFA">
              <w:rPr>
                <w:rFonts w:asciiTheme="majorHAnsi" w:hAnsiTheme="majorHAnsi" w:cstheme="majorHAnsi"/>
                <w:szCs w:val="18"/>
              </w:rPr>
              <w:t xml:space="preserve">Execute </w:t>
            </w:r>
            <w:r w:rsidR="00220403" w:rsidRPr="00AE3AFA">
              <w:rPr>
                <w:rFonts w:asciiTheme="majorHAnsi" w:hAnsiTheme="majorHAnsi" w:cstheme="majorHAnsi"/>
                <w:szCs w:val="18"/>
              </w:rPr>
              <w:t>Conductor</w:t>
            </w:r>
            <w:r w:rsidRPr="00AE3AFA">
              <w:rPr>
                <w:rFonts w:asciiTheme="majorHAnsi" w:hAnsiTheme="majorHAnsi" w:cstheme="majorHAnsi"/>
                <w:szCs w:val="18"/>
              </w:rPr>
              <w:t xml:space="preserve"> operation</w:t>
            </w:r>
          </w:p>
        </w:tc>
      </w:tr>
      <w:tr w:rsidR="00220403" w:rsidRPr="00AE3AFA" w14:paraId="5ECE8AB0" w14:textId="77777777" w:rsidTr="00EB1957">
        <w:tc>
          <w:tcPr>
            <w:tcW w:w="566" w:type="dxa"/>
            <w:tcBorders>
              <w:top w:val="dotted" w:sz="4" w:space="0" w:color="auto"/>
              <w:bottom w:val="dotted" w:sz="4" w:space="0" w:color="auto"/>
            </w:tcBorders>
            <w:shd w:val="clear" w:color="auto" w:fill="E5EAEF"/>
            <w:vAlign w:val="center"/>
          </w:tcPr>
          <w:p w14:paraId="48A2A184" w14:textId="77777777" w:rsidR="00220403" w:rsidRPr="00AE3AFA" w:rsidRDefault="00220403" w:rsidP="00220403">
            <w:pPr>
              <w:jc w:val="center"/>
              <w:rPr>
                <w:rFonts w:asciiTheme="majorHAnsi" w:hAnsiTheme="majorHAnsi" w:cstheme="majorHAnsi"/>
                <w:sz w:val="18"/>
                <w:szCs w:val="18"/>
              </w:rPr>
            </w:pPr>
            <w:r w:rsidRPr="00AE3AFA">
              <w:rPr>
                <w:rFonts w:asciiTheme="majorHAnsi" w:hAnsiTheme="majorHAnsi" w:cstheme="majorHAnsi"/>
                <w:sz w:val="18"/>
                <w:szCs w:val="18"/>
              </w:rPr>
              <w:t>5</w:t>
            </w:r>
          </w:p>
        </w:tc>
        <w:tc>
          <w:tcPr>
            <w:tcW w:w="1185" w:type="dxa"/>
            <w:vMerge/>
            <w:vAlign w:val="center"/>
          </w:tcPr>
          <w:p w14:paraId="221B11E8" w14:textId="77777777" w:rsidR="00220403" w:rsidRPr="00AE3AFA" w:rsidRDefault="00220403" w:rsidP="00220403">
            <w:pPr>
              <w:rPr>
                <w:rFonts w:asciiTheme="majorHAnsi" w:hAnsiTheme="majorHAnsi" w:cstheme="majorHAnsi"/>
                <w:szCs w:val="18"/>
              </w:rPr>
            </w:pPr>
          </w:p>
        </w:tc>
        <w:tc>
          <w:tcPr>
            <w:tcW w:w="2639" w:type="dxa"/>
            <w:tcBorders>
              <w:top w:val="dotted" w:sz="4" w:space="0" w:color="auto"/>
              <w:bottom w:val="dotted" w:sz="4" w:space="0" w:color="auto"/>
            </w:tcBorders>
          </w:tcPr>
          <w:p w14:paraId="038AB9AA" w14:textId="77777777" w:rsidR="00220403" w:rsidRPr="00AE3AFA" w:rsidRDefault="00220403" w:rsidP="009802E9">
            <w:pPr>
              <w:jc w:val="left"/>
              <w:rPr>
                <w:rFonts w:asciiTheme="majorHAnsi" w:hAnsiTheme="majorHAnsi" w:cstheme="majorHAnsi"/>
              </w:rPr>
            </w:pPr>
            <w:r w:rsidRPr="00AE3AFA">
              <w:rPr>
                <w:rFonts w:asciiTheme="majorHAnsi" w:hAnsiTheme="majorHAnsi" w:cstheme="majorHAnsi"/>
              </w:rPr>
              <w:t>Conductor</w:t>
            </w:r>
            <w:r w:rsidR="009802E9" w:rsidRPr="00AE3AFA">
              <w:rPr>
                <w:rFonts w:asciiTheme="majorHAnsi" w:hAnsiTheme="majorHAnsi" w:cstheme="majorHAnsi"/>
              </w:rPr>
              <w:t xml:space="preserve"> confirmation</w:t>
            </w:r>
          </w:p>
        </w:tc>
        <w:tc>
          <w:tcPr>
            <w:tcW w:w="5533" w:type="dxa"/>
            <w:tcBorders>
              <w:top w:val="dotted" w:sz="4" w:space="0" w:color="auto"/>
              <w:bottom w:val="dotted" w:sz="4" w:space="0" w:color="auto"/>
            </w:tcBorders>
          </w:tcPr>
          <w:p w14:paraId="7C017410" w14:textId="77777777" w:rsidR="00220403" w:rsidRPr="00AE3AFA" w:rsidRDefault="009802E9" w:rsidP="009802E9">
            <w:pPr>
              <w:jc w:val="left"/>
              <w:rPr>
                <w:rFonts w:asciiTheme="majorHAnsi" w:hAnsiTheme="majorHAnsi" w:cstheme="majorHAnsi"/>
              </w:rPr>
            </w:pPr>
            <w:r w:rsidRPr="00AE3AFA">
              <w:rPr>
                <w:rFonts w:asciiTheme="majorHAnsi" w:hAnsiTheme="majorHAnsi" w:cstheme="majorHAnsi"/>
              </w:rPr>
              <w:t xml:space="preserve">Check the result of </w:t>
            </w:r>
            <w:r w:rsidR="00220403" w:rsidRPr="00AE3AFA">
              <w:rPr>
                <w:rFonts w:asciiTheme="majorHAnsi" w:hAnsiTheme="majorHAnsi" w:cstheme="majorHAnsi"/>
              </w:rPr>
              <w:t>Conductor</w:t>
            </w:r>
            <w:r w:rsidRPr="00AE3AFA">
              <w:rPr>
                <w:rFonts w:asciiTheme="majorHAnsi" w:hAnsiTheme="majorHAnsi" w:cstheme="majorHAnsi"/>
              </w:rPr>
              <w:t xml:space="preserve"> operation execution</w:t>
            </w:r>
          </w:p>
        </w:tc>
      </w:tr>
      <w:tr w:rsidR="00220403" w:rsidRPr="00AE3AFA" w14:paraId="75F08419" w14:textId="77777777" w:rsidTr="00EB1957">
        <w:tc>
          <w:tcPr>
            <w:tcW w:w="566" w:type="dxa"/>
            <w:tcBorders>
              <w:top w:val="dotted" w:sz="4" w:space="0" w:color="auto"/>
              <w:bottom w:val="dotted" w:sz="4" w:space="0" w:color="auto"/>
            </w:tcBorders>
            <w:shd w:val="clear" w:color="auto" w:fill="E5EAEF"/>
            <w:vAlign w:val="center"/>
          </w:tcPr>
          <w:p w14:paraId="34AB6BF6" w14:textId="77777777" w:rsidR="00220403" w:rsidRPr="00AE3AFA" w:rsidRDefault="00220403" w:rsidP="00220403">
            <w:pPr>
              <w:jc w:val="center"/>
              <w:rPr>
                <w:rFonts w:asciiTheme="majorHAnsi" w:hAnsiTheme="majorHAnsi" w:cstheme="majorHAnsi"/>
                <w:sz w:val="18"/>
                <w:szCs w:val="18"/>
              </w:rPr>
            </w:pPr>
            <w:r w:rsidRPr="00AE3AFA">
              <w:rPr>
                <w:rFonts w:asciiTheme="majorHAnsi" w:hAnsiTheme="majorHAnsi" w:cstheme="majorHAnsi"/>
                <w:sz w:val="18"/>
                <w:szCs w:val="18"/>
              </w:rPr>
              <w:t>6</w:t>
            </w:r>
          </w:p>
        </w:tc>
        <w:tc>
          <w:tcPr>
            <w:tcW w:w="1185" w:type="dxa"/>
            <w:vMerge/>
            <w:vAlign w:val="center"/>
          </w:tcPr>
          <w:p w14:paraId="2F599708" w14:textId="77777777" w:rsidR="00220403" w:rsidRPr="00AE3AFA" w:rsidRDefault="00220403" w:rsidP="00220403">
            <w:pPr>
              <w:rPr>
                <w:rFonts w:asciiTheme="majorHAnsi" w:hAnsiTheme="majorHAnsi" w:cstheme="majorHAnsi"/>
                <w:szCs w:val="18"/>
              </w:rPr>
            </w:pPr>
          </w:p>
        </w:tc>
        <w:tc>
          <w:tcPr>
            <w:tcW w:w="2639" w:type="dxa"/>
            <w:tcBorders>
              <w:top w:val="dotted" w:sz="4" w:space="0" w:color="auto"/>
              <w:bottom w:val="dotted" w:sz="4" w:space="0" w:color="auto"/>
            </w:tcBorders>
          </w:tcPr>
          <w:p w14:paraId="1B03DF81" w14:textId="77777777" w:rsidR="00220403" w:rsidRPr="00AE3AFA" w:rsidRDefault="00220403" w:rsidP="009802E9">
            <w:pPr>
              <w:jc w:val="left"/>
              <w:rPr>
                <w:rFonts w:asciiTheme="majorHAnsi" w:hAnsiTheme="majorHAnsi" w:cstheme="majorHAnsi"/>
              </w:rPr>
            </w:pPr>
            <w:r w:rsidRPr="00AE3AFA">
              <w:rPr>
                <w:rFonts w:asciiTheme="majorHAnsi" w:hAnsiTheme="majorHAnsi" w:cstheme="majorHAnsi"/>
              </w:rPr>
              <w:t>Conductor</w:t>
            </w:r>
            <w:r w:rsidR="009802E9" w:rsidRPr="00AE3AFA">
              <w:rPr>
                <w:rFonts w:asciiTheme="majorHAnsi" w:hAnsiTheme="majorHAnsi" w:cstheme="majorHAnsi"/>
              </w:rPr>
              <w:t xml:space="preserve"> list</w:t>
            </w:r>
          </w:p>
        </w:tc>
        <w:tc>
          <w:tcPr>
            <w:tcW w:w="5533" w:type="dxa"/>
            <w:tcBorders>
              <w:top w:val="dotted" w:sz="4" w:space="0" w:color="auto"/>
              <w:bottom w:val="dotted" w:sz="4" w:space="0" w:color="auto"/>
            </w:tcBorders>
          </w:tcPr>
          <w:p w14:paraId="7EA22A48" w14:textId="77777777" w:rsidR="00D72575" w:rsidRPr="00AE3AFA" w:rsidRDefault="009802E9" w:rsidP="009802E9">
            <w:pPr>
              <w:jc w:val="left"/>
              <w:rPr>
                <w:rFonts w:asciiTheme="majorHAnsi" w:hAnsiTheme="majorHAnsi" w:cstheme="majorHAnsi"/>
              </w:rPr>
            </w:pPr>
            <w:r w:rsidRPr="00AE3AFA">
              <w:rPr>
                <w:rFonts w:asciiTheme="majorHAnsi" w:hAnsiTheme="majorHAnsi" w:cstheme="majorHAnsi"/>
              </w:rPr>
              <w:t xml:space="preserve">View the list </w:t>
            </w:r>
            <w:r w:rsidR="00220403" w:rsidRPr="00AE3AFA">
              <w:rPr>
                <w:rFonts w:asciiTheme="majorHAnsi" w:hAnsiTheme="majorHAnsi" w:cstheme="majorHAnsi"/>
              </w:rPr>
              <w:t>Conductor</w:t>
            </w:r>
            <w:r w:rsidRPr="00AE3AFA">
              <w:rPr>
                <w:rFonts w:asciiTheme="majorHAnsi" w:hAnsiTheme="majorHAnsi" w:cstheme="majorHAnsi"/>
              </w:rPr>
              <w:t xml:space="preserve"> </w:t>
            </w:r>
            <w:r w:rsidR="00D72575" w:rsidRPr="00AE3AFA">
              <w:rPr>
                <w:rFonts w:asciiTheme="majorHAnsi" w:hAnsiTheme="majorHAnsi" w:cstheme="majorHAnsi"/>
              </w:rPr>
              <w:t>(</w:t>
            </w:r>
            <w:r w:rsidRPr="00AE3AFA">
              <w:rPr>
                <w:rFonts w:asciiTheme="majorHAnsi" w:hAnsiTheme="majorHAnsi" w:cstheme="majorHAnsi"/>
              </w:rPr>
              <w:t>execution history</w:t>
            </w:r>
            <w:r w:rsidR="00D72575" w:rsidRPr="00AE3AFA">
              <w:rPr>
                <w:rFonts w:asciiTheme="majorHAnsi" w:hAnsiTheme="majorHAnsi" w:cstheme="majorHAnsi"/>
              </w:rPr>
              <w:t>)</w:t>
            </w:r>
            <w:r w:rsidRPr="00AE3AFA">
              <w:rPr>
                <w:rFonts w:asciiTheme="majorHAnsi" w:hAnsiTheme="majorHAnsi" w:cstheme="majorHAnsi"/>
              </w:rPr>
              <w:t xml:space="preserve"> </w:t>
            </w:r>
          </w:p>
          <w:p w14:paraId="2E3D04DE" w14:textId="77777777" w:rsidR="00220403" w:rsidRPr="00AE3AFA" w:rsidRDefault="009802E9" w:rsidP="009802E9">
            <w:pPr>
              <w:jc w:val="left"/>
              <w:rPr>
                <w:rFonts w:asciiTheme="majorHAnsi" w:hAnsiTheme="majorHAnsi" w:cstheme="majorHAnsi"/>
              </w:rPr>
            </w:pPr>
            <w:r w:rsidRPr="00AE3AFA">
              <w:rPr>
                <w:rFonts w:asciiTheme="majorHAnsi" w:hAnsiTheme="majorHAnsi" w:cstheme="majorHAnsi"/>
              </w:rPr>
              <w:t>Click “Details” to move to Conductor confirmation</w:t>
            </w:r>
          </w:p>
        </w:tc>
      </w:tr>
      <w:tr w:rsidR="00220403" w:rsidRPr="00AE3AFA" w14:paraId="4083D119" w14:textId="77777777" w:rsidTr="00EB1957">
        <w:tc>
          <w:tcPr>
            <w:tcW w:w="566" w:type="dxa"/>
            <w:tcBorders>
              <w:top w:val="dotted" w:sz="4" w:space="0" w:color="auto"/>
              <w:bottom w:val="dotted" w:sz="4" w:space="0" w:color="auto"/>
            </w:tcBorders>
            <w:shd w:val="clear" w:color="auto" w:fill="E5EAEF"/>
            <w:vAlign w:val="center"/>
          </w:tcPr>
          <w:p w14:paraId="2708AFEA" w14:textId="77777777" w:rsidR="00220403" w:rsidRPr="00AE3AFA" w:rsidRDefault="00220403" w:rsidP="00220403">
            <w:pPr>
              <w:jc w:val="center"/>
              <w:rPr>
                <w:rFonts w:asciiTheme="majorHAnsi" w:hAnsiTheme="majorHAnsi" w:cstheme="majorHAnsi"/>
                <w:sz w:val="18"/>
                <w:szCs w:val="18"/>
              </w:rPr>
            </w:pPr>
            <w:r w:rsidRPr="00AE3AFA">
              <w:rPr>
                <w:rFonts w:asciiTheme="majorHAnsi" w:hAnsiTheme="majorHAnsi" w:cstheme="majorHAnsi"/>
                <w:sz w:val="18"/>
                <w:szCs w:val="18"/>
              </w:rPr>
              <w:t>7</w:t>
            </w:r>
          </w:p>
        </w:tc>
        <w:tc>
          <w:tcPr>
            <w:tcW w:w="1185" w:type="dxa"/>
            <w:vMerge/>
            <w:vAlign w:val="center"/>
          </w:tcPr>
          <w:p w14:paraId="13516F2A" w14:textId="77777777" w:rsidR="00220403" w:rsidRPr="00AE3AFA" w:rsidRDefault="00220403" w:rsidP="00220403">
            <w:pPr>
              <w:rPr>
                <w:rFonts w:asciiTheme="majorHAnsi" w:hAnsiTheme="majorHAnsi" w:cstheme="majorHAnsi"/>
                <w:szCs w:val="18"/>
              </w:rPr>
            </w:pPr>
          </w:p>
        </w:tc>
        <w:tc>
          <w:tcPr>
            <w:tcW w:w="2639" w:type="dxa"/>
            <w:tcBorders>
              <w:top w:val="dotted" w:sz="4" w:space="0" w:color="auto"/>
            </w:tcBorders>
            <w:vAlign w:val="center"/>
          </w:tcPr>
          <w:p w14:paraId="362258DA" w14:textId="77777777" w:rsidR="00220403" w:rsidRPr="00AE3AFA" w:rsidRDefault="00220403" w:rsidP="009802E9">
            <w:pPr>
              <w:jc w:val="left"/>
              <w:rPr>
                <w:rFonts w:asciiTheme="majorHAnsi" w:hAnsiTheme="majorHAnsi" w:cstheme="majorHAnsi"/>
              </w:rPr>
            </w:pPr>
            <w:r w:rsidRPr="00AE3AFA">
              <w:rPr>
                <w:rFonts w:asciiTheme="majorHAnsi" w:hAnsiTheme="majorHAnsi" w:cstheme="majorHAnsi"/>
                <w:szCs w:val="18"/>
              </w:rPr>
              <w:t>Conductor</w:t>
            </w:r>
            <w:r w:rsidR="009802E9" w:rsidRPr="00AE3AFA">
              <w:rPr>
                <w:rFonts w:asciiTheme="majorHAnsi" w:hAnsiTheme="majorHAnsi" w:cstheme="majorHAnsi"/>
                <w:szCs w:val="18"/>
              </w:rPr>
              <w:t xml:space="preserve"> regularly execution</w:t>
            </w:r>
          </w:p>
        </w:tc>
        <w:tc>
          <w:tcPr>
            <w:tcW w:w="5533" w:type="dxa"/>
            <w:tcBorders>
              <w:top w:val="dotted" w:sz="4" w:space="0" w:color="auto"/>
            </w:tcBorders>
          </w:tcPr>
          <w:p w14:paraId="5EB77EAE" w14:textId="77777777" w:rsidR="001A15BD" w:rsidRPr="00AE3AFA" w:rsidRDefault="009802E9" w:rsidP="009802E9">
            <w:pPr>
              <w:jc w:val="left"/>
              <w:rPr>
                <w:rFonts w:asciiTheme="majorHAnsi" w:hAnsiTheme="majorHAnsi" w:cstheme="majorHAnsi"/>
              </w:rPr>
            </w:pPr>
            <w:r w:rsidRPr="00AE3AFA">
              <w:rPr>
                <w:rFonts w:asciiTheme="majorHAnsi" w:hAnsiTheme="majorHAnsi" w:cstheme="majorHAnsi"/>
              </w:rPr>
              <w:t>Manage Conductor operations that executes routinely.</w:t>
            </w:r>
          </w:p>
        </w:tc>
      </w:tr>
    </w:tbl>
    <w:p w14:paraId="1BF9778A" w14:textId="77777777" w:rsidR="00172272" w:rsidRPr="00AE3AFA" w:rsidRDefault="00172272" w:rsidP="00856AD2">
      <w:pPr>
        <w:rPr>
          <w:rFonts w:asciiTheme="majorHAnsi" w:hAnsiTheme="majorHAnsi" w:cstheme="majorHAnsi"/>
        </w:rPr>
      </w:pPr>
    </w:p>
    <w:p w14:paraId="4C6B993D" w14:textId="77777777" w:rsidR="00155029" w:rsidRPr="00AE3AFA" w:rsidRDefault="0040207C">
      <w:pPr>
        <w:widowControl/>
        <w:jc w:val="left"/>
        <w:rPr>
          <w:rFonts w:asciiTheme="majorHAnsi" w:hAnsiTheme="majorHAnsi" w:cstheme="majorHAnsi"/>
        </w:rPr>
      </w:pPr>
      <w:r w:rsidRPr="00AE3AFA">
        <w:rPr>
          <w:rFonts w:asciiTheme="majorHAnsi" w:hAnsiTheme="majorHAnsi" w:cstheme="majorHAnsi"/>
        </w:rPr>
        <w:br w:type="page"/>
      </w:r>
      <w:r w:rsidR="00856AD2" w:rsidRPr="00AE3AFA">
        <w:rPr>
          <w:rFonts w:asciiTheme="majorHAnsi" w:hAnsiTheme="majorHAnsi" w:cstheme="majorHAnsi"/>
          <w:noProof/>
        </w:rPr>
        <mc:AlternateContent>
          <mc:Choice Requires="wps">
            <w:drawing>
              <wp:anchor distT="0" distB="0" distL="114300" distR="114300" simplePos="0" relativeHeight="251639296" behindDoc="0" locked="0" layoutInCell="1" allowOverlap="1" wp14:anchorId="45C7F89E" wp14:editId="23998DA2">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B0F5FB"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66"/>
      <w:bookmarkEnd w:id="67"/>
    </w:p>
    <w:p w14:paraId="56E2842A" w14:textId="77777777" w:rsidR="00246770" w:rsidRPr="00AE3AFA" w:rsidRDefault="00220403" w:rsidP="00306AF7">
      <w:pPr>
        <w:pStyle w:val="1"/>
        <w:rPr>
          <w:rFonts w:asciiTheme="majorHAnsi" w:hAnsiTheme="majorHAnsi" w:cstheme="majorHAnsi"/>
        </w:rPr>
      </w:pPr>
      <w:bookmarkStart w:id="69" w:name="_Toc93482344"/>
      <w:r w:rsidRPr="00AE3AFA">
        <w:rPr>
          <w:rFonts w:asciiTheme="majorHAnsi" w:hAnsiTheme="majorHAnsi" w:cstheme="majorHAnsi"/>
        </w:rPr>
        <w:lastRenderedPageBreak/>
        <w:t>ITA Conductor</w:t>
      </w:r>
      <w:r w:rsidR="004A498B" w:rsidRPr="00AE3AFA">
        <w:rPr>
          <w:rFonts w:asciiTheme="majorHAnsi" w:hAnsiTheme="majorHAnsi" w:cstheme="majorHAnsi"/>
        </w:rPr>
        <w:t xml:space="preserve"> user instruction procedure</w:t>
      </w:r>
      <w:bookmarkEnd w:id="69"/>
    </w:p>
    <w:p w14:paraId="4AF51247" w14:textId="77777777" w:rsidR="00246770" w:rsidRPr="00AE3AFA" w:rsidRDefault="00CA5028" w:rsidP="004A498B">
      <w:pPr>
        <w:pStyle w:val="20"/>
        <w:rPr>
          <w:rFonts w:asciiTheme="majorHAnsi" w:hAnsiTheme="majorHAnsi" w:cstheme="majorHAnsi"/>
        </w:rPr>
      </w:pPr>
      <w:bookmarkStart w:id="70" w:name="_Toc491356631"/>
      <w:bookmarkStart w:id="71" w:name="_Toc491357392"/>
      <w:bookmarkStart w:id="72" w:name="_Toc491938694"/>
      <w:bookmarkStart w:id="73" w:name="_Toc491951543"/>
      <w:bookmarkStart w:id="74" w:name="_Toc493068804"/>
      <w:bookmarkStart w:id="75" w:name="_Toc493069633"/>
      <w:bookmarkStart w:id="76" w:name="_Toc493070141"/>
      <w:bookmarkStart w:id="77" w:name="_Toc493073828"/>
      <w:bookmarkStart w:id="78" w:name="_Toc493077635"/>
      <w:bookmarkStart w:id="79" w:name="_Toc493616671"/>
      <w:bookmarkStart w:id="80" w:name="_Toc493616691"/>
      <w:bookmarkStart w:id="81" w:name="_Toc493777490"/>
      <w:bookmarkStart w:id="82" w:name="_Toc493858612"/>
      <w:bookmarkStart w:id="83" w:name="_Toc494037779"/>
      <w:bookmarkStart w:id="84" w:name="_Toc494135059"/>
      <w:bookmarkStart w:id="85" w:name="_Toc494194490"/>
      <w:bookmarkStart w:id="86" w:name="_Toc494212165"/>
      <w:bookmarkStart w:id="87" w:name="_Toc494266350"/>
      <w:bookmarkStart w:id="88" w:name="_Toc494266850"/>
      <w:bookmarkStart w:id="89" w:name="_Toc494271458"/>
      <w:bookmarkStart w:id="90" w:name="_Toc503352905"/>
      <w:bookmarkStart w:id="91" w:name="_Toc508886062"/>
      <w:bookmarkStart w:id="92" w:name="_Toc93482345"/>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AE3AFA">
        <w:rPr>
          <w:rFonts w:asciiTheme="majorHAnsi" w:hAnsiTheme="majorHAnsi" w:cstheme="majorHAnsi"/>
        </w:rPr>
        <w:t>Jobflow</w:t>
      </w:r>
      <w:bookmarkEnd w:id="92"/>
    </w:p>
    <w:p w14:paraId="36CB1186" w14:textId="77777777" w:rsidR="00312478" w:rsidRPr="00AE3AFA" w:rsidRDefault="00312478" w:rsidP="00312478">
      <w:pPr>
        <w:ind w:firstLine="227"/>
        <w:rPr>
          <w:rFonts w:asciiTheme="majorHAnsi" w:hAnsiTheme="majorHAnsi" w:cstheme="majorHAnsi"/>
          <w:sz w:val="20"/>
        </w:rPr>
      </w:pPr>
      <w:r w:rsidRPr="00AE3AFA">
        <w:rPr>
          <w:rFonts w:asciiTheme="majorHAnsi" w:hAnsiTheme="majorHAnsi" w:cstheme="majorHAnsi"/>
          <w:sz w:val="20"/>
        </w:rPr>
        <w:t>The standard ITA Conductor jobflow is as follows.</w:t>
      </w:r>
    </w:p>
    <w:p w14:paraId="276C1274" w14:textId="77777777" w:rsidR="00312478" w:rsidRPr="00AE3AFA" w:rsidRDefault="00312478" w:rsidP="00312478">
      <w:pPr>
        <w:ind w:firstLine="227"/>
        <w:rPr>
          <w:rFonts w:asciiTheme="majorHAnsi" w:hAnsiTheme="majorHAnsi" w:cstheme="majorHAnsi"/>
          <w:sz w:val="20"/>
        </w:rPr>
      </w:pPr>
      <w:r w:rsidRPr="00AE3AFA">
        <w:rPr>
          <w:rFonts w:asciiTheme="majorHAnsi" w:hAnsiTheme="majorHAnsi" w:cstheme="majorHAnsi"/>
          <w:sz w:val="20"/>
        </w:rPr>
        <w:t>More detailed information regarding each operation is listed in the next section.</w:t>
      </w:r>
    </w:p>
    <w:p w14:paraId="780CBEA2" w14:textId="77777777" w:rsidR="00312478" w:rsidRPr="00AE3AFA" w:rsidRDefault="00312478" w:rsidP="00C72DC3">
      <w:pPr>
        <w:pStyle w:val="a8"/>
        <w:numPr>
          <w:ilvl w:val="1"/>
          <w:numId w:val="22"/>
        </w:numPr>
        <w:ind w:leftChars="0"/>
        <w:rPr>
          <w:rFonts w:asciiTheme="majorHAnsi" w:hAnsiTheme="majorHAnsi" w:cstheme="majorHAnsi"/>
          <w:sz w:val="20"/>
        </w:rPr>
      </w:pPr>
      <w:r w:rsidRPr="00AE3AFA">
        <w:rPr>
          <w:rFonts w:asciiTheme="majorHAnsi" w:hAnsiTheme="majorHAnsi" w:cstheme="majorHAnsi"/>
          <w:sz w:val="20"/>
        </w:rPr>
        <w:t>For information regarding registering Device information and Operations, please refer to "Exastro-ITA_User_Instruction_Manual_Basic-Console".</w:t>
      </w:r>
    </w:p>
    <w:p w14:paraId="1BFA4C88" w14:textId="77777777" w:rsidR="00312478" w:rsidRPr="00AE3AFA" w:rsidRDefault="00312478" w:rsidP="00C72DC3">
      <w:pPr>
        <w:pStyle w:val="a8"/>
        <w:numPr>
          <w:ilvl w:val="1"/>
          <w:numId w:val="22"/>
        </w:numPr>
        <w:ind w:leftChars="0"/>
        <w:rPr>
          <w:rFonts w:asciiTheme="majorHAnsi" w:hAnsiTheme="majorHAnsi" w:cstheme="majorHAnsi"/>
          <w:sz w:val="20"/>
        </w:rPr>
      </w:pPr>
      <w:r w:rsidRPr="00AE3AFA">
        <w:rPr>
          <w:rFonts w:asciiTheme="majorHAnsi" w:hAnsiTheme="majorHAnsi" w:cstheme="majorHAnsi"/>
          <w:sz w:val="20"/>
        </w:rPr>
        <w:t>For information regarding registering Movements, please refer to the different driver's manuals.</w:t>
      </w:r>
    </w:p>
    <w:p w14:paraId="6C56C4A9" w14:textId="77777777" w:rsidR="00312478" w:rsidRPr="00AE3AFA" w:rsidRDefault="00312478" w:rsidP="00C72DC3">
      <w:pPr>
        <w:pStyle w:val="a8"/>
        <w:numPr>
          <w:ilvl w:val="1"/>
          <w:numId w:val="22"/>
        </w:numPr>
        <w:ind w:leftChars="0"/>
        <w:rPr>
          <w:rFonts w:asciiTheme="majorHAnsi" w:hAnsiTheme="majorHAnsi" w:cstheme="majorHAnsi"/>
          <w:sz w:val="20"/>
        </w:rPr>
      </w:pPr>
      <w:r w:rsidRPr="00AE3AFA">
        <w:rPr>
          <w:rFonts w:asciiTheme="majorHAnsi" w:hAnsiTheme="majorHAnsi" w:cstheme="majorHAnsi"/>
          <w:sz w:val="20"/>
        </w:rPr>
        <w:t>It is possible to use</w:t>
      </w:r>
      <w:r w:rsidR="003F2788" w:rsidRPr="00AE3AFA">
        <w:rPr>
          <w:rFonts w:asciiTheme="majorHAnsi" w:hAnsiTheme="majorHAnsi" w:cstheme="majorHAnsi"/>
          <w:sz w:val="20"/>
        </w:rPr>
        <w:t xml:space="preserve"> the Movement’s shared directory path, even when</w:t>
      </w:r>
      <w:r w:rsidRPr="00AE3AFA">
        <w:rPr>
          <w:rFonts w:asciiTheme="majorHAnsi" w:hAnsiTheme="majorHAnsi" w:cstheme="majorHAnsi"/>
          <w:sz w:val="20"/>
        </w:rPr>
        <w:t xml:space="preserve"> Conductor is running.</w:t>
      </w:r>
    </w:p>
    <w:p w14:paraId="57C37DA1" w14:textId="77777777" w:rsidR="00312478" w:rsidRPr="00AE3AFA" w:rsidRDefault="00312478" w:rsidP="00312478">
      <w:pPr>
        <w:pStyle w:val="a8"/>
        <w:rPr>
          <w:rFonts w:asciiTheme="majorHAnsi" w:hAnsiTheme="majorHAnsi" w:cstheme="majorHAnsi"/>
          <w:sz w:val="20"/>
        </w:rPr>
      </w:pPr>
      <w:r w:rsidRPr="00AE3AFA">
        <w:rPr>
          <w:rFonts w:asciiTheme="majorHAnsi" w:hAnsiTheme="majorHAnsi" w:cstheme="majorHAnsi"/>
          <w:sz w:val="20"/>
        </w:rPr>
        <w:t>If you need information to be delivered between Movements, you can do so by using a shared directory path.</w:t>
      </w:r>
    </w:p>
    <w:p w14:paraId="01B77B9C" w14:textId="77777777" w:rsidR="00312478" w:rsidRPr="00AE3AFA" w:rsidRDefault="00312478" w:rsidP="00312478">
      <w:pPr>
        <w:pStyle w:val="a8"/>
        <w:rPr>
          <w:rFonts w:asciiTheme="majorHAnsi" w:hAnsiTheme="majorHAnsi" w:cstheme="majorHAnsi"/>
          <w:sz w:val="20"/>
        </w:rPr>
      </w:pPr>
      <w:r w:rsidRPr="00AE3AFA">
        <w:rPr>
          <w:rFonts w:asciiTheme="majorHAnsi" w:hAnsiTheme="majorHAnsi" w:cstheme="majorHAnsi"/>
          <w:sz w:val="20"/>
        </w:rPr>
        <w:t xml:space="preserve">Ansible_Driver </w:t>
      </w:r>
      <w:r w:rsidR="00922C3A" w:rsidRPr="00AE3AFA">
        <w:rPr>
          <w:rFonts w:asciiTheme="majorHAnsi" w:hAnsiTheme="majorHAnsi" w:cstheme="majorHAnsi"/>
          <w:sz w:val="20"/>
        </w:rPr>
        <w:t xml:space="preserve">and Terraform_Driver </w:t>
      </w:r>
      <w:r w:rsidRPr="00AE3AFA">
        <w:rPr>
          <w:rFonts w:asciiTheme="majorHAnsi" w:hAnsiTheme="majorHAnsi" w:cstheme="majorHAnsi"/>
          <w:sz w:val="20"/>
        </w:rPr>
        <w:t>can use this function.</w:t>
      </w:r>
    </w:p>
    <w:p w14:paraId="770DB548" w14:textId="0CCD821F" w:rsidR="00312478" w:rsidRPr="00AE3AFA" w:rsidRDefault="00312478" w:rsidP="00312478">
      <w:pPr>
        <w:pStyle w:val="a8"/>
        <w:ind w:leftChars="0"/>
        <w:rPr>
          <w:rFonts w:asciiTheme="majorHAnsi" w:hAnsiTheme="majorHAnsi" w:cstheme="majorHAnsi"/>
          <w:sz w:val="20"/>
        </w:rPr>
      </w:pPr>
      <w:r w:rsidRPr="00AE3AFA">
        <w:rPr>
          <w:rFonts w:asciiTheme="majorHAnsi" w:hAnsiTheme="majorHAnsi" w:cstheme="majorHAnsi"/>
          <w:sz w:val="20"/>
        </w:rPr>
        <w:t xml:space="preserve">For more information, please see </w:t>
      </w:r>
      <w:r w:rsidR="00AA0976" w:rsidRPr="00AE3AFA">
        <w:rPr>
          <w:rFonts w:asciiTheme="majorHAnsi" w:hAnsiTheme="majorHAnsi" w:cstheme="majorHAnsi"/>
          <w:sz w:val="20"/>
        </w:rPr>
        <w:t>“</w:t>
      </w:r>
      <w:r w:rsidRPr="00AE3AFA">
        <w:rPr>
          <w:rFonts w:asciiTheme="majorHAnsi" w:hAnsiTheme="majorHAnsi" w:cstheme="majorHAnsi"/>
          <w:sz w:val="20"/>
        </w:rPr>
        <w:t>Exastro-ITA_User_Instruction_Manual_Ansible-driver</w:t>
      </w:r>
      <w:ins w:id="93" w:author="作成者">
        <w:r w:rsidR="00AA0976" w:rsidRPr="00AE3AFA">
          <w:rPr>
            <w:rFonts w:asciiTheme="majorHAnsi" w:hAnsiTheme="majorHAnsi" w:cstheme="majorHAnsi"/>
            <w:sz w:val="20"/>
          </w:rPr>
          <w:t>”</w:t>
        </w:r>
      </w:ins>
      <w:r w:rsidR="00922C3A" w:rsidRPr="00AE3AFA">
        <w:rPr>
          <w:rFonts w:asciiTheme="majorHAnsi" w:hAnsiTheme="majorHAnsi" w:cstheme="majorHAnsi"/>
          <w:sz w:val="20"/>
        </w:rPr>
        <w:t xml:space="preserve"> and </w:t>
      </w:r>
      <w:ins w:id="94" w:author="作成者">
        <w:r w:rsidR="00AA0976" w:rsidRPr="00AE3AFA">
          <w:rPr>
            <w:rFonts w:asciiTheme="majorHAnsi" w:hAnsiTheme="majorHAnsi" w:cstheme="majorHAnsi"/>
            <w:sz w:val="20"/>
          </w:rPr>
          <w:t>“</w:t>
        </w:r>
      </w:ins>
      <w:r w:rsidR="00922C3A" w:rsidRPr="00AE3AFA">
        <w:rPr>
          <w:rFonts w:asciiTheme="majorHAnsi" w:hAnsiTheme="majorHAnsi" w:cstheme="majorHAnsi"/>
          <w:sz w:val="20"/>
        </w:rPr>
        <w:t>Exastro-ITA_User_Instruction_Manual_Terraform-driver</w:t>
      </w:r>
      <w:ins w:id="95" w:author="作成者">
        <w:r w:rsidR="00AA0976" w:rsidRPr="00AE3AFA">
          <w:rPr>
            <w:rFonts w:asciiTheme="majorHAnsi" w:hAnsiTheme="majorHAnsi" w:cstheme="majorHAnsi"/>
            <w:sz w:val="20"/>
          </w:rPr>
          <w:t>”</w:t>
        </w:r>
      </w:ins>
    </w:p>
    <w:p w14:paraId="63F09267" w14:textId="77777777" w:rsidR="00A11C54" w:rsidRPr="00AE3AFA" w:rsidRDefault="00A11C54" w:rsidP="00A11C54">
      <w:pPr>
        <w:pStyle w:val="a8"/>
        <w:rPr>
          <w:rFonts w:asciiTheme="majorHAnsi" w:hAnsiTheme="majorHAnsi" w:cstheme="majorHAnsi"/>
          <w:sz w:val="20"/>
        </w:rPr>
      </w:pPr>
      <w:r w:rsidRPr="00AE3AFA">
        <w:rPr>
          <w:rFonts w:asciiTheme="majorHAnsi" w:hAnsiTheme="majorHAnsi" w:cstheme="majorHAnsi"/>
          <w:sz w:val="20"/>
        </w:rPr>
        <w:t xml:space="preserve">The workflows done in both "Conductor call" and "Symphony call" have their own common directory. </w:t>
      </w:r>
    </w:p>
    <w:p w14:paraId="1F2D64F1" w14:textId="77777777" w:rsidR="00CD2D07" w:rsidRPr="00AE3AFA" w:rsidRDefault="00A11C54" w:rsidP="00A11C54">
      <w:pPr>
        <w:pStyle w:val="a8"/>
        <w:ind w:leftChars="0"/>
        <w:rPr>
          <w:rFonts w:asciiTheme="majorHAnsi" w:hAnsiTheme="majorHAnsi" w:cstheme="majorHAnsi"/>
        </w:rPr>
      </w:pPr>
      <w:r w:rsidRPr="00AE3AFA">
        <w:rPr>
          <w:rFonts w:asciiTheme="majorHAnsi" w:hAnsiTheme="majorHAnsi" w:cstheme="majorHAnsi"/>
          <w:sz w:val="20"/>
        </w:rPr>
        <w:t>（</w:t>
      </w:r>
      <w:r w:rsidRPr="00AE3AFA">
        <w:rPr>
          <w:rFonts w:asciiTheme="majorHAnsi" w:hAnsiTheme="majorHAnsi" w:cstheme="majorHAnsi"/>
          <w:sz w:val="20"/>
        </w:rPr>
        <w:t>Movements that strides over the workflows are not shared)</w:t>
      </w:r>
    </w:p>
    <w:p w14:paraId="2B863E21" w14:textId="77777777" w:rsidR="00EF727D" w:rsidRPr="00AE3AFA" w:rsidRDefault="00CD2D07" w:rsidP="00C27696">
      <w:pPr>
        <w:rPr>
          <w:rFonts w:asciiTheme="majorHAnsi" w:hAnsiTheme="majorHAnsi" w:cstheme="majorHAnsi"/>
        </w:rPr>
      </w:pPr>
      <w:r w:rsidRPr="00AE3AFA">
        <w:rPr>
          <w:rFonts w:asciiTheme="majorHAnsi" w:hAnsiTheme="majorHAnsi" w:cstheme="majorHAnsi"/>
          <w:noProof/>
        </w:rPr>
        <mc:AlternateContent>
          <mc:Choice Requires="wpc">
            <w:drawing>
              <wp:inline distT="0" distB="0" distL="0" distR="0" wp14:anchorId="54DB3739" wp14:editId="78E26876">
                <wp:extent cx="6108700" cy="5128260"/>
                <wp:effectExtent l="0" t="0" r="120650" b="9144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25302" y="122180"/>
                            <a:ext cx="353683" cy="4692427"/>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61399" y="122238"/>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12EFC87" w14:textId="77777777" w:rsidR="00463247" w:rsidRPr="00E02D14" w:rsidRDefault="00463247" w:rsidP="00E02D14">
                              <w:pPr>
                                <w:jc w:val="left"/>
                                <w:rPr>
                                  <w:b/>
                                  <w:szCs w:val="21"/>
                                </w:rPr>
                              </w:pPr>
                              <w:r w:rsidRPr="00E02D14">
                                <w:rPr>
                                  <w:rFonts w:hint="eastAsia"/>
                                  <w:b/>
                                  <w:szCs w:val="21"/>
                                </w:rPr>
                                <w:t>①</w:t>
                              </w:r>
                              <w:r w:rsidRPr="00E02D14">
                                <w:rPr>
                                  <w:rFonts w:hint="eastAsia"/>
                                  <w:b/>
                                  <w:szCs w:val="21"/>
                                </w:rPr>
                                <w:t xml:space="preserve">Register / check </w:t>
                              </w:r>
                              <w:r w:rsidRPr="00E02D14">
                                <w:rPr>
                                  <w:b/>
                                  <w:szCs w:val="21"/>
                                </w:rPr>
                                <w:t>device information</w:t>
                              </w:r>
                            </w:p>
                            <w:p w14:paraId="329AB424" w14:textId="77777777" w:rsidR="00463247" w:rsidRPr="00E02D14" w:rsidRDefault="00463247" w:rsidP="00E02D14">
                              <w:pPr>
                                <w:pStyle w:val="a8"/>
                                <w:ind w:leftChars="0" w:left="360"/>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61399" y="584232"/>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520638" w14:textId="77777777" w:rsidR="00463247" w:rsidRPr="00CD2D07" w:rsidRDefault="00463247" w:rsidP="00E02D14">
                              <w:pPr>
                                <w:jc w:val="left"/>
                                <w:rPr>
                                  <w:b/>
                                  <w:szCs w:val="21"/>
                                </w:rPr>
                              </w:pPr>
                              <w:r>
                                <w:rPr>
                                  <w:rFonts w:hint="eastAsia"/>
                                  <w:b/>
                                  <w:szCs w:val="21"/>
                                </w:rPr>
                                <w:t>②</w:t>
                              </w:r>
                              <w:r>
                                <w:rPr>
                                  <w:rFonts w:hint="eastAsia"/>
                                  <w:b/>
                                  <w:szCs w:val="21"/>
                                </w:rPr>
                                <w:t>Register / check Operation</w:t>
                              </w:r>
                            </w:p>
                            <w:p w14:paraId="22C57447" w14:textId="77777777" w:rsidR="00463247" w:rsidRPr="00CD2D07" w:rsidRDefault="00463247"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52931" y="2574853"/>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B7ADCF9" w14:textId="77777777" w:rsidR="00463247" w:rsidRPr="00CD2D07" w:rsidRDefault="00463247" w:rsidP="00CD2D07">
                              <w:pPr>
                                <w:jc w:val="left"/>
                                <w:rPr>
                                  <w:b/>
                                  <w:szCs w:val="21"/>
                                </w:rPr>
                              </w:pPr>
                              <w:r>
                                <w:rPr>
                                  <w:rFonts w:hint="eastAsia"/>
                                  <w:b/>
                                  <w:szCs w:val="21"/>
                                </w:rPr>
                                <w:t>⑥</w:t>
                              </w:r>
                              <w:r>
                                <w:rPr>
                                  <w:rFonts w:hint="eastAsia"/>
                                  <w:b/>
                                  <w:szCs w:val="21"/>
                                </w:rPr>
                                <w:t xml:space="preserve">Register </w:t>
                              </w:r>
                              <w:r>
                                <w:rPr>
                                  <w:b/>
                                  <w:szCs w:val="21"/>
                                </w:rP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52617" y="3127073"/>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34365EC" w14:textId="77777777" w:rsidR="00463247" w:rsidRPr="00CD2D07" w:rsidRDefault="00463247" w:rsidP="00CD2D07">
                              <w:pPr>
                                <w:jc w:val="left"/>
                                <w:rPr>
                                  <w:b/>
                                  <w:szCs w:val="21"/>
                                </w:rPr>
                              </w:pPr>
                              <w:r>
                                <w:rPr>
                                  <w:rFonts w:hint="eastAsia"/>
                                  <w:b/>
                                  <w:szCs w:val="21"/>
                                </w:rPr>
                                <w:t>⑦</w:t>
                              </w:r>
                              <w:r>
                                <w:rPr>
                                  <w:rFonts w:hint="eastAsia"/>
                                  <w:b/>
                                  <w:szCs w:val="21"/>
                                </w:rPr>
                                <w:t xml:space="preserve">Check </w:t>
                              </w:r>
                              <w:r w:rsidRPr="00EB1957">
                                <w:rPr>
                                  <w:b/>
                                  <w:szCs w:val="21"/>
                                </w:rP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36000" y="371283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E2CD985" w14:textId="77777777" w:rsidR="00463247" w:rsidRPr="00CD2D07" w:rsidRDefault="00463247" w:rsidP="00CD2D07">
                              <w:pPr>
                                <w:jc w:val="left"/>
                                <w:rPr>
                                  <w:b/>
                                  <w:szCs w:val="21"/>
                                </w:rPr>
                              </w:pPr>
                              <w:r>
                                <w:rPr>
                                  <w:rFonts w:hint="eastAsia"/>
                                  <w:b/>
                                  <w:szCs w:val="21"/>
                                </w:rPr>
                                <w:t>⑧</w:t>
                              </w:r>
                              <w:r>
                                <w:rPr>
                                  <w:rFonts w:hint="eastAsia"/>
                                  <w:b/>
                                  <w:szCs w:val="21"/>
                                </w:rPr>
                                <w:t xml:space="preserve">Execute </w:t>
                              </w:r>
                              <w:r w:rsidRPr="00EB1957">
                                <w:rPr>
                                  <w:b/>
                                  <w:szCs w:val="21"/>
                                </w:rP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35999" y="4248415"/>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4036825" w14:textId="77777777" w:rsidR="00463247" w:rsidRPr="00CD2D07" w:rsidRDefault="00463247" w:rsidP="00CD2D07">
                              <w:pPr>
                                <w:jc w:val="left"/>
                                <w:rPr>
                                  <w:b/>
                                  <w:szCs w:val="21"/>
                                </w:rPr>
                              </w:pPr>
                              <w:r>
                                <w:rPr>
                                  <w:rFonts w:hint="eastAsia"/>
                                  <w:b/>
                                  <w:szCs w:val="21"/>
                                </w:rPr>
                                <w:t>⑨</w:t>
                              </w:r>
                              <w:r>
                                <w:rPr>
                                  <w:rFonts w:hint="eastAsia"/>
                                  <w:b/>
                                  <w:szCs w:val="21"/>
                                </w:rPr>
                                <w:t xml:space="preserve">Check </w:t>
                              </w:r>
                              <w:r w:rsidRPr="00EB1957">
                                <w:rPr>
                                  <w:b/>
                                  <w:szCs w:val="21"/>
                                </w:rPr>
                                <w:t>Conductor</w:t>
                              </w:r>
                              <w:r>
                                <w:rPr>
                                  <w:b/>
                                  <w:szCs w:val="21"/>
                                </w:rPr>
                                <w:t xml:space="preserve"> execution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52617" y="4775301"/>
                            <a:ext cx="3194566"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3DED3ED" w14:textId="77777777" w:rsidR="00463247" w:rsidRPr="00CD2D07" w:rsidRDefault="00463247" w:rsidP="00CD2D07">
                              <w:pPr>
                                <w:jc w:val="left"/>
                                <w:rPr>
                                  <w:b/>
                                  <w:szCs w:val="21"/>
                                </w:rPr>
                              </w:pPr>
                              <w:r>
                                <w:rPr>
                                  <w:rFonts w:hint="eastAsia"/>
                                  <w:b/>
                                  <w:szCs w:val="21"/>
                                </w:rPr>
                                <w:t>⑩</w:t>
                              </w:r>
                              <w:r>
                                <w:rPr>
                                  <w:rFonts w:hint="eastAsia"/>
                                  <w:b/>
                                  <w:szCs w:val="21"/>
                                </w:rPr>
                                <w:t xml:space="preserve">Check </w:t>
                              </w:r>
                              <w:r w:rsidRPr="00EB1957">
                                <w:rPr>
                                  <w:b/>
                                  <w:szCs w:val="21"/>
                                </w:rPr>
                                <w:t>Conductor</w:t>
                              </w:r>
                              <w:r>
                                <w:rPr>
                                  <w:b/>
                                  <w:szCs w:val="21"/>
                                </w:rPr>
                                <w:t xml:space="preserve"> execution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61399" y="1449050"/>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41FC7C9" w14:textId="77777777" w:rsidR="00463247" w:rsidRPr="00CD2D07" w:rsidRDefault="00463247" w:rsidP="00CD2D07">
                              <w:pPr>
                                <w:jc w:val="left"/>
                                <w:rPr>
                                  <w:b/>
                                  <w:szCs w:val="21"/>
                                </w:rPr>
                              </w:pPr>
                              <w:r>
                                <w:rPr>
                                  <w:rFonts w:hint="eastAsia"/>
                                  <w:b/>
                                  <w:szCs w:val="21"/>
                                </w:rPr>
                                <w:t>④</w:t>
                              </w:r>
                              <w:r>
                                <w:rPr>
                                  <w:rFonts w:hint="eastAsia"/>
                                  <w:b/>
                                  <w:szCs w:val="21"/>
                                </w:rPr>
                                <w:t>Check Movement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599431" y="844016"/>
                            <a:ext cx="250948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DBBC535" w14:textId="77777777" w:rsidR="00463247" w:rsidRPr="00CD2D07" w:rsidRDefault="00463247" w:rsidP="00E02D14">
                              <w:pPr>
                                <w:jc w:val="left"/>
                                <w:rPr>
                                  <w:b/>
                                </w:rPr>
                              </w:pPr>
                              <w:r>
                                <w:rPr>
                                  <w:rFonts w:hint="eastAsia"/>
                                  <w:b/>
                                </w:rPr>
                                <w:t>③</w:t>
                              </w:r>
                              <w:r>
                                <w:rPr>
                                  <w:rFonts w:asciiTheme="majorHAnsi" w:hAnsiTheme="majorHAnsi" w:cstheme="majorHAnsi"/>
                                  <w:b/>
                                  <w:sz w:val="18"/>
                                  <w:szCs w:val="18"/>
                                </w:rPr>
                                <w:t>Registering Movement in</w:t>
                              </w:r>
                              <w:r w:rsidRPr="00B7090F">
                                <w:rPr>
                                  <w:rFonts w:asciiTheme="majorHAnsi" w:hAnsiTheme="majorHAnsi" w:cstheme="majorHAnsi"/>
                                  <w:b/>
                                  <w:sz w:val="18"/>
                                  <w:szCs w:val="18"/>
                                </w:rPr>
                                <w:t xml:space="preserve"> each driver </w:t>
                              </w:r>
                              <w:r>
                                <w:rPr>
                                  <w:rFonts w:asciiTheme="majorHAnsi" w:hAnsiTheme="majorHAnsi" w:cstheme="majorHAnsi"/>
                                  <w:b/>
                                  <w:sz w:val="18"/>
                                  <w:szCs w:val="18"/>
                                </w:rPr>
                                <w:t>of</w:t>
                              </w:r>
                              <w:r w:rsidRPr="00B7090F">
                                <w:rPr>
                                  <w:rFonts w:asciiTheme="majorHAnsi" w:hAnsiTheme="majorHAnsi" w:cstheme="majorHAnsi"/>
                                  <w:b/>
                                  <w:sz w:val="18"/>
                                  <w:szCs w:val="18"/>
                                </w:rPr>
                                <w:t xml:space="preserve"> 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267037" y="1049691"/>
                            <a:ext cx="2332393"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52931" y="2039582"/>
                            <a:ext cx="3210869"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EDAB138" w14:textId="77777777" w:rsidR="00463247" w:rsidRPr="00E02D14" w:rsidRDefault="00463247" w:rsidP="0032331C">
                              <w:pPr>
                                <w:pStyle w:val="Web"/>
                                <w:spacing w:before="0" w:beforeAutospacing="0" w:after="0" w:afterAutospacing="0"/>
                                <w:rPr>
                                  <w:rFonts w:ascii="Arial" w:hAnsi="Arial" w:cs="Arial"/>
                                  <w:sz w:val="21"/>
                                  <w:szCs w:val="21"/>
                                </w:rPr>
                              </w:pPr>
                              <w:r w:rsidRPr="00E02D14">
                                <w:rPr>
                                  <w:rFonts w:ascii="ＭＳ ゴシック" w:eastAsia="ＭＳ ゴシック" w:hAnsi="ＭＳ ゴシック" w:cs="ＭＳ ゴシック" w:hint="eastAsia"/>
                                  <w:b/>
                                  <w:bCs/>
                                  <w:kern w:val="2"/>
                                  <w:sz w:val="21"/>
                                  <w:szCs w:val="21"/>
                                </w:rPr>
                                <w:t>⑤</w:t>
                              </w:r>
                              <w:r w:rsidRPr="00E02D14">
                                <w:rPr>
                                  <w:rFonts w:ascii="Arial" w:hAnsi="Arial" w:cs="Arial"/>
                                  <w:b/>
                                  <w:bCs/>
                                  <w:kern w:val="2"/>
                                  <w:sz w:val="21"/>
                                  <w:szCs w:val="21"/>
                                </w:rPr>
                                <w:t xml:space="preserve">Register </w:t>
                              </w:r>
                              <w:r w:rsidRPr="00E02D14">
                                <w:rPr>
                                  <w:rFonts w:ascii="Arial" w:hAnsi="Arial" w:cs="Arial"/>
                                  <w:b/>
                                  <w:sz w:val="21"/>
                                  <w:szCs w:val="21"/>
                                </w:rPr>
                                <w:t>Conductor interface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4" name="グループ化 4"/>
                        <wpg:cNvGrpSpPr/>
                        <wpg:grpSpPr>
                          <a:xfrm>
                            <a:off x="3285283" y="71967"/>
                            <a:ext cx="2446866" cy="1754115"/>
                            <a:chOff x="3395865" y="136979"/>
                            <a:chExt cx="2365988" cy="1411978"/>
                          </a:xfrm>
                        </wpg:grpSpPr>
                        <wps:wsp>
                          <wps:cNvPr id="1" name="右中かっこ 1"/>
                          <wps:cNvSpPr/>
                          <wps:spPr>
                            <a:xfrm>
                              <a:off x="3395865" y="136979"/>
                              <a:ext cx="444615" cy="1411978"/>
                            </a:xfrm>
                            <a:prstGeom prst="rightBrace">
                              <a:avLst>
                                <a:gd name="adj1" fmla="val 8333"/>
                                <a:gd name="adj2" fmla="val 30659"/>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正方形/長方形 3"/>
                          <wps:cNvSpPr/>
                          <wps:spPr>
                            <a:xfrm>
                              <a:off x="3978773" y="337683"/>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B76C5C" w14:textId="77777777" w:rsidR="00463247" w:rsidRPr="00841806" w:rsidRDefault="00463247" w:rsidP="00CA23B6">
                                <w:pPr>
                                  <w:rPr>
                                    <w:color w:val="FF0000"/>
                                    <w:sz w:val="32"/>
                                  </w:rPr>
                                </w:pPr>
                                <w:r>
                                  <w:rPr>
                                    <w:rFonts w:hint="eastAsia"/>
                                    <w:color w:val="FF0000"/>
                                    <w:sz w:val="32"/>
                                  </w:rPr>
                                  <w:t>B</w:t>
                                </w:r>
                                <w:r>
                                  <w:rPr>
                                    <w:color w:val="FF0000"/>
                                    <w:sz w:val="32"/>
                                  </w:rPr>
                                  <w:t>asic console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72" name="グループ化 72"/>
                        <wpg:cNvGrpSpPr/>
                        <wpg:grpSpPr>
                          <a:xfrm>
                            <a:off x="3285283" y="1995412"/>
                            <a:ext cx="2372866" cy="3132848"/>
                            <a:chOff x="-10666" y="-82"/>
                            <a:chExt cx="2372866" cy="1409953"/>
                          </a:xfrm>
                        </wpg:grpSpPr>
                        <wps:wsp>
                          <wps:cNvPr id="73" name="右中かっこ 73"/>
                          <wps:cNvSpPr/>
                          <wps:spPr>
                            <a:xfrm>
                              <a:off x="-10666" y="-82"/>
                              <a:ext cx="467866" cy="1409953"/>
                            </a:xfrm>
                            <a:prstGeom prst="rightBrace">
                              <a:avLst>
                                <a:gd name="adj1" fmla="val 8333"/>
                                <a:gd name="adj2" fmla="val 23388"/>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579120" y="135468"/>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3F3A7" w14:textId="77777777" w:rsidR="00463247" w:rsidRPr="00841806" w:rsidRDefault="00463247"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54DB3739" id="キャンバス 452" o:spid="_x0000_s1026" editas="canvas" style="width:481pt;height:403.8pt;mso-position-horizontal-relative:char;mso-position-vertical-relative:line" coordsize="61087,51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087;height:51282;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253;top:1221;width:3536;height:46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" adj="21024" fillcolor="#003d8b" strokecolor="#003c8c [2905]" strokeweight="2pt">
                  <v:fill opacity="52428f"/>
                </v:shape>
                <v:roundrect id="角丸四角形 104" o:spid="_x0000_s1029" style="position:absolute;left:613;top:1222;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14:paraId="712EFC87" w14:textId="77777777" w:rsidR="00463247" w:rsidRPr="00E02D14" w:rsidRDefault="00463247" w:rsidP="00E02D14">
                        <w:pPr>
                          <w:jc w:val="left"/>
                          <w:rPr>
                            <w:b/>
                            <w:szCs w:val="21"/>
                          </w:rPr>
                        </w:pPr>
                        <w:r w:rsidRPr="00E02D14">
                          <w:rPr>
                            <w:rFonts w:hint="eastAsia"/>
                            <w:b/>
                            <w:szCs w:val="21"/>
                          </w:rPr>
                          <w:t>①</w:t>
                        </w:r>
                        <w:r w:rsidRPr="00E02D14">
                          <w:rPr>
                            <w:rFonts w:hint="eastAsia"/>
                            <w:b/>
                            <w:szCs w:val="21"/>
                          </w:rPr>
                          <w:t xml:space="preserve">Register / check </w:t>
                        </w:r>
                        <w:r w:rsidRPr="00E02D14">
                          <w:rPr>
                            <w:b/>
                            <w:szCs w:val="21"/>
                          </w:rPr>
                          <w:t>device information</w:t>
                        </w:r>
                      </w:p>
                      <w:p w14:paraId="329AB424" w14:textId="77777777" w:rsidR="00463247" w:rsidRPr="00E02D14" w:rsidRDefault="00463247" w:rsidP="00E02D14">
                        <w:pPr>
                          <w:pStyle w:val="a8"/>
                          <w:ind w:leftChars="0" w:left="360"/>
                          <w:jc w:val="left"/>
                          <w:rPr>
                            <w:b/>
                            <w:szCs w:val="21"/>
                          </w:rPr>
                        </w:pPr>
                      </w:p>
                    </w:txbxContent>
                  </v:textbox>
                </v:roundrect>
                <v:roundrect id="角丸四角形 113" o:spid="_x0000_s1030" style="position:absolute;left:613;top:5842;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14:paraId="61520638" w14:textId="77777777" w:rsidR="00463247" w:rsidRPr="00CD2D07" w:rsidRDefault="00463247" w:rsidP="00E02D14">
                        <w:pPr>
                          <w:jc w:val="left"/>
                          <w:rPr>
                            <w:b/>
                            <w:szCs w:val="21"/>
                          </w:rPr>
                        </w:pPr>
                        <w:r>
                          <w:rPr>
                            <w:rFonts w:hint="eastAsia"/>
                            <w:b/>
                            <w:szCs w:val="21"/>
                          </w:rPr>
                          <w:t>②</w:t>
                        </w:r>
                        <w:r>
                          <w:rPr>
                            <w:rFonts w:hint="eastAsia"/>
                            <w:b/>
                            <w:szCs w:val="21"/>
                          </w:rPr>
                          <w:t>Register / check Operation</w:t>
                        </w:r>
                      </w:p>
                      <w:p w14:paraId="22C57447" w14:textId="77777777" w:rsidR="00463247" w:rsidRPr="00CD2D07" w:rsidRDefault="00463247" w:rsidP="00CD2D07">
                        <w:pPr>
                          <w:jc w:val="left"/>
                          <w:rPr>
                            <w:b/>
                            <w:szCs w:val="21"/>
                          </w:rPr>
                        </w:pPr>
                      </w:p>
                    </w:txbxContent>
                  </v:textbox>
                </v:roundrect>
                <v:roundrect id="角丸四角形 114" o:spid="_x0000_s1031" style="position:absolute;left:529;top:25748;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14:paraId="0B7ADCF9" w14:textId="77777777" w:rsidR="00463247" w:rsidRPr="00CD2D07" w:rsidRDefault="00463247" w:rsidP="00CD2D07">
                        <w:pPr>
                          <w:jc w:val="left"/>
                          <w:rPr>
                            <w:b/>
                            <w:szCs w:val="21"/>
                          </w:rPr>
                        </w:pPr>
                        <w:r>
                          <w:rPr>
                            <w:rFonts w:hint="eastAsia"/>
                            <w:b/>
                            <w:szCs w:val="21"/>
                          </w:rPr>
                          <w:t>⑥</w:t>
                        </w:r>
                        <w:r>
                          <w:rPr>
                            <w:rFonts w:hint="eastAsia"/>
                            <w:b/>
                            <w:szCs w:val="21"/>
                          </w:rPr>
                          <w:t xml:space="preserve">Register </w:t>
                        </w:r>
                        <w:r>
                          <w:rPr>
                            <w:b/>
                            <w:szCs w:val="21"/>
                          </w:rPr>
                          <w:t>Conductor</w:t>
                        </w:r>
                      </w:p>
                    </w:txbxContent>
                  </v:textbox>
                </v:roundrect>
                <v:roundrect id="角丸四角形 117" o:spid="_x0000_s1032" style="position:absolute;left:526;top:31270;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14:paraId="434365EC" w14:textId="77777777" w:rsidR="00463247" w:rsidRPr="00CD2D07" w:rsidRDefault="00463247" w:rsidP="00CD2D07">
                        <w:pPr>
                          <w:jc w:val="left"/>
                          <w:rPr>
                            <w:b/>
                            <w:szCs w:val="21"/>
                          </w:rPr>
                        </w:pPr>
                        <w:r>
                          <w:rPr>
                            <w:rFonts w:hint="eastAsia"/>
                            <w:b/>
                            <w:szCs w:val="21"/>
                          </w:rPr>
                          <w:t>⑦</w:t>
                        </w:r>
                        <w:r>
                          <w:rPr>
                            <w:rFonts w:hint="eastAsia"/>
                            <w:b/>
                            <w:szCs w:val="21"/>
                          </w:rPr>
                          <w:t xml:space="preserve">Check </w:t>
                        </w:r>
                        <w:r w:rsidRPr="00EB1957">
                          <w:rPr>
                            <w:b/>
                            <w:szCs w:val="21"/>
                          </w:rPr>
                          <w:t>Conductor</w:t>
                        </w:r>
                      </w:p>
                    </w:txbxContent>
                  </v:textbox>
                </v:roundrect>
                <v:roundrect id="角丸四角形 118" o:spid="_x0000_s1033" style="position:absolute;left:360;top:37128;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14:paraId="0E2CD985" w14:textId="77777777" w:rsidR="00463247" w:rsidRPr="00CD2D07" w:rsidRDefault="00463247" w:rsidP="00CD2D07">
                        <w:pPr>
                          <w:jc w:val="left"/>
                          <w:rPr>
                            <w:b/>
                            <w:szCs w:val="21"/>
                          </w:rPr>
                        </w:pPr>
                        <w:r>
                          <w:rPr>
                            <w:rFonts w:hint="eastAsia"/>
                            <w:b/>
                            <w:szCs w:val="21"/>
                          </w:rPr>
                          <w:t>⑧</w:t>
                        </w:r>
                        <w:r>
                          <w:rPr>
                            <w:rFonts w:hint="eastAsia"/>
                            <w:b/>
                            <w:szCs w:val="21"/>
                          </w:rPr>
                          <w:t xml:space="preserve">Execute </w:t>
                        </w:r>
                        <w:r w:rsidRPr="00EB1957">
                          <w:rPr>
                            <w:b/>
                            <w:szCs w:val="21"/>
                          </w:rPr>
                          <w:t>Conductor</w:t>
                        </w:r>
                      </w:p>
                    </w:txbxContent>
                  </v:textbox>
                </v:roundrect>
                <v:roundrect id="角丸四角形 121" o:spid="_x0000_s1034" style="position:absolute;left:359;top:42484;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14:paraId="74036825" w14:textId="77777777" w:rsidR="00463247" w:rsidRPr="00CD2D07" w:rsidRDefault="00463247" w:rsidP="00CD2D07">
                        <w:pPr>
                          <w:jc w:val="left"/>
                          <w:rPr>
                            <w:b/>
                            <w:szCs w:val="21"/>
                          </w:rPr>
                        </w:pPr>
                        <w:r>
                          <w:rPr>
                            <w:rFonts w:hint="eastAsia"/>
                            <w:b/>
                            <w:szCs w:val="21"/>
                          </w:rPr>
                          <w:t>⑨</w:t>
                        </w:r>
                        <w:r>
                          <w:rPr>
                            <w:rFonts w:hint="eastAsia"/>
                            <w:b/>
                            <w:szCs w:val="21"/>
                          </w:rPr>
                          <w:t xml:space="preserve">Check </w:t>
                        </w:r>
                        <w:r w:rsidRPr="00EB1957">
                          <w:rPr>
                            <w:b/>
                            <w:szCs w:val="21"/>
                          </w:rPr>
                          <w:t>Conductor</w:t>
                        </w:r>
                        <w:r>
                          <w:rPr>
                            <w:b/>
                            <w:szCs w:val="21"/>
                          </w:rPr>
                          <w:t xml:space="preserve"> execution result</w:t>
                        </w:r>
                      </w:p>
                    </w:txbxContent>
                  </v:textbox>
                </v:roundrect>
                <v:roundrect id="角丸四角形 122" o:spid="_x0000_s1035" style="position:absolute;left:526;top:47753;width:31945;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14:paraId="63DED3ED" w14:textId="77777777" w:rsidR="00463247" w:rsidRPr="00CD2D07" w:rsidRDefault="00463247" w:rsidP="00CD2D07">
                        <w:pPr>
                          <w:jc w:val="left"/>
                          <w:rPr>
                            <w:b/>
                            <w:szCs w:val="21"/>
                          </w:rPr>
                        </w:pPr>
                        <w:r>
                          <w:rPr>
                            <w:rFonts w:hint="eastAsia"/>
                            <w:b/>
                            <w:szCs w:val="21"/>
                          </w:rPr>
                          <w:t>⑩</w:t>
                        </w:r>
                        <w:r>
                          <w:rPr>
                            <w:rFonts w:hint="eastAsia"/>
                            <w:b/>
                            <w:szCs w:val="21"/>
                          </w:rPr>
                          <w:t xml:space="preserve">Check </w:t>
                        </w:r>
                        <w:r w:rsidRPr="00EB1957">
                          <w:rPr>
                            <w:b/>
                            <w:szCs w:val="21"/>
                          </w:rPr>
                          <w:t>Conductor</w:t>
                        </w:r>
                        <w:r>
                          <w:rPr>
                            <w:b/>
                            <w:szCs w:val="21"/>
                          </w:rPr>
                          <w:t xml:space="preserve"> execution history</w:t>
                        </w:r>
                      </w:p>
                    </w:txbxContent>
                  </v:textbox>
                </v:roundrect>
                <v:roundrect id="角丸四角形 165" o:spid="_x0000_s1036" style="position:absolute;left:613;top:14490;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14:paraId="041FC7C9" w14:textId="77777777" w:rsidR="00463247" w:rsidRPr="00CD2D07" w:rsidRDefault="00463247" w:rsidP="00CD2D07">
                        <w:pPr>
                          <w:jc w:val="left"/>
                          <w:rPr>
                            <w:b/>
                            <w:szCs w:val="21"/>
                          </w:rPr>
                        </w:pPr>
                        <w:r>
                          <w:rPr>
                            <w:rFonts w:hint="eastAsia"/>
                            <w:b/>
                            <w:szCs w:val="21"/>
                          </w:rPr>
                          <w:t>④</w:t>
                        </w:r>
                        <w:r>
                          <w:rPr>
                            <w:rFonts w:hint="eastAsia"/>
                            <w:b/>
                            <w:szCs w:val="21"/>
                          </w:rPr>
                          <w:t>Check Movement</w:t>
                        </w:r>
                      </w:p>
                    </w:txbxContent>
                  </v:textbox>
                </v:roundrect>
                <v:roundrect id="角丸四角形 169" o:spid="_x0000_s1037" style="position:absolute;left:35994;top:8440;width:25095;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14:paraId="7DBBC535" w14:textId="77777777" w:rsidR="00463247" w:rsidRPr="00CD2D07" w:rsidRDefault="00463247" w:rsidP="00E02D14">
                        <w:pPr>
                          <w:jc w:val="left"/>
                          <w:rPr>
                            <w:b/>
                          </w:rPr>
                        </w:pPr>
                        <w:r>
                          <w:rPr>
                            <w:rFonts w:hint="eastAsia"/>
                            <w:b/>
                          </w:rPr>
                          <w:t>③</w:t>
                        </w:r>
                        <w:r>
                          <w:rPr>
                            <w:rFonts w:asciiTheme="majorHAnsi" w:hAnsiTheme="majorHAnsi" w:cstheme="majorHAnsi"/>
                            <w:b/>
                            <w:sz w:val="18"/>
                            <w:szCs w:val="18"/>
                          </w:rPr>
                          <w:t>Registering Movement in</w:t>
                        </w:r>
                        <w:r w:rsidRPr="00B7090F">
                          <w:rPr>
                            <w:rFonts w:asciiTheme="majorHAnsi" w:hAnsiTheme="majorHAnsi" w:cstheme="majorHAnsi"/>
                            <w:b/>
                            <w:sz w:val="18"/>
                            <w:szCs w:val="18"/>
                          </w:rPr>
                          <w:t xml:space="preserve"> each driver </w:t>
                        </w:r>
                        <w:r>
                          <w:rPr>
                            <w:rFonts w:asciiTheme="majorHAnsi" w:hAnsiTheme="majorHAnsi" w:cstheme="majorHAnsi"/>
                            <w:b/>
                            <w:sz w:val="18"/>
                            <w:szCs w:val="18"/>
                          </w:rPr>
                          <w:t>of</w:t>
                        </w:r>
                        <w:r w:rsidRPr="00B7090F">
                          <w:rPr>
                            <w:rFonts w:asciiTheme="majorHAnsi" w:hAnsiTheme="majorHAnsi" w:cstheme="majorHAnsi"/>
                            <w:b/>
                            <w:sz w:val="18"/>
                            <w:szCs w:val="18"/>
                          </w:rPr>
                          <w:t xml:space="preserve"> ITA</w:t>
                        </w:r>
                      </w:p>
                    </w:txbxContent>
                  </v:textbox>
                </v:roundrect>
                <v:shape id="屈折矢印 116" o:spid="_x0000_s1038" style="position:absolute;left:12670;top:10496;width:23324;height:3994;rotation:180;visibility:visible;mso-wrap-style:square;v-text-anchor:middle" coordsize="2332393,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" path="m,299511r2182638,l2182638,99837r-49919,l2232556,r99837,99837l2282475,99837r,299511l,399348,,299511xe" fillcolor="#7f7f7f" strokecolor="#7f7f7f [1612]" strokeweight="2pt">
                  <v:fill opacity="52428f"/>
                  <v:path arrowok="t" o:connecttype="custom" o:connectlocs="0,299511;2182638,299511;2182638,99837;2132719,99837;2232556,0;2332393,99837;2282475,99837;2282475,399348;0,399348;0,299511" o:connectangles="0,0,0,0,0,0,0,0,0,0"/>
                </v:shape>
                <v:roundrect id="角丸四角形 144" o:spid="_x0000_s1039" style="position:absolute;left:529;top:20395;width:32109;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14:paraId="5EDAB138" w14:textId="77777777" w:rsidR="00463247" w:rsidRPr="00E02D14" w:rsidRDefault="00463247" w:rsidP="0032331C">
                        <w:pPr>
                          <w:pStyle w:val="Web"/>
                          <w:spacing w:before="0" w:beforeAutospacing="0" w:after="0" w:afterAutospacing="0"/>
                          <w:rPr>
                            <w:rFonts w:ascii="Arial" w:hAnsi="Arial" w:cs="Arial"/>
                            <w:sz w:val="21"/>
                            <w:szCs w:val="21"/>
                          </w:rPr>
                        </w:pPr>
                        <w:r w:rsidRPr="00E02D14">
                          <w:rPr>
                            <w:rFonts w:ascii="ＭＳ ゴシック" w:eastAsia="ＭＳ ゴシック" w:hAnsi="ＭＳ ゴシック" w:cs="ＭＳ ゴシック" w:hint="eastAsia"/>
                            <w:b/>
                            <w:bCs/>
                            <w:kern w:val="2"/>
                            <w:sz w:val="21"/>
                            <w:szCs w:val="21"/>
                          </w:rPr>
                          <w:t>⑤</w:t>
                        </w:r>
                        <w:r w:rsidRPr="00E02D14">
                          <w:rPr>
                            <w:rFonts w:ascii="Arial" w:hAnsi="Arial" w:cs="Arial"/>
                            <w:b/>
                            <w:bCs/>
                            <w:kern w:val="2"/>
                            <w:sz w:val="21"/>
                            <w:szCs w:val="21"/>
                          </w:rPr>
                          <w:t xml:space="preserve">Register </w:t>
                        </w:r>
                        <w:r w:rsidRPr="00E02D14">
                          <w:rPr>
                            <w:rFonts w:ascii="Arial" w:hAnsi="Arial" w:cs="Arial"/>
                            <w:b/>
                            <w:sz w:val="21"/>
                            <w:szCs w:val="21"/>
                          </w:rPr>
                          <w:t>Conductor interface information</w:t>
                        </w:r>
                      </w:p>
                    </w:txbxContent>
                  </v:textbox>
                </v:roundrect>
                <v:group id="グループ化 4" o:spid="_x0000_s1040" style="position:absolute;left:32852;top:719;width:24469;height:17541" coordorigin="33958,1369" coordsize="23659,14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 o:spid="_x0000_s1041" type="#_x0000_t88" style="position:absolute;left:33958;top:1369;width:4446;height:14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" adj="567,6622" strokecolor="red" strokeweight="2.25pt"/>
                  <v:rect id="正方形/長方形 3" o:spid="_x0000_s1042" style="position:absolute;left:39787;top:3376;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" filled="f" stroked="f" strokeweight="2pt">
                    <v:textbox>
                      <w:txbxContent>
                        <w:p w14:paraId="17B76C5C" w14:textId="77777777" w:rsidR="00463247" w:rsidRPr="00841806" w:rsidRDefault="00463247" w:rsidP="00CA23B6">
                          <w:pPr>
                            <w:rPr>
                              <w:color w:val="FF0000"/>
                              <w:sz w:val="32"/>
                            </w:rPr>
                          </w:pPr>
                          <w:r>
                            <w:rPr>
                              <w:rFonts w:hint="eastAsia"/>
                              <w:color w:val="FF0000"/>
                              <w:sz w:val="32"/>
                            </w:rPr>
                            <w:t>B</w:t>
                          </w:r>
                          <w:r>
                            <w:rPr>
                              <w:color w:val="FF0000"/>
                              <w:sz w:val="32"/>
                            </w:rPr>
                            <w:t>asic console</w:t>
                          </w:r>
                        </w:p>
                      </w:txbxContent>
                    </v:textbox>
                  </v:rect>
                </v:group>
                <v:group id="グループ化 72" o:spid="_x0000_s1043" style="position:absolute;left:32852;top:19954;width:23729;height:31328" coordorigin="-106" coordsize="23728,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右中かっこ 73" o:spid="_x0000_s1044" type="#_x0000_t88" style="position:absolute;left:-106;width:4678;height:1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" adj="597,5052" strokecolor="red" strokeweight="2.25pt"/>
                  <v:rect id="正方形/長方形 74" o:spid="_x0000_s1045" style="position:absolute;left:5791;top:1354;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" filled="f" stroked="f" strokeweight="2pt">
                    <v:textbox>
                      <w:txbxContent>
                        <w:p w14:paraId="0123F3A7" w14:textId="77777777" w:rsidR="00463247" w:rsidRPr="00841806" w:rsidRDefault="00463247"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v:textbox>
                  </v:rect>
                </v:group>
                <w10:anchorlock/>
              </v:group>
            </w:pict>
          </mc:Fallback>
        </mc:AlternateContent>
      </w:r>
    </w:p>
    <w:p w14:paraId="580A43E4" w14:textId="77777777" w:rsidR="00BF54A8" w:rsidRPr="00AE3AFA" w:rsidRDefault="006B4CF4" w:rsidP="00C6678A">
      <w:pPr>
        <w:jc w:val="center"/>
        <w:rPr>
          <w:rFonts w:asciiTheme="majorHAnsi" w:hAnsiTheme="majorHAnsi" w:cstheme="majorHAnsi"/>
          <w:b/>
          <w:bCs/>
          <w:szCs w:val="21"/>
        </w:rPr>
      </w:pPr>
      <w:r w:rsidRPr="00AE3AFA">
        <w:rPr>
          <w:rFonts w:asciiTheme="majorHAnsi" w:hAnsiTheme="majorHAnsi" w:cstheme="majorHAnsi"/>
          <w:b/>
          <w:bCs/>
          <w:szCs w:val="21"/>
        </w:rPr>
        <w:t>Figure</w:t>
      </w:r>
      <w:r w:rsidR="00C6678A" w:rsidRPr="00AE3AFA">
        <w:rPr>
          <w:rFonts w:asciiTheme="majorHAnsi" w:hAnsiTheme="majorHAnsi" w:cstheme="majorHAnsi"/>
          <w:b/>
          <w:bCs/>
          <w:szCs w:val="21"/>
        </w:rPr>
        <w:t xml:space="preserve"> 3.1-1 </w:t>
      </w:r>
      <w:r w:rsidR="00CA5028" w:rsidRPr="00AE3AFA">
        <w:rPr>
          <w:rFonts w:asciiTheme="majorHAnsi" w:hAnsiTheme="majorHAnsi" w:cstheme="majorHAnsi"/>
          <w:b/>
          <w:bCs/>
          <w:szCs w:val="21"/>
        </w:rPr>
        <w:t>Jobflow</w:t>
      </w:r>
    </w:p>
    <w:p w14:paraId="1CDB5BBF" w14:textId="77777777" w:rsidR="006B4CF4" w:rsidRPr="00AE3AFA" w:rsidRDefault="006B4CF4" w:rsidP="006B4CF4">
      <w:pPr>
        <w:pStyle w:val="1"/>
        <w:rPr>
          <w:rFonts w:asciiTheme="majorHAnsi" w:hAnsiTheme="majorHAnsi" w:cstheme="majorHAnsi"/>
        </w:rPr>
      </w:pPr>
      <w:bookmarkStart w:id="96" w:name="_Toc49245127"/>
      <w:bookmarkStart w:id="97" w:name="_Toc93482346"/>
      <w:bookmarkStart w:id="98" w:name="_Toc489869771"/>
      <w:bookmarkStart w:id="99" w:name="_Ref491938399"/>
      <w:bookmarkStart w:id="100" w:name="_Ref491938493"/>
      <w:bookmarkStart w:id="101" w:name="_Ref491939282"/>
      <w:bookmarkStart w:id="102" w:name="_Ref491939283"/>
      <w:bookmarkStart w:id="103" w:name="_Ref491939334"/>
      <w:bookmarkStart w:id="104" w:name="_Ref491939348"/>
      <w:r w:rsidRPr="00AE3AFA">
        <w:rPr>
          <w:rFonts w:asciiTheme="majorHAnsi" w:hAnsiTheme="majorHAnsi" w:cstheme="majorHAnsi"/>
        </w:rPr>
        <w:lastRenderedPageBreak/>
        <w:t>Function and operation method description</w:t>
      </w:r>
      <w:bookmarkEnd w:id="96"/>
      <w:bookmarkEnd w:id="97"/>
    </w:p>
    <w:p w14:paraId="265B60AA" w14:textId="72CD53DE" w:rsidR="00CA23B6" w:rsidRPr="00AE3AFA" w:rsidRDefault="00220403" w:rsidP="004A498B">
      <w:pPr>
        <w:pStyle w:val="20"/>
        <w:rPr>
          <w:rFonts w:asciiTheme="majorHAnsi" w:hAnsiTheme="majorHAnsi" w:cstheme="majorHAnsi"/>
        </w:rPr>
      </w:pPr>
      <w:bookmarkStart w:id="105" w:name="_Toc93482347"/>
      <w:r w:rsidRPr="00AE3AFA">
        <w:rPr>
          <w:rFonts w:asciiTheme="majorHAnsi" w:hAnsiTheme="majorHAnsi" w:cstheme="majorHAnsi"/>
        </w:rPr>
        <w:t>ITA Conductor</w:t>
      </w:r>
      <w:bookmarkEnd w:id="98"/>
      <w:bookmarkEnd w:id="99"/>
      <w:bookmarkEnd w:id="100"/>
      <w:bookmarkEnd w:id="101"/>
      <w:bookmarkEnd w:id="102"/>
      <w:bookmarkEnd w:id="103"/>
      <w:bookmarkEnd w:id="104"/>
      <w:bookmarkEnd w:id="105"/>
    </w:p>
    <w:p w14:paraId="1A982F07" w14:textId="77777777" w:rsidR="0032331C" w:rsidRPr="00AE3AFA" w:rsidRDefault="00220403" w:rsidP="00724E4F">
      <w:pPr>
        <w:pStyle w:val="30"/>
        <w:rPr>
          <w:rFonts w:asciiTheme="majorHAnsi" w:hAnsiTheme="majorHAnsi" w:cstheme="majorHAnsi"/>
        </w:rPr>
      </w:pPr>
      <w:bookmarkStart w:id="106" w:name="_Ref35873403"/>
      <w:bookmarkStart w:id="107" w:name="_Ref35873408"/>
      <w:bookmarkStart w:id="108" w:name="_Ref35873417"/>
      <w:bookmarkStart w:id="109" w:name="_Toc93482348"/>
      <w:bookmarkStart w:id="110" w:name="_Toc441673830"/>
      <w:r w:rsidRPr="00AE3AFA">
        <w:rPr>
          <w:rFonts w:asciiTheme="majorHAnsi" w:hAnsiTheme="majorHAnsi" w:cstheme="majorHAnsi"/>
        </w:rPr>
        <w:t>Conductor</w:t>
      </w:r>
      <w:bookmarkEnd w:id="106"/>
      <w:bookmarkEnd w:id="107"/>
      <w:bookmarkEnd w:id="108"/>
      <w:r w:rsidR="006B4CF4" w:rsidRPr="00AE3AFA">
        <w:rPr>
          <w:rFonts w:asciiTheme="majorHAnsi" w:hAnsiTheme="majorHAnsi" w:cstheme="majorHAnsi"/>
        </w:rPr>
        <w:t xml:space="preserve"> </w:t>
      </w:r>
      <w:r w:rsidR="00383CAC" w:rsidRPr="00AE3AFA">
        <w:rPr>
          <w:rFonts w:asciiTheme="majorHAnsi" w:hAnsiTheme="majorHAnsi" w:cstheme="majorHAnsi"/>
        </w:rPr>
        <w:t>interface information</w:t>
      </w:r>
      <w:bookmarkEnd w:id="109"/>
    </w:p>
    <w:p w14:paraId="5B50EE24" w14:textId="77777777" w:rsidR="006F73F4" w:rsidRPr="00AE3AFA" w:rsidRDefault="00383CAC" w:rsidP="00C72DC3">
      <w:pPr>
        <w:pStyle w:val="a8"/>
        <w:numPr>
          <w:ilvl w:val="0"/>
          <w:numId w:val="18"/>
        </w:numPr>
        <w:ind w:leftChars="0"/>
        <w:rPr>
          <w:rFonts w:asciiTheme="majorHAnsi" w:hAnsiTheme="majorHAnsi" w:cstheme="majorHAnsi"/>
        </w:rPr>
      </w:pPr>
      <w:r w:rsidRPr="00AE3AFA">
        <w:rPr>
          <w:rFonts w:asciiTheme="majorHAnsi" w:hAnsiTheme="majorHAnsi" w:cstheme="majorHAnsi"/>
        </w:rPr>
        <w:t xml:space="preserve">In </w:t>
      </w:r>
      <w:r w:rsidR="0032331C" w:rsidRPr="00AE3AFA">
        <w:rPr>
          <w:rFonts w:asciiTheme="majorHAnsi" w:hAnsiTheme="majorHAnsi" w:cstheme="majorHAnsi"/>
        </w:rPr>
        <w:t>[</w:t>
      </w:r>
      <w:r w:rsidR="00220403" w:rsidRPr="00AE3AFA">
        <w:rPr>
          <w:rFonts w:asciiTheme="majorHAnsi" w:hAnsiTheme="majorHAnsi" w:cstheme="majorHAnsi"/>
        </w:rPr>
        <w:t>Conductor</w:t>
      </w:r>
      <w:r w:rsidRPr="00AE3AFA">
        <w:rPr>
          <w:rFonts w:asciiTheme="majorHAnsi" w:hAnsiTheme="majorHAnsi" w:cstheme="majorHAnsi"/>
        </w:rPr>
        <w:t xml:space="preserve"> interface </w:t>
      </w:r>
      <w:r w:rsidR="00E924D0" w:rsidRPr="00AE3AFA">
        <w:rPr>
          <w:rFonts w:asciiTheme="majorHAnsi" w:hAnsiTheme="majorHAnsi" w:cstheme="majorHAnsi"/>
        </w:rPr>
        <w:t>information</w:t>
      </w:r>
      <w:r w:rsidR="0032331C" w:rsidRPr="00AE3AFA">
        <w:rPr>
          <w:rFonts w:asciiTheme="majorHAnsi" w:hAnsiTheme="majorHAnsi" w:cstheme="majorHAnsi"/>
        </w:rPr>
        <w:t>]</w:t>
      </w:r>
      <w:r w:rsidRPr="00AE3AFA">
        <w:rPr>
          <w:rFonts w:asciiTheme="majorHAnsi" w:hAnsiTheme="majorHAnsi" w:cstheme="majorHAnsi"/>
        </w:rPr>
        <w:t xml:space="preserve"> screen, users can set the path of shared directory for each Movement executed by Conductor and the refresh interval for [Conductor confirmation] screen. </w:t>
      </w:r>
    </w:p>
    <w:p w14:paraId="4ACCC9AC" w14:textId="77777777" w:rsidR="00D62358" w:rsidRPr="00AE3AFA" w:rsidRDefault="00D62358" w:rsidP="00D62358">
      <w:pPr>
        <w:pStyle w:val="a8"/>
        <w:ind w:leftChars="0" w:left="1543"/>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736576" behindDoc="0" locked="0" layoutInCell="1" allowOverlap="1" wp14:anchorId="20CE6025" wp14:editId="284B26DC">
                <wp:simplePos x="0" y="0"/>
                <wp:positionH relativeFrom="column">
                  <wp:posOffset>971502</wp:posOffset>
                </wp:positionH>
                <wp:positionV relativeFrom="paragraph">
                  <wp:posOffset>540517</wp:posOffset>
                </wp:positionV>
                <wp:extent cx="629728" cy="198407"/>
                <wp:effectExtent l="19050" t="19050" r="18415" b="11430"/>
                <wp:wrapNone/>
                <wp:docPr id="454" name="正方形/長方形 454"/>
                <wp:cNvGraphicFramePr/>
                <a:graphic xmlns:a="http://schemas.openxmlformats.org/drawingml/2006/main">
                  <a:graphicData uri="http://schemas.microsoft.com/office/word/2010/wordprocessingShape">
                    <wps:wsp>
                      <wps:cNvSpPr/>
                      <wps:spPr>
                        <a:xfrm>
                          <a:off x="0" y="0"/>
                          <a:ext cx="629728" cy="198407"/>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034D2" id="正方形/長方形 454" o:spid="_x0000_s1026" style="position:absolute;left:0;text-align:left;margin-left:76.5pt;margin-top:42.55pt;width:49.6pt;height:15.6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" filled="f" strokecolor="#c00000" strokeweight="2.25pt"/>
            </w:pict>
          </mc:Fallback>
        </mc:AlternateContent>
      </w:r>
      <w:r w:rsidR="00E27F95" w:rsidRPr="00AE3AFA">
        <w:rPr>
          <w:rFonts w:asciiTheme="majorHAnsi" w:hAnsiTheme="majorHAnsi" w:cstheme="majorHAnsi"/>
          <w:noProof/>
        </w:rPr>
        <w:drawing>
          <wp:inline distT="0" distB="0" distL="0" distR="0" wp14:anchorId="661EA155" wp14:editId="40202ACC">
            <wp:extent cx="4586310" cy="2527539"/>
            <wp:effectExtent l="0" t="0" r="508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7363" cy="2555675"/>
                    </a:xfrm>
                    <a:prstGeom prst="rect">
                      <a:avLst/>
                    </a:prstGeom>
                  </pic:spPr>
                </pic:pic>
              </a:graphicData>
            </a:graphic>
          </wp:inline>
        </w:drawing>
      </w:r>
    </w:p>
    <w:p w14:paraId="2D61A939" w14:textId="48D95283" w:rsidR="00D62358" w:rsidRPr="00AE3AFA" w:rsidRDefault="00E924D0" w:rsidP="00D62358">
      <w:pPr>
        <w:ind w:leftChars="872" w:left="1831" w:firstLine="689"/>
        <w:rPr>
          <w:rFonts w:asciiTheme="majorHAnsi" w:hAnsiTheme="majorHAnsi" w:cstheme="majorHAnsi"/>
          <w:b/>
        </w:rPr>
      </w:pPr>
      <w:r w:rsidRPr="00AE3AFA">
        <w:rPr>
          <w:rFonts w:asciiTheme="majorHAnsi" w:hAnsiTheme="majorHAnsi" w:cstheme="majorHAnsi"/>
          <w:b/>
        </w:rPr>
        <w:t>Figure</w:t>
      </w:r>
      <w:r w:rsidR="00D62358" w:rsidRPr="00AE3AFA">
        <w:rPr>
          <w:rFonts w:asciiTheme="majorHAnsi" w:hAnsiTheme="majorHAnsi" w:cstheme="majorHAnsi"/>
          <w:b/>
        </w:rPr>
        <w:t xml:space="preserve"> </w:t>
      </w:r>
      <w:r w:rsidR="00D62358" w:rsidRPr="00AE3AFA">
        <w:rPr>
          <w:rFonts w:asciiTheme="majorHAnsi" w:hAnsiTheme="majorHAnsi" w:cstheme="majorHAnsi"/>
          <w:b/>
        </w:rPr>
        <w:fldChar w:fldCharType="begin"/>
      </w:r>
      <w:r w:rsidR="00D62358" w:rsidRPr="00AE3AFA">
        <w:rPr>
          <w:rFonts w:asciiTheme="majorHAnsi" w:hAnsiTheme="majorHAnsi" w:cstheme="majorHAnsi"/>
          <w:b/>
        </w:rPr>
        <w:instrText xml:space="preserve"> STYLEREF 2 \s </w:instrText>
      </w:r>
      <w:r w:rsidR="00D62358" w:rsidRPr="00AE3AFA">
        <w:rPr>
          <w:rFonts w:asciiTheme="majorHAnsi" w:hAnsiTheme="majorHAnsi" w:cstheme="majorHAnsi"/>
          <w:b/>
        </w:rPr>
        <w:fldChar w:fldCharType="separate"/>
      </w:r>
      <w:r w:rsidR="00A6356E">
        <w:rPr>
          <w:rFonts w:asciiTheme="majorHAnsi" w:hAnsiTheme="majorHAnsi" w:cstheme="majorHAnsi"/>
          <w:b/>
          <w:noProof/>
        </w:rPr>
        <w:t>4.1</w:t>
      </w:r>
      <w:r w:rsidR="00D62358" w:rsidRPr="00AE3AFA">
        <w:rPr>
          <w:rFonts w:asciiTheme="majorHAnsi" w:hAnsiTheme="majorHAnsi" w:cstheme="majorHAnsi"/>
          <w:b/>
        </w:rPr>
        <w:fldChar w:fldCharType="end"/>
      </w:r>
      <w:r w:rsidR="00D62358" w:rsidRPr="00AE3AFA">
        <w:rPr>
          <w:rFonts w:asciiTheme="majorHAnsi" w:hAnsiTheme="majorHAnsi" w:cstheme="majorHAnsi"/>
          <w:b/>
        </w:rPr>
        <w:noBreakHyphen/>
      </w:r>
      <w:r w:rsidR="00D62358" w:rsidRPr="00AE3AFA">
        <w:rPr>
          <w:rFonts w:asciiTheme="majorHAnsi" w:hAnsiTheme="majorHAnsi" w:cstheme="majorHAnsi"/>
          <w:b/>
        </w:rPr>
        <w:fldChar w:fldCharType="begin"/>
      </w:r>
      <w:r w:rsidR="00D62358" w:rsidRPr="00AE3AFA">
        <w:rPr>
          <w:rFonts w:asciiTheme="majorHAnsi" w:hAnsiTheme="majorHAnsi" w:cstheme="majorHAnsi"/>
          <w:b/>
        </w:rPr>
        <w:instrText xml:space="preserve"> SEQ </w:instrText>
      </w:r>
      <w:r w:rsidR="00D62358" w:rsidRPr="00AE3AFA">
        <w:rPr>
          <w:rFonts w:asciiTheme="majorHAnsi" w:hAnsiTheme="majorHAnsi" w:cstheme="majorHAnsi"/>
          <w:b/>
        </w:rPr>
        <w:instrText>図</w:instrText>
      </w:r>
      <w:r w:rsidR="00D62358" w:rsidRPr="00AE3AFA">
        <w:rPr>
          <w:rFonts w:asciiTheme="majorHAnsi" w:hAnsiTheme="majorHAnsi" w:cstheme="majorHAnsi"/>
          <w:b/>
        </w:rPr>
        <w:instrText xml:space="preserve"> \* ARABIC \s 2 </w:instrText>
      </w:r>
      <w:r w:rsidR="00D62358" w:rsidRPr="00AE3AFA">
        <w:rPr>
          <w:rFonts w:asciiTheme="majorHAnsi" w:hAnsiTheme="majorHAnsi" w:cstheme="majorHAnsi"/>
          <w:b/>
        </w:rPr>
        <w:fldChar w:fldCharType="separate"/>
      </w:r>
      <w:r w:rsidR="00A6356E">
        <w:rPr>
          <w:rFonts w:asciiTheme="majorHAnsi" w:hAnsiTheme="majorHAnsi" w:cstheme="majorHAnsi"/>
          <w:b/>
          <w:noProof/>
        </w:rPr>
        <w:t>1</w:t>
      </w:r>
      <w:r w:rsidR="00D62358" w:rsidRPr="00AE3AFA">
        <w:rPr>
          <w:rFonts w:asciiTheme="majorHAnsi" w:hAnsiTheme="majorHAnsi" w:cstheme="majorHAnsi"/>
          <w:b/>
        </w:rPr>
        <w:fldChar w:fldCharType="end"/>
      </w:r>
      <w:r w:rsidRPr="00AE3AFA">
        <w:rPr>
          <w:rFonts w:asciiTheme="majorHAnsi" w:hAnsiTheme="majorHAnsi" w:cstheme="majorHAnsi"/>
          <w:b/>
        </w:rPr>
        <w:t xml:space="preserve"> (</w:t>
      </w:r>
      <w:r w:rsidR="00D62358" w:rsidRPr="00AE3AFA">
        <w:rPr>
          <w:rFonts w:asciiTheme="majorHAnsi" w:hAnsiTheme="majorHAnsi" w:cstheme="majorHAnsi"/>
          <w:b/>
        </w:rPr>
        <w:t>Conducto</w:t>
      </w:r>
      <w:r w:rsidRPr="00AE3AFA">
        <w:rPr>
          <w:rFonts w:asciiTheme="majorHAnsi" w:hAnsiTheme="majorHAnsi" w:cstheme="majorHAnsi"/>
          <w:b/>
        </w:rPr>
        <w:t>r interface information)</w:t>
      </w:r>
      <w:r w:rsidR="00AB02A1" w:rsidRPr="00AE3AFA">
        <w:rPr>
          <w:rFonts w:asciiTheme="majorHAnsi" w:hAnsiTheme="majorHAnsi" w:cstheme="majorHAnsi"/>
          <w:b/>
        </w:rPr>
        <w:t xml:space="preserve"> Menu</w:t>
      </w:r>
    </w:p>
    <w:p w14:paraId="16A5AC1A" w14:textId="77777777" w:rsidR="006F73F4" w:rsidRPr="00AE3AFA" w:rsidRDefault="006F73F4" w:rsidP="008C7308">
      <w:pPr>
        <w:rPr>
          <w:rFonts w:asciiTheme="majorHAnsi" w:hAnsiTheme="majorHAnsi" w:cstheme="majorHAnsi"/>
        </w:rPr>
      </w:pPr>
    </w:p>
    <w:p w14:paraId="6CC8245B" w14:textId="77777777" w:rsidR="006F73F4" w:rsidRPr="00AE3AFA" w:rsidRDefault="00EA623B" w:rsidP="00C72DC3">
      <w:pPr>
        <w:pStyle w:val="a8"/>
        <w:numPr>
          <w:ilvl w:val="0"/>
          <w:numId w:val="19"/>
        </w:numPr>
        <w:ind w:leftChars="0" w:left="709"/>
        <w:rPr>
          <w:rFonts w:asciiTheme="majorHAnsi" w:hAnsiTheme="majorHAnsi" w:cstheme="majorHAnsi"/>
        </w:rPr>
      </w:pPr>
      <w:r w:rsidRPr="00AE3AFA">
        <w:rPr>
          <w:rFonts w:asciiTheme="majorHAnsi" w:hAnsiTheme="majorHAnsi" w:cstheme="majorHAnsi"/>
        </w:rPr>
        <w:t>The list of common items on the registration screen is as follows.</w:t>
      </w:r>
    </w:p>
    <w:p w14:paraId="552798C4" w14:textId="77777777" w:rsidR="006F73F4" w:rsidRPr="00AE3AFA" w:rsidRDefault="006F73F4" w:rsidP="006F73F4">
      <w:pPr>
        <w:rPr>
          <w:rFonts w:asciiTheme="majorHAnsi" w:hAnsiTheme="majorHAnsi" w:cstheme="majorHAnsi"/>
        </w:rPr>
      </w:pPr>
    </w:p>
    <w:p w14:paraId="6B1C6BA5" w14:textId="1F5589E4" w:rsidR="006F73F4" w:rsidRPr="00AE3AFA" w:rsidRDefault="00EA623B" w:rsidP="006F73F4">
      <w:pPr>
        <w:jc w:val="center"/>
        <w:rPr>
          <w:rFonts w:asciiTheme="majorHAnsi" w:hAnsiTheme="majorHAnsi" w:cstheme="majorHAnsi"/>
          <w:b/>
        </w:rPr>
      </w:pPr>
      <w:r w:rsidRPr="00AE3AFA">
        <w:rPr>
          <w:rFonts w:asciiTheme="majorHAnsi" w:hAnsiTheme="majorHAnsi" w:cstheme="majorHAnsi"/>
          <w:b/>
        </w:rPr>
        <w:t>Table</w:t>
      </w:r>
      <w:r w:rsidR="006F73F4" w:rsidRPr="00AE3AFA">
        <w:rPr>
          <w:rFonts w:asciiTheme="majorHAnsi" w:hAnsiTheme="majorHAnsi" w:cstheme="majorHAnsi"/>
          <w:b/>
        </w:rPr>
        <w:t xml:space="preserve"> </w:t>
      </w:r>
      <w:r w:rsidR="006F73F4" w:rsidRPr="00AE3AFA">
        <w:rPr>
          <w:rFonts w:asciiTheme="majorHAnsi" w:hAnsiTheme="majorHAnsi" w:cstheme="majorHAnsi"/>
          <w:b/>
        </w:rPr>
        <w:fldChar w:fldCharType="begin"/>
      </w:r>
      <w:r w:rsidR="006F73F4" w:rsidRPr="00AE3AFA">
        <w:rPr>
          <w:rFonts w:asciiTheme="majorHAnsi" w:hAnsiTheme="majorHAnsi" w:cstheme="majorHAnsi"/>
          <w:b/>
        </w:rPr>
        <w:instrText xml:space="preserve"> STYLEREF 1 \s </w:instrText>
      </w:r>
      <w:r w:rsidR="006F73F4" w:rsidRPr="00AE3AFA">
        <w:rPr>
          <w:rFonts w:asciiTheme="majorHAnsi" w:hAnsiTheme="majorHAnsi" w:cstheme="majorHAnsi"/>
          <w:b/>
        </w:rPr>
        <w:fldChar w:fldCharType="separate"/>
      </w:r>
      <w:r w:rsidR="00A6356E">
        <w:rPr>
          <w:rFonts w:asciiTheme="majorHAnsi" w:hAnsiTheme="majorHAnsi" w:cstheme="majorHAnsi"/>
          <w:b/>
          <w:noProof/>
        </w:rPr>
        <w:t>4</w:t>
      </w:r>
      <w:r w:rsidR="006F73F4" w:rsidRPr="00AE3AFA">
        <w:rPr>
          <w:rFonts w:asciiTheme="majorHAnsi" w:hAnsiTheme="majorHAnsi" w:cstheme="majorHAnsi"/>
          <w:b/>
        </w:rPr>
        <w:fldChar w:fldCharType="end"/>
      </w:r>
      <w:r w:rsidR="00FB3DD5" w:rsidRPr="00AE3AFA">
        <w:rPr>
          <w:rFonts w:asciiTheme="majorHAnsi" w:hAnsiTheme="majorHAnsi" w:cstheme="majorHAnsi"/>
          <w:b/>
        </w:rPr>
        <w:t>.1</w:t>
      </w:r>
      <w:r w:rsidR="001446B2" w:rsidRPr="00AE3AFA">
        <w:rPr>
          <w:rFonts w:asciiTheme="majorHAnsi" w:hAnsiTheme="majorHAnsi" w:cstheme="majorHAnsi"/>
          <w:b/>
        </w:rPr>
        <w:t>-</w:t>
      </w:r>
      <w:r w:rsidR="001446B2" w:rsidRPr="00AE3AFA">
        <w:rPr>
          <w:rFonts w:asciiTheme="majorHAnsi" w:hAnsiTheme="majorHAnsi" w:cstheme="majorHAnsi"/>
          <w:b/>
        </w:rPr>
        <w:fldChar w:fldCharType="begin"/>
      </w:r>
      <w:r w:rsidR="001446B2" w:rsidRPr="00AE3AFA">
        <w:rPr>
          <w:rFonts w:asciiTheme="majorHAnsi" w:hAnsiTheme="majorHAnsi" w:cstheme="majorHAnsi"/>
          <w:b/>
        </w:rPr>
        <w:instrText xml:space="preserve"> SEQ </w:instrText>
      </w:r>
      <w:r w:rsidR="001446B2" w:rsidRPr="00AE3AFA">
        <w:rPr>
          <w:rFonts w:asciiTheme="majorHAnsi" w:hAnsiTheme="majorHAnsi" w:cstheme="majorHAnsi"/>
          <w:b/>
        </w:rPr>
        <w:instrText>表</w:instrText>
      </w:r>
      <w:r w:rsidR="001446B2" w:rsidRPr="00AE3AFA">
        <w:rPr>
          <w:rFonts w:asciiTheme="majorHAnsi" w:hAnsiTheme="majorHAnsi" w:cstheme="majorHAnsi"/>
          <w:b/>
        </w:rPr>
        <w:instrText xml:space="preserve"> \* ARABIC \s 1 </w:instrText>
      </w:r>
      <w:r w:rsidR="001446B2" w:rsidRPr="00AE3AFA">
        <w:rPr>
          <w:rFonts w:asciiTheme="majorHAnsi" w:hAnsiTheme="majorHAnsi" w:cstheme="majorHAnsi"/>
          <w:b/>
        </w:rPr>
        <w:fldChar w:fldCharType="separate"/>
      </w:r>
      <w:r w:rsidR="00A6356E">
        <w:rPr>
          <w:rFonts w:asciiTheme="majorHAnsi" w:hAnsiTheme="majorHAnsi" w:cstheme="majorHAnsi"/>
          <w:b/>
          <w:noProof/>
        </w:rPr>
        <w:t>1</w:t>
      </w:r>
      <w:r w:rsidR="001446B2" w:rsidRPr="00AE3AFA">
        <w:rPr>
          <w:rFonts w:asciiTheme="majorHAnsi" w:hAnsiTheme="majorHAnsi" w:cstheme="majorHAnsi"/>
          <w:b/>
        </w:rPr>
        <w:fldChar w:fldCharType="end"/>
      </w:r>
      <w:r w:rsidR="006F73F4" w:rsidRPr="00AE3AFA">
        <w:rPr>
          <w:rFonts w:asciiTheme="majorHAnsi" w:hAnsiTheme="majorHAnsi" w:cstheme="majorHAnsi"/>
          <w:b/>
        </w:rPr>
        <w:t xml:space="preserve">　</w:t>
      </w:r>
      <w:r w:rsidRPr="00AE3AFA">
        <w:rPr>
          <w:rFonts w:asciiTheme="majorHAnsi" w:hAnsiTheme="majorHAnsi" w:cstheme="majorHAnsi"/>
          <w:b/>
        </w:rPr>
        <w:t xml:space="preserve">List of Registration Screen Items </w:t>
      </w:r>
      <w:r w:rsidR="00E9784D" w:rsidRPr="00AE3AFA">
        <w:rPr>
          <w:rFonts w:asciiTheme="majorHAnsi" w:hAnsiTheme="majorHAnsi" w:cstheme="majorHAnsi"/>
          <w:b/>
        </w:rPr>
        <w:t>(</w:t>
      </w:r>
      <w:r w:rsidR="00DB01B0" w:rsidRPr="00AE3AFA">
        <w:rPr>
          <w:rFonts w:asciiTheme="majorHAnsi" w:hAnsiTheme="majorHAnsi" w:cstheme="majorHAnsi"/>
          <w:b/>
        </w:rPr>
        <w:t>Conductor</w:t>
      </w:r>
      <w:r w:rsidRPr="00AE3AFA">
        <w:rPr>
          <w:rFonts w:asciiTheme="majorHAnsi" w:hAnsiTheme="majorHAnsi" w:cstheme="majorHAnsi"/>
          <w:b/>
        </w:rPr>
        <w:t xml:space="preserve"> interface </w:t>
      </w:r>
      <w:r w:rsidR="00E9784D" w:rsidRPr="00AE3AFA">
        <w:rPr>
          <w:rFonts w:asciiTheme="majorHAnsi" w:hAnsiTheme="majorHAnsi" w:cstheme="majorHAnsi"/>
          <w:b/>
        </w:rPr>
        <w:t>information)</w:t>
      </w:r>
    </w:p>
    <w:tbl>
      <w:tblPr>
        <w:tblStyle w:val="aa"/>
        <w:tblW w:w="9889" w:type="dxa"/>
        <w:tblLayout w:type="fixed"/>
        <w:tblLook w:val="04A0" w:firstRow="1" w:lastRow="0" w:firstColumn="1" w:lastColumn="0" w:noHBand="0" w:noVBand="1"/>
      </w:tblPr>
      <w:tblGrid>
        <w:gridCol w:w="1668"/>
        <w:gridCol w:w="4536"/>
        <w:gridCol w:w="1021"/>
        <w:gridCol w:w="850"/>
        <w:gridCol w:w="1814"/>
      </w:tblGrid>
      <w:tr w:rsidR="00EA623B" w:rsidRPr="00AE3AFA" w14:paraId="2DA45C11" w14:textId="77777777" w:rsidTr="00EA623B">
        <w:tc>
          <w:tcPr>
            <w:tcW w:w="1668" w:type="dxa"/>
            <w:shd w:val="clear" w:color="auto" w:fill="002B62"/>
          </w:tcPr>
          <w:p w14:paraId="3C5A8DFB" w14:textId="77777777" w:rsidR="00EA623B" w:rsidRPr="00AE3AFA" w:rsidRDefault="00EA623B" w:rsidP="00EA623B">
            <w:pPr>
              <w:spacing w:line="240" w:lineRule="exact"/>
              <w:jc w:val="center"/>
              <w:rPr>
                <w:rFonts w:asciiTheme="majorHAnsi" w:hAnsiTheme="majorHAnsi" w:cstheme="majorHAnsi"/>
                <w:b/>
                <w:color w:val="FFFFFF" w:themeColor="background1"/>
                <w:sz w:val="20"/>
                <w:szCs w:val="20"/>
              </w:rPr>
            </w:pPr>
            <w:r w:rsidRPr="00AE3AFA">
              <w:rPr>
                <w:rFonts w:asciiTheme="majorHAnsi" w:hAnsiTheme="majorHAnsi" w:cstheme="majorHAnsi"/>
                <w:b/>
                <w:color w:val="FFFFFF" w:themeColor="background1"/>
                <w:sz w:val="20"/>
                <w:szCs w:val="20"/>
              </w:rPr>
              <w:t>Item</w:t>
            </w:r>
          </w:p>
        </w:tc>
        <w:tc>
          <w:tcPr>
            <w:tcW w:w="4536" w:type="dxa"/>
            <w:shd w:val="clear" w:color="auto" w:fill="002B62"/>
          </w:tcPr>
          <w:p w14:paraId="7905A588" w14:textId="77777777" w:rsidR="00EA623B" w:rsidRPr="00AE3AFA" w:rsidRDefault="00EA623B" w:rsidP="00EA623B">
            <w:pPr>
              <w:spacing w:line="240" w:lineRule="exact"/>
              <w:jc w:val="center"/>
              <w:rPr>
                <w:rFonts w:asciiTheme="majorHAnsi" w:hAnsiTheme="majorHAnsi" w:cstheme="majorHAnsi"/>
                <w:b/>
                <w:color w:val="FFFFFF" w:themeColor="background1"/>
                <w:sz w:val="20"/>
                <w:szCs w:val="20"/>
              </w:rPr>
            </w:pPr>
            <w:r w:rsidRPr="00AE3AFA">
              <w:rPr>
                <w:rFonts w:asciiTheme="majorHAnsi" w:hAnsiTheme="majorHAnsi" w:cstheme="majorHAnsi"/>
                <w:b/>
                <w:color w:val="FFFFFF" w:themeColor="background1"/>
                <w:sz w:val="20"/>
                <w:szCs w:val="20"/>
              </w:rPr>
              <w:t>Description</w:t>
            </w:r>
          </w:p>
        </w:tc>
        <w:tc>
          <w:tcPr>
            <w:tcW w:w="1021" w:type="dxa"/>
            <w:shd w:val="clear" w:color="auto" w:fill="002B62"/>
          </w:tcPr>
          <w:p w14:paraId="68AC39F4" w14:textId="77777777" w:rsidR="00EA623B" w:rsidRPr="00AE3AFA" w:rsidRDefault="00EA623B" w:rsidP="00EA623B">
            <w:pPr>
              <w:spacing w:line="240" w:lineRule="exact"/>
              <w:jc w:val="center"/>
              <w:rPr>
                <w:rFonts w:asciiTheme="majorHAnsi" w:hAnsiTheme="majorHAnsi" w:cstheme="majorHAnsi"/>
                <w:b/>
                <w:color w:val="FFFFFF" w:themeColor="background1"/>
                <w:sz w:val="16"/>
                <w:szCs w:val="16"/>
              </w:rPr>
            </w:pPr>
            <w:r w:rsidRPr="00AE3AFA">
              <w:rPr>
                <w:rFonts w:asciiTheme="majorHAnsi" w:hAnsiTheme="majorHAnsi" w:cstheme="majorHAnsi"/>
                <w:b/>
                <w:color w:val="FFFFFF" w:themeColor="background1"/>
                <w:sz w:val="16"/>
                <w:szCs w:val="16"/>
              </w:rPr>
              <w:t>Input</w:t>
            </w:r>
          </w:p>
          <w:p w14:paraId="3238470B" w14:textId="77777777" w:rsidR="00EA623B" w:rsidRPr="00AE3AFA" w:rsidRDefault="00EA623B" w:rsidP="00EA623B">
            <w:pPr>
              <w:spacing w:line="240" w:lineRule="exact"/>
              <w:jc w:val="center"/>
              <w:rPr>
                <w:rFonts w:asciiTheme="majorHAnsi" w:hAnsiTheme="majorHAnsi" w:cstheme="majorHAnsi"/>
                <w:b/>
                <w:color w:val="FFFFFF" w:themeColor="background1"/>
                <w:sz w:val="20"/>
                <w:szCs w:val="20"/>
              </w:rPr>
            </w:pPr>
            <w:r w:rsidRPr="00AE3AFA">
              <w:rPr>
                <w:rFonts w:asciiTheme="majorHAnsi" w:hAnsiTheme="majorHAnsi" w:cstheme="majorHAnsi"/>
                <w:b/>
                <w:color w:val="FFFFFF" w:themeColor="background1"/>
                <w:sz w:val="16"/>
                <w:szCs w:val="16"/>
              </w:rPr>
              <w:t>Required</w:t>
            </w:r>
          </w:p>
        </w:tc>
        <w:tc>
          <w:tcPr>
            <w:tcW w:w="850" w:type="dxa"/>
            <w:shd w:val="clear" w:color="auto" w:fill="002B62"/>
          </w:tcPr>
          <w:p w14:paraId="340A3F13" w14:textId="77777777" w:rsidR="00EA623B" w:rsidRPr="00AE3AFA" w:rsidRDefault="00EA623B" w:rsidP="00EA623B">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w:t>
            </w:r>
            <w:r w:rsidRPr="00AE3AFA">
              <w:rPr>
                <w:rFonts w:asciiTheme="majorHAnsi" w:hAnsiTheme="majorHAnsi" w:cstheme="majorHAnsi"/>
              </w:rPr>
              <w:t xml:space="preserve"> </w:t>
            </w:r>
            <w:r w:rsidRPr="00AE3AFA">
              <w:rPr>
                <w:rFonts w:asciiTheme="majorHAnsi" w:hAnsiTheme="majorHAnsi" w:cstheme="majorHAnsi"/>
                <w:b/>
                <w:color w:val="FFFFFF" w:themeColor="background1"/>
                <w:sz w:val="18"/>
                <w:szCs w:val="18"/>
              </w:rPr>
              <w:t>type</w:t>
            </w:r>
          </w:p>
        </w:tc>
        <w:tc>
          <w:tcPr>
            <w:tcW w:w="1814" w:type="dxa"/>
            <w:shd w:val="clear" w:color="auto" w:fill="002B62"/>
          </w:tcPr>
          <w:p w14:paraId="082279B9" w14:textId="77777777" w:rsidR="00EA623B" w:rsidRPr="00AE3AFA" w:rsidRDefault="00EA623B" w:rsidP="00EA623B">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Restrictions</w:t>
            </w:r>
          </w:p>
        </w:tc>
      </w:tr>
      <w:tr w:rsidR="00EA623B" w:rsidRPr="00AE3AFA" w14:paraId="551576C0" w14:textId="77777777" w:rsidTr="00EA623B">
        <w:tc>
          <w:tcPr>
            <w:tcW w:w="1668" w:type="dxa"/>
          </w:tcPr>
          <w:p w14:paraId="156CB1F3" w14:textId="77777777" w:rsidR="00EA623B" w:rsidRPr="00AE3AFA" w:rsidRDefault="00EA623B" w:rsidP="00EA623B">
            <w:pPr>
              <w:spacing w:line="240" w:lineRule="exact"/>
              <w:jc w:val="left"/>
              <w:rPr>
                <w:rFonts w:asciiTheme="majorHAnsi" w:hAnsiTheme="majorHAnsi" w:cstheme="majorHAnsi"/>
                <w:sz w:val="18"/>
                <w:szCs w:val="18"/>
              </w:rPr>
            </w:pPr>
            <w:r w:rsidRPr="00AE3AFA">
              <w:rPr>
                <w:rFonts w:asciiTheme="majorHAnsi" w:hAnsiTheme="majorHAnsi" w:cstheme="majorHAnsi"/>
                <w:sz w:val="18"/>
                <w:szCs w:val="18"/>
              </w:rPr>
              <w:t>Data relay storage path</w:t>
            </w:r>
          </w:p>
        </w:tc>
        <w:tc>
          <w:tcPr>
            <w:tcW w:w="4536" w:type="dxa"/>
          </w:tcPr>
          <w:p w14:paraId="05F36C7B" w14:textId="77777777" w:rsidR="00EA623B" w:rsidRPr="00AE3AFA" w:rsidRDefault="001E0667" w:rsidP="007F4B52">
            <w:pPr>
              <w:spacing w:line="240" w:lineRule="exact"/>
              <w:jc w:val="left"/>
              <w:rPr>
                <w:rFonts w:asciiTheme="majorHAnsi" w:hAnsiTheme="majorHAnsi" w:cstheme="majorHAnsi"/>
                <w:sz w:val="18"/>
                <w:szCs w:val="18"/>
              </w:rPr>
            </w:pPr>
            <w:r w:rsidRPr="00AE3AFA">
              <w:rPr>
                <w:rFonts w:asciiTheme="majorHAnsi" w:hAnsiTheme="majorHAnsi" w:cstheme="majorHAnsi"/>
                <w:sz w:val="18"/>
                <w:szCs w:val="18"/>
              </w:rPr>
              <w:t>When executing Conductor</w:t>
            </w:r>
            <w:r w:rsidR="00893A15" w:rsidRPr="00AE3AFA">
              <w:rPr>
                <w:rFonts w:asciiTheme="majorHAnsi" w:hAnsiTheme="majorHAnsi" w:cstheme="majorHAnsi"/>
                <w:sz w:val="18"/>
                <w:szCs w:val="18"/>
              </w:rPr>
              <w:t>, enter the directory shared by each Movement with the directory path viewed from the ITA server. For the</w:t>
            </w:r>
            <w:r w:rsidRPr="00AE3AFA">
              <w:rPr>
                <w:rFonts w:asciiTheme="majorHAnsi" w:hAnsiTheme="majorHAnsi" w:cstheme="majorHAnsi"/>
                <w:sz w:val="18"/>
                <w:szCs w:val="18"/>
              </w:rPr>
              <w:t xml:space="preserve"> path viewed from Ansible, and Ansible-Tower server</w:t>
            </w:r>
            <w:r w:rsidR="00893A15" w:rsidRPr="00AE3AFA">
              <w:rPr>
                <w:rFonts w:asciiTheme="majorHAnsi" w:hAnsiTheme="majorHAnsi" w:cstheme="majorHAnsi"/>
                <w:sz w:val="18"/>
                <w:szCs w:val="18"/>
              </w:rPr>
              <w:t>, please refer to the interface information in the in</w:t>
            </w:r>
            <w:r w:rsidRPr="00AE3AFA">
              <w:rPr>
                <w:rFonts w:asciiTheme="majorHAnsi" w:hAnsiTheme="majorHAnsi" w:cstheme="majorHAnsi"/>
                <w:sz w:val="18"/>
                <w:szCs w:val="18"/>
              </w:rPr>
              <w:t>struction manual for Ansible Driver</w:t>
            </w:r>
            <w:r w:rsidR="00893A15" w:rsidRPr="00AE3AFA">
              <w:rPr>
                <w:rFonts w:asciiTheme="majorHAnsi" w:hAnsiTheme="majorHAnsi" w:cstheme="majorHAnsi"/>
                <w:sz w:val="18"/>
                <w:szCs w:val="18"/>
              </w:rPr>
              <w:t xml:space="preserve">. </w:t>
            </w:r>
            <w:r w:rsidRPr="00AE3AFA">
              <w:rPr>
                <w:rFonts w:asciiTheme="majorHAnsi" w:hAnsiTheme="majorHAnsi" w:cstheme="majorHAnsi"/>
                <w:sz w:val="18"/>
                <w:szCs w:val="18"/>
              </w:rPr>
              <w:t>Connection between terraform is obtained</w:t>
            </w:r>
            <w:r w:rsidR="007F4B52" w:rsidRPr="00AE3AFA">
              <w:rPr>
                <w:rFonts w:asciiTheme="majorHAnsi" w:hAnsiTheme="majorHAnsi" w:cstheme="majorHAnsi"/>
                <w:sz w:val="18"/>
                <w:szCs w:val="18"/>
              </w:rPr>
              <w:t xml:space="preserve"> </w:t>
            </w:r>
            <w:r w:rsidRPr="00AE3AFA">
              <w:rPr>
                <w:rFonts w:asciiTheme="majorHAnsi" w:hAnsiTheme="majorHAnsi" w:cstheme="majorHAnsi"/>
                <w:sz w:val="18"/>
                <w:szCs w:val="18"/>
              </w:rPr>
              <w:t>from REST API</w:t>
            </w:r>
            <w:r w:rsidR="007F4B52" w:rsidRPr="00AE3AFA">
              <w:rPr>
                <w:rFonts w:asciiTheme="majorHAnsi" w:hAnsiTheme="majorHAnsi" w:cstheme="majorHAnsi"/>
                <w:sz w:val="18"/>
                <w:szCs w:val="18"/>
              </w:rPr>
              <w:t xml:space="preserve"> without common directory. Therefore,</w:t>
            </w:r>
            <w:r w:rsidRPr="00AE3AFA">
              <w:rPr>
                <w:rFonts w:asciiTheme="majorHAnsi" w:hAnsiTheme="majorHAnsi" w:cstheme="majorHAnsi"/>
                <w:sz w:val="18"/>
                <w:szCs w:val="18"/>
              </w:rPr>
              <w:t xml:space="preserve"> Directory path is used in Terraform-Driver. </w:t>
            </w:r>
          </w:p>
        </w:tc>
        <w:tc>
          <w:tcPr>
            <w:tcW w:w="1021" w:type="dxa"/>
          </w:tcPr>
          <w:p w14:paraId="66955CCF" w14:textId="77777777" w:rsidR="00EA623B" w:rsidRPr="00AE3AFA" w:rsidRDefault="00EA623B" w:rsidP="00EA623B">
            <w:pPr>
              <w:spacing w:line="240" w:lineRule="exact"/>
              <w:jc w:val="center"/>
              <w:rPr>
                <w:rFonts w:asciiTheme="majorHAnsi" w:hAnsiTheme="majorHAnsi" w:cstheme="majorHAnsi"/>
                <w:sz w:val="18"/>
                <w:szCs w:val="18"/>
              </w:rPr>
            </w:pPr>
            <w:r w:rsidRPr="00AE3AFA">
              <w:rPr>
                <w:rFonts w:asciiTheme="majorHAnsi" w:hAnsiTheme="majorHAnsi" w:cstheme="majorHAnsi"/>
                <w:sz w:val="18"/>
                <w:szCs w:val="18"/>
              </w:rPr>
              <w:t>○</w:t>
            </w:r>
          </w:p>
        </w:tc>
        <w:tc>
          <w:tcPr>
            <w:tcW w:w="850" w:type="dxa"/>
          </w:tcPr>
          <w:p w14:paraId="0B165EE6" w14:textId="77777777" w:rsidR="00EA623B" w:rsidRPr="00AE3AFA" w:rsidRDefault="00EA623B" w:rsidP="00EA623B">
            <w:pPr>
              <w:spacing w:line="240" w:lineRule="exact"/>
              <w:rPr>
                <w:rFonts w:asciiTheme="majorHAnsi" w:hAnsiTheme="majorHAnsi" w:cstheme="majorHAnsi"/>
                <w:sz w:val="18"/>
                <w:szCs w:val="18"/>
              </w:rPr>
            </w:pPr>
            <w:r w:rsidRPr="00AE3AFA">
              <w:rPr>
                <w:rFonts w:asciiTheme="majorHAnsi" w:hAnsiTheme="majorHAnsi" w:cstheme="majorHAnsi"/>
                <w:sz w:val="18"/>
                <w:szCs w:val="18"/>
              </w:rPr>
              <w:t>Manual input</w:t>
            </w:r>
          </w:p>
        </w:tc>
        <w:tc>
          <w:tcPr>
            <w:tcW w:w="1814" w:type="dxa"/>
          </w:tcPr>
          <w:p w14:paraId="74434E08" w14:textId="77777777" w:rsidR="00EA623B" w:rsidRPr="00AE3AFA" w:rsidRDefault="00EA623B" w:rsidP="00053A0F">
            <w:pPr>
              <w:spacing w:line="240" w:lineRule="exact"/>
              <w:jc w:val="left"/>
              <w:rPr>
                <w:rFonts w:asciiTheme="majorHAnsi" w:hAnsiTheme="majorHAnsi" w:cstheme="majorHAnsi"/>
                <w:sz w:val="18"/>
                <w:szCs w:val="18"/>
              </w:rPr>
            </w:pPr>
            <w:r w:rsidRPr="00AE3AFA">
              <w:rPr>
                <w:rFonts w:asciiTheme="majorHAnsi" w:hAnsiTheme="majorHAnsi" w:cstheme="majorHAnsi"/>
                <w:sz w:val="18"/>
                <w:szCs w:val="18"/>
              </w:rPr>
              <w:t>Maximum length 128 bytes</w:t>
            </w:r>
          </w:p>
        </w:tc>
      </w:tr>
      <w:tr w:rsidR="00EA623B" w:rsidRPr="00AE3AFA" w14:paraId="4BD0CBF3" w14:textId="77777777" w:rsidTr="00EA623B">
        <w:tc>
          <w:tcPr>
            <w:tcW w:w="1668" w:type="dxa"/>
          </w:tcPr>
          <w:p w14:paraId="337988AE" w14:textId="77777777" w:rsidR="00EA623B" w:rsidRPr="00AE3AFA" w:rsidRDefault="00EA623B" w:rsidP="00EA623B">
            <w:pPr>
              <w:spacing w:line="240" w:lineRule="exact"/>
              <w:jc w:val="left"/>
              <w:rPr>
                <w:rFonts w:asciiTheme="majorHAnsi" w:hAnsiTheme="majorHAnsi" w:cstheme="majorHAnsi"/>
                <w:sz w:val="18"/>
                <w:szCs w:val="18"/>
              </w:rPr>
            </w:pPr>
            <w:r w:rsidRPr="00AE3AFA">
              <w:rPr>
                <w:rFonts w:asciiTheme="majorHAnsi" w:hAnsiTheme="majorHAnsi" w:cstheme="majorHAnsi"/>
                <w:sz w:val="18"/>
                <w:szCs w:val="18"/>
              </w:rPr>
              <w:t>Status monitoring cycle (unit: millisecond)</w:t>
            </w:r>
          </w:p>
        </w:tc>
        <w:tc>
          <w:tcPr>
            <w:tcW w:w="4536" w:type="dxa"/>
          </w:tcPr>
          <w:p w14:paraId="587D4863" w14:textId="12730BFE" w:rsidR="00EA623B" w:rsidRPr="00AE3AFA" w:rsidRDefault="005F1989" w:rsidP="00893A15">
            <w:pPr>
              <w:spacing w:line="240" w:lineRule="exact"/>
              <w:rPr>
                <w:rFonts w:asciiTheme="majorHAnsi" w:hAnsiTheme="majorHAnsi" w:cstheme="majorHAnsi"/>
                <w:sz w:val="18"/>
                <w:szCs w:val="18"/>
              </w:rPr>
            </w:pPr>
            <w:r w:rsidRPr="00AE3AFA">
              <w:rPr>
                <w:rFonts w:asciiTheme="majorHAnsi" w:hAnsiTheme="majorHAnsi" w:cstheme="majorHAnsi"/>
                <w:sz w:val="18"/>
                <w:szCs w:val="18"/>
              </w:rPr>
              <w:t>E</w:t>
            </w:r>
            <w:r w:rsidR="00893A15" w:rsidRPr="00AE3AFA">
              <w:rPr>
                <w:rFonts w:asciiTheme="majorHAnsi" w:hAnsiTheme="majorHAnsi" w:cstheme="majorHAnsi"/>
                <w:sz w:val="18"/>
                <w:szCs w:val="18"/>
              </w:rPr>
              <w:t>n</w:t>
            </w:r>
            <w:r w:rsidRPr="00AE3AFA">
              <w:rPr>
                <w:rFonts w:asciiTheme="majorHAnsi" w:hAnsiTheme="majorHAnsi" w:cstheme="majorHAnsi"/>
                <w:sz w:val="18"/>
                <w:szCs w:val="18"/>
              </w:rPr>
              <w:t>t</w:t>
            </w:r>
            <w:r w:rsidR="00893A15" w:rsidRPr="00AE3AFA">
              <w:rPr>
                <w:rFonts w:asciiTheme="majorHAnsi" w:hAnsiTheme="majorHAnsi" w:cstheme="majorHAnsi"/>
                <w:sz w:val="18"/>
                <w:szCs w:val="18"/>
              </w:rPr>
              <w:t>er the interval for refreshing the display of “</w:t>
            </w:r>
            <w:r w:rsidR="00E02D83" w:rsidRPr="00AE3AFA">
              <w:rPr>
                <w:rFonts w:asciiTheme="majorHAnsi" w:hAnsiTheme="majorHAnsi" w:cstheme="majorHAnsi"/>
                <w:sz w:val="18"/>
                <w:szCs w:val="18"/>
              </w:rPr>
              <w:t>4.1.5</w:t>
            </w:r>
            <w:r w:rsidR="00893A15" w:rsidRPr="00AE3AFA">
              <w:rPr>
                <w:rFonts w:asciiTheme="majorHAnsi" w:hAnsiTheme="majorHAnsi" w:cstheme="majorHAnsi"/>
                <w:sz w:val="18"/>
                <w:szCs w:val="18"/>
                <w:u w:val="single"/>
              </w:rPr>
              <w:t xml:space="preserve"> </w:t>
            </w:r>
            <w:r w:rsidR="00893A15" w:rsidRPr="00AE3AFA">
              <w:rPr>
                <w:rFonts w:asciiTheme="majorHAnsi" w:hAnsiTheme="majorHAnsi" w:cstheme="majorHAnsi"/>
                <w:sz w:val="18"/>
                <w:szCs w:val="18"/>
                <w:u w:val="single"/>
              </w:rPr>
              <w:fldChar w:fldCharType="begin"/>
            </w:r>
            <w:r w:rsidR="00893A15" w:rsidRPr="00AE3AFA">
              <w:rPr>
                <w:rFonts w:asciiTheme="majorHAnsi" w:hAnsiTheme="majorHAnsi" w:cstheme="majorHAnsi"/>
                <w:sz w:val="18"/>
                <w:szCs w:val="18"/>
                <w:u w:val="single"/>
              </w:rPr>
              <w:instrText xml:space="preserve"> REF _Ref49326919 \h  \* MERGEFORMAT </w:instrText>
            </w:r>
            <w:r w:rsidR="00893A15" w:rsidRPr="00AE3AFA">
              <w:rPr>
                <w:rFonts w:asciiTheme="majorHAnsi" w:hAnsiTheme="majorHAnsi" w:cstheme="majorHAnsi"/>
                <w:sz w:val="18"/>
                <w:szCs w:val="18"/>
                <w:u w:val="single"/>
              </w:rPr>
            </w:r>
            <w:r w:rsidR="00893A15" w:rsidRPr="00AE3AFA">
              <w:rPr>
                <w:rFonts w:asciiTheme="majorHAnsi" w:hAnsiTheme="majorHAnsi" w:cstheme="majorHAnsi"/>
                <w:sz w:val="18"/>
                <w:szCs w:val="18"/>
                <w:u w:val="single"/>
              </w:rPr>
              <w:fldChar w:fldCharType="separate"/>
            </w:r>
            <w:r w:rsidR="00A6356E" w:rsidRPr="00A6356E">
              <w:rPr>
                <w:rFonts w:asciiTheme="majorHAnsi" w:hAnsiTheme="majorHAnsi" w:cstheme="majorHAnsi"/>
                <w:sz w:val="18"/>
                <w:szCs w:val="18"/>
                <w:u w:val="single"/>
              </w:rPr>
              <w:t>Conductor execut</w:t>
            </w:r>
            <w:r w:rsidR="00893A15" w:rsidRPr="00AE3AFA">
              <w:rPr>
                <w:rFonts w:asciiTheme="majorHAnsi" w:hAnsiTheme="majorHAnsi" w:cstheme="majorHAnsi"/>
                <w:sz w:val="18"/>
                <w:szCs w:val="18"/>
                <w:u w:val="single"/>
              </w:rPr>
              <w:fldChar w:fldCharType="end"/>
            </w:r>
            <w:r w:rsidR="00ED741C" w:rsidRPr="00AE3AFA">
              <w:rPr>
                <w:rFonts w:asciiTheme="majorHAnsi" w:hAnsiTheme="majorHAnsi" w:cstheme="majorHAnsi"/>
                <w:sz w:val="18"/>
                <w:szCs w:val="18"/>
                <w:u w:val="single"/>
              </w:rPr>
              <w:t>ion</w:t>
            </w:r>
            <w:r w:rsidR="00893A15" w:rsidRPr="00AE3AFA">
              <w:rPr>
                <w:rFonts w:asciiTheme="majorHAnsi" w:hAnsiTheme="majorHAnsi" w:cstheme="majorHAnsi"/>
                <w:sz w:val="18"/>
                <w:szCs w:val="18"/>
              </w:rPr>
              <w:t>”. Generally, it is recommended to set the number to 3000 millisecond.</w:t>
            </w:r>
          </w:p>
        </w:tc>
        <w:tc>
          <w:tcPr>
            <w:tcW w:w="1021" w:type="dxa"/>
          </w:tcPr>
          <w:p w14:paraId="594EDB40" w14:textId="77777777" w:rsidR="00EA623B" w:rsidRPr="00AE3AFA" w:rsidRDefault="00EA623B" w:rsidP="00EA623B">
            <w:pPr>
              <w:spacing w:line="240" w:lineRule="exact"/>
              <w:jc w:val="center"/>
              <w:rPr>
                <w:rFonts w:asciiTheme="majorHAnsi" w:hAnsiTheme="majorHAnsi" w:cstheme="majorHAnsi"/>
                <w:sz w:val="18"/>
                <w:szCs w:val="18"/>
              </w:rPr>
            </w:pPr>
            <w:r w:rsidRPr="00AE3AFA">
              <w:rPr>
                <w:rFonts w:asciiTheme="majorHAnsi" w:hAnsiTheme="majorHAnsi" w:cstheme="majorHAnsi"/>
                <w:sz w:val="18"/>
                <w:szCs w:val="18"/>
              </w:rPr>
              <w:t>○</w:t>
            </w:r>
          </w:p>
        </w:tc>
        <w:tc>
          <w:tcPr>
            <w:tcW w:w="850" w:type="dxa"/>
          </w:tcPr>
          <w:p w14:paraId="413E058F" w14:textId="77777777" w:rsidR="00EA623B" w:rsidRPr="00AE3AFA" w:rsidRDefault="00EA623B" w:rsidP="00EA623B">
            <w:pPr>
              <w:spacing w:line="240" w:lineRule="exact"/>
              <w:rPr>
                <w:rFonts w:asciiTheme="majorHAnsi" w:hAnsiTheme="majorHAnsi" w:cstheme="majorHAnsi"/>
                <w:sz w:val="18"/>
                <w:szCs w:val="18"/>
              </w:rPr>
            </w:pPr>
            <w:r w:rsidRPr="00AE3AFA">
              <w:rPr>
                <w:rFonts w:asciiTheme="majorHAnsi" w:hAnsiTheme="majorHAnsi" w:cstheme="majorHAnsi"/>
                <w:sz w:val="18"/>
                <w:szCs w:val="18"/>
              </w:rPr>
              <w:t>Manual input</w:t>
            </w:r>
          </w:p>
        </w:tc>
        <w:tc>
          <w:tcPr>
            <w:tcW w:w="1814" w:type="dxa"/>
          </w:tcPr>
          <w:p w14:paraId="03681A97" w14:textId="77777777" w:rsidR="00EA623B" w:rsidRPr="00AE3AFA" w:rsidRDefault="00EA623B" w:rsidP="00053A0F">
            <w:pPr>
              <w:spacing w:line="240" w:lineRule="exact"/>
              <w:jc w:val="left"/>
              <w:rPr>
                <w:rFonts w:asciiTheme="majorHAnsi" w:hAnsiTheme="majorHAnsi" w:cstheme="majorHAnsi"/>
                <w:sz w:val="18"/>
                <w:szCs w:val="18"/>
              </w:rPr>
            </w:pPr>
            <w:r w:rsidRPr="00AE3AFA">
              <w:rPr>
                <w:rFonts w:asciiTheme="majorHAnsi" w:hAnsiTheme="majorHAnsi" w:cstheme="majorHAnsi"/>
                <w:sz w:val="18"/>
                <w:szCs w:val="18"/>
              </w:rPr>
              <w:t>Minimum value 1000ms</w:t>
            </w:r>
          </w:p>
        </w:tc>
      </w:tr>
      <w:tr w:rsidR="00EA623B" w:rsidRPr="00AE3AFA" w14:paraId="77DF2C05" w14:textId="77777777" w:rsidTr="00EA623B">
        <w:tc>
          <w:tcPr>
            <w:tcW w:w="1668" w:type="dxa"/>
          </w:tcPr>
          <w:p w14:paraId="242D12DA" w14:textId="77777777" w:rsidR="00EA623B" w:rsidRPr="00AE3AFA" w:rsidRDefault="00EA623B" w:rsidP="00EA623B">
            <w:pPr>
              <w:spacing w:line="240" w:lineRule="exact"/>
              <w:rPr>
                <w:rFonts w:asciiTheme="majorHAnsi" w:hAnsiTheme="majorHAnsi" w:cstheme="majorHAnsi"/>
                <w:sz w:val="18"/>
                <w:szCs w:val="18"/>
              </w:rPr>
            </w:pPr>
            <w:r w:rsidRPr="00AE3AFA">
              <w:rPr>
                <w:rFonts w:asciiTheme="majorHAnsi" w:hAnsiTheme="majorHAnsi" w:cstheme="majorHAnsi"/>
                <w:sz w:val="18"/>
                <w:szCs w:val="18"/>
              </w:rPr>
              <w:t>Remarks</w:t>
            </w:r>
            <w:r w:rsidR="008C0646" w:rsidRPr="00AE3AFA">
              <w:rPr>
                <w:rFonts w:asciiTheme="majorHAnsi" w:hAnsiTheme="majorHAnsi" w:cstheme="majorHAnsi"/>
                <w:sz w:val="18"/>
                <w:szCs w:val="18"/>
              </w:rPr>
              <w:t xml:space="preserve">    </w:t>
            </w:r>
          </w:p>
        </w:tc>
        <w:tc>
          <w:tcPr>
            <w:tcW w:w="4536" w:type="dxa"/>
          </w:tcPr>
          <w:p w14:paraId="70390C69" w14:textId="77777777" w:rsidR="00EA623B" w:rsidRPr="00AE3AFA" w:rsidRDefault="00893A15" w:rsidP="00EA623B">
            <w:pPr>
              <w:spacing w:line="240" w:lineRule="exact"/>
              <w:rPr>
                <w:rFonts w:asciiTheme="majorHAnsi" w:hAnsiTheme="majorHAnsi" w:cstheme="majorHAnsi"/>
                <w:sz w:val="18"/>
                <w:szCs w:val="18"/>
              </w:rPr>
            </w:pPr>
            <w:r w:rsidRPr="00AE3AFA">
              <w:rPr>
                <w:rFonts w:asciiTheme="majorHAnsi" w:hAnsiTheme="majorHAnsi" w:cstheme="majorHAnsi"/>
                <w:sz w:val="18"/>
                <w:szCs w:val="18"/>
              </w:rPr>
              <w:t>Free description field</w:t>
            </w:r>
          </w:p>
        </w:tc>
        <w:tc>
          <w:tcPr>
            <w:tcW w:w="1021" w:type="dxa"/>
          </w:tcPr>
          <w:p w14:paraId="579E0277" w14:textId="77777777" w:rsidR="00EA623B" w:rsidRPr="00AE3AFA" w:rsidRDefault="00EA623B" w:rsidP="00EA623B">
            <w:pPr>
              <w:spacing w:line="240" w:lineRule="exact"/>
              <w:jc w:val="center"/>
              <w:rPr>
                <w:rFonts w:asciiTheme="majorHAnsi" w:hAnsiTheme="majorHAnsi" w:cstheme="majorHAnsi"/>
                <w:sz w:val="18"/>
                <w:szCs w:val="18"/>
              </w:rPr>
            </w:pPr>
            <w:r w:rsidRPr="00AE3AFA">
              <w:rPr>
                <w:rFonts w:asciiTheme="majorHAnsi" w:hAnsiTheme="majorHAnsi" w:cstheme="majorHAnsi"/>
                <w:sz w:val="18"/>
                <w:szCs w:val="18"/>
              </w:rPr>
              <w:t>-</w:t>
            </w:r>
          </w:p>
        </w:tc>
        <w:tc>
          <w:tcPr>
            <w:tcW w:w="850" w:type="dxa"/>
          </w:tcPr>
          <w:p w14:paraId="63D185D7" w14:textId="77777777" w:rsidR="00EA623B" w:rsidRPr="00AE3AFA" w:rsidRDefault="00EA623B" w:rsidP="00EA623B">
            <w:pPr>
              <w:spacing w:line="240" w:lineRule="exact"/>
              <w:rPr>
                <w:rFonts w:asciiTheme="majorHAnsi" w:hAnsiTheme="majorHAnsi" w:cstheme="majorHAnsi"/>
                <w:sz w:val="18"/>
                <w:szCs w:val="18"/>
              </w:rPr>
            </w:pPr>
            <w:r w:rsidRPr="00AE3AFA">
              <w:rPr>
                <w:rFonts w:asciiTheme="majorHAnsi" w:hAnsiTheme="majorHAnsi" w:cstheme="majorHAnsi"/>
                <w:sz w:val="18"/>
                <w:szCs w:val="18"/>
              </w:rPr>
              <w:t>Manual input</w:t>
            </w:r>
          </w:p>
        </w:tc>
        <w:tc>
          <w:tcPr>
            <w:tcW w:w="1814" w:type="dxa"/>
          </w:tcPr>
          <w:p w14:paraId="7808778C" w14:textId="77777777" w:rsidR="00EA623B" w:rsidRPr="00AE3AFA" w:rsidRDefault="00EA623B" w:rsidP="00EA623B">
            <w:pPr>
              <w:spacing w:line="240" w:lineRule="exact"/>
              <w:jc w:val="center"/>
              <w:rPr>
                <w:rFonts w:asciiTheme="majorHAnsi" w:hAnsiTheme="majorHAnsi" w:cstheme="majorHAnsi"/>
                <w:sz w:val="18"/>
                <w:szCs w:val="18"/>
              </w:rPr>
            </w:pPr>
            <w:r w:rsidRPr="00AE3AFA">
              <w:rPr>
                <w:rFonts w:asciiTheme="majorHAnsi" w:hAnsiTheme="majorHAnsi" w:cstheme="majorHAnsi"/>
                <w:sz w:val="18"/>
                <w:szCs w:val="18"/>
              </w:rPr>
              <w:t>-</w:t>
            </w:r>
          </w:p>
        </w:tc>
      </w:tr>
    </w:tbl>
    <w:p w14:paraId="47A8A6E4" w14:textId="77777777" w:rsidR="00724E4F" w:rsidRPr="00AE3AFA" w:rsidRDefault="00724E4F" w:rsidP="006F73F4">
      <w:pPr>
        <w:rPr>
          <w:rFonts w:asciiTheme="majorHAnsi" w:hAnsiTheme="majorHAnsi" w:cstheme="majorHAnsi"/>
        </w:rPr>
      </w:pPr>
    </w:p>
    <w:p w14:paraId="2C174209" w14:textId="77777777" w:rsidR="00724E4F" w:rsidRPr="00AE3AFA" w:rsidRDefault="00724E4F">
      <w:pPr>
        <w:widowControl/>
        <w:jc w:val="left"/>
        <w:rPr>
          <w:rFonts w:asciiTheme="majorHAnsi" w:hAnsiTheme="majorHAnsi" w:cstheme="majorHAnsi"/>
        </w:rPr>
      </w:pPr>
      <w:r w:rsidRPr="00AE3AFA">
        <w:rPr>
          <w:rFonts w:asciiTheme="majorHAnsi" w:hAnsiTheme="majorHAnsi" w:cstheme="majorHAnsi"/>
        </w:rPr>
        <w:br w:type="page"/>
      </w:r>
    </w:p>
    <w:p w14:paraId="134D1882" w14:textId="77777777" w:rsidR="003B53B9" w:rsidRPr="00AE3AFA" w:rsidRDefault="00220403" w:rsidP="00724E4F">
      <w:pPr>
        <w:pStyle w:val="aff"/>
        <w:rPr>
          <w:rFonts w:asciiTheme="majorHAnsi" w:hAnsiTheme="majorHAnsi" w:cstheme="majorHAnsi"/>
        </w:rPr>
      </w:pPr>
      <w:bookmarkStart w:id="111" w:name="_Ref453665507"/>
      <w:bookmarkStart w:id="112" w:name="_Ref453665529"/>
      <w:bookmarkStart w:id="113" w:name="_Toc489869775"/>
      <w:bookmarkStart w:id="114" w:name="_Ref49436630"/>
      <w:bookmarkStart w:id="115" w:name="_Toc93482349"/>
      <w:r w:rsidRPr="00AE3AFA">
        <w:rPr>
          <w:rFonts w:asciiTheme="majorHAnsi" w:hAnsiTheme="majorHAnsi" w:cstheme="majorHAnsi"/>
        </w:rPr>
        <w:lastRenderedPageBreak/>
        <w:t>Conductor</w:t>
      </w:r>
      <w:bookmarkEnd w:id="111"/>
      <w:bookmarkEnd w:id="112"/>
      <w:bookmarkEnd w:id="113"/>
      <w:r w:rsidR="00893A15" w:rsidRPr="00AE3AFA">
        <w:rPr>
          <w:rFonts w:asciiTheme="majorHAnsi" w:hAnsiTheme="majorHAnsi" w:cstheme="majorHAnsi"/>
        </w:rPr>
        <w:t xml:space="preserve"> </w:t>
      </w:r>
      <w:bookmarkEnd w:id="114"/>
      <w:r w:rsidR="00FA59E6" w:rsidRPr="00AE3AFA">
        <w:rPr>
          <w:rFonts w:asciiTheme="majorHAnsi" w:hAnsiTheme="majorHAnsi" w:cstheme="majorHAnsi"/>
        </w:rPr>
        <w:t xml:space="preserve">notification </w:t>
      </w:r>
      <w:r w:rsidR="00EB6D28" w:rsidRPr="00AE3AFA">
        <w:rPr>
          <w:rFonts w:asciiTheme="majorHAnsi" w:hAnsiTheme="majorHAnsi" w:cstheme="majorHAnsi"/>
        </w:rPr>
        <w:t>definition</w:t>
      </w:r>
      <w:bookmarkEnd w:id="115"/>
    </w:p>
    <w:p w14:paraId="0FB1E069" w14:textId="77777777" w:rsidR="00FA59E6" w:rsidRPr="00AE3AFA" w:rsidRDefault="001034A0" w:rsidP="00FA59E6">
      <w:pPr>
        <w:pStyle w:val="a8"/>
        <w:ind w:leftChars="0" w:left="703"/>
        <w:rPr>
          <w:rFonts w:asciiTheme="majorHAnsi" w:hAnsiTheme="majorHAnsi" w:cstheme="majorHAnsi"/>
        </w:rPr>
      </w:pPr>
      <w:r w:rsidRPr="00AE3AFA">
        <w:rPr>
          <w:rFonts w:asciiTheme="majorHAnsi" w:hAnsiTheme="majorHAnsi" w:cstheme="majorHAnsi"/>
        </w:rPr>
        <w:t>In “</w:t>
      </w:r>
      <w:r w:rsidR="00FA59E6" w:rsidRPr="00AE3AFA">
        <w:rPr>
          <w:rFonts w:asciiTheme="majorHAnsi" w:hAnsiTheme="majorHAnsi" w:cstheme="majorHAnsi"/>
        </w:rPr>
        <w:t>Conductor</w:t>
      </w:r>
      <w:r w:rsidR="00EB6D28" w:rsidRPr="00AE3AFA">
        <w:rPr>
          <w:rFonts w:asciiTheme="majorHAnsi" w:hAnsiTheme="majorHAnsi" w:cstheme="majorHAnsi"/>
        </w:rPr>
        <w:t xml:space="preserve"> </w:t>
      </w:r>
      <w:r w:rsidRPr="00AE3AFA">
        <w:rPr>
          <w:rFonts w:asciiTheme="majorHAnsi" w:hAnsiTheme="majorHAnsi" w:cstheme="majorHAnsi"/>
        </w:rPr>
        <w:t xml:space="preserve">notification definition” menu sets definition for notification performed in Conductor. Notification is sent using </w:t>
      </w:r>
      <w:r w:rsidR="00FA59E6" w:rsidRPr="00AE3AFA">
        <w:rPr>
          <w:rFonts w:asciiTheme="majorHAnsi" w:hAnsiTheme="majorHAnsi" w:cstheme="majorHAnsi"/>
        </w:rPr>
        <w:t>Webhook</w:t>
      </w:r>
      <w:r w:rsidRPr="00AE3AFA">
        <w:rPr>
          <w:rFonts w:asciiTheme="majorHAnsi" w:hAnsiTheme="majorHAnsi" w:cstheme="majorHAnsi"/>
        </w:rPr>
        <w:t>.</w:t>
      </w:r>
    </w:p>
    <w:p w14:paraId="35FAE3ED" w14:textId="7D1EA0EA" w:rsidR="00FA59E6" w:rsidRPr="00AE3AFA" w:rsidRDefault="001034A0" w:rsidP="00FA59E6">
      <w:pPr>
        <w:pStyle w:val="a8"/>
        <w:ind w:leftChars="0" w:left="703"/>
        <w:rPr>
          <w:rFonts w:asciiTheme="majorHAnsi" w:hAnsiTheme="majorHAnsi" w:cstheme="majorHAnsi"/>
        </w:rPr>
      </w:pPr>
      <w:r w:rsidRPr="00AE3AFA">
        <w:rPr>
          <w:rFonts w:asciiTheme="majorHAnsi" w:hAnsiTheme="majorHAnsi" w:cstheme="majorHAnsi"/>
        </w:rPr>
        <w:t>Registered Conductor notification definition sets notification status</w:t>
      </w:r>
      <w:del w:id="116" w:author="作成者">
        <w:r w:rsidRPr="00AE3AFA" w:rsidDel="00E362CB">
          <w:rPr>
            <w:rFonts w:asciiTheme="majorHAnsi" w:hAnsiTheme="majorHAnsi" w:cstheme="majorHAnsi"/>
          </w:rPr>
          <w:delText xml:space="preserve"> </w:delText>
        </w:r>
      </w:del>
      <w:r w:rsidRPr="00AE3AFA">
        <w:rPr>
          <w:rFonts w:asciiTheme="majorHAnsi" w:hAnsiTheme="majorHAnsi" w:cstheme="majorHAnsi"/>
        </w:rPr>
        <w:t xml:space="preserve"> </w:t>
      </w:r>
      <w:ins w:id="117" w:author="作成者">
        <w:r w:rsidR="00E362CB" w:rsidRPr="00AE3AFA">
          <w:rPr>
            <w:rFonts w:asciiTheme="majorHAnsi" w:hAnsiTheme="majorHAnsi" w:cstheme="majorHAnsi"/>
          </w:rPr>
          <w:t>in “Notice” within “Conductor class list” during process.</w:t>
        </w:r>
        <w:r w:rsidR="00E362CB" w:rsidRPr="00AE3AFA" w:rsidDel="00E362CB">
          <w:rPr>
            <w:rFonts w:asciiTheme="majorHAnsi" w:hAnsiTheme="majorHAnsi" w:cstheme="majorHAnsi"/>
          </w:rPr>
          <w:t xml:space="preserve"> </w:t>
        </w:r>
      </w:ins>
      <w:commentRangeStart w:id="118"/>
      <w:del w:id="119" w:author="作成者">
        <w:r w:rsidR="00FA59E6" w:rsidRPr="00AE3AFA" w:rsidDel="00E362CB">
          <w:rPr>
            <w:rFonts w:asciiTheme="majorHAnsi" w:hAnsiTheme="majorHAnsi" w:cstheme="majorHAnsi"/>
          </w:rPr>
          <w:delText>登録した</w:delText>
        </w:r>
        <w:r w:rsidR="00FA59E6" w:rsidRPr="00AE3AFA" w:rsidDel="00E362CB">
          <w:rPr>
            <w:rFonts w:asciiTheme="majorHAnsi" w:hAnsiTheme="majorHAnsi" w:cstheme="majorHAnsi"/>
          </w:rPr>
          <w:delText>Conductor</w:delText>
        </w:r>
        <w:r w:rsidR="00FA59E6" w:rsidRPr="00AE3AFA" w:rsidDel="00E362CB">
          <w:rPr>
            <w:rFonts w:asciiTheme="majorHAnsi" w:hAnsiTheme="majorHAnsi" w:cstheme="majorHAnsi"/>
          </w:rPr>
          <w:delText>通知先定義は、「</w:delText>
        </w:r>
        <w:r w:rsidR="00FA59E6" w:rsidRPr="00AE3AFA" w:rsidDel="00E362CB">
          <w:rPr>
            <w:rFonts w:asciiTheme="majorHAnsi" w:hAnsiTheme="majorHAnsi" w:cstheme="majorHAnsi"/>
          </w:rPr>
          <w:delText>Conductor</w:delText>
        </w:r>
        <w:r w:rsidR="00FA59E6" w:rsidRPr="00AE3AFA" w:rsidDel="00E362CB">
          <w:rPr>
            <w:rFonts w:asciiTheme="majorHAnsi" w:hAnsiTheme="majorHAnsi" w:cstheme="majorHAnsi"/>
          </w:rPr>
          <w:delText>クラス編集」の「</w:delText>
        </w:r>
        <w:r w:rsidR="00FA59E6" w:rsidRPr="00AE3AFA" w:rsidDel="00E362CB">
          <w:rPr>
            <w:rFonts w:asciiTheme="majorHAnsi" w:hAnsiTheme="majorHAnsi" w:cstheme="majorHAnsi"/>
          </w:rPr>
          <w:delText>Notice</w:delText>
        </w:r>
        <w:r w:rsidR="00FA59E6" w:rsidRPr="00AE3AFA" w:rsidDel="00E362CB">
          <w:rPr>
            <w:rFonts w:asciiTheme="majorHAnsi" w:hAnsiTheme="majorHAnsi" w:cstheme="majorHAnsi"/>
          </w:rPr>
          <w:delText>」にて、</w:delText>
        </w:r>
        <w:r w:rsidR="00FA59E6" w:rsidRPr="00AE3AFA" w:rsidDel="00E362CB">
          <w:rPr>
            <w:rFonts w:asciiTheme="majorHAnsi" w:hAnsiTheme="majorHAnsi" w:cstheme="majorHAnsi"/>
          </w:rPr>
          <w:delText>Conductor</w:delText>
        </w:r>
        <w:r w:rsidR="00FA59E6" w:rsidRPr="00AE3AFA" w:rsidDel="00E362CB">
          <w:rPr>
            <w:rFonts w:asciiTheme="majorHAnsi" w:hAnsiTheme="majorHAnsi" w:cstheme="majorHAnsi"/>
          </w:rPr>
          <w:delText>実行中に、通知を行うステータスに対して設定を行います。</w:delText>
        </w:r>
        <w:commentRangeEnd w:id="118"/>
        <w:r w:rsidR="00740C1B" w:rsidRPr="00AE3AFA" w:rsidDel="00E362CB">
          <w:rPr>
            <w:rStyle w:val="af5"/>
            <w:rFonts w:asciiTheme="majorHAnsi" w:hAnsiTheme="majorHAnsi" w:cstheme="majorHAnsi"/>
          </w:rPr>
          <w:commentReference w:id="118"/>
        </w:r>
      </w:del>
    </w:p>
    <w:p w14:paraId="7506D562" w14:textId="77777777" w:rsidR="003B53B9" w:rsidRPr="00AE3AFA" w:rsidRDefault="008C7308">
      <w:pPr>
        <w:pStyle w:val="a8"/>
        <w:ind w:leftChars="0" w:left="703"/>
        <w:rPr>
          <w:rFonts w:asciiTheme="majorHAnsi" w:hAnsiTheme="majorHAnsi" w:cstheme="majorHAnsi"/>
        </w:rPr>
        <w:pPrChange w:id="120" w:author="作成者">
          <w:pPr>
            <w:pStyle w:val="afb"/>
            <w:ind w:firstLineChars="400" w:firstLine="840"/>
          </w:pPr>
        </w:pPrChange>
      </w:pPr>
      <w:r w:rsidRPr="00AE3AFA">
        <w:rPr>
          <w:rFonts w:asciiTheme="majorHAnsi" w:hAnsiTheme="majorHAnsi" w:cstheme="majorHAnsi"/>
          <w:noProof/>
        </w:rPr>
        <mc:AlternateContent>
          <mc:Choice Requires="wps">
            <w:drawing>
              <wp:anchor distT="0" distB="0" distL="114300" distR="114300" simplePos="0" relativeHeight="251738624" behindDoc="0" locked="0" layoutInCell="1" allowOverlap="1" wp14:anchorId="2D16A3AF" wp14:editId="589246AA">
                <wp:simplePos x="0" y="0"/>
                <wp:positionH relativeFrom="column">
                  <wp:posOffset>531555</wp:posOffset>
                </wp:positionH>
                <wp:positionV relativeFrom="paragraph">
                  <wp:posOffset>906900</wp:posOffset>
                </wp:positionV>
                <wp:extent cx="681487" cy="181155"/>
                <wp:effectExtent l="19050" t="19050" r="23495" b="28575"/>
                <wp:wrapNone/>
                <wp:docPr id="455" name="正方形/長方形 455"/>
                <wp:cNvGraphicFramePr/>
                <a:graphic xmlns:a="http://schemas.openxmlformats.org/drawingml/2006/main">
                  <a:graphicData uri="http://schemas.microsoft.com/office/word/2010/wordprocessingShape">
                    <wps:wsp>
                      <wps:cNvSpPr/>
                      <wps:spPr>
                        <a:xfrm>
                          <a:off x="0" y="0"/>
                          <a:ext cx="681487" cy="181155"/>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ABD85" id="正方形/長方形 455" o:spid="_x0000_s1026" style="position:absolute;left:0;text-align:left;margin-left:41.85pt;margin-top:71.4pt;width:53.65pt;height:14.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" filled="f" strokecolor="#c00000" strokeweight="2.25pt"/>
            </w:pict>
          </mc:Fallback>
        </mc:AlternateContent>
      </w:r>
      <w:r w:rsidR="009162F5" w:rsidRPr="00AE3AFA">
        <w:rPr>
          <w:rFonts w:asciiTheme="majorHAnsi" w:hAnsiTheme="majorHAnsi" w:cstheme="majorHAnsi"/>
          <w:noProof/>
        </w:rPr>
        <w:drawing>
          <wp:inline distT="0" distB="0" distL="0" distR="0" wp14:anchorId="7EADDCA4" wp14:editId="6EF68D91">
            <wp:extent cx="5354841" cy="295886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0259" cy="2967379"/>
                    </a:xfrm>
                    <a:prstGeom prst="rect">
                      <a:avLst/>
                    </a:prstGeom>
                  </pic:spPr>
                </pic:pic>
              </a:graphicData>
            </a:graphic>
          </wp:inline>
        </w:drawing>
      </w:r>
      <w:r w:rsidR="003B53B9" w:rsidRPr="00AE3AFA">
        <w:rPr>
          <w:rFonts w:asciiTheme="majorHAnsi" w:hAnsiTheme="majorHAnsi" w:cstheme="majorHAnsi"/>
          <w:noProof/>
        </w:rPr>
        <mc:AlternateContent>
          <mc:Choice Requires="wps">
            <w:drawing>
              <wp:anchor distT="0" distB="0" distL="114300" distR="114300" simplePos="0" relativeHeight="251625984" behindDoc="0" locked="0" layoutInCell="1" allowOverlap="1" wp14:anchorId="03A1D59C" wp14:editId="728C84BB">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A4D41" w14:textId="77777777" w:rsidR="00463247" w:rsidRPr="00A6170A" w:rsidRDefault="00463247"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F529792" w14:textId="77777777" w:rsidR="00463247" w:rsidRPr="00A6170A" w:rsidRDefault="00463247"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5E8D9786" w14:textId="77777777" w:rsidR="00463247" w:rsidRDefault="00463247"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78FAE790" w14:textId="77777777" w:rsidR="00463247" w:rsidRPr="00A6170A" w:rsidRDefault="00463247"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4C927121" w14:textId="77777777" w:rsidR="00463247" w:rsidRPr="00A6170A" w:rsidRDefault="00463247"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90AD588" w14:textId="77777777" w:rsidR="00463247" w:rsidRPr="00A6170A" w:rsidRDefault="00463247"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1D59C" id="正方形/長方形 474" o:spid="_x0000_s1046"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14:paraId="4C5A4D41" w14:textId="77777777" w:rsidR="00463247" w:rsidRPr="00A6170A" w:rsidRDefault="00463247"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F529792" w14:textId="77777777" w:rsidR="00463247" w:rsidRPr="00A6170A" w:rsidRDefault="00463247"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5E8D9786" w14:textId="77777777" w:rsidR="00463247" w:rsidRDefault="00463247"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78FAE790" w14:textId="77777777" w:rsidR="00463247" w:rsidRPr="00A6170A" w:rsidRDefault="00463247"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4C927121" w14:textId="77777777" w:rsidR="00463247" w:rsidRPr="00A6170A" w:rsidRDefault="00463247"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90AD588" w14:textId="77777777" w:rsidR="00463247" w:rsidRPr="00A6170A" w:rsidRDefault="00463247"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22350C16" w14:textId="43691A19" w:rsidR="00725D7F" w:rsidRPr="00AE3AFA" w:rsidRDefault="009162F5" w:rsidP="00654E1B">
      <w:pPr>
        <w:jc w:val="center"/>
        <w:rPr>
          <w:rFonts w:asciiTheme="majorHAnsi" w:hAnsiTheme="majorHAnsi" w:cstheme="majorHAnsi"/>
          <w:b/>
        </w:rPr>
      </w:pPr>
      <w:r w:rsidRPr="00AE3AFA">
        <w:rPr>
          <w:rFonts w:asciiTheme="majorHAnsi" w:hAnsiTheme="majorHAnsi" w:cstheme="majorHAnsi"/>
          <w:b/>
        </w:rPr>
        <w:t>Figure</w:t>
      </w:r>
      <w:r w:rsidR="00801776" w:rsidRPr="00AE3AFA">
        <w:rPr>
          <w:rFonts w:asciiTheme="majorHAnsi" w:hAnsiTheme="majorHAnsi" w:cstheme="majorHAnsi"/>
          <w:b/>
        </w:rPr>
        <w:t xml:space="preserve"> </w:t>
      </w:r>
      <w:r w:rsidR="00CD5905" w:rsidRPr="00AE3AFA">
        <w:rPr>
          <w:rFonts w:asciiTheme="majorHAnsi" w:hAnsiTheme="majorHAnsi" w:cstheme="majorHAnsi"/>
          <w:b/>
        </w:rPr>
        <w:fldChar w:fldCharType="begin"/>
      </w:r>
      <w:r w:rsidR="00CD5905" w:rsidRPr="00AE3AFA">
        <w:rPr>
          <w:rFonts w:asciiTheme="majorHAnsi" w:hAnsiTheme="majorHAnsi" w:cstheme="majorHAnsi"/>
          <w:b/>
        </w:rPr>
        <w:instrText xml:space="preserve"> STYLEREF 2 \s </w:instrText>
      </w:r>
      <w:r w:rsidR="00CD5905" w:rsidRPr="00AE3AFA">
        <w:rPr>
          <w:rFonts w:asciiTheme="majorHAnsi" w:hAnsiTheme="majorHAnsi" w:cstheme="majorHAnsi"/>
          <w:b/>
        </w:rPr>
        <w:fldChar w:fldCharType="separate"/>
      </w:r>
      <w:r w:rsidR="00A6356E">
        <w:rPr>
          <w:rFonts w:asciiTheme="majorHAnsi" w:hAnsiTheme="majorHAnsi" w:cstheme="majorHAnsi"/>
          <w:b/>
          <w:noProof/>
        </w:rPr>
        <w:t>4.1</w:t>
      </w:r>
      <w:r w:rsidR="00CD5905" w:rsidRPr="00AE3AFA">
        <w:rPr>
          <w:rFonts w:asciiTheme="majorHAnsi" w:hAnsiTheme="majorHAnsi" w:cstheme="majorHAnsi"/>
          <w:b/>
        </w:rPr>
        <w:fldChar w:fldCharType="end"/>
      </w:r>
      <w:r w:rsidR="00CD5905" w:rsidRPr="00AE3AFA">
        <w:rPr>
          <w:rFonts w:asciiTheme="majorHAnsi" w:hAnsiTheme="majorHAnsi" w:cstheme="majorHAnsi"/>
          <w:b/>
        </w:rPr>
        <w:noBreakHyphen/>
      </w:r>
      <w:r w:rsidR="00CD5905" w:rsidRPr="00AE3AFA">
        <w:rPr>
          <w:rFonts w:asciiTheme="majorHAnsi" w:hAnsiTheme="majorHAnsi" w:cstheme="majorHAnsi"/>
          <w:b/>
        </w:rPr>
        <w:fldChar w:fldCharType="begin"/>
      </w:r>
      <w:r w:rsidR="00CD5905" w:rsidRPr="00AE3AFA">
        <w:rPr>
          <w:rFonts w:asciiTheme="majorHAnsi" w:hAnsiTheme="majorHAnsi" w:cstheme="majorHAnsi"/>
          <w:b/>
        </w:rPr>
        <w:instrText xml:space="preserve"> SEQ </w:instrText>
      </w:r>
      <w:r w:rsidR="00CD5905" w:rsidRPr="00AE3AFA">
        <w:rPr>
          <w:rFonts w:asciiTheme="majorHAnsi" w:hAnsiTheme="majorHAnsi" w:cstheme="majorHAnsi"/>
          <w:b/>
        </w:rPr>
        <w:instrText>図</w:instrText>
      </w:r>
      <w:r w:rsidR="00CD5905" w:rsidRPr="00AE3AFA">
        <w:rPr>
          <w:rFonts w:asciiTheme="majorHAnsi" w:hAnsiTheme="majorHAnsi" w:cstheme="majorHAnsi"/>
          <w:b/>
        </w:rPr>
        <w:instrText xml:space="preserve"> \* ARABIC \s 2 </w:instrText>
      </w:r>
      <w:r w:rsidR="00CD5905" w:rsidRPr="00AE3AFA">
        <w:rPr>
          <w:rFonts w:asciiTheme="majorHAnsi" w:hAnsiTheme="majorHAnsi" w:cstheme="majorHAnsi"/>
          <w:b/>
        </w:rPr>
        <w:fldChar w:fldCharType="separate"/>
      </w:r>
      <w:r w:rsidR="00A6356E">
        <w:rPr>
          <w:rFonts w:asciiTheme="majorHAnsi" w:hAnsiTheme="majorHAnsi" w:cstheme="majorHAnsi"/>
          <w:b/>
          <w:noProof/>
        </w:rPr>
        <w:t>2</w:t>
      </w:r>
      <w:r w:rsidR="00CD5905" w:rsidRPr="00AE3AFA">
        <w:rPr>
          <w:rFonts w:asciiTheme="majorHAnsi" w:hAnsiTheme="majorHAnsi" w:cstheme="majorHAnsi"/>
          <w:b/>
        </w:rPr>
        <w:fldChar w:fldCharType="end"/>
      </w:r>
      <w:r w:rsidRPr="00AE3AFA">
        <w:rPr>
          <w:rFonts w:asciiTheme="majorHAnsi" w:hAnsiTheme="majorHAnsi" w:cstheme="majorHAnsi"/>
          <w:b/>
        </w:rPr>
        <w:t xml:space="preserve"> </w:t>
      </w:r>
      <w:r w:rsidR="00E9784D" w:rsidRPr="00AE3AFA">
        <w:rPr>
          <w:rFonts w:asciiTheme="majorHAnsi" w:hAnsiTheme="majorHAnsi" w:cstheme="majorHAnsi"/>
          <w:b/>
        </w:rPr>
        <w:t>(</w:t>
      </w:r>
      <w:r w:rsidR="00220403" w:rsidRPr="00AE3AFA">
        <w:rPr>
          <w:rFonts w:asciiTheme="majorHAnsi" w:hAnsiTheme="majorHAnsi" w:cstheme="majorHAnsi"/>
          <w:b/>
        </w:rPr>
        <w:t>Conductor</w:t>
      </w:r>
      <w:r w:rsidRPr="00AE3AFA">
        <w:rPr>
          <w:rFonts w:asciiTheme="majorHAnsi" w:hAnsiTheme="majorHAnsi" w:cstheme="majorHAnsi"/>
          <w:b/>
        </w:rPr>
        <w:t xml:space="preserve"> </w:t>
      </w:r>
      <w:r w:rsidR="00FA59E6" w:rsidRPr="00AE3AFA">
        <w:rPr>
          <w:rFonts w:asciiTheme="majorHAnsi" w:hAnsiTheme="majorHAnsi" w:cstheme="majorHAnsi"/>
          <w:b/>
        </w:rPr>
        <w:t>notification</w:t>
      </w:r>
      <w:r w:rsidR="007F4B52" w:rsidRPr="00AE3AFA">
        <w:rPr>
          <w:rFonts w:asciiTheme="majorHAnsi" w:hAnsiTheme="majorHAnsi" w:cstheme="majorHAnsi"/>
          <w:b/>
        </w:rPr>
        <w:t xml:space="preserve"> definition</w:t>
      </w:r>
      <w:r w:rsidR="00E9784D" w:rsidRPr="00AE3AFA">
        <w:rPr>
          <w:rFonts w:asciiTheme="majorHAnsi" w:hAnsiTheme="majorHAnsi" w:cstheme="majorHAnsi"/>
          <w:b/>
        </w:rPr>
        <w:t>)</w:t>
      </w:r>
      <w:r w:rsidR="00AB02A1" w:rsidRPr="00AE3AFA">
        <w:rPr>
          <w:rFonts w:asciiTheme="majorHAnsi" w:hAnsiTheme="majorHAnsi" w:cstheme="majorHAnsi"/>
          <w:b/>
        </w:rPr>
        <w:t xml:space="preserve"> Menu</w:t>
      </w:r>
    </w:p>
    <w:p w14:paraId="681D68A7" w14:textId="77777777" w:rsidR="007A4F94" w:rsidRPr="00AE3AFA" w:rsidRDefault="007A4F94" w:rsidP="007A4F94">
      <w:pPr>
        <w:rPr>
          <w:rFonts w:asciiTheme="majorHAnsi" w:hAnsiTheme="majorHAnsi" w:cstheme="majorHAnsi"/>
          <w:b/>
        </w:rPr>
      </w:pPr>
    </w:p>
    <w:p w14:paraId="4B44C581" w14:textId="77777777" w:rsidR="00F40B8A" w:rsidRPr="00AE3AFA" w:rsidRDefault="007A4F94" w:rsidP="00C72DC3">
      <w:pPr>
        <w:pStyle w:val="a8"/>
        <w:numPr>
          <w:ilvl w:val="0"/>
          <w:numId w:val="27"/>
        </w:numPr>
        <w:ind w:leftChars="0"/>
        <w:rPr>
          <w:rFonts w:asciiTheme="majorHAnsi" w:hAnsiTheme="majorHAnsi" w:cstheme="majorHAnsi"/>
        </w:rPr>
      </w:pPr>
      <w:r w:rsidRPr="00AE3AFA">
        <w:rPr>
          <w:rFonts w:asciiTheme="majorHAnsi" w:hAnsiTheme="majorHAnsi" w:cstheme="majorHAnsi"/>
        </w:rPr>
        <w:t xml:space="preserve">Details of (Conductor </w:t>
      </w:r>
      <w:r w:rsidR="00FA59E6" w:rsidRPr="00AE3AFA">
        <w:rPr>
          <w:rFonts w:asciiTheme="majorHAnsi" w:hAnsiTheme="majorHAnsi" w:cstheme="majorHAnsi"/>
        </w:rPr>
        <w:t>notification</w:t>
      </w:r>
      <w:r w:rsidR="007F4B52" w:rsidRPr="00AE3AFA">
        <w:rPr>
          <w:rFonts w:asciiTheme="majorHAnsi" w:hAnsiTheme="majorHAnsi" w:cstheme="majorHAnsi"/>
        </w:rPr>
        <w:t xml:space="preserve"> definition</w:t>
      </w:r>
      <w:r w:rsidRPr="00AE3AFA">
        <w:rPr>
          <w:rFonts w:asciiTheme="majorHAnsi" w:hAnsiTheme="majorHAnsi" w:cstheme="majorHAnsi"/>
        </w:rPr>
        <w:t>) Menu</w:t>
      </w:r>
      <w:r w:rsidR="00F40B8A" w:rsidRPr="00AE3AFA">
        <w:rPr>
          <w:rFonts w:asciiTheme="majorHAnsi" w:hAnsiTheme="majorHAnsi" w:cstheme="majorHAnsi"/>
        </w:rPr>
        <w:t xml:space="preserve"> &gt; </w:t>
      </w:r>
      <w:r w:rsidRPr="00AE3AFA">
        <w:rPr>
          <w:rFonts w:asciiTheme="majorHAnsi" w:hAnsiTheme="majorHAnsi" w:cstheme="majorHAnsi"/>
        </w:rPr>
        <w:t>(List) Sub menu are listed below</w:t>
      </w:r>
    </w:p>
    <w:p w14:paraId="2859C2DA" w14:textId="77777777" w:rsidR="00F40B8A" w:rsidRPr="00AE3AFA" w:rsidRDefault="00F40B8A" w:rsidP="00F40B8A">
      <w:pPr>
        <w:rPr>
          <w:rFonts w:asciiTheme="majorHAnsi" w:hAnsiTheme="majorHAnsi" w:cstheme="majorHAnsi"/>
        </w:rPr>
      </w:pPr>
    </w:p>
    <w:p w14:paraId="1694E8A2" w14:textId="472E9F21" w:rsidR="00F40B8A" w:rsidRPr="00AE3AFA" w:rsidRDefault="00EE69BA" w:rsidP="00F40B8A">
      <w:pPr>
        <w:pStyle w:val="af1"/>
        <w:jc w:val="center"/>
        <w:rPr>
          <w:rFonts w:asciiTheme="majorHAnsi" w:hAnsiTheme="majorHAnsi" w:cstheme="majorHAnsi"/>
          <w:b w:val="0"/>
        </w:rPr>
      </w:pPr>
      <w:r w:rsidRPr="00AE3AFA">
        <w:rPr>
          <w:rFonts w:asciiTheme="majorHAnsi" w:hAnsiTheme="majorHAnsi" w:cstheme="majorHAnsi"/>
        </w:rPr>
        <w:t>Table</w:t>
      </w:r>
      <w:r w:rsidR="00F40B8A" w:rsidRPr="00AE3AFA">
        <w:rPr>
          <w:rFonts w:asciiTheme="majorHAnsi" w:hAnsiTheme="majorHAnsi" w:cstheme="majorHAnsi"/>
        </w:rPr>
        <w:t xml:space="preserve"> 4.1- </w:t>
      </w:r>
      <w:r w:rsidR="00F40B8A" w:rsidRPr="00AE3AFA">
        <w:rPr>
          <w:rFonts w:asciiTheme="majorHAnsi" w:hAnsiTheme="majorHAnsi" w:cstheme="majorHAnsi"/>
        </w:rPr>
        <w:fldChar w:fldCharType="begin"/>
      </w:r>
      <w:r w:rsidR="00F40B8A" w:rsidRPr="00AE3AFA">
        <w:rPr>
          <w:rFonts w:asciiTheme="majorHAnsi" w:hAnsiTheme="majorHAnsi" w:cstheme="majorHAnsi"/>
        </w:rPr>
        <w:instrText xml:space="preserve"> SEQ </w:instrText>
      </w:r>
      <w:r w:rsidR="00F40B8A" w:rsidRPr="00AE3AFA">
        <w:rPr>
          <w:rFonts w:asciiTheme="majorHAnsi" w:hAnsiTheme="majorHAnsi" w:cstheme="majorHAnsi"/>
        </w:rPr>
        <w:instrText>表</w:instrText>
      </w:r>
      <w:r w:rsidR="00F40B8A" w:rsidRPr="00AE3AFA">
        <w:rPr>
          <w:rFonts w:asciiTheme="majorHAnsi" w:hAnsiTheme="majorHAnsi" w:cstheme="majorHAnsi"/>
        </w:rPr>
        <w:instrText xml:space="preserve">_4.1- \* ARABIC </w:instrText>
      </w:r>
      <w:r w:rsidR="00F40B8A" w:rsidRPr="00AE3AFA">
        <w:rPr>
          <w:rFonts w:asciiTheme="majorHAnsi" w:hAnsiTheme="majorHAnsi" w:cstheme="majorHAnsi"/>
        </w:rPr>
        <w:fldChar w:fldCharType="separate"/>
      </w:r>
      <w:r w:rsidR="00A6356E">
        <w:rPr>
          <w:rFonts w:asciiTheme="majorHAnsi" w:hAnsiTheme="majorHAnsi" w:cstheme="majorHAnsi"/>
          <w:noProof/>
        </w:rPr>
        <w:t>1</w:t>
      </w:r>
      <w:r w:rsidR="00F40B8A" w:rsidRPr="00AE3AFA">
        <w:rPr>
          <w:rFonts w:asciiTheme="majorHAnsi" w:hAnsiTheme="majorHAnsi" w:cstheme="majorHAnsi"/>
        </w:rPr>
        <w:fldChar w:fldCharType="end"/>
      </w:r>
      <w:r w:rsidRPr="00AE3AFA">
        <w:rPr>
          <w:rFonts w:asciiTheme="majorHAnsi" w:hAnsiTheme="majorHAnsi" w:cstheme="majorHAnsi"/>
        </w:rPr>
        <w:t>「</w:t>
      </w:r>
      <w:r w:rsidRPr="00AE3AFA">
        <w:rPr>
          <w:rFonts w:asciiTheme="majorHAnsi" w:hAnsiTheme="majorHAnsi" w:cstheme="majorHAnsi"/>
        </w:rPr>
        <w:t>List</w:t>
      </w:r>
      <w:r w:rsidRPr="00AE3AFA">
        <w:rPr>
          <w:rFonts w:asciiTheme="majorHAnsi" w:hAnsiTheme="majorHAnsi" w:cstheme="majorHAnsi"/>
        </w:rPr>
        <w:t>」</w:t>
      </w:r>
      <w:r w:rsidRPr="00AE3AFA">
        <w:rPr>
          <w:rFonts w:asciiTheme="majorHAnsi" w:hAnsiTheme="majorHAnsi" w:cstheme="majorHAnsi"/>
        </w:rPr>
        <w:t xml:space="preserve"> Sub</w:t>
      </w:r>
      <w:r w:rsidR="007A4F94" w:rsidRPr="00AE3AFA">
        <w:rPr>
          <w:rFonts w:asciiTheme="majorHAnsi" w:hAnsiTheme="majorHAnsi" w:cstheme="majorHAnsi"/>
        </w:rPr>
        <w:t xml:space="preserve"> </w:t>
      </w:r>
      <w:r w:rsidRPr="00AE3AFA">
        <w:rPr>
          <w:rFonts w:asciiTheme="majorHAnsi" w:hAnsiTheme="majorHAnsi" w:cstheme="majorHAnsi"/>
        </w:rPr>
        <w:t>menu</w:t>
      </w:r>
    </w:p>
    <w:tbl>
      <w:tblPr>
        <w:tblStyle w:val="aa"/>
        <w:tblW w:w="9889" w:type="dxa"/>
        <w:tblLayout w:type="fixed"/>
        <w:tblLook w:val="04A0" w:firstRow="1" w:lastRow="0" w:firstColumn="1" w:lastColumn="0" w:noHBand="0" w:noVBand="1"/>
      </w:tblPr>
      <w:tblGrid>
        <w:gridCol w:w="2830"/>
        <w:gridCol w:w="3969"/>
        <w:gridCol w:w="993"/>
        <w:gridCol w:w="850"/>
        <w:gridCol w:w="1247"/>
      </w:tblGrid>
      <w:tr w:rsidR="00F40B8A" w:rsidRPr="00AE3AFA" w14:paraId="5A07D1F1" w14:textId="77777777" w:rsidTr="00FA59E6">
        <w:tc>
          <w:tcPr>
            <w:tcW w:w="2830" w:type="dxa"/>
            <w:shd w:val="clear" w:color="auto" w:fill="002B62"/>
          </w:tcPr>
          <w:p w14:paraId="69AD549C" w14:textId="77777777" w:rsidR="00F40B8A" w:rsidRPr="00AE3AFA" w:rsidRDefault="00F40B8A" w:rsidP="00F40B8A">
            <w:pPr>
              <w:spacing w:line="240" w:lineRule="exact"/>
              <w:jc w:val="center"/>
              <w:rPr>
                <w:rFonts w:asciiTheme="majorHAnsi" w:hAnsiTheme="majorHAnsi" w:cstheme="majorHAnsi"/>
                <w:b/>
                <w:color w:val="FFFFFF" w:themeColor="background1"/>
                <w:sz w:val="16"/>
                <w:szCs w:val="16"/>
              </w:rPr>
            </w:pPr>
            <w:r w:rsidRPr="00AE3AFA">
              <w:rPr>
                <w:rFonts w:asciiTheme="majorHAnsi" w:hAnsiTheme="majorHAnsi" w:cstheme="majorHAnsi"/>
                <w:b/>
                <w:color w:val="FFFFFF" w:themeColor="background1"/>
                <w:sz w:val="16"/>
                <w:szCs w:val="16"/>
              </w:rPr>
              <w:t>Item</w:t>
            </w:r>
          </w:p>
        </w:tc>
        <w:tc>
          <w:tcPr>
            <w:tcW w:w="3969" w:type="dxa"/>
            <w:shd w:val="clear" w:color="auto" w:fill="002B62"/>
          </w:tcPr>
          <w:p w14:paraId="3993C2A2" w14:textId="77777777" w:rsidR="00F40B8A" w:rsidRPr="00AE3AFA" w:rsidRDefault="00F40B8A" w:rsidP="00FA59E6">
            <w:pPr>
              <w:spacing w:line="240" w:lineRule="exact"/>
              <w:jc w:val="center"/>
              <w:rPr>
                <w:rFonts w:asciiTheme="majorHAnsi" w:hAnsiTheme="majorHAnsi" w:cstheme="majorHAnsi"/>
                <w:b/>
                <w:color w:val="FFFFFF" w:themeColor="background1"/>
                <w:sz w:val="16"/>
                <w:szCs w:val="16"/>
              </w:rPr>
            </w:pPr>
            <w:r w:rsidRPr="00AE3AFA">
              <w:rPr>
                <w:rFonts w:asciiTheme="majorHAnsi" w:hAnsiTheme="majorHAnsi" w:cstheme="majorHAnsi"/>
                <w:b/>
                <w:color w:val="FFFFFF" w:themeColor="background1"/>
                <w:sz w:val="16"/>
                <w:szCs w:val="16"/>
              </w:rPr>
              <w:t>Description</w:t>
            </w:r>
          </w:p>
        </w:tc>
        <w:tc>
          <w:tcPr>
            <w:tcW w:w="993" w:type="dxa"/>
            <w:shd w:val="clear" w:color="auto" w:fill="002B62"/>
          </w:tcPr>
          <w:p w14:paraId="749E9225" w14:textId="77777777" w:rsidR="00F40B8A" w:rsidRPr="00AE3AFA" w:rsidRDefault="00F40B8A" w:rsidP="00F40B8A">
            <w:pPr>
              <w:spacing w:line="240" w:lineRule="exact"/>
              <w:jc w:val="center"/>
              <w:rPr>
                <w:rFonts w:asciiTheme="majorHAnsi" w:hAnsiTheme="majorHAnsi" w:cstheme="majorHAnsi"/>
                <w:b/>
                <w:color w:val="FFFFFF" w:themeColor="background1"/>
                <w:sz w:val="16"/>
                <w:szCs w:val="16"/>
              </w:rPr>
            </w:pPr>
            <w:r w:rsidRPr="00AE3AFA">
              <w:rPr>
                <w:rFonts w:asciiTheme="majorHAnsi" w:hAnsiTheme="majorHAnsi" w:cstheme="majorHAnsi"/>
                <w:b/>
                <w:color w:val="FFFFFF" w:themeColor="background1"/>
                <w:sz w:val="16"/>
                <w:szCs w:val="16"/>
              </w:rPr>
              <w:t>Input Required</w:t>
            </w:r>
          </w:p>
        </w:tc>
        <w:tc>
          <w:tcPr>
            <w:tcW w:w="850" w:type="dxa"/>
            <w:shd w:val="clear" w:color="auto" w:fill="002B62"/>
          </w:tcPr>
          <w:p w14:paraId="025998B8" w14:textId="77777777" w:rsidR="00F40B8A" w:rsidRPr="00AE3AFA" w:rsidRDefault="00F40B8A" w:rsidP="00FA59E6">
            <w:pPr>
              <w:spacing w:line="240" w:lineRule="exact"/>
              <w:jc w:val="center"/>
              <w:rPr>
                <w:rFonts w:asciiTheme="majorHAnsi" w:hAnsiTheme="majorHAnsi" w:cstheme="majorHAnsi"/>
                <w:b/>
                <w:color w:val="FFFFFF" w:themeColor="background1"/>
                <w:sz w:val="16"/>
                <w:szCs w:val="16"/>
              </w:rPr>
            </w:pPr>
            <w:r w:rsidRPr="00AE3AFA">
              <w:rPr>
                <w:rFonts w:asciiTheme="majorHAnsi" w:hAnsiTheme="majorHAnsi" w:cstheme="majorHAnsi"/>
                <w:b/>
                <w:color w:val="FFFFFF" w:themeColor="background1"/>
                <w:sz w:val="16"/>
                <w:szCs w:val="16"/>
              </w:rPr>
              <w:t>Input type</w:t>
            </w:r>
          </w:p>
        </w:tc>
        <w:tc>
          <w:tcPr>
            <w:tcW w:w="1247" w:type="dxa"/>
            <w:shd w:val="clear" w:color="auto" w:fill="002B62"/>
          </w:tcPr>
          <w:p w14:paraId="42448750" w14:textId="77777777" w:rsidR="00F40B8A" w:rsidRPr="00AE3AFA" w:rsidRDefault="00F40B8A" w:rsidP="00F40B8A">
            <w:pPr>
              <w:spacing w:line="240" w:lineRule="exact"/>
              <w:rPr>
                <w:rFonts w:asciiTheme="majorHAnsi" w:hAnsiTheme="majorHAnsi" w:cstheme="majorHAnsi"/>
                <w:b/>
                <w:color w:val="FFFFFF" w:themeColor="background1"/>
                <w:sz w:val="16"/>
                <w:szCs w:val="16"/>
              </w:rPr>
            </w:pPr>
            <w:r w:rsidRPr="00AE3AFA">
              <w:rPr>
                <w:rFonts w:asciiTheme="majorHAnsi" w:hAnsiTheme="majorHAnsi" w:cstheme="majorHAnsi"/>
                <w:b/>
                <w:color w:val="FFFFFF" w:themeColor="background1"/>
                <w:sz w:val="16"/>
                <w:szCs w:val="16"/>
              </w:rPr>
              <w:t>Restri</w:t>
            </w:r>
            <w:r w:rsidR="00EE69BA" w:rsidRPr="00AE3AFA">
              <w:rPr>
                <w:rFonts w:asciiTheme="majorHAnsi" w:hAnsiTheme="majorHAnsi" w:cstheme="majorHAnsi"/>
                <w:b/>
                <w:color w:val="FFFFFF" w:themeColor="background1"/>
                <w:sz w:val="16"/>
                <w:szCs w:val="16"/>
              </w:rPr>
              <w:t>ctions</w:t>
            </w:r>
          </w:p>
        </w:tc>
      </w:tr>
      <w:tr w:rsidR="00F40B8A" w:rsidRPr="00AE3AFA" w14:paraId="3CD17363" w14:textId="77777777" w:rsidTr="00FA59E6">
        <w:tc>
          <w:tcPr>
            <w:tcW w:w="2830" w:type="dxa"/>
          </w:tcPr>
          <w:p w14:paraId="790DFF23"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Notification name</w:t>
            </w:r>
          </w:p>
        </w:tc>
        <w:tc>
          <w:tcPr>
            <w:tcW w:w="3969" w:type="dxa"/>
          </w:tcPr>
          <w:p w14:paraId="2901D3D5"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Enter notification name</w:t>
            </w:r>
          </w:p>
        </w:tc>
        <w:tc>
          <w:tcPr>
            <w:tcW w:w="993" w:type="dxa"/>
          </w:tcPr>
          <w:p w14:paraId="46285E6E"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0" w:type="dxa"/>
          </w:tcPr>
          <w:p w14:paraId="15BB89D1" w14:textId="77777777" w:rsidR="00F40B8A" w:rsidRPr="00AE3AFA" w:rsidRDefault="00EE69BA" w:rsidP="00FA59E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sz w:val="18"/>
                <w:szCs w:val="18"/>
              </w:rPr>
              <w:t>Manual input</w:t>
            </w:r>
          </w:p>
        </w:tc>
        <w:tc>
          <w:tcPr>
            <w:tcW w:w="1247" w:type="dxa"/>
          </w:tcPr>
          <w:p w14:paraId="56A2C0F6"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7289748B" w14:textId="77777777" w:rsidTr="00FA59E6">
        <w:tc>
          <w:tcPr>
            <w:tcW w:w="2830" w:type="dxa"/>
          </w:tcPr>
          <w:p w14:paraId="4A446485" w14:textId="77777777" w:rsidR="00F40B8A" w:rsidRPr="00AE3AFA" w:rsidRDefault="00E46C57" w:rsidP="007A4F94">
            <w:pPr>
              <w:spacing w:line="240" w:lineRule="exact"/>
              <w:jc w:val="left"/>
              <w:rPr>
                <w:rFonts w:asciiTheme="majorHAnsi" w:hAnsiTheme="majorHAnsi" w:cstheme="majorHAnsi"/>
              </w:rPr>
            </w:pPr>
            <w:r w:rsidRPr="00AE3AFA">
              <w:rPr>
                <w:rFonts w:asciiTheme="majorHAnsi" w:hAnsiTheme="majorHAnsi" w:cstheme="majorHAnsi"/>
              </w:rPr>
              <w:t>Class</w:t>
            </w:r>
            <w:r w:rsidR="00F40B8A" w:rsidRPr="00AE3AFA">
              <w:rPr>
                <w:rFonts w:asciiTheme="majorHAnsi" w:hAnsiTheme="majorHAnsi" w:cstheme="majorHAnsi"/>
              </w:rPr>
              <w:t>(CURLOPT_URL)</w:t>
            </w:r>
          </w:p>
        </w:tc>
        <w:tc>
          <w:tcPr>
            <w:tcW w:w="3969" w:type="dxa"/>
          </w:tcPr>
          <w:p w14:paraId="3CD12E10" w14:textId="77777777" w:rsidR="00F40B8A" w:rsidRPr="00AE3AFA" w:rsidRDefault="00E46C57" w:rsidP="007A4F94">
            <w:pPr>
              <w:spacing w:line="240" w:lineRule="exact"/>
              <w:jc w:val="left"/>
              <w:rPr>
                <w:rFonts w:asciiTheme="majorHAnsi" w:hAnsiTheme="majorHAnsi" w:cstheme="majorHAnsi"/>
              </w:rPr>
            </w:pPr>
            <w:r w:rsidRPr="00AE3AFA">
              <w:rPr>
                <w:rFonts w:asciiTheme="majorHAnsi" w:hAnsiTheme="majorHAnsi" w:cstheme="majorHAnsi"/>
              </w:rPr>
              <w:t>Enter class URL</w:t>
            </w:r>
          </w:p>
        </w:tc>
        <w:tc>
          <w:tcPr>
            <w:tcW w:w="993" w:type="dxa"/>
          </w:tcPr>
          <w:p w14:paraId="3FE0FD4B"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0" w:type="dxa"/>
          </w:tcPr>
          <w:p w14:paraId="35620C26" w14:textId="77777777" w:rsidR="00F40B8A" w:rsidRPr="00AE3AFA" w:rsidRDefault="00EE69BA" w:rsidP="00FA59E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sz w:val="18"/>
                <w:szCs w:val="18"/>
              </w:rPr>
              <w:t>Manual input</w:t>
            </w:r>
          </w:p>
        </w:tc>
        <w:tc>
          <w:tcPr>
            <w:tcW w:w="1247" w:type="dxa"/>
          </w:tcPr>
          <w:p w14:paraId="0D78E8D9"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3B759F07" w14:textId="77777777" w:rsidTr="00FA59E6">
        <w:tc>
          <w:tcPr>
            <w:tcW w:w="2830" w:type="dxa"/>
          </w:tcPr>
          <w:p w14:paraId="1E48DCAD"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 xml:space="preserve">Header </w:t>
            </w:r>
            <w:r w:rsidR="00F40B8A" w:rsidRPr="00AE3AFA">
              <w:rPr>
                <w:rFonts w:asciiTheme="majorHAnsi" w:hAnsiTheme="majorHAnsi" w:cstheme="majorHAnsi"/>
              </w:rPr>
              <w:t>(CURLOPT_HTTPHEADER)</w:t>
            </w:r>
          </w:p>
        </w:tc>
        <w:tc>
          <w:tcPr>
            <w:tcW w:w="3969" w:type="dxa"/>
          </w:tcPr>
          <w:p w14:paraId="6C46AD24"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 xml:space="preserve">Enter </w:t>
            </w:r>
            <w:r w:rsidR="00F40B8A" w:rsidRPr="00AE3AFA">
              <w:rPr>
                <w:rFonts w:asciiTheme="majorHAnsi" w:hAnsiTheme="majorHAnsi" w:cstheme="majorHAnsi"/>
              </w:rPr>
              <w:t xml:space="preserve">HTTP </w:t>
            </w:r>
            <w:r w:rsidRPr="00AE3AFA">
              <w:rPr>
                <w:rFonts w:asciiTheme="majorHAnsi" w:hAnsiTheme="majorHAnsi" w:cstheme="majorHAnsi"/>
              </w:rPr>
              <w:t xml:space="preserve">header in </w:t>
            </w:r>
            <w:r w:rsidR="00F40B8A" w:rsidRPr="00AE3AFA">
              <w:rPr>
                <w:rFonts w:asciiTheme="majorHAnsi" w:hAnsiTheme="majorHAnsi" w:cstheme="majorHAnsi"/>
              </w:rPr>
              <w:t>JSON</w:t>
            </w:r>
            <w:r w:rsidRPr="00AE3AFA">
              <w:rPr>
                <w:rFonts w:asciiTheme="majorHAnsi" w:hAnsiTheme="majorHAnsi" w:cstheme="majorHAnsi"/>
              </w:rPr>
              <w:t xml:space="preserve"> format</w:t>
            </w:r>
          </w:p>
        </w:tc>
        <w:tc>
          <w:tcPr>
            <w:tcW w:w="993" w:type="dxa"/>
          </w:tcPr>
          <w:p w14:paraId="6E6D252D"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0" w:type="dxa"/>
          </w:tcPr>
          <w:p w14:paraId="6C382D26" w14:textId="77777777" w:rsidR="00F40B8A" w:rsidRPr="00AE3AFA" w:rsidRDefault="00EE69BA" w:rsidP="00FA59E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sz w:val="18"/>
                <w:szCs w:val="18"/>
              </w:rPr>
              <w:t>Manual input</w:t>
            </w:r>
          </w:p>
        </w:tc>
        <w:tc>
          <w:tcPr>
            <w:tcW w:w="1247" w:type="dxa"/>
          </w:tcPr>
          <w:p w14:paraId="42290A1C"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3B0F3785" w14:textId="77777777" w:rsidTr="00FA59E6">
        <w:tc>
          <w:tcPr>
            <w:tcW w:w="2830" w:type="dxa"/>
          </w:tcPr>
          <w:p w14:paraId="2A6294A1"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 xml:space="preserve">Message </w:t>
            </w:r>
            <w:r w:rsidR="00F40B8A" w:rsidRPr="00AE3AFA">
              <w:rPr>
                <w:rFonts w:asciiTheme="majorHAnsi" w:hAnsiTheme="majorHAnsi" w:cstheme="majorHAnsi"/>
              </w:rPr>
              <w:t>(CURLOPT_POSTFIELDS)</w:t>
            </w:r>
          </w:p>
        </w:tc>
        <w:tc>
          <w:tcPr>
            <w:tcW w:w="3969" w:type="dxa"/>
          </w:tcPr>
          <w:p w14:paraId="22ECAA19" w14:textId="77777777" w:rsidR="00F40B8A" w:rsidRPr="00AE3AFA" w:rsidRDefault="00E46C57" w:rsidP="007A4F94">
            <w:pPr>
              <w:spacing w:line="240" w:lineRule="exact"/>
              <w:jc w:val="left"/>
              <w:rPr>
                <w:rFonts w:asciiTheme="majorHAnsi" w:hAnsiTheme="majorHAnsi" w:cstheme="majorHAnsi"/>
              </w:rPr>
            </w:pPr>
            <w:r w:rsidRPr="00AE3AFA">
              <w:rPr>
                <w:rFonts w:asciiTheme="majorHAnsi" w:hAnsiTheme="majorHAnsi" w:cstheme="majorHAnsi"/>
              </w:rPr>
              <w:t>Enter message according to service specification.</w:t>
            </w:r>
          </w:p>
        </w:tc>
        <w:tc>
          <w:tcPr>
            <w:tcW w:w="993" w:type="dxa"/>
          </w:tcPr>
          <w:p w14:paraId="6C46511A"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0" w:type="dxa"/>
          </w:tcPr>
          <w:p w14:paraId="60A25259" w14:textId="77777777" w:rsidR="00F40B8A" w:rsidRPr="00AE3AFA" w:rsidRDefault="00EE69BA" w:rsidP="00FA59E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sz w:val="18"/>
                <w:szCs w:val="18"/>
              </w:rPr>
              <w:t>Manual input</w:t>
            </w:r>
          </w:p>
        </w:tc>
        <w:tc>
          <w:tcPr>
            <w:tcW w:w="1247" w:type="dxa"/>
          </w:tcPr>
          <w:p w14:paraId="4E3DFC91"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color w:val="000000"/>
                <w:sz w:val="18"/>
                <w:szCs w:val="18"/>
                <w:shd w:val="clear" w:color="auto" w:fill="FFFFFF"/>
              </w:rPr>
              <w:t>※</w:t>
            </w:r>
          </w:p>
        </w:tc>
      </w:tr>
      <w:tr w:rsidR="00F40B8A" w:rsidRPr="00AE3AFA" w14:paraId="57754E72" w14:textId="77777777" w:rsidTr="00FA59E6">
        <w:tc>
          <w:tcPr>
            <w:tcW w:w="2830" w:type="dxa"/>
          </w:tcPr>
          <w:p w14:paraId="51D1B1EC" w14:textId="77777777" w:rsidR="00F40B8A" w:rsidRPr="00AE3AFA" w:rsidRDefault="00F40B8A" w:rsidP="007A4F94">
            <w:pPr>
              <w:spacing w:line="240" w:lineRule="exact"/>
              <w:jc w:val="left"/>
              <w:rPr>
                <w:rFonts w:asciiTheme="majorHAnsi" w:hAnsiTheme="majorHAnsi" w:cstheme="majorHAnsi"/>
              </w:rPr>
            </w:pPr>
            <w:r w:rsidRPr="00AE3AFA">
              <w:rPr>
                <w:rFonts w:asciiTheme="majorHAnsi" w:hAnsiTheme="majorHAnsi" w:cstheme="majorHAnsi"/>
              </w:rPr>
              <w:t>PROXY / URL</w:t>
            </w:r>
            <w:r w:rsidRPr="00AE3AFA">
              <w:rPr>
                <w:rFonts w:asciiTheme="majorHAnsi" w:hAnsiTheme="majorHAnsi" w:cstheme="majorHAnsi"/>
              </w:rPr>
              <w:br/>
              <w:t>(CURLOPT_PROXY)</w:t>
            </w:r>
          </w:p>
        </w:tc>
        <w:tc>
          <w:tcPr>
            <w:tcW w:w="3969" w:type="dxa"/>
          </w:tcPr>
          <w:p w14:paraId="74A384F2"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 xml:space="preserve">Enter URL if </w:t>
            </w:r>
            <w:r w:rsidR="00F40B8A" w:rsidRPr="00AE3AFA">
              <w:rPr>
                <w:rFonts w:asciiTheme="majorHAnsi" w:hAnsiTheme="majorHAnsi" w:cstheme="majorHAnsi"/>
              </w:rPr>
              <w:t>PROXY</w:t>
            </w:r>
            <w:r w:rsidRPr="00AE3AFA">
              <w:rPr>
                <w:rFonts w:asciiTheme="majorHAnsi" w:hAnsiTheme="majorHAnsi" w:cstheme="majorHAnsi"/>
              </w:rPr>
              <w:t xml:space="preserve"> setting is needed</w:t>
            </w:r>
            <w:r w:rsidR="00E46C57" w:rsidRPr="00AE3AFA">
              <w:rPr>
                <w:rFonts w:asciiTheme="majorHAnsi" w:hAnsiTheme="majorHAnsi" w:cstheme="majorHAnsi"/>
              </w:rPr>
              <w:t>.</w:t>
            </w:r>
          </w:p>
        </w:tc>
        <w:tc>
          <w:tcPr>
            <w:tcW w:w="993" w:type="dxa"/>
          </w:tcPr>
          <w:p w14:paraId="40302C6E"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c>
          <w:tcPr>
            <w:tcW w:w="850" w:type="dxa"/>
          </w:tcPr>
          <w:p w14:paraId="13253CD3" w14:textId="77777777" w:rsidR="00F40B8A" w:rsidRPr="00AE3AFA" w:rsidRDefault="00EE69BA" w:rsidP="00FA59E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sz w:val="18"/>
                <w:szCs w:val="18"/>
              </w:rPr>
              <w:t>Manual input</w:t>
            </w:r>
          </w:p>
        </w:tc>
        <w:tc>
          <w:tcPr>
            <w:tcW w:w="1247" w:type="dxa"/>
          </w:tcPr>
          <w:p w14:paraId="169B1B5C"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1334B6D5" w14:textId="77777777" w:rsidTr="00FA59E6">
        <w:tc>
          <w:tcPr>
            <w:tcW w:w="2830" w:type="dxa"/>
          </w:tcPr>
          <w:p w14:paraId="4A4F43D4" w14:textId="77777777" w:rsidR="00F40B8A" w:rsidRPr="00AE3AFA" w:rsidRDefault="00F40B8A" w:rsidP="007A4F94">
            <w:pPr>
              <w:spacing w:line="240" w:lineRule="exact"/>
              <w:jc w:val="left"/>
              <w:rPr>
                <w:rFonts w:asciiTheme="majorHAnsi" w:hAnsiTheme="majorHAnsi" w:cstheme="majorHAnsi"/>
              </w:rPr>
            </w:pPr>
            <w:r w:rsidRPr="00AE3AFA">
              <w:rPr>
                <w:rFonts w:asciiTheme="majorHAnsi" w:hAnsiTheme="majorHAnsi" w:cstheme="majorHAnsi"/>
              </w:rPr>
              <w:t>PROXY / PORT</w:t>
            </w:r>
            <w:r w:rsidRPr="00AE3AFA">
              <w:rPr>
                <w:rFonts w:asciiTheme="majorHAnsi" w:hAnsiTheme="majorHAnsi" w:cstheme="majorHAnsi"/>
              </w:rPr>
              <w:br/>
              <w:t>(CURLOPT_PROXYPORT)</w:t>
            </w:r>
          </w:p>
        </w:tc>
        <w:tc>
          <w:tcPr>
            <w:tcW w:w="3969" w:type="dxa"/>
          </w:tcPr>
          <w:p w14:paraId="5DEA02BE"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Enter PORT if PROXY setting is needed</w:t>
            </w:r>
            <w:r w:rsidR="00E46C57" w:rsidRPr="00AE3AFA">
              <w:rPr>
                <w:rFonts w:asciiTheme="majorHAnsi" w:hAnsiTheme="majorHAnsi" w:cstheme="majorHAnsi"/>
              </w:rPr>
              <w:t>.</w:t>
            </w:r>
          </w:p>
        </w:tc>
        <w:tc>
          <w:tcPr>
            <w:tcW w:w="993" w:type="dxa"/>
          </w:tcPr>
          <w:p w14:paraId="75780DFC"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c>
          <w:tcPr>
            <w:tcW w:w="850" w:type="dxa"/>
          </w:tcPr>
          <w:p w14:paraId="19BD6A05" w14:textId="77777777" w:rsidR="00F40B8A" w:rsidRPr="00AE3AFA" w:rsidRDefault="00EE69BA" w:rsidP="00FA59E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sz w:val="18"/>
                <w:szCs w:val="18"/>
              </w:rPr>
              <w:t>Manual input</w:t>
            </w:r>
          </w:p>
        </w:tc>
        <w:tc>
          <w:tcPr>
            <w:tcW w:w="1247" w:type="dxa"/>
          </w:tcPr>
          <w:p w14:paraId="129903D5"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1E8F7CA5" w14:textId="77777777" w:rsidTr="00FA59E6">
        <w:tc>
          <w:tcPr>
            <w:tcW w:w="2830" w:type="dxa"/>
          </w:tcPr>
          <w:p w14:paraId="6856C28C"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 xml:space="preserve">Confirmation </w:t>
            </w:r>
            <w:r w:rsidR="00F40B8A" w:rsidRPr="00AE3AFA">
              <w:rPr>
                <w:rFonts w:asciiTheme="majorHAnsi" w:hAnsiTheme="majorHAnsi" w:cstheme="majorHAnsi"/>
              </w:rPr>
              <w:t>URL(FQDN)</w:t>
            </w:r>
          </w:p>
        </w:tc>
        <w:tc>
          <w:tcPr>
            <w:tcW w:w="3969" w:type="dxa"/>
          </w:tcPr>
          <w:p w14:paraId="63726566"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 xml:space="preserve">Enter FQDN  used in input variable for confirmation </w:t>
            </w:r>
            <w:r w:rsidR="00F40B8A" w:rsidRPr="00AE3AFA">
              <w:rPr>
                <w:rFonts w:asciiTheme="majorHAnsi" w:hAnsiTheme="majorHAnsi" w:cstheme="majorHAnsi"/>
              </w:rPr>
              <w:t>URL</w:t>
            </w:r>
          </w:p>
        </w:tc>
        <w:tc>
          <w:tcPr>
            <w:tcW w:w="993" w:type="dxa"/>
          </w:tcPr>
          <w:p w14:paraId="36A8F384"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c>
          <w:tcPr>
            <w:tcW w:w="850" w:type="dxa"/>
          </w:tcPr>
          <w:p w14:paraId="0A92D34B" w14:textId="77777777" w:rsidR="00F40B8A" w:rsidRPr="00AE3AFA" w:rsidRDefault="00EE69BA" w:rsidP="00FA59E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sz w:val="18"/>
                <w:szCs w:val="18"/>
              </w:rPr>
              <w:t>Manual input</w:t>
            </w:r>
          </w:p>
        </w:tc>
        <w:tc>
          <w:tcPr>
            <w:tcW w:w="1247" w:type="dxa"/>
          </w:tcPr>
          <w:p w14:paraId="3DC08A89"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1F25799B" w14:textId="77777777" w:rsidTr="00FA59E6">
        <w:tc>
          <w:tcPr>
            <w:tcW w:w="2830" w:type="dxa"/>
          </w:tcPr>
          <w:p w14:paraId="01AD7560"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Other</w:t>
            </w:r>
          </w:p>
        </w:tc>
        <w:tc>
          <w:tcPr>
            <w:tcW w:w="3969" w:type="dxa"/>
          </w:tcPr>
          <w:p w14:paraId="767C9686" w14:textId="77777777" w:rsidR="00212970"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 xml:space="preserve">Enter in </w:t>
            </w:r>
            <w:r w:rsidR="00F40B8A" w:rsidRPr="00AE3AFA">
              <w:rPr>
                <w:rFonts w:asciiTheme="majorHAnsi" w:hAnsiTheme="majorHAnsi" w:cstheme="majorHAnsi"/>
              </w:rPr>
              <w:t>JSON</w:t>
            </w:r>
            <w:r w:rsidRPr="00AE3AFA">
              <w:rPr>
                <w:rFonts w:asciiTheme="majorHAnsi" w:hAnsiTheme="majorHAnsi" w:cstheme="majorHAnsi"/>
              </w:rPr>
              <w:t xml:space="preserve"> format</w:t>
            </w:r>
            <w:r w:rsidR="00F40B8A" w:rsidRPr="00AE3AFA">
              <w:rPr>
                <w:rFonts w:asciiTheme="majorHAnsi" w:hAnsiTheme="majorHAnsi" w:cstheme="majorHAnsi"/>
              </w:rPr>
              <w:br/>
            </w:r>
            <w:r w:rsidR="00E46C57" w:rsidRPr="00AE3AFA">
              <w:rPr>
                <w:rFonts w:asciiTheme="majorHAnsi" w:hAnsiTheme="majorHAnsi" w:cstheme="majorHAnsi"/>
              </w:rPr>
              <w:t>All option corresponding</w:t>
            </w:r>
            <w:r w:rsidR="00F40B8A" w:rsidRPr="00AE3AFA">
              <w:rPr>
                <w:rFonts w:asciiTheme="majorHAnsi" w:hAnsiTheme="majorHAnsi" w:cstheme="majorHAnsi"/>
              </w:rPr>
              <w:t>、</w:t>
            </w:r>
            <w:r w:rsidR="00F40B8A" w:rsidRPr="00AE3AFA">
              <w:rPr>
                <w:rFonts w:asciiTheme="majorHAnsi" w:hAnsiTheme="majorHAnsi" w:cstheme="majorHAnsi"/>
              </w:rPr>
              <w:t xml:space="preserve">curl_setopt() </w:t>
            </w:r>
            <w:r w:rsidR="00E46C57" w:rsidRPr="00AE3AFA">
              <w:rPr>
                <w:rFonts w:asciiTheme="majorHAnsi" w:hAnsiTheme="majorHAnsi" w:cstheme="majorHAnsi"/>
              </w:rPr>
              <w:t xml:space="preserve">are available. </w:t>
            </w:r>
          </w:p>
          <w:p w14:paraId="24A78ACB" w14:textId="77777777" w:rsidR="00F40B8A" w:rsidRPr="00AE3AFA" w:rsidRDefault="00E46C57" w:rsidP="007A4F94">
            <w:pPr>
              <w:spacing w:line="240" w:lineRule="exact"/>
              <w:jc w:val="left"/>
              <w:rPr>
                <w:rFonts w:asciiTheme="majorHAnsi" w:hAnsiTheme="majorHAnsi" w:cstheme="majorHAnsi"/>
              </w:rPr>
            </w:pPr>
            <w:r w:rsidRPr="00AE3AFA">
              <w:rPr>
                <w:rFonts w:asciiTheme="majorHAnsi" w:hAnsiTheme="majorHAnsi" w:cstheme="majorHAnsi"/>
              </w:rPr>
              <w:t xml:space="preserve">Refer to </w:t>
            </w:r>
            <w:r w:rsidR="00F40B8A" w:rsidRPr="00AE3AFA">
              <w:rPr>
                <w:rFonts w:asciiTheme="majorHAnsi" w:hAnsiTheme="majorHAnsi" w:cstheme="majorHAnsi"/>
              </w:rPr>
              <w:t xml:space="preserve">cURL </w:t>
            </w:r>
            <w:r w:rsidRPr="00AE3AFA">
              <w:rPr>
                <w:rFonts w:asciiTheme="majorHAnsi" w:hAnsiTheme="majorHAnsi" w:cstheme="majorHAnsi"/>
              </w:rPr>
              <w:t>function for PHP</w:t>
            </w:r>
          </w:p>
        </w:tc>
        <w:tc>
          <w:tcPr>
            <w:tcW w:w="993" w:type="dxa"/>
          </w:tcPr>
          <w:p w14:paraId="4A845EBE"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c>
          <w:tcPr>
            <w:tcW w:w="850" w:type="dxa"/>
          </w:tcPr>
          <w:p w14:paraId="5333866C" w14:textId="77777777" w:rsidR="00F40B8A" w:rsidRPr="00AE3AFA" w:rsidRDefault="00EE69BA" w:rsidP="00FA59E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sz w:val="18"/>
                <w:szCs w:val="18"/>
              </w:rPr>
              <w:t>Manual input</w:t>
            </w:r>
          </w:p>
        </w:tc>
        <w:tc>
          <w:tcPr>
            <w:tcW w:w="1247" w:type="dxa"/>
          </w:tcPr>
          <w:p w14:paraId="7AB8D08C"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484CEA8A" w14:textId="77777777" w:rsidTr="00FA59E6">
        <w:tc>
          <w:tcPr>
            <w:tcW w:w="2830" w:type="dxa"/>
          </w:tcPr>
          <w:p w14:paraId="7BB6F4C4" w14:textId="77777777" w:rsidR="00F40B8A" w:rsidRPr="00AE3AFA" w:rsidRDefault="000F46C0" w:rsidP="007A4F94">
            <w:pPr>
              <w:spacing w:line="240" w:lineRule="exact"/>
              <w:jc w:val="left"/>
              <w:rPr>
                <w:rFonts w:asciiTheme="majorHAnsi" w:hAnsiTheme="majorHAnsi" w:cstheme="majorHAnsi"/>
              </w:rPr>
            </w:pPr>
            <w:r w:rsidRPr="00AE3AFA">
              <w:rPr>
                <w:rFonts w:asciiTheme="majorHAnsi" w:hAnsiTheme="majorHAnsi" w:cstheme="majorHAnsi"/>
              </w:rPr>
              <w:t>Start time</w:t>
            </w:r>
          </w:p>
        </w:tc>
        <w:tc>
          <w:tcPr>
            <w:tcW w:w="3969" w:type="dxa"/>
          </w:tcPr>
          <w:p w14:paraId="34D8EBA7"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Enter to stop notification</w:t>
            </w:r>
            <w:r w:rsidR="00E46C57" w:rsidRPr="00AE3AFA">
              <w:rPr>
                <w:rFonts w:asciiTheme="majorHAnsi" w:hAnsiTheme="majorHAnsi" w:cstheme="majorHAnsi"/>
              </w:rPr>
              <w:t xml:space="preserve"> </w:t>
            </w:r>
          </w:p>
        </w:tc>
        <w:tc>
          <w:tcPr>
            <w:tcW w:w="993" w:type="dxa"/>
          </w:tcPr>
          <w:p w14:paraId="00D5479A"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c>
          <w:tcPr>
            <w:tcW w:w="850" w:type="dxa"/>
          </w:tcPr>
          <w:p w14:paraId="1128A1EF" w14:textId="77777777" w:rsidR="00F40B8A" w:rsidRPr="00AE3AFA" w:rsidRDefault="00EE69BA" w:rsidP="00FA59E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sz w:val="18"/>
                <w:szCs w:val="18"/>
              </w:rPr>
              <w:t>Manual input</w:t>
            </w:r>
          </w:p>
        </w:tc>
        <w:tc>
          <w:tcPr>
            <w:tcW w:w="1247" w:type="dxa"/>
          </w:tcPr>
          <w:p w14:paraId="5ED91023"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4B81E0C1" w14:textId="77777777" w:rsidTr="00FA59E6">
        <w:tc>
          <w:tcPr>
            <w:tcW w:w="2830" w:type="dxa"/>
          </w:tcPr>
          <w:p w14:paraId="49CE8DCB" w14:textId="77777777" w:rsidR="00F40B8A" w:rsidRPr="00AE3AFA" w:rsidRDefault="000F46C0" w:rsidP="007A4F94">
            <w:pPr>
              <w:spacing w:line="240" w:lineRule="exact"/>
              <w:jc w:val="left"/>
              <w:rPr>
                <w:rFonts w:asciiTheme="majorHAnsi" w:hAnsiTheme="majorHAnsi" w:cstheme="majorHAnsi"/>
              </w:rPr>
            </w:pPr>
            <w:r w:rsidRPr="00AE3AFA">
              <w:rPr>
                <w:rFonts w:asciiTheme="majorHAnsi" w:hAnsiTheme="majorHAnsi" w:cstheme="majorHAnsi"/>
              </w:rPr>
              <w:t>End time</w:t>
            </w:r>
          </w:p>
        </w:tc>
        <w:tc>
          <w:tcPr>
            <w:tcW w:w="3969" w:type="dxa"/>
          </w:tcPr>
          <w:p w14:paraId="14228089"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Enter to stop notification</w:t>
            </w:r>
            <w:r w:rsidR="00E46C57" w:rsidRPr="00AE3AFA">
              <w:rPr>
                <w:rFonts w:asciiTheme="majorHAnsi" w:hAnsiTheme="majorHAnsi" w:cstheme="majorHAnsi"/>
              </w:rPr>
              <w:t xml:space="preserve"> </w:t>
            </w:r>
          </w:p>
        </w:tc>
        <w:tc>
          <w:tcPr>
            <w:tcW w:w="993" w:type="dxa"/>
          </w:tcPr>
          <w:p w14:paraId="0AA9CECE"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c>
          <w:tcPr>
            <w:tcW w:w="850" w:type="dxa"/>
          </w:tcPr>
          <w:p w14:paraId="2F6F6FCE" w14:textId="77777777" w:rsidR="00F40B8A" w:rsidRPr="00AE3AFA" w:rsidRDefault="00EE69BA" w:rsidP="00FA59E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sz w:val="18"/>
                <w:szCs w:val="18"/>
              </w:rPr>
              <w:t xml:space="preserve">Manual </w:t>
            </w:r>
            <w:r w:rsidRPr="00AE3AFA">
              <w:rPr>
                <w:rFonts w:asciiTheme="majorHAnsi" w:hAnsiTheme="majorHAnsi" w:cstheme="majorHAnsi"/>
                <w:sz w:val="18"/>
                <w:szCs w:val="18"/>
              </w:rPr>
              <w:lastRenderedPageBreak/>
              <w:t>input</w:t>
            </w:r>
          </w:p>
        </w:tc>
        <w:tc>
          <w:tcPr>
            <w:tcW w:w="1247" w:type="dxa"/>
          </w:tcPr>
          <w:p w14:paraId="612109CD" w14:textId="77777777" w:rsidR="00F40B8A" w:rsidRPr="00AE3AFA" w:rsidRDefault="00F40B8A" w:rsidP="00FA59E6">
            <w:pPr>
              <w:spacing w:line="240" w:lineRule="exact"/>
              <w:rPr>
                <w:rFonts w:asciiTheme="majorHAnsi" w:hAnsiTheme="majorHAnsi" w:cstheme="majorHAnsi"/>
                <w:color w:val="000000"/>
                <w:sz w:val="18"/>
                <w:szCs w:val="18"/>
                <w:shd w:val="clear" w:color="auto" w:fill="FFFFFF"/>
              </w:rPr>
            </w:pPr>
          </w:p>
        </w:tc>
      </w:tr>
      <w:tr w:rsidR="00F40B8A" w:rsidRPr="00AE3AFA" w14:paraId="17C5764E" w14:textId="77777777" w:rsidTr="00FA59E6">
        <w:tc>
          <w:tcPr>
            <w:tcW w:w="2830" w:type="dxa"/>
          </w:tcPr>
          <w:p w14:paraId="50981970"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Remarks</w:t>
            </w:r>
          </w:p>
        </w:tc>
        <w:tc>
          <w:tcPr>
            <w:tcW w:w="3969" w:type="dxa"/>
          </w:tcPr>
          <w:p w14:paraId="7614C8E8"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Free description field</w:t>
            </w:r>
          </w:p>
        </w:tc>
        <w:tc>
          <w:tcPr>
            <w:tcW w:w="993" w:type="dxa"/>
          </w:tcPr>
          <w:p w14:paraId="166C69B7"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c>
          <w:tcPr>
            <w:tcW w:w="850" w:type="dxa"/>
          </w:tcPr>
          <w:p w14:paraId="582047A7" w14:textId="77777777" w:rsidR="00F40B8A" w:rsidRPr="00AE3AFA" w:rsidRDefault="00F40B8A" w:rsidP="00FA59E6">
            <w:pPr>
              <w:spacing w:line="240" w:lineRule="exact"/>
              <w:rPr>
                <w:rFonts w:asciiTheme="majorHAnsi" w:hAnsiTheme="majorHAnsi" w:cstheme="majorHAnsi"/>
                <w:color w:val="000000"/>
                <w:sz w:val="18"/>
                <w:szCs w:val="18"/>
                <w:shd w:val="clear" w:color="auto" w:fill="FFFFFF"/>
              </w:rPr>
            </w:pPr>
          </w:p>
        </w:tc>
        <w:tc>
          <w:tcPr>
            <w:tcW w:w="1247" w:type="dxa"/>
          </w:tcPr>
          <w:p w14:paraId="6969B805"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bl>
    <w:p w14:paraId="0D5843B0" w14:textId="77777777" w:rsidR="00F40B8A" w:rsidRPr="00AE3AFA" w:rsidRDefault="00F40B8A" w:rsidP="00F40B8A">
      <w:pPr>
        <w:rPr>
          <w:rFonts w:asciiTheme="majorHAnsi" w:hAnsiTheme="majorHAnsi" w:cstheme="majorHAnsi"/>
        </w:rPr>
      </w:pPr>
    </w:p>
    <w:p w14:paraId="0E297701" w14:textId="77777777" w:rsidR="00F40B8A" w:rsidRPr="00AE3AFA" w:rsidRDefault="00F40B8A" w:rsidP="00F40B8A">
      <w:pPr>
        <w:rPr>
          <w:rFonts w:asciiTheme="majorHAnsi" w:hAnsiTheme="majorHAnsi" w:cstheme="majorHAnsi"/>
        </w:rPr>
      </w:pPr>
      <w:r w:rsidRPr="00AE3AFA">
        <w:rPr>
          <w:rFonts w:ascii="ＭＳ ゴシック" w:eastAsia="ＭＳ ゴシック" w:hAnsi="ＭＳ ゴシック" w:cs="ＭＳ ゴシック" w:hint="eastAsia"/>
        </w:rPr>
        <w:t>※</w:t>
      </w:r>
      <w:r w:rsidRPr="00AE3AFA">
        <w:rPr>
          <w:rFonts w:asciiTheme="majorHAnsi" w:hAnsiTheme="majorHAnsi" w:cstheme="majorHAnsi"/>
        </w:rPr>
        <w:t xml:space="preserve"> </w:t>
      </w:r>
      <w:r w:rsidR="007A4F94" w:rsidRPr="00AE3AFA">
        <w:rPr>
          <w:rFonts w:asciiTheme="majorHAnsi" w:hAnsiTheme="majorHAnsi" w:cstheme="majorHAnsi"/>
        </w:rPr>
        <w:t xml:space="preserve">For available </w:t>
      </w:r>
      <w:r w:rsidRPr="00AE3AFA">
        <w:rPr>
          <w:rFonts w:asciiTheme="majorHAnsi" w:hAnsiTheme="majorHAnsi" w:cstheme="majorHAnsi"/>
        </w:rPr>
        <w:t>ITA</w:t>
      </w:r>
      <w:r w:rsidR="007A4F94" w:rsidRPr="00AE3AFA">
        <w:rPr>
          <w:rFonts w:asciiTheme="majorHAnsi" w:hAnsiTheme="majorHAnsi" w:cstheme="majorHAnsi"/>
        </w:rPr>
        <w:t xml:space="preserve"> variables, see the following table. </w:t>
      </w:r>
    </w:p>
    <w:p w14:paraId="67C72073" w14:textId="2D699BAA" w:rsidR="00F40B8A" w:rsidRPr="00AE3AFA" w:rsidRDefault="007A4F94" w:rsidP="00F40B8A">
      <w:pPr>
        <w:rPr>
          <w:rFonts w:asciiTheme="majorHAnsi" w:hAnsiTheme="majorHAnsi" w:cstheme="majorHAnsi"/>
        </w:rPr>
      </w:pPr>
      <w:r w:rsidRPr="00AE3AFA">
        <w:rPr>
          <w:rFonts w:asciiTheme="majorHAnsi" w:hAnsiTheme="majorHAnsi" w:cstheme="majorHAnsi"/>
        </w:rPr>
        <w:t xml:space="preserve">Refer to </w:t>
      </w:r>
      <w:commentRangeStart w:id="121"/>
      <w:r w:rsidRPr="00AE3AFA">
        <w:rPr>
          <w:rFonts w:asciiTheme="majorHAnsi" w:hAnsiTheme="majorHAnsi" w:cstheme="majorHAnsi"/>
        </w:rPr>
        <w:t>「</w:t>
      </w:r>
      <w:r w:rsidRPr="00AE3AFA">
        <w:rPr>
          <w:rFonts w:asciiTheme="majorHAnsi" w:hAnsiTheme="majorHAnsi" w:cstheme="majorHAnsi"/>
        </w:rPr>
        <w:fldChar w:fldCharType="begin"/>
      </w:r>
      <w:r w:rsidRPr="00AE3AFA">
        <w:rPr>
          <w:rFonts w:asciiTheme="majorHAnsi" w:hAnsiTheme="majorHAnsi" w:cstheme="majorHAnsi"/>
        </w:rPr>
        <w:instrText xml:space="preserve"> REF _Ref87374623 \r \h </w:instrText>
      </w:r>
      <w:r w:rsidRPr="00AE3AFA">
        <w:rPr>
          <w:rFonts w:asciiTheme="majorHAnsi" w:hAnsiTheme="majorHAnsi" w:cstheme="majorHAnsi"/>
        </w:rPr>
      </w:r>
      <w:r w:rsidR="00AE3AFA">
        <w:rPr>
          <w:rFonts w:asciiTheme="majorHAnsi" w:hAnsiTheme="majorHAnsi" w:cstheme="majorHAnsi"/>
        </w:rPr>
        <w:instrText xml:space="preserve"> \* MERGEFORMAT </w:instrText>
      </w:r>
      <w:r w:rsidRPr="00AE3AFA">
        <w:rPr>
          <w:rFonts w:asciiTheme="majorHAnsi" w:hAnsiTheme="majorHAnsi" w:cstheme="majorHAnsi"/>
        </w:rPr>
        <w:fldChar w:fldCharType="separate"/>
      </w:r>
      <w:r w:rsidR="00A6356E">
        <w:rPr>
          <w:rFonts w:asciiTheme="majorHAnsi" w:hAnsiTheme="majorHAnsi" w:cstheme="majorHAnsi"/>
        </w:rPr>
        <w:t>5.1.1</w:t>
      </w:r>
      <w:r w:rsidRPr="00AE3AFA">
        <w:rPr>
          <w:rFonts w:asciiTheme="majorHAnsi" w:hAnsiTheme="majorHAnsi" w:cstheme="majorHAnsi"/>
        </w:rPr>
        <w:fldChar w:fldCharType="end"/>
      </w:r>
      <w:r w:rsidRPr="00AE3AFA">
        <w:rPr>
          <w:rFonts w:asciiTheme="majorHAnsi" w:hAnsiTheme="majorHAnsi" w:cstheme="majorHAnsi"/>
        </w:rPr>
        <w:fldChar w:fldCharType="begin"/>
      </w:r>
      <w:r w:rsidRPr="00AE3AFA">
        <w:rPr>
          <w:rFonts w:asciiTheme="majorHAnsi" w:hAnsiTheme="majorHAnsi" w:cstheme="majorHAnsi"/>
        </w:rPr>
        <w:instrText xml:space="preserve"> REF _Ref87374631 \h </w:instrText>
      </w:r>
      <w:r w:rsidRPr="00AE3AFA">
        <w:rPr>
          <w:rFonts w:asciiTheme="majorHAnsi" w:hAnsiTheme="majorHAnsi" w:cstheme="majorHAnsi"/>
        </w:rPr>
      </w:r>
      <w:r w:rsidR="00AE3AFA">
        <w:rPr>
          <w:rFonts w:asciiTheme="majorHAnsi" w:hAnsiTheme="majorHAnsi" w:cstheme="majorHAnsi"/>
        </w:rPr>
        <w:instrText xml:space="preserve"> \* MERGEFORMAT </w:instrText>
      </w:r>
      <w:r w:rsidRPr="00AE3AFA">
        <w:rPr>
          <w:rFonts w:asciiTheme="majorHAnsi" w:hAnsiTheme="majorHAnsi" w:cstheme="majorHAnsi"/>
        </w:rPr>
        <w:fldChar w:fldCharType="separate"/>
      </w:r>
      <w:r w:rsidR="00A6356E" w:rsidRPr="00AE3AFA">
        <w:rPr>
          <w:rFonts w:asciiTheme="majorHAnsi" w:hAnsiTheme="majorHAnsi" w:cstheme="majorHAnsi"/>
        </w:rPr>
        <w:t>Conductor</w:t>
      </w:r>
      <w:r w:rsidRPr="00AE3AFA">
        <w:rPr>
          <w:rFonts w:asciiTheme="majorHAnsi" w:hAnsiTheme="majorHAnsi" w:cstheme="majorHAnsi"/>
        </w:rPr>
        <w:fldChar w:fldCharType="end"/>
      </w:r>
      <w:r w:rsidRPr="00AE3AFA">
        <w:rPr>
          <w:rFonts w:asciiTheme="majorHAnsi" w:hAnsiTheme="majorHAnsi" w:cstheme="majorHAnsi"/>
        </w:rPr>
        <w:t>」</w:t>
      </w:r>
      <w:r w:rsidRPr="00AE3AFA">
        <w:rPr>
          <w:rFonts w:asciiTheme="majorHAnsi" w:hAnsiTheme="majorHAnsi" w:cstheme="majorHAnsi"/>
        </w:rPr>
        <w:t xml:space="preserve"> </w:t>
      </w:r>
      <w:commentRangeEnd w:id="121"/>
      <w:r w:rsidR="00740C1B" w:rsidRPr="00AE3AFA">
        <w:rPr>
          <w:rStyle w:val="af5"/>
          <w:rFonts w:asciiTheme="majorHAnsi" w:hAnsiTheme="majorHAnsi" w:cstheme="majorHAnsi"/>
        </w:rPr>
        <w:commentReference w:id="121"/>
      </w:r>
      <w:r w:rsidRPr="00AE3AFA">
        <w:rPr>
          <w:rFonts w:asciiTheme="majorHAnsi" w:hAnsiTheme="majorHAnsi" w:cstheme="majorHAnsi"/>
        </w:rPr>
        <w:t>for Teams, Slack input.</w:t>
      </w:r>
    </w:p>
    <w:p w14:paraId="5D34D9BB" w14:textId="77777777" w:rsidR="00F40B8A" w:rsidRPr="00AE3AFA" w:rsidRDefault="00F40B8A" w:rsidP="00F40B8A">
      <w:pPr>
        <w:rPr>
          <w:rFonts w:asciiTheme="majorHAnsi" w:hAnsiTheme="majorHAnsi" w:cstheme="majorHAnsi"/>
        </w:rPr>
      </w:pPr>
    </w:p>
    <w:p w14:paraId="4F91C1BC" w14:textId="7DCC035F" w:rsidR="00F40B8A" w:rsidRPr="00AE3AFA" w:rsidRDefault="000F46C0" w:rsidP="00F40B8A">
      <w:pPr>
        <w:pStyle w:val="af1"/>
        <w:jc w:val="center"/>
        <w:rPr>
          <w:rFonts w:asciiTheme="majorHAnsi" w:hAnsiTheme="majorHAnsi" w:cstheme="majorHAnsi"/>
          <w:b w:val="0"/>
        </w:rPr>
      </w:pPr>
      <w:r w:rsidRPr="00AE3AFA">
        <w:rPr>
          <w:rFonts w:asciiTheme="majorHAnsi" w:hAnsiTheme="majorHAnsi" w:cstheme="majorHAnsi"/>
        </w:rPr>
        <w:t xml:space="preserve">Table </w:t>
      </w:r>
      <w:r w:rsidR="00F40B8A" w:rsidRPr="00AE3AFA">
        <w:rPr>
          <w:rFonts w:asciiTheme="majorHAnsi" w:hAnsiTheme="majorHAnsi" w:cstheme="majorHAnsi"/>
        </w:rPr>
        <w:t xml:space="preserve">4.1- </w:t>
      </w:r>
      <w:r w:rsidR="00F40B8A" w:rsidRPr="00AE3AFA">
        <w:rPr>
          <w:rFonts w:asciiTheme="majorHAnsi" w:hAnsiTheme="majorHAnsi" w:cstheme="majorHAnsi"/>
        </w:rPr>
        <w:fldChar w:fldCharType="begin"/>
      </w:r>
      <w:r w:rsidR="00F40B8A" w:rsidRPr="00AE3AFA">
        <w:rPr>
          <w:rFonts w:asciiTheme="majorHAnsi" w:hAnsiTheme="majorHAnsi" w:cstheme="majorHAnsi"/>
        </w:rPr>
        <w:instrText xml:space="preserve"> SEQ </w:instrText>
      </w:r>
      <w:r w:rsidR="00F40B8A" w:rsidRPr="00AE3AFA">
        <w:rPr>
          <w:rFonts w:asciiTheme="majorHAnsi" w:hAnsiTheme="majorHAnsi" w:cstheme="majorHAnsi"/>
        </w:rPr>
        <w:instrText>表</w:instrText>
      </w:r>
      <w:r w:rsidR="00F40B8A" w:rsidRPr="00AE3AFA">
        <w:rPr>
          <w:rFonts w:asciiTheme="majorHAnsi" w:hAnsiTheme="majorHAnsi" w:cstheme="majorHAnsi"/>
        </w:rPr>
        <w:instrText xml:space="preserve">_4.1- \* ARABIC </w:instrText>
      </w:r>
      <w:r w:rsidR="00F40B8A" w:rsidRPr="00AE3AFA">
        <w:rPr>
          <w:rFonts w:asciiTheme="majorHAnsi" w:hAnsiTheme="majorHAnsi" w:cstheme="majorHAnsi"/>
        </w:rPr>
        <w:fldChar w:fldCharType="separate"/>
      </w:r>
      <w:r w:rsidR="00A6356E">
        <w:rPr>
          <w:rFonts w:asciiTheme="majorHAnsi" w:hAnsiTheme="majorHAnsi" w:cstheme="majorHAnsi"/>
          <w:noProof/>
        </w:rPr>
        <w:t>2</w:t>
      </w:r>
      <w:r w:rsidR="00F40B8A" w:rsidRPr="00AE3AFA">
        <w:rPr>
          <w:rFonts w:asciiTheme="majorHAnsi" w:hAnsiTheme="majorHAnsi" w:cstheme="majorHAnsi"/>
        </w:rPr>
        <w:fldChar w:fldCharType="end"/>
      </w:r>
      <w:r w:rsidR="00F40B8A" w:rsidRPr="00AE3AFA">
        <w:rPr>
          <w:rFonts w:asciiTheme="majorHAnsi" w:hAnsiTheme="majorHAnsi" w:cstheme="majorHAnsi"/>
        </w:rPr>
        <w:t xml:space="preserve"> Conductor</w:t>
      </w:r>
      <w:r w:rsidRPr="00AE3AFA">
        <w:rPr>
          <w:rFonts w:asciiTheme="majorHAnsi" w:hAnsiTheme="majorHAnsi" w:cstheme="majorHAnsi"/>
        </w:rPr>
        <w:t xml:space="preserve"> class list </w:t>
      </w:r>
      <w:r w:rsidR="00F40B8A" w:rsidRPr="00AE3AFA">
        <w:rPr>
          <w:rFonts w:asciiTheme="majorHAnsi" w:hAnsiTheme="majorHAnsi" w:cstheme="majorHAnsi"/>
        </w:rPr>
        <w:t>ITA</w:t>
      </w:r>
      <w:r w:rsidRPr="00AE3AFA">
        <w:rPr>
          <w:rFonts w:asciiTheme="majorHAnsi" w:hAnsiTheme="majorHAnsi" w:cstheme="majorHAnsi"/>
        </w:rPr>
        <w:t xml:space="preserve"> variables</w:t>
      </w:r>
    </w:p>
    <w:tbl>
      <w:tblPr>
        <w:tblStyle w:val="aa"/>
        <w:tblW w:w="9889" w:type="dxa"/>
        <w:tblLayout w:type="fixed"/>
        <w:tblLook w:val="04A0" w:firstRow="1" w:lastRow="0" w:firstColumn="1" w:lastColumn="0" w:noHBand="0" w:noVBand="1"/>
      </w:tblPr>
      <w:tblGrid>
        <w:gridCol w:w="3652"/>
        <w:gridCol w:w="4536"/>
        <w:gridCol w:w="1701"/>
      </w:tblGrid>
      <w:tr w:rsidR="00F40B8A" w:rsidRPr="00AE3AFA" w14:paraId="3C76192F" w14:textId="77777777" w:rsidTr="00FA59E6">
        <w:tc>
          <w:tcPr>
            <w:tcW w:w="3652" w:type="dxa"/>
            <w:shd w:val="clear" w:color="auto" w:fill="002B62"/>
          </w:tcPr>
          <w:p w14:paraId="25C22B3B" w14:textId="77777777" w:rsidR="00F40B8A" w:rsidRPr="00AE3AFA" w:rsidRDefault="00F40B8A" w:rsidP="00FA59E6">
            <w:pPr>
              <w:rPr>
                <w:rFonts w:asciiTheme="majorHAnsi" w:hAnsiTheme="majorHAnsi" w:cstheme="majorHAnsi"/>
                <w:b/>
              </w:rPr>
            </w:pPr>
            <w:r w:rsidRPr="00AE3AFA">
              <w:rPr>
                <w:rFonts w:asciiTheme="majorHAnsi" w:hAnsiTheme="majorHAnsi" w:cstheme="majorHAnsi"/>
                <w:b/>
              </w:rPr>
              <w:t>ITA</w:t>
            </w:r>
            <w:r w:rsidR="000F46C0" w:rsidRPr="00AE3AFA">
              <w:rPr>
                <w:rFonts w:asciiTheme="majorHAnsi" w:hAnsiTheme="majorHAnsi" w:cstheme="majorHAnsi"/>
                <w:b/>
              </w:rPr>
              <w:t xml:space="preserve"> variables</w:t>
            </w:r>
          </w:p>
        </w:tc>
        <w:tc>
          <w:tcPr>
            <w:tcW w:w="4536" w:type="dxa"/>
            <w:shd w:val="clear" w:color="auto" w:fill="002B62"/>
          </w:tcPr>
          <w:p w14:paraId="2501396C" w14:textId="048D2E28" w:rsidR="00F40B8A" w:rsidRPr="00AE3AFA" w:rsidRDefault="00F40B8A" w:rsidP="00FA59E6">
            <w:pPr>
              <w:rPr>
                <w:rFonts w:asciiTheme="majorHAnsi" w:hAnsiTheme="majorHAnsi" w:cstheme="majorHAnsi"/>
                <w:b/>
              </w:rPr>
            </w:pPr>
            <w:commentRangeStart w:id="122"/>
            <w:del w:id="123" w:author="作成者">
              <w:r w:rsidRPr="00AE3AFA" w:rsidDel="00564982">
                <w:rPr>
                  <w:rFonts w:asciiTheme="majorHAnsi" w:hAnsiTheme="majorHAnsi" w:cstheme="majorHAnsi"/>
                  <w:b/>
                </w:rPr>
                <w:delText>変数指定内容</w:delText>
              </w:r>
              <w:commentRangeEnd w:id="122"/>
              <w:r w:rsidR="00740C1B" w:rsidRPr="00AE3AFA" w:rsidDel="00564982">
                <w:rPr>
                  <w:rStyle w:val="af5"/>
                  <w:rFonts w:asciiTheme="majorHAnsi" w:hAnsiTheme="majorHAnsi" w:cstheme="majorHAnsi"/>
                </w:rPr>
                <w:commentReference w:id="122"/>
              </w:r>
            </w:del>
            <w:ins w:id="124" w:author="作成者">
              <w:r w:rsidR="00564982" w:rsidRPr="00AE3AFA">
                <w:rPr>
                  <w:rFonts w:asciiTheme="majorHAnsi" w:hAnsiTheme="majorHAnsi" w:cstheme="majorHAnsi"/>
                  <w:b/>
                </w:rPr>
                <w:t>Selected variable</w:t>
              </w:r>
            </w:ins>
          </w:p>
        </w:tc>
        <w:tc>
          <w:tcPr>
            <w:tcW w:w="1701" w:type="dxa"/>
            <w:shd w:val="clear" w:color="auto" w:fill="002B62"/>
          </w:tcPr>
          <w:p w14:paraId="3B04A68C" w14:textId="77777777" w:rsidR="00F40B8A" w:rsidRPr="00AE3AFA" w:rsidRDefault="000F46C0" w:rsidP="00FA59E6">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Remarks</w:t>
            </w:r>
          </w:p>
        </w:tc>
      </w:tr>
      <w:tr w:rsidR="00F40B8A" w:rsidRPr="00AE3AFA" w14:paraId="32D1CFF9" w14:textId="77777777" w:rsidTr="00FA59E6">
        <w:tc>
          <w:tcPr>
            <w:tcW w:w="3652" w:type="dxa"/>
          </w:tcPr>
          <w:p w14:paraId="19B0EF20" w14:textId="77777777" w:rsidR="00F40B8A" w:rsidRPr="00AE3AFA" w:rsidRDefault="00F40B8A" w:rsidP="00FA59E6">
            <w:pPr>
              <w:rPr>
                <w:rFonts w:asciiTheme="majorHAnsi" w:hAnsiTheme="majorHAnsi" w:cstheme="majorHAnsi"/>
              </w:rPr>
            </w:pPr>
            <w:r w:rsidRPr="00AE3AFA">
              <w:rPr>
                <w:rFonts w:asciiTheme="majorHAnsi" w:hAnsiTheme="majorHAnsi" w:cstheme="majorHAnsi"/>
              </w:rPr>
              <w:t>__CONDUCTOR_INSTANCE_ID__</w:t>
            </w:r>
          </w:p>
        </w:tc>
        <w:tc>
          <w:tcPr>
            <w:tcW w:w="4536" w:type="dxa"/>
          </w:tcPr>
          <w:p w14:paraId="33D26A4E" w14:textId="77777777" w:rsidR="00F40B8A" w:rsidRPr="00AE3AFA" w:rsidRDefault="000F46C0" w:rsidP="00FA59E6">
            <w:pPr>
              <w:rPr>
                <w:rFonts w:asciiTheme="majorHAnsi" w:hAnsiTheme="majorHAnsi" w:cstheme="majorHAnsi"/>
              </w:rPr>
            </w:pPr>
            <w:r w:rsidRPr="00AE3AFA">
              <w:rPr>
                <w:rFonts w:asciiTheme="majorHAnsi" w:hAnsiTheme="majorHAnsi" w:cstheme="majorHAnsi"/>
              </w:rPr>
              <w:t xml:space="preserve">Conductor instance </w:t>
            </w:r>
            <w:r w:rsidR="00F40B8A" w:rsidRPr="00AE3AFA">
              <w:rPr>
                <w:rFonts w:asciiTheme="majorHAnsi" w:hAnsiTheme="majorHAnsi" w:cstheme="majorHAnsi"/>
              </w:rPr>
              <w:t>ID</w:t>
            </w:r>
            <w:r w:rsidR="00F40B8A" w:rsidRPr="00AE3AFA">
              <w:rPr>
                <w:rFonts w:asciiTheme="majorHAnsi" w:hAnsiTheme="majorHAnsi" w:cstheme="majorHAnsi"/>
              </w:rPr>
              <w:t xml:space="preserve">　</w:t>
            </w:r>
          </w:p>
        </w:tc>
        <w:tc>
          <w:tcPr>
            <w:tcW w:w="1701" w:type="dxa"/>
          </w:tcPr>
          <w:p w14:paraId="2A44F759"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48C29EAD" w14:textId="77777777" w:rsidTr="00FA59E6">
        <w:tc>
          <w:tcPr>
            <w:tcW w:w="3652" w:type="dxa"/>
          </w:tcPr>
          <w:p w14:paraId="3624579A" w14:textId="77777777" w:rsidR="00F40B8A" w:rsidRPr="00AE3AFA" w:rsidRDefault="00F40B8A" w:rsidP="00FA59E6">
            <w:pPr>
              <w:rPr>
                <w:rFonts w:asciiTheme="majorHAnsi" w:hAnsiTheme="majorHAnsi" w:cstheme="majorHAnsi"/>
              </w:rPr>
            </w:pPr>
            <w:r w:rsidRPr="00AE3AFA">
              <w:rPr>
                <w:rFonts w:asciiTheme="majorHAnsi" w:hAnsiTheme="majorHAnsi" w:cstheme="majorHAnsi"/>
              </w:rPr>
              <w:t>__CONDUCTOR_NAME__</w:t>
            </w:r>
          </w:p>
        </w:tc>
        <w:tc>
          <w:tcPr>
            <w:tcW w:w="4536" w:type="dxa"/>
          </w:tcPr>
          <w:p w14:paraId="2B41881D" w14:textId="77777777" w:rsidR="00F40B8A" w:rsidRPr="00AE3AFA" w:rsidRDefault="00F40B8A" w:rsidP="000F46C0">
            <w:pPr>
              <w:rPr>
                <w:rFonts w:asciiTheme="majorHAnsi" w:hAnsiTheme="majorHAnsi" w:cstheme="majorHAnsi"/>
              </w:rPr>
            </w:pPr>
            <w:r w:rsidRPr="00AE3AFA">
              <w:rPr>
                <w:rFonts w:asciiTheme="majorHAnsi" w:hAnsiTheme="majorHAnsi" w:cstheme="majorHAnsi"/>
              </w:rPr>
              <w:t>Conductor</w:t>
            </w:r>
            <w:r w:rsidR="000F46C0" w:rsidRPr="00AE3AFA">
              <w:rPr>
                <w:rFonts w:asciiTheme="majorHAnsi" w:hAnsiTheme="majorHAnsi" w:cstheme="majorHAnsi"/>
              </w:rPr>
              <w:t xml:space="preserve"> name</w:t>
            </w:r>
            <w:r w:rsidRPr="00AE3AFA">
              <w:rPr>
                <w:rFonts w:asciiTheme="majorHAnsi" w:hAnsiTheme="majorHAnsi" w:cstheme="majorHAnsi"/>
              </w:rPr>
              <w:t xml:space="preserve">　</w:t>
            </w:r>
          </w:p>
        </w:tc>
        <w:tc>
          <w:tcPr>
            <w:tcW w:w="1701" w:type="dxa"/>
          </w:tcPr>
          <w:p w14:paraId="0C0F79DC"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0D14B23B" w14:textId="77777777" w:rsidTr="00FA59E6">
        <w:tc>
          <w:tcPr>
            <w:tcW w:w="3652" w:type="dxa"/>
          </w:tcPr>
          <w:p w14:paraId="6D4E1DB3" w14:textId="77777777" w:rsidR="00F40B8A" w:rsidRPr="00AE3AFA" w:rsidRDefault="00F40B8A" w:rsidP="00FA59E6">
            <w:pPr>
              <w:rPr>
                <w:rFonts w:asciiTheme="majorHAnsi" w:hAnsiTheme="majorHAnsi" w:cstheme="majorHAnsi"/>
              </w:rPr>
            </w:pPr>
            <w:r w:rsidRPr="00AE3AFA">
              <w:rPr>
                <w:rFonts w:asciiTheme="majorHAnsi" w:hAnsiTheme="majorHAnsi" w:cstheme="majorHAnsi"/>
              </w:rPr>
              <w:t>__OPERATION_ID__</w:t>
            </w:r>
          </w:p>
        </w:tc>
        <w:tc>
          <w:tcPr>
            <w:tcW w:w="4536" w:type="dxa"/>
          </w:tcPr>
          <w:p w14:paraId="68D64779" w14:textId="77777777" w:rsidR="00F40B8A" w:rsidRPr="00AE3AFA" w:rsidRDefault="000F46C0" w:rsidP="00FA59E6">
            <w:pPr>
              <w:rPr>
                <w:rFonts w:asciiTheme="majorHAnsi" w:hAnsiTheme="majorHAnsi" w:cstheme="majorHAnsi"/>
              </w:rPr>
            </w:pPr>
            <w:r w:rsidRPr="00AE3AFA">
              <w:rPr>
                <w:rFonts w:asciiTheme="majorHAnsi" w:hAnsiTheme="majorHAnsi" w:cstheme="majorHAnsi"/>
              </w:rPr>
              <w:t>Operation ID</w:t>
            </w:r>
          </w:p>
        </w:tc>
        <w:tc>
          <w:tcPr>
            <w:tcW w:w="1701" w:type="dxa"/>
          </w:tcPr>
          <w:p w14:paraId="7F80D913"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6C4FF541" w14:textId="77777777" w:rsidTr="00FA59E6">
        <w:tc>
          <w:tcPr>
            <w:tcW w:w="3652" w:type="dxa"/>
          </w:tcPr>
          <w:p w14:paraId="6E062C84" w14:textId="77777777" w:rsidR="00F40B8A" w:rsidRPr="00AE3AFA" w:rsidRDefault="00F40B8A" w:rsidP="00FA59E6">
            <w:pPr>
              <w:rPr>
                <w:rFonts w:asciiTheme="majorHAnsi" w:hAnsiTheme="majorHAnsi" w:cstheme="majorHAnsi"/>
              </w:rPr>
            </w:pPr>
            <w:r w:rsidRPr="00AE3AFA">
              <w:rPr>
                <w:rFonts w:asciiTheme="majorHAnsi" w:hAnsiTheme="majorHAnsi" w:cstheme="majorHAnsi"/>
              </w:rPr>
              <w:t>__OPERATION_NAME__</w:t>
            </w:r>
          </w:p>
        </w:tc>
        <w:tc>
          <w:tcPr>
            <w:tcW w:w="4536" w:type="dxa"/>
          </w:tcPr>
          <w:p w14:paraId="7DE6AECC" w14:textId="77777777" w:rsidR="00F40B8A" w:rsidRPr="00AE3AFA" w:rsidRDefault="000F46C0" w:rsidP="00FA59E6">
            <w:pPr>
              <w:rPr>
                <w:rFonts w:asciiTheme="majorHAnsi" w:hAnsiTheme="majorHAnsi" w:cstheme="majorHAnsi"/>
              </w:rPr>
            </w:pPr>
            <w:r w:rsidRPr="00AE3AFA">
              <w:rPr>
                <w:rFonts w:asciiTheme="majorHAnsi" w:hAnsiTheme="majorHAnsi" w:cstheme="majorHAnsi"/>
              </w:rPr>
              <w:t>Operation name</w:t>
            </w:r>
            <w:r w:rsidR="00F40B8A" w:rsidRPr="00AE3AFA">
              <w:rPr>
                <w:rFonts w:asciiTheme="majorHAnsi" w:hAnsiTheme="majorHAnsi" w:cstheme="majorHAnsi"/>
              </w:rPr>
              <w:t xml:space="preserve">　</w:t>
            </w:r>
          </w:p>
        </w:tc>
        <w:tc>
          <w:tcPr>
            <w:tcW w:w="1701" w:type="dxa"/>
          </w:tcPr>
          <w:p w14:paraId="15CCC937"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2D64F519" w14:textId="77777777" w:rsidTr="00FA59E6">
        <w:tc>
          <w:tcPr>
            <w:tcW w:w="3652" w:type="dxa"/>
          </w:tcPr>
          <w:p w14:paraId="5280BA3F" w14:textId="77777777" w:rsidR="00F40B8A" w:rsidRPr="00AE3AFA" w:rsidRDefault="00F40B8A" w:rsidP="00FA59E6">
            <w:pPr>
              <w:rPr>
                <w:rFonts w:asciiTheme="majorHAnsi" w:hAnsiTheme="majorHAnsi" w:cstheme="majorHAnsi"/>
              </w:rPr>
            </w:pPr>
            <w:r w:rsidRPr="00AE3AFA">
              <w:rPr>
                <w:rFonts w:asciiTheme="majorHAnsi" w:hAnsiTheme="majorHAnsi" w:cstheme="majorHAnsi"/>
              </w:rPr>
              <w:t>__STATUS_ID__</w:t>
            </w:r>
          </w:p>
        </w:tc>
        <w:tc>
          <w:tcPr>
            <w:tcW w:w="4536" w:type="dxa"/>
          </w:tcPr>
          <w:p w14:paraId="2F75D1A3" w14:textId="77777777" w:rsidR="00F40B8A" w:rsidRPr="00AE3AFA" w:rsidRDefault="000F46C0" w:rsidP="00FA59E6">
            <w:pPr>
              <w:rPr>
                <w:rFonts w:asciiTheme="majorHAnsi" w:hAnsiTheme="majorHAnsi" w:cstheme="majorHAnsi"/>
              </w:rPr>
            </w:pPr>
            <w:r w:rsidRPr="00AE3AFA">
              <w:rPr>
                <w:rFonts w:asciiTheme="majorHAnsi" w:hAnsiTheme="majorHAnsi" w:cstheme="majorHAnsi"/>
              </w:rPr>
              <w:t>Status ID</w:t>
            </w:r>
          </w:p>
        </w:tc>
        <w:tc>
          <w:tcPr>
            <w:tcW w:w="1701" w:type="dxa"/>
          </w:tcPr>
          <w:p w14:paraId="55F83062"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4E4F9F8D" w14:textId="77777777" w:rsidTr="00FA59E6">
        <w:tc>
          <w:tcPr>
            <w:tcW w:w="3652" w:type="dxa"/>
          </w:tcPr>
          <w:p w14:paraId="151B7D3A" w14:textId="77777777" w:rsidR="00F40B8A" w:rsidRPr="00AE3AFA" w:rsidRDefault="00F40B8A" w:rsidP="00FA59E6">
            <w:pPr>
              <w:rPr>
                <w:rFonts w:asciiTheme="majorHAnsi" w:hAnsiTheme="majorHAnsi" w:cstheme="majorHAnsi"/>
              </w:rPr>
            </w:pPr>
            <w:r w:rsidRPr="00AE3AFA">
              <w:rPr>
                <w:rFonts w:asciiTheme="majorHAnsi" w:hAnsiTheme="majorHAnsi" w:cstheme="majorHAnsi"/>
              </w:rPr>
              <w:t>__STATUS_NAME__</w:t>
            </w:r>
          </w:p>
        </w:tc>
        <w:tc>
          <w:tcPr>
            <w:tcW w:w="4536" w:type="dxa"/>
          </w:tcPr>
          <w:p w14:paraId="5A9FD5F0" w14:textId="77777777" w:rsidR="00F40B8A" w:rsidRPr="00AE3AFA" w:rsidRDefault="000F46C0" w:rsidP="00FA59E6">
            <w:pPr>
              <w:rPr>
                <w:rFonts w:asciiTheme="majorHAnsi" w:hAnsiTheme="majorHAnsi" w:cstheme="majorHAnsi"/>
              </w:rPr>
            </w:pPr>
            <w:r w:rsidRPr="00AE3AFA">
              <w:rPr>
                <w:rFonts w:asciiTheme="majorHAnsi" w:hAnsiTheme="majorHAnsi" w:cstheme="majorHAnsi"/>
              </w:rPr>
              <w:t>Status name</w:t>
            </w:r>
            <w:r w:rsidR="00F40B8A" w:rsidRPr="00AE3AFA">
              <w:rPr>
                <w:rFonts w:asciiTheme="majorHAnsi" w:hAnsiTheme="majorHAnsi" w:cstheme="majorHAnsi"/>
              </w:rPr>
              <w:t xml:space="preserve">　</w:t>
            </w:r>
          </w:p>
        </w:tc>
        <w:tc>
          <w:tcPr>
            <w:tcW w:w="1701" w:type="dxa"/>
          </w:tcPr>
          <w:p w14:paraId="40DF370C"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0F3FEC38" w14:textId="77777777" w:rsidTr="00FA59E6">
        <w:tc>
          <w:tcPr>
            <w:tcW w:w="3652" w:type="dxa"/>
          </w:tcPr>
          <w:p w14:paraId="5FA8B60B" w14:textId="77777777" w:rsidR="00F40B8A" w:rsidRPr="00AE3AFA" w:rsidRDefault="00F40B8A" w:rsidP="00FA59E6">
            <w:pPr>
              <w:rPr>
                <w:rFonts w:asciiTheme="majorHAnsi" w:hAnsiTheme="majorHAnsi" w:cstheme="majorHAnsi"/>
              </w:rPr>
            </w:pPr>
            <w:r w:rsidRPr="00AE3AFA">
              <w:rPr>
                <w:rFonts w:asciiTheme="majorHAnsi" w:hAnsiTheme="majorHAnsi" w:cstheme="majorHAnsi"/>
              </w:rPr>
              <w:t>__EXECUTION_USER__</w:t>
            </w:r>
          </w:p>
        </w:tc>
        <w:tc>
          <w:tcPr>
            <w:tcW w:w="4536" w:type="dxa"/>
          </w:tcPr>
          <w:p w14:paraId="665CAB52" w14:textId="77777777" w:rsidR="00F40B8A" w:rsidRPr="00AE3AFA" w:rsidRDefault="000F46C0" w:rsidP="00FA59E6">
            <w:pPr>
              <w:rPr>
                <w:rFonts w:asciiTheme="majorHAnsi" w:hAnsiTheme="majorHAnsi" w:cstheme="majorHAnsi"/>
              </w:rPr>
            </w:pPr>
            <w:r w:rsidRPr="00AE3AFA">
              <w:rPr>
                <w:rFonts w:asciiTheme="majorHAnsi" w:hAnsiTheme="majorHAnsi" w:cstheme="majorHAnsi"/>
              </w:rPr>
              <w:t>Execution user</w:t>
            </w:r>
            <w:r w:rsidR="00F40B8A" w:rsidRPr="00AE3AFA">
              <w:rPr>
                <w:rFonts w:asciiTheme="majorHAnsi" w:hAnsiTheme="majorHAnsi" w:cstheme="majorHAnsi"/>
              </w:rPr>
              <w:t xml:space="preserve">　</w:t>
            </w:r>
          </w:p>
        </w:tc>
        <w:tc>
          <w:tcPr>
            <w:tcW w:w="1701" w:type="dxa"/>
          </w:tcPr>
          <w:p w14:paraId="0C255524"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7DE16DF1" w14:textId="77777777" w:rsidTr="00FA59E6">
        <w:tc>
          <w:tcPr>
            <w:tcW w:w="3652" w:type="dxa"/>
          </w:tcPr>
          <w:p w14:paraId="2255E548" w14:textId="77777777" w:rsidR="00F40B8A" w:rsidRPr="00AE3AFA" w:rsidRDefault="00F40B8A" w:rsidP="00FA59E6">
            <w:pPr>
              <w:rPr>
                <w:rFonts w:asciiTheme="majorHAnsi" w:hAnsiTheme="majorHAnsi" w:cstheme="majorHAnsi"/>
              </w:rPr>
            </w:pPr>
            <w:r w:rsidRPr="00AE3AFA">
              <w:rPr>
                <w:rFonts w:asciiTheme="majorHAnsi" w:hAnsiTheme="majorHAnsi" w:cstheme="majorHAnsi"/>
              </w:rPr>
              <w:t>__TIME_BOOK__</w:t>
            </w:r>
          </w:p>
        </w:tc>
        <w:tc>
          <w:tcPr>
            <w:tcW w:w="4536" w:type="dxa"/>
          </w:tcPr>
          <w:p w14:paraId="5449B2D4" w14:textId="77777777" w:rsidR="00F40B8A" w:rsidRPr="00AE3AFA" w:rsidRDefault="000F46C0" w:rsidP="00FA59E6">
            <w:pPr>
              <w:rPr>
                <w:rFonts w:asciiTheme="majorHAnsi" w:hAnsiTheme="majorHAnsi" w:cstheme="majorHAnsi"/>
              </w:rPr>
            </w:pPr>
            <w:r w:rsidRPr="00AE3AFA">
              <w:rPr>
                <w:rFonts w:asciiTheme="majorHAnsi" w:hAnsiTheme="majorHAnsi" w:cstheme="majorHAnsi"/>
              </w:rPr>
              <w:t>Book time</w:t>
            </w:r>
            <w:r w:rsidR="00F40B8A" w:rsidRPr="00AE3AFA">
              <w:rPr>
                <w:rFonts w:asciiTheme="majorHAnsi" w:hAnsiTheme="majorHAnsi" w:cstheme="majorHAnsi"/>
              </w:rPr>
              <w:t xml:space="preserve">　</w:t>
            </w:r>
          </w:p>
        </w:tc>
        <w:tc>
          <w:tcPr>
            <w:tcW w:w="1701" w:type="dxa"/>
          </w:tcPr>
          <w:p w14:paraId="2A5E4748"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039CBEB8" w14:textId="77777777" w:rsidTr="00FA59E6">
        <w:tc>
          <w:tcPr>
            <w:tcW w:w="3652" w:type="dxa"/>
          </w:tcPr>
          <w:p w14:paraId="4C43C01E" w14:textId="77777777" w:rsidR="00F40B8A" w:rsidRPr="00AE3AFA" w:rsidRDefault="00F40B8A" w:rsidP="00FA59E6">
            <w:pPr>
              <w:rPr>
                <w:rFonts w:asciiTheme="majorHAnsi" w:hAnsiTheme="majorHAnsi" w:cstheme="majorHAnsi"/>
              </w:rPr>
            </w:pPr>
            <w:r w:rsidRPr="00AE3AFA">
              <w:rPr>
                <w:rFonts w:asciiTheme="majorHAnsi" w:hAnsiTheme="majorHAnsi" w:cstheme="majorHAnsi"/>
              </w:rPr>
              <w:t>__TIME_START__</w:t>
            </w:r>
          </w:p>
        </w:tc>
        <w:tc>
          <w:tcPr>
            <w:tcW w:w="4536" w:type="dxa"/>
          </w:tcPr>
          <w:p w14:paraId="5E2E2B9E" w14:textId="77777777" w:rsidR="00F40B8A" w:rsidRPr="00AE3AFA" w:rsidRDefault="000F46C0" w:rsidP="00FA59E6">
            <w:pPr>
              <w:rPr>
                <w:rFonts w:asciiTheme="majorHAnsi" w:hAnsiTheme="majorHAnsi" w:cstheme="majorHAnsi"/>
              </w:rPr>
            </w:pPr>
            <w:r w:rsidRPr="00AE3AFA">
              <w:rPr>
                <w:rFonts w:asciiTheme="majorHAnsi" w:hAnsiTheme="majorHAnsi" w:cstheme="majorHAnsi"/>
              </w:rPr>
              <w:t>Start time</w:t>
            </w:r>
          </w:p>
        </w:tc>
        <w:tc>
          <w:tcPr>
            <w:tcW w:w="1701" w:type="dxa"/>
          </w:tcPr>
          <w:p w14:paraId="2C4C3BBE"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710B29A0" w14:textId="77777777" w:rsidTr="00FA59E6">
        <w:tc>
          <w:tcPr>
            <w:tcW w:w="3652" w:type="dxa"/>
          </w:tcPr>
          <w:p w14:paraId="2F4D5264" w14:textId="77777777" w:rsidR="00F40B8A" w:rsidRPr="00AE3AFA" w:rsidRDefault="00F40B8A" w:rsidP="00FA59E6">
            <w:pPr>
              <w:rPr>
                <w:rFonts w:asciiTheme="majorHAnsi" w:hAnsiTheme="majorHAnsi" w:cstheme="majorHAnsi"/>
              </w:rPr>
            </w:pPr>
            <w:r w:rsidRPr="00AE3AFA">
              <w:rPr>
                <w:rFonts w:asciiTheme="majorHAnsi" w:hAnsiTheme="majorHAnsi" w:cstheme="majorHAnsi"/>
              </w:rPr>
              <w:t>__TIME_END__</w:t>
            </w:r>
          </w:p>
        </w:tc>
        <w:tc>
          <w:tcPr>
            <w:tcW w:w="4536" w:type="dxa"/>
          </w:tcPr>
          <w:p w14:paraId="445E8CFC" w14:textId="77777777" w:rsidR="00F40B8A" w:rsidRPr="00AE3AFA" w:rsidRDefault="000F46C0" w:rsidP="000F46C0">
            <w:pPr>
              <w:rPr>
                <w:rFonts w:asciiTheme="majorHAnsi" w:hAnsiTheme="majorHAnsi" w:cstheme="majorHAnsi"/>
              </w:rPr>
            </w:pPr>
            <w:r w:rsidRPr="00AE3AFA">
              <w:rPr>
                <w:rFonts w:asciiTheme="majorHAnsi" w:hAnsiTheme="majorHAnsi" w:cstheme="majorHAnsi"/>
              </w:rPr>
              <w:t>End time</w:t>
            </w:r>
          </w:p>
        </w:tc>
        <w:tc>
          <w:tcPr>
            <w:tcW w:w="1701" w:type="dxa"/>
          </w:tcPr>
          <w:p w14:paraId="7A538466" w14:textId="77777777" w:rsidR="00F40B8A" w:rsidRPr="00AE3AFA" w:rsidRDefault="00F40B8A" w:rsidP="00FA59E6">
            <w:pPr>
              <w:spacing w:line="240" w:lineRule="exact"/>
              <w:rPr>
                <w:rFonts w:asciiTheme="majorHAnsi" w:hAnsiTheme="majorHAnsi" w:cstheme="majorHAnsi"/>
                <w:color w:val="000000"/>
                <w:sz w:val="18"/>
                <w:szCs w:val="18"/>
                <w:shd w:val="clear" w:color="auto" w:fill="FFFFFF"/>
              </w:rPr>
            </w:pPr>
          </w:p>
        </w:tc>
      </w:tr>
      <w:tr w:rsidR="00F40B8A" w:rsidRPr="00AE3AFA" w14:paraId="125D2F00" w14:textId="77777777" w:rsidTr="00FA59E6">
        <w:tc>
          <w:tcPr>
            <w:tcW w:w="3652" w:type="dxa"/>
          </w:tcPr>
          <w:p w14:paraId="5448C09B" w14:textId="77777777" w:rsidR="00F40B8A" w:rsidRPr="00AE3AFA" w:rsidRDefault="00F40B8A" w:rsidP="00FA59E6">
            <w:pPr>
              <w:rPr>
                <w:rFonts w:asciiTheme="majorHAnsi" w:hAnsiTheme="majorHAnsi" w:cstheme="majorHAnsi"/>
              </w:rPr>
            </w:pPr>
            <w:r w:rsidRPr="00AE3AFA">
              <w:rPr>
                <w:rFonts w:asciiTheme="majorHAnsi" w:hAnsiTheme="majorHAnsi" w:cstheme="majorHAnsi"/>
              </w:rPr>
              <w:t>__JUMP_URL__</w:t>
            </w:r>
          </w:p>
        </w:tc>
        <w:tc>
          <w:tcPr>
            <w:tcW w:w="4536" w:type="dxa"/>
          </w:tcPr>
          <w:p w14:paraId="0611E04A" w14:textId="77777777" w:rsidR="00F40B8A" w:rsidRPr="00AE3AFA" w:rsidRDefault="000F46C0" w:rsidP="00FA59E6">
            <w:pPr>
              <w:rPr>
                <w:rFonts w:asciiTheme="majorHAnsi" w:hAnsiTheme="majorHAnsi" w:cstheme="majorHAnsi"/>
              </w:rPr>
            </w:pPr>
            <w:r w:rsidRPr="00AE3AFA">
              <w:rPr>
                <w:rFonts w:asciiTheme="majorHAnsi" w:hAnsiTheme="majorHAnsi" w:cstheme="majorHAnsi"/>
              </w:rPr>
              <w:t xml:space="preserve">Jump </w:t>
            </w:r>
            <w:r w:rsidR="00F40B8A" w:rsidRPr="00AE3AFA">
              <w:rPr>
                <w:rFonts w:asciiTheme="majorHAnsi" w:hAnsiTheme="majorHAnsi" w:cstheme="majorHAnsi"/>
              </w:rPr>
              <w:t>URL</w:t>
            </w:r>
            <w:r w:rsidR="00F40B8A" w:rsidRPr="00AE3AFA">
              <w:rPr>
                <w:rFonts w:asciiTheme="majorHAnsi" w:hAnsiTheme="majorHAnsi" w:cstheme="majorHAnsi"/>
              </w:rPr>
              <w:t xml:space="preserve">　</w:t>
            </w:r>
          </w:p>
        </w:tc>
        <w:tc>
          <w:tcPr>
            <w:tcW w:w="1701" w:type="dxa"/>
          </w:tcPr>
          <w:p w14:paraId="76D63286"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color w:val="000000"/>
                <w:sz w:val="18"/>
                <w:szCs w:val="18"/>
                <w:shd w:val="clear" w:color="auto" w:fill="FFFFFF"/>
              </w:rPr>
              <w:t>※</w:t>
            </w:r>
          </w:p>
        </w:tc>
      </w:tr>
    </w:tbl>
    <w:p w14:paraId="1BE0D145" w14:textId="77777777" w:rsidR="00F40B8A" w:rsidRPr="00AE3AFA" w:rsidRDefault="00F40B8A" w:rsidP="00F40B8A">
      <w:pPr>
        <w:rPr>
          <w:rFonts w:asciiTheme="majorHAnsi" w:hAnsiTheme="majorHAnsi" w:cstheme="majorHAnsi"/>
        </w:rPr>
      </w:pPr>
    </w:p>
    <w:p w14:paraId="1AC8F55F" w14:textId="7E4DAD71" w:rsidR="00F40B8A" w:rsidRPr="00AE3AFA" w:rsidRDefault="00F40B8A" w:rsidP="00F40B8A">
      <w:pPr>
        <w:jc w:val="left"/>
        <w:rPr>
          <w:rFonts w:asciiTheme="majorHAnsi" w:hAnsiTheme="majorHAnsi" w:cstheme="majorHAnsi"/>
        </w:rPr>
      </w:pPr>
      <w:r w:rsidRPr="00AE3AFA">
        <w:rPr>
          <w:rFonts w:ascii="ＭＳ ゴシック" w:eastAsia="ＭＳ ゴシック" w:hAnsi="ＭＳ ゴシック" w:cs="ＭＳ ゴシック" w:hint="eastAsia"/>
        </w:rPr>
        <w:t>※</w:t>
      </w:r>
      <w:r w:rsidR="00170C9B" w:rsidRPr="00AE3AFA">
        <w:rPr>
          <w:rFonts w:asciiTheme="majorHAnsi" w:hAnsiTheme="majorHAnsi" w:cstheme="majorHAnsi"/>
        </w:rPr>
        <w:t>”</w:t>
      </w:r>
      <w:ins w:id="125" w:author="作成者">
        <w:r w:rsidR="00564982" w:rsidRPr="00AE3AFA">
          <w:rPr>
            <w:rFonts w:asciiTheme="majorHAnsi" w:hAnsiTheme="majorHAnsi" w:cstheme="majorHAnsi"/>
          </w:rPr>
          <w:t>Operation</w:t>
        </w:r>
      </w:ins>
      <w:commentRangeStart w:id="126"/>
      <w:del w:id="127" w:author="作成者">
        <w:r w:rsidR="00170C9B" w:rsidRPr="00AE3AFA" w:rsidDel="00564982">
          <w:rPr>
            <w:rFonts w:asciiTheme="majorHAnsi" w:hAnsiTheme="majorHAnsi" w:cstheme="majorHAnsi"/>
          </w:rPr>
          <w:delText>Work</w:delText>
        </w:r>
      </w:del>
      <w:r w:rsidR="00170C9B" w:rsidRPr="00AE3AFA">
        <w:rPr>
          <w:rFonts w:asciiTheme="majorHAnsi" w:hAnsiTheme="majorHAnsi" w:cstheme="majorHAnsi"/>
        </w:rPr>
        <w:t xml:space="preserve"> </w:t>
      </w:r>
      <w:commentRangeEnd w:id="126"/>
      <w:r w:rsidR="00740C1B" w:rsidRPr="00AE3AFA">
        <w:rPr>
          <w:rStyle w:val="af5"/>
          <w:rFonts w:asciiTheme="majorHAnsi" w:hAnsiTheme="majorHAnsi" w:cstheme="majorHAnsi"/>
        </w:rPr>
        <w:commentReference w:id="126"/>
      </w:r>
      <w:r w:rsidR="00170C9B" w:rsidRPr="00AE3AFA">
        <w:rPr>
          <w:rFonts w:asciiTheme="majorHAnsi" w:hAnsiTheme="majorHAnsi" w:cstheme="majorHAnsi"/>
        </w:rPr>
        <w:t xml:space="preserve">confirmation </w:t>
      </w:r>
      <w:r w:rsidRPr="00AE3AFA">
        <w:rPr>
          <w:rFonts w:asciiTheme="majorHAnsi" w:hAnsiTheme="majorHAnsi" w:cstheme="majorHAnsi"/>
        </w:rPr>
        <w:t>URL(FQDN)</w:t>
      </w:r>
      <w:r w:rsidR="00170C9B" w:rsidRPr="00AE3AFA">
        <w:rPr>
          <w:rFonts w:asciiTheme="majorHAnsi" w:hAnsiTheme="majorHAnsi" w:cstheme="majorHAnsi"/>
        </w:rPr>
        <w:t>”</w:t>
      </w:r>
      <w:r w:rsidR="00997178" w:rsidRPr="00AE3AFA">
        <w:rPr>
          <w:rFonts w:asciiTheme="majorHAnsi" w:hAnsiTheme="majorHAnsi" w:cstheme="majorHAnsi"/>
        </w:rPr>
        <w:t xml:space="preserve"> </w:t>
      </w:r>
      <w:r w:rsidR="00D012BD" w:rsidRPr="00AE3AFA">
        <w:rPr>
          <w:rFonts w:asciiTheme="majorHAnsi" w:hAnsiTheme="majorHAnsi" w:cstheme="majorHAnsi"/>
        </w:rPr>
        <w:t xml:space="preserve">input is used as output for work confirmation URL </w:t>
      </w:r>
      <w:r w:rsidR="00997178" w:rsidRPr="00AE3AFA">
        <w:rPr>
          <w:rFonts w:asciiTheme="majorHAnsi" w:hAnsiTheme="majorHAnsi" w:cstheme="majorHAnsi"/>
        </w:rPr>
        <w:t>as following.</w:t>
      </w:r>
    </w:p>
    <w:p w14:paraId="2A7A04EC" w14:textId="77777777" w:rsidR="00F40B8A" w:rsidRPr="00AE3AFA" w:rsidRDefault="00F40B8A" w:rsidP="00F40B8A">
      <w:pPr>
        <w:jc w:val="left"/>
        <w:rPr>
          <w:rFonts w:asciiTheme="majorHAnsi" w:hAnsiTheme="majorHAnsi" w:cstheme="majorHAnsi"/>
        </w:rPr>
      </w:pPr>
    </w:p>
    <w:p w14:paraId="261B892F" w14:textId="77777777" w:rsidR="00F40B8A" w:rsidRPr="00AE3AFA" w:rsidRDefault="00F40B8A" w:rsidP="00F40B8A">
      <w:pPr>
        <w:jc w:val="left"/>
        <w:rPr>
          <w:rFonts w:asciiTheme="majorHAnsi" w:hAnsiTheme="majorHAnsi" w:cstheme="majorHAnsi"/>
          <w:szCs w:val="21"/>
        </w:rPr>
      </w:pPr>
      <w:r w:rsidRPr="00AE3AFA">
        <w:rPr>
          <w:rFonts w:asciiTheme="majorHAnsi" w:hAnsiTheme="majorHAnsi" w:cstheme="majorHAnsi"/>
          <w:szCs w:val="21"/>
        </w:rPr>
        <w:t>&lt;</w:t>
      </w:r>
      <w:r w:rsidR="00997178" w:rsidRPr="00AE3AFA">
        <w:rPr>
          <w:rFonts w:asciiTheme="majorHAnsi" w:hAnsiTheme="majorHAnsi" w:cstheme="majorHAnsi"/>
          <w:szCs w:val="21"/>
        </w:rPr>
        <w:t xml:space="preserve">Work confirmation </w:t>
      </w:r>
      <w:r w:rsidRPr="00AE3AFA">
        <w:rPr>
          <w:rFonts w:asciiTheme="majorHAnsi" w:hAnsiTheme="majorHAnsi" w:cstheme="majorHAnsi"/>
          <w:szCs w:val="21"/>
        </w:rPr>
        <w:t>URL(FQDN)&gt;/default/menu/01_browse.php?no=2100180005&amp;conductor_instance_id=X</w:t>
      </w:r>
    </w:p>
    <w:p w14:paraId="096A9370" w14:textId="77777777" w:rsidR="00F40B8A" w:rsidRPr="00AE3AFA" w:rsidRDefault="00F40B8A" w:rsidP="00F40B8A">
      <w:pPr>
        <w:jc w:val="left"/>
        <w:rPr>
          <w:rFonts w:asciiTheme="majorHAnsi" w:hAnsiTheme="majorHAnsi" w:cstheme="majorHAnsi"/>
        </w:rPr>
      </w:pPr>
    </w:p>
    <w:tbl>
      <w:tblPr>
        <w:tblStyle w:val="aa"/>
        <w:tblW w:w="0" w:type="auto"/>
        <w:tblInd w:w="9" w:type="dxa"/>
        <w:tblLook w:val="04A0" w:firstRow="1" w:lastRow="0" w:firstColumn="1" w:lastColumn="0" w:noHBand="0" w:noVBand="1"/>
      </w:tblPr>
      <w:tblGrid>
        <w:gridCol w:w="9618"/>
      </w:tblGrid>
      <w:tr w:rsidR="00F40B8A" w:rsidRPr="00AE3AFA" w14:paraId="1717A067" w14:textId="77777777" w:rsidTr="00FA59E6">
        <w:tc>
          <w:tcPr>
            <w:tcW w:w="9835" w:type="dxa"/>
          </w:tcPr>
          <w:p w14:paraId="58A6EE7A" w14:textId="733C6389" w:rsidR="00F40B8A" w:rsidRPr="00AE3AFA" w:rsidRDefault="007A4F94" w:rsidP="00997178">
            <w:pPr>
              <w:jc w:val="left"/>
              <w:rPr>
                <w:rFonts w:asciiTheme="majorHAnsi" w:hAnsiTheme="majorHAnsi" w:cstheme="majorHAnsi"/>
              </w:rPr>
            </w:pPr>
            <w:r w:rsidRPr="00AE3AFA">
              <w:rPr>
                <w:rFonts w:asciiTheme="majorHAnsi" w:hAnsiTheme="majorHAnsi" w:cstheme="majorHAnsi"/>
                <w:szCs w:val="21"/>
              </w:rPr>
              <w:t>Ex</w:t>
            </w:r>
            <w:r w:rsidR="00F40B8A" w:rsidRPr="00AE3AFA">
              <w:rPr>
                <w:rFonts w:asciiTheme="majorHAnsi" w:hAnsiTheme="majorHAnsi" w:cstheme="majorHAnsi"/>
                <w:szCs w:val="21"/>
              </w:rPr>
              <w:t>:</w:t>
            </w:r>
            <w:r w:rsidR="00997178" w:rsidRPr="00AE3AFA">
              <w:rPr>
                <w:rFonts w:asciiTheme="majorHAnsi" w:hAnsiTheme="majorHAnsi" w:cstheme="majorHAnsi"/>
                <w:szCs w:val="21"/>
              </w:rPr>
              <w:t xml:space="preserve"> When work confirmation </w:t>
            </w:r>
            <w:r w:rsidR="00F40B8A" w:rsidRPr="00AE3AFA">
              <w:rPr>
                <w:rFonts w:asciiTheme="majorHAnsi" w:hAnsiTheme="majorHAnsi" w:cstheme="majorHAnsi"/>
                <w:szCs w:val="21"/>
              </w:rPr>
              <w:t>URL(FQDN)</w:t>
            </w:r>
            <w:r w:rsidR="00997178" w:rsidRPr="00AE3AFA">
              <w:rPr>
                <w:rFonts w:asciiTheme="majorHAnsi" w:hAnsiTheme="majorHAnsi" w:cstheme="majorHAnsi"/>
                <w:szCs w:val="21"/>
              </w:rPr>
              <w:t xml:space="preserve"> value is </w:t>
            </w:r>
            <w:r w:rsidR="00F40B8A" w:rsidRPr="00AE3AFA">
              <w:rPr>
                <w:rFonts w:asciiTheme="majorHAnsi" w:hAnsiTheme="majorHAnsi" w:cstheme="majorHAnsi"/>
                <w:szCs w:val="21"/>
              </w:rPr>
              <w:t>「</w:t>
            </w:r>
            <w:r w:rsidR="00F40B8A" w:rsidRPr="00AE3AFA">
              <w:rPr>
                <w:rFonts w:asciiTheme="majorHAnsi" w:hAnsiTheme="majorHAnsi" w:cstheme="majorHAnsi"/>
                <w:szCs w:val="21"/>
              </w:rPr>
              <w:t>http://exastro-it-automation.local</w:t>
            </w:r>
            <w:r w:rsidR="00F40B8A" w:rsidRPr="00AE3AFA">
              <w:rPr>
                <w:rFonts w:asciiTheme="majorHAnsi" w:hAnsiTheme="majorHAnsi" w:cstheme="majorHAnsi"/>
                <w:szCs w:val="21"/>
              </w:rPr>
              <w:t>」</w:t>
            </w:r>
            <w:r w:rsidR="00F40B8A" w:rsidRPr="00AE3AFA">
              <w:rPr>
                <w:rFonts w:asciiTheme="majorHAnsi" w:hAnsiTheme="majorHAnsi" w:cstheme="majorHAnsi"/>
              </w:rPr>
              <w:br/>
            </w:r>
            <w:r w:rsidR="00F40B8A" w:rsidRPr="00AE3AFA">
              <w:rPr>
                <w:rFonts w:asciiTheme="majorHAnsi" w:hAnsiTheme="majorHAnsi" w:cstheme="majorHAnsi"/>
              </w:rPr>
              <w:br/>
            </w:r>
            <w:r w:rsidR="00E02D83" w:rsidRPr="00AE3AFA">
              <w:rPr>
                <w:rFonts w:asciiTheme="majorHAnsi" w:hAnsiTheme="majorHAnsi" w:cstheme="majorHAnsi"/>
              </w:rPr>
              <w:t>http://exastro-it-automation.local/default/menu/01_browse.php?no=2100180005&amp;conductor_instance_id=X</w:t>
            </w:r>
          </w:p>
        </w:tc>
      </w:tr>
    </w:tbl>
    <w:p w14:paraId="00716058" w14:textId="77777777" w:rsidR="00F40B8A" w:rsidRPr="00AE3AFA" w:rsidRDefault="00212970" w:rsidP="00F40B8A">
      <w:pPr>
        <w:jc w:val="left"/>
        <w:rPr>
          <w:rFonts w:asciiTheme="majorHAnsi" w:hAnsiTheme="majorHAnsi" w:cstheme="majorHAnsi"/>
        </w:rPr>
      </w:pPr>
      <w:r w:rsidRPr="00AE3AFA">
        <w:rPr>
          <w:rFonts w:asciiTheme="majorHAnsi" w:hAnsiTheme="majorHAnsi" w:cstheme="majorHAnsi"/>
        </w:rPr>
        <w:br w:type="page"/>
      </w:r>
    </w:p>
    <w:p w14:paraId="1889CA0A" w14:textId="77777777" w:rsidR="00FA59E6" w:rsidRPr="00AE3AFA" w:rsidRDefault="00FA59E6" w:rsidP="00FA59E6">
      <w:pPr>
        <w:pStyle w:val="aff"/>
        <w:rPr>
          <w:rFonts w:asciiTheme="majorHAnsi" w:hAnsiTheme="majorHAnsi" w:cstheme="majorHAnsi"/>
        </w:rPr>
      </w:pPr>
      <w:bookmarkStart w:id="128" w:name="_Toc93482350"/>
      <w:r w:rsidRPr="00AE3AFA">
        <w:rPr>
          <w:rFonts w:asciiTheme="majorHAnsi" w:hAnsiTheme="majorHAnsi" w:cstheme="majorHAnsi"/>
        </w:rPr>
        <w:lastRenderedPageBreak/>
        <w:t>Conductor class list</w:t>
      </w:r>
      <w:bookmarkEnd w:id="128"/>
    </w:p>
    <w:p w14:paraId="7918B2B4" w14:textId="77777777" w:rsidR="00FA59E6" w:rsidRPr="00AE3AFA" w:rsidRDefault="00FA59E6" w:rsidP="00C72DC3">
      <w:pPr>
        <w:pStyle w:val="a8"/>
        <w:numPr>
          <w:ilvl w:val="0"/>
          <w:numId w:val="12"/>
        </w:numPr>
        <w:ind w:leftChars="0" w:left="704"/>
        <w:rPr>
          <w:rFonts w:asciiTheme="majorHAnsi" w:hAnsiTheme="majorHAnsi" w:cstheme="majorHAnsi"/>
        </w:rPr>
      </w:pPr>
      <w:r w:rsidRPr="00AE3AFA">
        <w:rPr>
          <w:rFonts w:asciiTheme="majorHAnsi" w:hAnsiTheme="majorHAnsi" w:cstheme="majorHAnsi"/>
        </w:rPr>
        <w:t xml:space="preserve">In the [Conductor class list] screen, users can view or discard registered Conductor classes. </w:t>
      </w:r>
    </w:p>
    <w:p w14:paraId="438C9D43" w14:textId="48D1229C" w:rsidR="00FA59E6" w:rsidRPr="00AE3AFA" w:rsidRDefault="00FA59E6" w:rsidP="00FA59E6">
      <w:pPr>
        <w:pStyle w:val="afb"/>
        <w:ind w:firstLineChars="400" w:firstLine="840"/>
        <w:rPr>
          <w:rFonts w:asciiTheme="majorHAnsi" w:hAnsiTheme="majorHAnsi" w:cstheme="majorHAnsi"/>
        </w:rPr>
      </w:pPr>
      <w:r w:rsidRPr="00AE3AFA">
        <w:rPr>
          <w:rFonts w:asciiTheme="majorHAnsi" w:hAnsiTheme="majorHAnsi" w:cstheme="majorHAnsi"/>
        </w:rPr>
        <w:t>Click the “Details” button to move the edit screen “</w:t>
      </w:r>
      <w:r w:rsidRPr="00AE3AFA">
        <w:rPr>
          <w:rFonts w:asciiTheme="majorHAnsi" w:hAnsiTheme="majorHAnsi" w:cstheme="majorHAnsi"/>
          <w:u w:val="single"/>
        </w:rPr>
        <w:fldChar w:fldCharType="begin"/>
      </w:r>
      <w:r w:rsidRPr="00AE3AFA">
        <w:rPr>
          <w:rFonts w:asciiTheme="majorHAnsi" w:hAnsiTheme="majorHAnsi" w:cstheme="majorHAnsi"/>
          <w:u w:val="single"/>
        </w:rPr>
        <w:instrText xml:space="preserve"> REF _Ref49327556 \r \h  \* MERGEFORMAT </w:instrText>
      </w:r>
      <w:r w:rsidRPr="00AE3AFA">
        <w:rPr>
          <w:rFonts w:asciiTheme="majorHAnsi" w:hAnsiTheme="majorHAnsi" w:cstheme="majorHAnsi"/>
          <w:u w:val="single"/>
        </w:rPr>
      </w:r>
      <w:r w:rsidRPr="00AE3AFA">
        <w:rPr>
          <w:rFonts w:asciiTheme="majorHAnsi" w:hAnsiTheme="majorHAnsi" w:cstheme="majorHAnsi"/>
          <w:u w:val="single"/>
        </w:rPr>
        <w:fldChar w:fldCharType="separate"/>
      </w:r>
      <w:r w:rsidR="00A6356E">
        <w:rPr>
          <w:rFonts w:asciiTheme="majorHAnsi" w:hAnsiTheme="majorHAnsi" w:cstheme="majorHAnsi"/>
          <w:u w:val="single"/>
        </w:rPr>
        <w:t>4.1.4</w:t>
      </w:r>
      <w:r w:rsidRPr="00AE3AFA">
        <w:rPr>
          <w:rFonts w:asciiTheme="majorHAnsi" w:hAnsiTheme="majorHAnsi" w:cstheme="majorHAnsi"/>
          <w:u w:val="single"/>
        </w:rPr>
        <w:fldChar w:fldCharType="end"/>
      </w:r>
      <w:r w:rsidRPr="00AE3AFA">
        <w:rPr>
          <w:rFonts w:asciiTheme="majorHAnsi" w:hAnsiTheme="majorHAnsi" w:cstheme="majorHAnsi"/>
          <w:u w:val="single"/>
        </w:rPr>
        <w:t xml:space="preserve"> </w:t>
      </w:r>
      <w:r w:rsidRPr="00AE3AFA">
        <w:rPr>
          <w:rFonts w:asciiTheme="majorHAnsi" w:hAnsiTheme="majorHAnsi" w:cstheme="majorHAnsi"/>
          <w:u w:val="single"/>
        </w:rPr>
        <w:fldChar w:fldCharType="begin"/>
      </w:r>
      <w:r w:rsidRPr="00AE3AFA">
        <w:rPr>
          <w:rFonts w:asciiTheme="majorHAnsi" w:hAnsiTheme="majorHAnsi" w:cstheme="majorHAnsi"/>
          <w:u w:val="single"/>
        </w:rPr>
        <w:instrText xml:space="preserve"> REF _Ref49327556 \h  \* MERGEFORMAT </w:instrText>
      </w:r>
      <w:r w:rsidRPr="00AE3AFA">
        <w:rPr>
          <w:rFonts w:asciiTheme="majorHAnsi" w:hAnsiTheme="majorHAnsi" w:cstheme="majorHAnsi"/>
          <w:u w:val="single"/>
        </w:rPr>
      </w:r>
      <w:r w:rsidRPr="00AE3AFA">
        <w:rPr>
          <w:rFonts w:asciiTheme="majorHAnsi" w:hAnsiTheme="majorHAnsi" w:cstheme="majorHAnsi"/>
          <w:u w:val="single"/>
        </w:rPr>
        <w:fldChar w:fldCharType="separate"/>
      </w:r>
      <w:r w:rsidR="00A6356E" w:rsidRPr="00A6356E">
        <w:rPr>
          <w:rFonts w:asciiTheme="majorHAnsi" w:hAnsiTheme="majorHAnsi" w:cstheme="majorHAnsi"/>
          <w:u w:val="single"/>
        </w:rPr>
        <w:t>Conductor class edit</w:t>
      </w:r>
      <w:r w:rsidRPr="00AE3AFA">
        <w:rPr>
          <w:rFonts w:asciiTheme="majorHAnsi" w:hAnsiTheme="majorHAnsi" w:cstheme="majorHAnsi"/>
          <w:u w:val="single"/>
        </w:rPr>
        <w:fldChar w:fldCharType="end"/>
      </w:r>
      <w:r w:rsidRPr="00AE3AFA">
        <w:rPr>
          <w:rFonts w:asciiTheme="majorHAnsi" w:hAnsiTheme="majorHAnsi" w:cstheme="majorHAnsi"/>
        </w:rPr>
        <w:t xml:space="preserve">”. </w:t>
      </w:r>
    </w:p>
    <w:p w14:paraId="0479EAEF" w14:textId="77777777" w:rsidR="00FA59E6" w:rsidRPr="00AE3AFA" w:rsidRDefault="00FA59E6" w:rsidP="00FA59E6">
      <w:pPr>
        <w:pStyle w:val="afb"/>
        <w:ind w:firstLineChars="400" w:firstLine="840"/>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896320" behindDoc="0" locked="0" layoutInCell="1" allowOverlap="1" wp14:anchorId="13CCE994" wp14:editId="37299F1E">
                <wp:simplePos x="0" y="0"/>
                <wp:positionH relativeFrom="column">
                  <wp:posOffset>531555</wp:posOffset>
                </wp:positionH>
                <wp:positionV relativeFrom="paragraph">
                  <wp:posOffset>906900</wp:posOffset>
                </wp:positionV>
                <wp:extent cx="681487" cy="181155"/>
                <wp:effectExtent l="19050" t="19050" r="23495" b="28575"/>
                <wp:wrapNone/>
                <wp:docPr id="14" name="正方形/長方形 14"/>
                <wp:cNvGraphicFramePr/>
                <a:graphic xmlns:a="http://schemas.openxmlformats.org/drawingml/2006/main">
                  <a:graphicData uri="http://schemas.microsoft.com/office/word/2010/wordprocessingShape">
                    <wps:wsp>
                      <wps:cNvSpPr/>
                      <wps:spPr>
                        <a:xfrm>
                          <a:off x="0" y="0"/>
                          <a:ext cx="681487" cy="181155"/>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7B26E" id="正方形/長方形 14" o:spid="_x0000_s1026" style="position:absolute;left:0;text-align:left;margin-left:41.85pt;margin-top:71.4pt;width:53.65pt;height:14.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" filled="f" strokecolor="#c00000" strokeweight="2.25pt"/>
            </w:pict>
          </mc:Fallback>
        </mc:AlternateContent>
      </w:r>
      <w:r w:rsidRPr="00AE3AFA">
        <w:rPr>
          <w:rFonts w:asciiTheme="majorHAnsi" w:hAnsiTheme="majorHAnsi" w:cstheme="majorHAnsi"/>
          <w:noProof/>
        </w:rPr>
        <w:drawing>
          <wp:inline distT="0" distB="0" distL="0" distR="0" wp14:anchorId="52CA1F42" wp14:editId="2F1E0D41">
            <wp:extent cx="5354841" cy="2958860"/>
            <wp:effectExtent l="0" t="0" r="0" b="0"/>
            <wp:docPr id="448" name="図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0259" cy="2967379"/>
                    </a:xfrm>
                    <a:prstGeom prst="rect">
                      <a:avLst/>
                    </a:prstGeom>
                  </pic:spPr>
                </pic:pic>
              </a:graphicData>
            </a:graphic>
          </wp:inline>
        </w:drawing>
      </w:r>
      <w:r w:rsidRPr="00AE3AFA">
        <w:rPr>
          <w:rFonts w:asciiTheme="majorHAnsi" w:hAnsiTheme="majorHAnsi" w:cstheme="majorHAnsi"/>
          <w:noProof/>
        </w:rPr>
        <mc:AlternateContent>
          <mc:Choice Requires="wps">
            <w:drawing>
              <wp:anchor distT="0" distB="0" distL="114300" distR="114300" simplePos="0" relativeHeight="251895296" behindDoc="0" locked="0" layoutInCell="1" allowOverlap="1" wp14:anchorId="2EEF4E22" wp14:editId="2D9527D3">
                <wp:simplePos x="0" y="0"/>
                <wp:positionH relativeFrom="column">
                  <wp:posOffset>842645</wp:posOffset>
                </wp:positionH>
                <wp:positionV relativeFrom="paragraph">
                  <wp:posOffset>-10814685</wp:posOffset>
                </wp:positionV>
                <wp:extent cx="5200650" cy="902335"/>
                <wp:effectExtent l="0" t="0" r="19050" b="12065"/>
                <wp:wrapNone/>
                <wp:docPr id="24" name="正方形/長方形 2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7F1C24" w14:textId="77777777" w:rsidR="00463247" w:rsidRPr="00A6170A" w:rsidRDefault="00463247" w:rsidP="00FA59E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2674ED2" w14:textId="77777777" w:rsidR="00463247" w:rsidRPr="00A6170A" w:rsidRDefault="00463247" w:rsidP="00FA59E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40479B8A" w14:textId="77777777" w:rsidR="00463247" w:rsidRDefault="00463247" w:rsidP="00FA59E6">
                            <w:pPr>
                              <w:spacing w:line="200" w:lineRule="exact"/>
                              <w:jc w:val="left"/>
                              <w:rPr>
                                <w:rFonts w:ascii="SimSun" w:hAnsi="SimSun" w:cs="Meiryo UI"/>
                                <w:sz w:val="18"/>
                                <w:szCs w:val="18"/>
                              </w:rPr>
                            </w:pPr>
                            <w:r w:rsidRPr="00A6170A">
                              <w:rPr>
                                <w:rFonts w:ascii="SimSun" w:eastAsia="SimSun" w:hAnsi="SimSun" w:cs="Meiryo UI"/>
                                <w:sz w:val="18"/>
                                <w:szCs w:val="18"/>
                              </w:rPr>
                              <w:t>~</w:t>
                            </w:r>
                          </w:p>
                          <w:p w14:paraId="1626E164" w14:textId="77777777" w:rsidR="00463247" w:rsidRPr="00A6170A" w:rsidRDefault="00463247" w:rsidP="00FA59E6">
                            <w:pPr>
                              <w:spacing w:line="200" w:lineRule="exact"/>
                              <w:jc w:val="left"/>
                              <w:rPr>
                                <w:rFonts w:ascii="SimSun" w:hAnsi="SimSun" w:cs="Meiryo UI"/>
                                <w:sz w:val="18"/>
                                <w:szCs w:val="18"/>
                              </w:rPr>
                            </w:pPr>
                            <w:r w:rsidRPr="00A6170A">
                              <w:rPr>
                                <w:rFonts w:ascii="SimSun" w:eastAsia="SimSun" w:hAnsi="SimSun" w:cs="Meiryo UI"/>
                                <w:sz w:val="18"/>
                                <w:szCs w:val="18"/>
                              </w:rPr>
                              <w:t>~</w:t>
                            </w:r>
                          </w:p>
                          <w:p w14:paraId="6CA16E26" w14:textId="77777777" w:rsidR="00463247" w:rsidRPr="00A6170A" w:rsidRDefault="00463247" w:rsidP="00FA59E6">
                            <w:pPr>
                              <w:spacing w:line="200" w:lineRule="exact"/>
                              <w:jc w:val="left"/>
                              <w:rPr>
                                <w:rFonts w:ascii="SimSun" w:hAnsi="SimSun" w:cs="Meiryo UI"/>
                                <w:sz w:val="18"/>
                                <w:szCs w:val="18"/>
                              </w:rPr>
                            </w:pPr>
                            <w:r w:rsidRPr="00A6170A">
                              <w:rPr>
                                <w:rFonts w:ascii="SimSun" w:eastAsia="SimSun" w:hAnsi="SimSun" w:cs="Meiryo UI"/>
                                <w:sz w:val="18"/>
                                <w:szCs w:val="18"/>
                              </w:rPr>
                              <w:t>~</w:t>
                            </w:r>
                          </w:p>
                          <w:p w14:paraId="080BAA2F" w14:textId="77777777" w:rsidR="00463247" w:rsidRPr="00A6170A" w:rsidRDefault="00463247" w:rsidP="00FA59E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F4E22" id="正方形/長方形 24" o:spid="_x0000_s1047" style="position:absolute;left:0;text-align:left;margin-left:66.35pt;margin-top:-851.55pt;width:409.5pt;height:71.05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R4pNE&#10;uAIAAAsGAAAOAAAAAAAAAAAAAAAAAC4CAABkcnMvZTJvRG9jLnhtbFBLAQItABQABgAIAAAAIQDs&#10;Ts9I4QAAAA8BAAAPAAAAAAAAAAAAAAAAABIFAABkcnMvZG93bnJldi54bWxQSwUGAAAAAAQABADz&#10;AAAAIAYAAAAA&#10;" fillcolor="black [1615]" strokecolor="black [1615]" strokeweight="2pt">
                <v:textbox inset=",0,,0">
                  <w:txbxContent>
                    <w:p w14:paraId="077F1C24" w14:textId="77777777" w:rsidR="00463247" w:rsidRPr="00A6170A" w:rsidRDefault="00463247" w:rsidP="00FA59E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2674ED2" w14:textId="77777777" w:rsidR="00463247" w:rsidRPr="00A6170A" w:rsidRDefault="00463247" w:rsidP="00FA59E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40479B8A" w14:textId="77777777" w:rsidR="00463247" w:rsidRDefault="00463247" w:rsidP="00FA59E6">
                      <w:pPr>
                        <w:spacing w:line="200" w:lineRule="exact"/>
                        <w:jc w:val="left"/>
                        <w:rPr>
                          <w:rFonts w:ascii="SimSun" w:hAnsi="SimSun" w:cs="Meiryo UI"/>
                          <w:sz w:val="18"/>
                          <w:szCs w:val="18"/>
                        </w:rPr>
                      </w:pPr>
                      <w:r w:rsidRPr="00A6170A">
                        <w:rPr>
                          <w:rFonts w:ascii="SimSun" w:eastAsia="SimSun" w:hAnsi="SimSun" w:cs="Meiryo UI"/>
                          <w:sz w:val="18"/>
                          <w:szCs w:val="18"/>
                        </w:rPr>
                        <w:t>~</w:t>
                      </w:r>
                    </w:p>
                    <w:p w14:paraId="1626E164" w14:textId="77777777" w:rsidR="00463247" w:rsidRPr="00A6170A" w:rsidRDefault="00463247" w:rsidP="00FA59E6">
                      <w:pPr>
                        <w:spacing w:line="200" w:lineRule="exact"/>
                        <w:jc w:val="left"/>
                        <w:rPr>
                          <w:rFonts w:ascii="SimSun" w:hAnsi="SimSun" w:cs="Meiryo UI"/>
                          <w:sz w:val="18"/>
                          <w:szCs w:val="18"/>
                        </w:rPr>
                      </w:pPr>
                      <w:r w:rsidRPr="00A6170A">
                        <w:rPr>
                          <w:rFonts w:ascii="SimSun" w:eastAsia="SimSun" w:hAnsi="SimSun" w:cs="Meiryo UI"/>
                          <w:sz w:val="18"/>
                          <w:szCs w:val="18"/>
                        </w:rPr>
                        <w:t>~</w:t>
                      </w:r>
                    </w:p>
                    <w:p w14:paraId="6CA16E26" w14:textId="77777777" w:rsidR="00463247" w:rsidRPr="00A6170A" w:rsidRDefault="00463247" w:rsidP="00FA59E6">
                      <w:pPr>
                        <w:spacing w:line="200" w:lineRule="exact"/>
                        <w:jc w:val="left"/>
                        <w:rPr>
                          <w:rFonts w:ascii="SimSun" w:hAnsi="SimSun" w:cs="Meiryo UI"/>
                          <w:sz w:val="18"/>
                          <w:szCs w:val="18"/>
                        </w:rPr>
                      </w:pPr>
                      <w:r w:rsidRPr="00A6170A">
                        <w:rPr>
                          <w:rFonts w:ascii="SimSun" w:eastAsia="SimSun" w:hAnsi="SimSun" w:cs="Meiryo UI"/>
                          <w:sz w:val="18"/>
                          <w:szCs w:val="18"/>
                        </w:rPr>
                        <w:t>~</w:t>
                      </w:r>
                    </w:p>
                    <w:p w14:paraId="080BAA2F" w14:textId="77777777" w:rsidR="00463247" w:rsidRPr="00A6170A" w:rsidRDefault="00463247" w:rsidP="00FA59E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54369343" w14:textId="4938CB7E" w:rsidR="00FA59E6" w:rsidRPr="00AE3AFA" w:rsidRDefault="00FA59E6" w:rsidP="00FA59E6">
      <w:pPr>
        <w:jc w:val="center"/>
        <w:rPr>
          <w:rFonts w:asciiTheme="majorHAnsi" w:hAnsiTheme="majorHAnsi" w:cstheme="majorHAnsi"/>
          <w:b/>
        </w:rPr>
      </w:pPr>
      <w:r w:rsidRPr="00AE3AFA">
        <w:rPr>
          <w:rFonts w:asciiTheme="majorHAnsi" w:hAnsiTheme="majorHAnsi" w:cstheme="majorHAnsi"/>
          <w:b/>
        </w:rPr>
        <w:t xml:space="preserve">Figure </w:t>
      </w:r>
      <w:r w:rsidRPr="00AE3AFA">
        <w:rPr>
          <w:rFonts w:asciiTheme="majorHAnsi" w:hAnsiTheme="majorHAnsi" w:cstheme="majorHAnsi"/>
          <w:b/>
        </w:rPr>
        <w:fldChar w:fldCharType="begin"/>
      </w:r>
      <w:r w:rsidRPr="00AE3AFA">
        <w:rPr>
          <w:rFonts w:asciiTheme="majorHAnsi" w:hAnsiTheme="majorHAnsi" w:cstheme="majorHAnsi"/>
          <w:b/>
        </w:rPr>
        <w:instrText xml:space="preserve"> STYLEREF 2 \s </w:instrText>
      </w:r>
      <w:r w:rsidRPr="00AE3AFA">
        <w:rPr>
          <w:rFonts w:asciiTheme="majorHAnsi" w:hAnsiTheme="majorHAnsi" w:cstheme="majorHAnsi"/>
          <w:b/>
        </w:rPr>
        <w:fldChar w:fldCharType="separate"/>
      </w:r>
      <w:r w:rsidR="00A6356E">
        <w:rPr>
          <w:rFonts w:asciiTheme="majorHAnsi" w:hAnsiTheme="majorHAnsi" w:cstheme="majorHAnsi"/>
          <w:b/>
          <w:noProof/>
        </w:rPr>
        <w:t>4.1</w:t>
      </w:r>
      <w:r w:rsidRPr="00AE3AFA">
        <w:rPr>
          <w:rFonts w:asciiTheme="majorHAnsi" w:hAnsiTheme="majorHAnsi" w:cstheme="majorHAnsi"/>
          <w:b/>
        </w:rPr>
        <w:fldChar w:fldCharType="end"/>
      </w:r>
      <w:r w:rsidRPr="00AE3AFA">
        <w:rPr>
          <w:rFonts w:asciiTheme="majorHAnsi" w:hAnsiTheme="majorHAnsi" w:cstheme="majorHAnsi"/>
          <w:b/>
        </w:rPr>
        <w:noBreakHyphen/>
      </w:r>
      <w:r w:rsidR="00BC0386" w:rsidRPr="00AE3AFA">
        <w:rPr>
          <w:rFonts w:asciiTheme="majorHAnsi" w:hAnsiTheme="majorHAnsi" w:cstheme="majorHAnsi"/>
          <w:b/>
        </w:rPr>
        <w:t>3</w:t>
      </w:r>
      <w:r w:rsidRPr="00AE3AFA">
        <w:rPr>
          <w:rFonts w:asciiTheme="majorHAnsi" w:hAnsiTheme="majorHAnsi" w:cstheme="majorHAnsi"/>
          <w:b/>
        </w:rPr>
        <w:t xml:space="preserve"> (Conductor class list) Menu</w:t>
      </w:r>
    </w:p>
    <w:p w14:paraId="4CBC5345" w14:textId="77777777" w:rsidR="006F73F4" w:rsidRPr="00AE3AFA" w:rsidRDefault="006F73F4" w:rsidP="007437AA">
      <w:pPr>
        <w:widowControl/>
        <w:jc w:val="left"/>
        <w:rPr>
          <w:rFonts w:asciiTheme="majorHAnsi" w:hAnsiTheme="majorHAnsi" w:cstheme="majorHAnsi"/>
          <w:b/>
        </w:rPr>
      </w:pPr>
    </w:p>
    <w:p w14:paraId="6FD3676A" w14:textId="77777777" w:rsidR="007A4F94" w:rsidRPr="00AE3AFA" w:rsidRDefault="007A4F94" w:rsidP="007437AA">
      <w:pPr>
        <w:widowControl/>
        <w:jc w:val="left"/>
        <w:rPr>
          <w:rFonts w:asciiTheme="majorHAnsi" w:hAnsiTheme="majorHAnsi" w:cstheme="majorHAnsi"/>
          <w:b/>
        </w:rPr>
      </w:pPr>
    </w:p>
    <w:p w14:paraId="1C33362F" w14:textId="77777777" w:rsidR="007A4F94" w:rsidRPr="00AE3AFA" w:rsidRDefault="007A4F94" w:rsidP="007437AA">
      <w:pPr>
        <w:widowControl/>
        <w:jc w:val="left"/>
        <w:rPr>
          <w:rFonts w:asciiTheme="majorHAnsi" w:hAnsiTheme="majorHAnsi" w:cstheme="majorHAnsi"/>
          <w:b/>
        </w:rPr>
      </w:pPr>
    </w:p>
    <w:p w14:paraId="73B27978" w14:textId="77777777" w:rsidR="007A4F94" w:rsidRPr="00AE3AFA" w:rsidRDefault="007A4F94" w:rsidP="007437AA">
      <w:pPr>
        <w:widowControl/>
        <w:jc w:val="left"/>
        <w:rPr>
          <w:rFonts w:asciiTheme="majorHAnsi" w:hAnsiTheme="majorHAnsi" w:cstheme="majorHAnsi"/>
          <w:b/>
        </w:rPr>
      </w:pPr>
    </w:p>
    <w:p w14:paraId="20EAECFA" w14:textId="77777777" w:rsidR="007A4F94" w:rsidRPr="00AE3AFA" w:rsidRDefault="007A4F94" w:rsidP="007437AA">
      <w:pPr>
        <w:widowControl/>
        <w:jc w:val="left"/>
        <w:rPr>
          <w:rFonts w:asciiTheme="majorHAnsi" w:hAnsiTheme="majorHAnsi" w:cstheme="majorHAnsi"/>
          <w:b/>
        </w:rPr>
      </w:pPr>
    </w:p>
    <w:p w14:paraId="6F91FA60" w14:textId="77777777" w:rsidR="007A4F94" w:rsidRPr="00AE3AFA" w:rsidRDefault="007A4F94" w:rsidP="007437AA">
      <w:pPr>
        <w:widowControl/>
        <w:jc w:val="left"/>
        <w:rPr>
          <w:rFonts w:asciiTheme="majorHAnsi" w:hAnsiTheme="majorHAnsi" w:cstheme="majorHAnsi"/>
          <w:b/>
        </w:rPr>
      </w:pPr>
    </w:p>
    <w:p w14:paraId="4E3F209F" w14:textId="77777777" w:rsidR="007A4F94" w:rsidRPr="00AE3AFA" w:rsidRDefault="007A4F94" w:rsidP="007437AA">
      <w:pPr>
        <w:widowControl/>
        <w:jc w:val="left"/>
        <w:rPr>
          <w:rFonts w:asciiTheme="majorHAnsi" w:hAnsiTheme="majorHAnsi" w:cstheme="majorHAnsi"/>
          <w:b/>
        </w:rPr>
      </w:pPr>
    </w:p>
    <w:p w14:paraId="66D35564" w14:textId="77777777" w:rsidR="007A4F94" w:rsidRPr="00AE3AFA" w:rsidRDefault="007A4F94" w:rsidP="007437AA">
      <w:pPr>
        <w:widowControl/>
        <w:jc w:val="left"/>
        <w:rPr>
          <w:rFonts w:asciiTheme="majorHAnsi" w:hAnsiTheme="majorHAnsi" w:cstheme="majorHAnsi"/>
          <w:b/>
        </w:rPr>
      </w:pPr>
    </w:p>
    <w:p w14:paraId="547FD12B" w14:textId="77777777" w:rsidR="007A4F94" w:rsidRPr="00AE3AFA" w:rsidRDefault="007A4F94" w:rsidP="007437AA">
      <w:pPr>
        <w:widowControl/>
        <w:jc w:val="left"/>
        <w:rPr>
          <w:rFonts w:asciiTheme="majorHAnsi" w:hAnsiTheme="majorHAnsi" w:cstheme="majorHAnsi"/>
          <w:b/>
        </w:rPr>
      </w:pPr>
    </w:p>
    <w:p w14:paraId="4688316B" w14:textId="77777777" w:rsidR="007A4F94" w:rsidRPr="00AE3AFA" w:rsidRDefault="007A4F94" w:rsidP="007437AA">
      <w:pPr>
        <w:widowControl/>
        <w:jc w:val="left"/>
        <w:rPr>
          <w:rFonts w:asciiTheme="majorHAnsi" w:hAnsiTheme="majorHAnsi" w:cstheme="majorHAnsi"/>
          <w:b/>
        </w:rPr>
      </w:pPr>
    </w:p>
    <w:p w14:paraId="71DCA4B1" w14:textId="77777777" w:rsidR="007A4F94" w:rsidRPr="00AE3AFA" w:rsidRDefault="007A4F94" w:rsidP="007437AA">
      <w:pPr>
        <w:widowControl/>
        <w:jc w:val="left"/>
        <w:rPr>
          <w:rFonts w:asciiTheme="majorHAnsi" w:hAnsiTheme="majorHAnsi" w:cstheme="majorHAnsi"/>
          <w:b/>
        </w:rPr>
      </w:pPr>
    </w:p>
    <w:p w14:paraId="38A71DCD" w14:textId="77777777" w:rsidR="007A4F94" w:rsidRPr="00AE3AFA" w:rsidRDefault="007A4F94" w:rsidP="007437AA">
      <w:pPr>
        <w:widowControl/>
        <w:jc w:val="left"/>
        <w:rPr>
          <w:rFonts w:asciiTheme="majorHAnsi" w:hAnsiTheme="majorHAnsi" w:cstheme="majorHAnsi"/>
          <w:b/>
        </w:rPr>
      </w:pPr>
    </w:p>
    <w:p w14:paraId="7E2F12EB" w14:textId="77777777" w:rsidR="007A4F94" w:rsidRPr="00AE3AFA" w:rsidRDefault="007A4F94" w:rsidP="007437AA">
      <w:pPr>
        <w:widowControl/>
        <w:jc w:val="left"/>
        <w:rPr>
          <w:rFonts w:asciiTheme="majorHAnsi" w:hAnsiTheme="majorHAnsi" w:cstheme="majorHAnsi"/>
          <w:b/>
        </w:rPr>
      </w:pPr>
    </w:p>
    <w:p w14:paraId="6EF5AC37" w14:textId="77777777" w:rsidR="007A4F94" w:rsidRPr="00AE3AFA" w:rsidRDefault="007A4F94" w:rsidP="007437AA">
      <w:pPr>
        <w:widowControl/>
        <w:jc w:val="left"/>
        <w:rPr>
          <w:rFonts w:asciiTheme="majorHAnsi" w:hAnsiTheme="majorHAnsi" w:cstheme="majorHAnsi"/>
          <w:b/>
        </w:rPr>
      </w:pPr>
    </w:p>
    <w:p w14:paraId="61DCBB15" w14:textId="77777777" w:rsidR="007A4F94" w:rsidRPr="00AE3AFA" w:rsidRDefault="007A4F94" w:rsidP="007437AA">
      <w:pPr>
        <w:widowControl/>
        <w:jc w:val="left"/>
        <w:rPr>
          <w:rFonts w:asciiTheme="majorHAnsi" w:hAnsiTheme="majorHAnsi" w:cstheme="majorHAnsi"/>
          <w:b/>
        </w:rPr>
      </w:pPr>
    </w:p>
    <w:p w14:paraId="6C01ED44" w14:textId="77777777" w:rsidR="007A4F94" w:rsidRPr="00AE3AFA" w:rsidRDefault="007A4F94" w:rsidP="007437AA">
      <w:pPr>
        <w:widowControl/>
        <w:jc w:val="left"/>
        <w:rPr>
          <w:rFonts w:asciiTheme="majorHAnsi" w:hAnsiTheme="majorHAnsi" w:cstheme="majorHAnsi"/>
          <w:b/>
        </w:rPr>
      </w:pPr>
    </w:p>
    <w:p w14:paraId="20F84556" w14:textId="77777777" w:rsidR="007A4F94" w:rsidRPr="00AE3AFA" w:rsidRDefault="007A4F94" w:rsidP="007437AA">
      <w:pPr>
        <w:widowControl/>
        <w:jc w:val="left"/>
        <w:rPr>
          <w:rFonts w:asciiTheme="majorHAnsi" w:hAnsiTheme="majorHAnsi" w:cstheme="majorHAnsi"/>
          <w:b/>
        </w:rPr>
      </w:pPr>
    </w:p>
    <w:p w14:paraId="6F88C2FD" w14:textId="77777777" w:rsidR="007A4F94" w:rsidRPr="00AE3AFA" w:rsidRDefault="007A4F94" w:rsidP="007437AA">
      <w:pPr>
        <w:widowControl/>
        <w:jc w:val="left"/>
        <w:rPr>
          <w:rFonts w:asciiTheme="majorHAnsi" w:hAnsiTheme="majorHAnsi" w:cstheme="majorHAnsi"/>
          <w:b/>
        </w:rPr>
      </w:pPr>
    </w:p>
    <w:p w14:paraId="6CAD6070" w14:textId="77777777" w:rsidR="007A4F94" w:rsidRPr="00AE3AFA" w:rsidRDefault="00212970" w:rsidP="007437AA">
      <w:pPr>
        <w:widowControl/>
        <w:jc w:val="left"/>
        <w:rPr>
          <w:rFonts w:asciiTheme="majorHAnsi" w:hAnsiTheme="majorHAnsi" w:cstheme="majorHAnsi"/>
          <w:b/>
        </w:rPr>
      </w:pPr>
      <w:r w:rsidRPr="00AE3AFA">
        <w:rPr>
          <w:rFonts w:asciiTheme="majorHAnsi" w:hAnsiTheme="majorHAnsi" w:cstheme="majorHAnsi"/>
          <w:b/>
        </w:rPr>
        <w:br w:type="page"/>
      </w:r>
    </w:p>
    <w:p w14:paraId="5259A4B1" w14:textId="77777777" w:rsidR="00BA5862" w:rsidRPr="00AE3AFA" w:rsidRDefault="00220403" w:rsidP="00256CF4">
      <w:pPr>
        <w:pStyle w:val="aff"/>
        <w:rPr>
          <w:rFonts w:asciiTheme="majorHAnsi" w:hAnsiTheme="majorHAnsi" w:cstheme="majorHAnsi"/>
        </w:rPr>
      </w:pPr>
      <w:bookmarkStart w:id="129" w:name="_Toc489869776"/>
      <w:bookmarkStart w:id="130" w:name="_Ref491938443"/>
      <w:bookmarkStart w:id="131" w:name="_Ref491938473"/>
      <w:bookmarkStart w:id="132" w:name="_Ref491938511"/>
      <w:bookmarkStart w:id="133" w:name="_Ref491939323"/>
      <w:bookmarkStart w:id="134" w:name="_Ref491939352"/>
      <w:bookmarkStart w:id="135" w:name="_Ref491946721"/>
      <w:bookmarkStart w:id="136" w:name="_Ref491946723"/>
      <w:bookmarkStart w:id="137" w:name="_Ref48831958"/>
      <w:bookmarkStart w:id="138" w:name="_Ref49327556"/>
      <w:bookmarkStart w:id="139" w:name="_Toc93482351"/>
      <w:bookmarkEnd w:id="110"/>
      <w:r w:rsidRPr="00AE3AFA">
        <w:rPr>
          <w:rFonts w:asciiTheme="majorHAnsi" w:hAnsiTheme="majorHAnsi" w:cstheme="majorHAnsi"/>
        </w:rPr>
        <w:lastRenderedPageBreak/>
        <w:t>Conductor</w:t>
      </w:r>
      <w:bookmarkEnd w:id="129"/>
      <w:bookmarkEnd w:id="130"/>
      <w:bookmarkEnd w:id="131"/>
      <w:bookmarkEnd w:id="132"/>
      <w:bookmarkEnd w:id="133"/>
      <w:bookmarkEnd w:id="134"/>
      <w:bookmarkEnd w:id="135"/>
      <w:bookmarkEnd w:id="136"/>
      <w:bookmarkEnd w:id="137"/>
      <w:r w:rsidR="00AD6D73" w:rsidRPr="00AE3AFA">
        <w:rPr>
          <w:rFonts w:asciiTheme="majorHAnsi" w:hAnsiTheme="majorHAnsi" w:cstheme="majorHAnsi"/>
        </w:rPr>
        <w:t xml:space="preserve"> class edit</w:t>
      </w:r>
      <w:bookmarkEnd w:id="138"/>
      <w:bookmarkEnd w:id="139"/>
      <w:r w:rsidR="009162F5" w:rsidRPr="00AE3AFA">
        <w:rPr>
          <w:rFonts w:asciiTheme="majorHAnsi" w:hAnsiTheme="majorHAnsi" w:cstheme="majorHAnsi"/>
        </w:rPr>
        <w:t xml:space="preserve"> </w:t>
      </w:r>
    </w:p>
    <w:p w14:paraId="54100BD1" w14:textId="77777777" w:rsidR="005175E8" w:rsidRPr="00AE3AFA" w:rsidRDefault="005175E8" w:rsidP="009179C9">
      <w:pPr>
        <w:widowControl/>
        <w:jc w:val="left"/>
        <w:rPr>
          <w:rFonts w:asciiTheme="majorHAnsi" w:hAnsiTheme="majorHAnsi" w:cstheme="majorHAnsi"/>
          <w:b/>
        </w:rPr>
      </w:pPr>
    </w:p>
    <w:p w14:paraId="06A231E3" w14:textId="77777777" w:rsidR="00A873C6" w:rsidRPr="00AE3AFA" w:rsidRDefault="00A6187C" w:rsidP="00C72DC3">
      <w:pPr>
        <w:pStyle w:val="a8"/>
        <w:numPr>
          <w:ilvl w:val="0"/>
          <w:numId w:val="13"/>
        </w:numPr>
        <w:ind w:leftChars="0"/>
        <w:rPr>
          <w:rFonts w:asciiTheme="majorHAnsi" w:hAnsiTheme="majorHAnsi" w:cstheme="majorHAnsi"/>
        </w:rPr>
      </w:pPr>
      <w:r w:rsidRPr="00AE3AFA">
        <w:rPr>
          <w:rFonts w:asciiTheme="majorHAnsi" w:hAnsiTheme="majorHAnsi" w:cstheme="majorHAnsi"/>
        </w:rPr>
        <w:t>“Conductor class edit”</w:t>
      </w:r>
    </w:p>
    <w:p w14:paraId="17608698" w14:textId="77777777" w:rsidR="00B82BF1" w:rsidRPr="00AE3AFA" w:rsidRDefault="00A6187C" w:rsidP="00C72DC3">
      <w:pPr>
        <w:pStyle w:val="afb"/>
        <w:numPr>
          <w:ilvl w:val="0"/>
          <w:numId w:val="10"/>
        </w:numPr>
        <w:ind w:left="1100"/>
        <w:rPr>
          <w:rFonts w:asciiTheme="majorHAnsi" w:hAnsiTheme="majorHAnsi" w:cstheme="majorHAnsi"/>
        </w:rPr>
      </w:pPr>
      <w:r w:rsidRPr="00AE3AFA">
        <w:rPr>
          <w:rFonts w:asciiTheme="majorHAnsi" w:hAnsiTheme="majorHAnsi" w:cstheme="majorHAnsi"/>
        </w:rPr>
        <w:t>Users can register Conductor names</w:t>
      </w:r>
      <w:r w:rsidR="00212970" w:rsidRPr="00AE3AFA">
        <w:rPr>
          <w:rFonts w:asciiTheme="majorHAnsi" w:hAnsiTheme="majorHAnsi" w:cstheme="majorHAnsi"/>
        </w:rPr>
        <w:t xml:space="preserve"> and parts that makes up the work</w:t>
      </w:r>
      <w:r w:rsidRPr="00AE3AFA">
        <w:rPr>
          <w:rFonts w:asciiTheme="majorHAnsi" w:hAnsiTheme="majorHAnsi" w:cstheme="majorHAnsi"/>
        </w:rPr>
        <w:t xml:space="preserve"> flow (also called Nodes)</w:t>
      </w:r>
    </w:p>
    <w:p w14:paraId="6D182060" w14:textId="77777777" w:rsidR="00A6187C" w:rsidRPr="00AE3AFA" w:rsidRDefault="00A6187C" w:rsidP="00C72DC3">
      <w:pPr>
        <w:pStyle w:val="afb"/>
        <w:numPr>
          <w:ilvl w:val="0"/>
          <w:numId w:val="10"/>
        </w:numPr>
        <w:ind w:left="1100"/>
        <w:rPr>
          <w:rFonts w:asciiTheme="majorHAnsi" w:hAnsiTheme="majorHAnsi" w:cstheme="majorHAnsi"/>
        </w:rPr>
      </w:pPr>
      <w:r w:rsidRPr="00AE3AFA">
        <w:rPr>
          <w:rFonts w:asciiTheme="majorHAnsi" w:hAnsiTheme="majorHAnsi" w:cstheme="majorHAnsi"/>
        </w:rPr>
        <w:t>This screen has two different modes. Please see the table below for more information.</w:t>
      </w:r>
    </w:p>
    <w:p w14:paraId="519EF4B1" w14:textId="77777777" w:rsidR="00A873C6" w:rsidRPr="00AE3AFA" w:rsidRDefault="00B82BF1" w:rsidP="00C72DC3">
      <w:pPr>
        <w:pStyle w:val="afb"/>
        <w:numPr>
          <w:ilvl w:val="0"/>
          <w:numId w:val="10"/>
        </w:numPr>
        <w:ind w:left="1100"/>
        <w:rPr>
          <w:rFonts w:asciiTheme="majorHAnsi" w:hAnsiTheme="majorHAnsi" w:cstheme="majorHAnsi"/>
        </w:rPr>
      </w:pPr>
      <w:r w:rsidRPr="00AE3AFA">
        <w:rPr>
          <w:rFonts w:asciiTheme="majorHAnsi" w:hAnsiTheme="majorHAnsi" w:cstheme="majorHAnsi"/>
        </w:rPr>
        <w:t xml:space="preserve"> </w:t>
      </w:r>
    </w:p>
    <w:p w14:paraId="5A1E00D7" w14:textId="51B23120" w:rsidR="00A873C6" w:rsidRPr="00AE3AFA" w:rsidRDefault="006C475A" w:rsidP="006C475A">
      <w:pPr>
        <w:ind w:left="587"/>
        <w:jc w:val="center"/>
        <w:rPr>
          <w:rFonts w:asciiTheme="majorHAnsi" w:hAnsiTheme="majorHAnsi" w:cstheme="majorHAnsi"/>
          <w:b/>
        </w:rPr>
      </w:pPr>
      <w:r w:rsidRPr="00AE3AFA">
        <w:rPr>
          <w:rFonts w:asciiTheme="majorHAnsi" w:hAnsiTheme="majorHAnsi" w:cstheme="majorHAnsi"/>
          <w:b/>
        </w:rPr>
        <w:t>Table</w:t>
      </w:r>
      <w:r w:rsidR="00A873C6" w:rsidRPr="00AE3AFA">
        <w:rPr>
          <w:rFonts w:asciiTheme="majorHAnsi" w:hAnsiTheme="majorHAnsi" w:cstheme="majorHAnsi"/>
          <w:b/>
        </w:rPr>
        <w:t xml:space="preserve"> </w:t>
      </w:r>
      <w:r w:rsidR="00A873C6" w:rsidRPr="00AE3AFA">
        <w:rPr>
          <w:rFonts w:asciiTheme="majorHAnsi" w:hAnsiTheme="majorHAnsi" w:cstheme="majorHAnsi"/>
          <w:b/>
        </w:rPr>
        <w:fldChar w:fldCharType="begin"/>
      </w:r>
      <w:r w:rsidR="00A873C6" w:rsidRPr="00AE3AFA">
        <w:rPr>
          <w:rFonts w:asciiTheme="majorHAnsi" w:hAnsiTheme="majorHAnsi" w:cstheme="majorHAnsi"/>
          <w:b/>
        </w:rPr>
        <w:instrText xml:space="preserve"> STYLEREF 1 \s </w:instrText>
      </w:r>
      <w:r w:rsidR="00A873C6" w:rsidRPr="00AE3AFA">
        <w:rPr>
          <w:rFonts w:asciiTheme="majorHAnsi" w:hAnsiTheme="majorHAnsi" w:cstheme="majorHAnsi"/>
          <w:b/>
        </w:rPr>
        <w:fldChar w:fldCharType="separate"/>
      </w:r>
      <w:r w:rsidR="00A6356E">
        <w:rPr>
          <w:rFonts w:asciiTheme="majorHAnsi" w:hAnsiTheme="majorHAnsi" w:cstheme="majorHAnsi"/>
          <w:b/>
          <w:noProof/>
        </w:rPr>
        <w:t>4</w:t>
      </w:r>
      <w:r w:rsidR="00A873C6" w:rsidRPr="00AE3AFA">
        <w:rPr>
          <w:rFonts w:asciiTheme="majorHAnsi" w:hAnsiTheme="majorHAnsi" w:cstheme="majorHAnsi"/>
          <w:b/>
        </w:rPr>
        <w:fldChar w:fldCharType="end"/>
      </w:r>
      <w:r w:rsidR="00A873C6" w:rsidRPr="00AE3AFA">
        <w:rPr>
          <w:rFonts w:asciiTheme="majorHAnsi" w:hAnsiTheme="majorHAnsi" w:cstheme="majorHAnsi"/>
          <w:b/>
        </w:rPr>
        <w:t>.1-</w:t>
      </w:r>
      <w:r w:rsidR="00BC0386" w:rsidRPr="00AE3AFA">
        <w:rPr>
          <w:rFonts w:asciiTheme="majorHAnsi" w:hAnsiTheme="majorHAnsi" w:cstheme="majorHAnsi"/>
          <w:b/>
        </w:rPr>
        <w:t>4</w:t>
      </w:r>
      <w:r w:rsidR="00A873C6" w:rsidRPr="00AE3AFA">
        <w:rPr>
          <w:rFonts w:asciiTheme="majorHAnsi" w:hAnsiTheme="majorHAnsi" w:cstheme="majorHAnsi"/>
          <w:b/>
        </w:rPr>
        <w:t xml:space="preserve">　</w:t>
      </w:r>
      <w:r w:rsidR="00A873C6" w:rsidRPr="00AE3AFA">
        <w:rPr>
          <w:rFonts w:asciiTheme="majorHAnsi" w:hAnsiTheme="majorHAnsi" w:cstheme="majorHAnsi"/>
        </w:rPr>
        <w:t xml:space="preserve"> </w:t>
      </w:r>
      <w:r w:rsidR="00A873C6" w:rsidRPr="00AE3AFA">
        <w:rPr>
          <w:rFonts w:asciiTheme="majorHAnsi" w:hAnsiTheme="majorHAnsi" w:cstheme="majorHAnsi"/>
          <w:b/>
        </w:rPr>
        <w:t xml:space="preserve">Conductor </w:t>
      </w:r>
      <w:r w:rsidRPr="00AE3AFA">
        <w:rPr>
          <w:rFonts w:asciiTheme="majorHAnsi" w:hAnsiTheme="majorHAnsi" w:cstheme="majorHAnsi"/>
          <w:b/>
        </w:rPr>
        <w:t>class edit screen mode list</w:t>
      </w:r>
    </w:p>
    <w:tbl>
      <w:tblPr>
        <w:tblStyle w:val="aa"/>
        <w:tblW w:w="7650" w:type="dxa"/>
        <w:jc w:val="center"/>
        <w:tblLayout w:type="fixed"/>
        <w:tblLook w:val="04A0" w:firstRow="1" w:lastRow="0" w:firstColumn="1" w:lastColumn="0" w:noHBand="0" w:noVBand="1"/>
      </w:tblPr>
      <w:tblGrid>
        <w:gridCol w:w="1668"/>
        <w:gridCol w:w="5982"/>
      </w:tblGrid>
      <w:tr w:rsidR="00A873C6" w:rsidRPr="00AE3AFA" w14:paraId="148DA762" w14:textId="77777777" w:rsidTr="00357668">
        <w:trPr>
          <w:jc w:val="center"/>
        </w:trPr>
        <w:tc>
          <w:tcPr>
            <w:tcW w:w="1668" w:type="dxa"/>
            <w:shd w:val="clear" w:color="auto" w:fill="002B62"/>
          </w:tcPr>
          <w:p w14:paraId="4C133071" w14:textId="77777777" w:rsidR="00A873C6" w:rsidRPr="00AE3AFA" w:rsidRDefault="006C475A" w:rsidP="00357668">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Mode</w:t>
            </w:r>
          </w:p>
        </w:tc>
        <w:tc>
          <w:tcPr>
            <w:tcW w:w="5982" w:type="dxa"/>
            <w:shd w:val="clear" w:color="auto" w:fill="002B62"/>
          </w:tcPr>
          <w:p w14:paraId="17362DF4" w14:textId="77777777" w:rsidR="00A873C6" w:rsidRPr="00AE3AFA" w:rsidRDefault="006C475A" w:rsidP="00E1521F">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r>
      <w:tr w:rsidR="00A873C6" w:rsidRPr="00AE3AFA" w14:paraId="0AF63FF7" w14:textId="77777777" w:rsidTr="00357668">
        <w:trPr>
          <w:jc w:val="center"/>
        </w:trPr>
        <w:tc>
          <w:tcPr>
            <w:tcW w:w="1668" w:type="dxa"/>
          </w:tcPr>
          <w:p w14:paraId="195B27DB" w14:textId="77777777" w:rsidR="00A873C6" w:rsidRPr="00AE3AFA" w:rsidRDefault="00A873C6" w:rsidP="00357668">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EDIT</w:t>
            </w:r>
          </w:p>
        </w:tc>
        <w:tc>
          <w:tcPr>
            <w:tcW w:w="5982" w:type="dxa"/>
          </w:tcPr>
          <w:p w14:paraId="5914BA73" w14:textId="77777777" w:rsidR="00A873C6" w:rsidRPr="00AE3AFA" w:rsidRDefault="00A873C6" w:rsidP="00357668">
            <w:pPr>
              <w:spacing w:line="240" w:lineRule="exact"/>
              <w:rPr>
                <w:rFonts w:asciiTheme="majorHAnsi" w:hAnsiTheme="majorHAnsi" w:cstheme="majorHAnsi"/>
              </w:rPr>
            </w:pPr>
            <w:r w:rsidRPr="00AE3AFA">
              <w:rPr>
                <w:rFonts w:asciiTheme="majorHAnsi" w:hAnsiTheme="majorHAnsi" w:cstheme="majorHAnsi"/>
              </w:rPr>
              <w:t>・</w:t>
            </w:r>
            <w:r w:rsidR="006C475A" w:rsidRPr="00AE3AFA">
              <w:rPr>
                <w:rFonts w:asciiTheme="majorHAnsi" w:hAnsiTheme="majorHAnsi" w:cstheme="majorHAnsi"/>
              </w:rPr>
              <w:t xml:space="preserve">The mode that users can edit </w:t>
            </w:r>
            <w:r w:rsidRPr="00AE3AFA">
              <w:rPr>
                <w:rFonts w:asciiTheme="majorHAnsi" w:hAnsiTheme="majorHAnsi" w:cstheme="majorHAnsi"/>
              </w:rPr>
              <w:t xml:space="preserve">Conductor </w:t>
            </w:r>
            <w:r w:rsidR="006C475A" w:rsidRPr="00AE3AFA">
              <w:rPr>
                <w:rFonts w:asciiTheme="majorHAnsi" w:hAnsiTheme="majorHAnsi" w:cstheme="majorHAnsi"/>
              </w:rPr>
              <w:t>class</w:t>
            </w:r>
          </w:p>
          <w:p w14:paraId="0B41A8F8" w14:textId="77777777" w:rsidR="00A873C6" w:rsidRPr="00AE3AFA" w:rsidRDefault="00A873C6" w:rsidP="00357668">
            <w:pPr>
              <w:spacing w:line="240" w:lineRule="exact"/>
              <w:rPr>
                <w:rFonts w:asciiTheme="majorHAnsi" w:hAnsiTheme="majorHAnsi" w:cstheme="majorHAnsi"/>
              </w:rPr>
            </w:pPr>
            <w:r w:rsidRPr="00AE3AFA">
              <w:rPr>
                <w:rFonts w:asciiTheme="majorHAnsi" w:hAnsiTheme="majorHAnsi" w:cstheme="majorHAnsi"/>
              </w:rPr>
              <w:t>・</w:t>
            </w:r>
            <w:r w:rsidR="006C475A" w:rsidRPr="00AE3AFA">
              <w:rPr>
                <w:rFonts w:asciiTheme="majorHAnsi" w:hAnsiTheme="majorHAnsi" w:cstheme="majorHAnsi"/>
              </w:rPr>
              <w:t xml:space="preserve">Default mode of </w:t>
            </w:r>
            <w:r w:rsidRPr="00AE3AFA">
              <w:rPr>
                <w:rFonts w:asciiTheme="majorHAnsi" w:hAnsiTheme="majorHAnsi" w:cstheme="majorHAnsi"/>
              </w:rPr>
              <w:t xml:space="preserve">Conductor </w:t>
            </w:r>
            <w:r w:rsidR="006C475A" w:rsidRPr="00AE3AFA">
              <w:rPr>
                <w:rFonts w:asciiTheme="majorHAnsi" w:hAnsiTheme="majorHAnsi" w:cstheme="majorHAnsi"/>
              </w:rPr>
              <w:t>class edit screen</w:t>
            </w:r>
          </w:p>
          <w:p w14:paraId="70FBE7BD" w14:textId="77777777" w:rsidR="00A873C6" w:rsidRPr="00AE3AFA" w:rsidRDefault="00A873C6" w:rsidP="006C475A">
            <w:pPr>
              <w:spacing w:line="240" w:lineRule="exact"/>
              <w:rPr>
                <w:rFonts w:asciiTheme="majorHAnsi" w:hAnsiTheme="majorHAnsi" w:cstheme="majorHAnsi"/>
              </w:rPr>
            </w:pPr>
            <w:r w:rsidRPr="00AE3AFA">
              <w:rPr>
                <w:rFonts w:asciiTheme="majorHAnsi" w:hAnsiTheme="majorHAnsi" w:cstheme="majorHAnsi"/>
              </w:rPr>
              <w:t>・</w:t>
            </w:r>
            <w:r w:rsidR="006C475A" w:rsidRPr="00AE3AFA">
              <w:rPr>
                <w:rFonts w:asciiTheme="majorHAnsi" w:hAnsiTheme="majorHAnsi" w:cstheme="majorHAnsi"/>
              </w:rPr>
              <w:t>Switch to VIEW mode by clicking register/update button in EDIT mode</w:t>
            </w:r>
          </w:p>
        </w:tc>
      </w:tr>
      <w:tr w:rsidR="00A873C6" w:rsidRPr="00AE3AFA" w14:paraId="73C7AF59" w14:textId="77777777" w:rsidTr="00357668">
        <w:trPr>
          <w:jc w:val="center"/>
        </w:trPr>
        <w:tc>
          <w:tcPr>
            <w:tcW w:w="1668" w:type="dxa"/>
          </w:tcPr>
          <w:p w14:paraId="2400956A" w14:textId="77777777" w:rsidR="00A873C6" w:rsidRPr="00AE3AFA" w:rsidRDefault="00A873C6" w:rsidP="00357668">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VIEW</w:t>
            </w:r>
          </w:p>
        </w:tc>
        <w:tc>
          <w:tcPr>
            <w:tcW w:w="5982" w:type="dxa"/>
          </w:tcPr>
          <w:p w14:paraId="4570BD34" w14:textId="77777777" w:rsidR="00E1521F" w:rsidRPr="00AE3AFA" w:rsidRDefault="00A873C6" w:rsidP="00357668">
            <w:pPr>
              <w:spacing w:line="240" w:lineRule="exact"/>
              <w:rPr>
                <w:rFonts w:asciiTheme="majorHAnsi" w:hAnsiTheme="majorHAnsi" w:cstheme="majorHAnsi"/>
              </w:rPr>
            </w:pPr>
            <w:r w:rsidRPr="00AE3AFA">
              <w:rPr>
                <w:rFonts w:asciiTheme="majorHAnsi" w:hAnsiTheme="majorHAnsi" w:cstheme="majorHAnsi"/>
              </w:rPr>
              <w:t>・</w:t>
            </w:r>
            <w:r w:rsidR="00E1521F" w:rsidRPr="00AE3AFA">
              <w:rPr>
                <w:rFonts w:asciiTheme="majorHAnsi" w:hAnsiTheme="majorHAnsi" w:cstheme="majorHAnsi"/>
              </w:rPr>
              <w:t xml:space="preserve">The mode that users can only view </w:t>
            </w:r>
            <w:r w:rsidRPr="00AE3AFA">
              <w:rPr>
                <w:rFonts w:asciiTheme="majorHAnsi" w:hAnsiTheme="majorHAnsi" w:cstheme="majorHAnsi"/>
              </w:rPr>
              <w:t>Conductor</w:t>
            </w:r>
            <w:r w:rsidR="00E1521F" w:rsidRPr="00AE3AFA">
              <w:rPr>
                <w:rFonts w:asciiTheme="majorHAnsi" w:hAnsiTheme="majorHAnsi" w:cstheme="majorHAnsi"/>
              </w:rPr>
              <w:t xml:space="preserve"> class</w:t>
            </w:r>
          </w:p>
          <w:p w14:paraId="1117487D" w14:textId="77777777" w:rsidR="00E1521F" w:rsidRPr="00AE3AFA" w:rsidRDefault="00A873C6" w:rsidP="00E1521F">
            <w:pPr>
              <w:spacing w:line="240" w:lineRule="exact"/>
              <w:rPr>
                <w:rFonts w:asciiTheme="majorHAnsi" w:hAnsiTheme="majorHAnsi" w:cstheme="majorHAnsi"/>
              </w:rPr>
            </w:pPr>
            <w:r w:rsidRPr="00AE3AFA">
              <w:rPr>
                <w:rFonts w:asciiTheme="majorHAnsi" w:hAnsiTheme="majorHAnsi" w:cstheme="majorHAnsi"/>
              </w:rPr>
              <w:t>・</w:t>
            </w:r>
            <w:r w:rsidR="00E1521F" w:rsidRPr="00AE3AFA">
              <w:rPr>
                <w:rFonts w:asciiTheme="majorHAnsi" w:hAnsiTheme="majorHAnsi" w:cstheme="majorHAnsi"/>
              </w:rPr>
              <w:t>The mode that is displayed when clicking the “Details” button in Conductor class list</w:t>
            </w:r>
          </w:p>
          <w:p w14:paraId="454499A9" w14:textId="77777777" w:rsidR="00A873C6" w:rsidRPr="00AE3AFA" w:rsidRDefault="00A873C6" w:rsidP="00E1521F">
            <w:pPr>
              <w:spacing w:line="240" w:lineRule="exact"/>
              <w:rPr>
                <w:rFonts w:asciiTheme="majorHAnsi" w:hAnsiTheme="majorHAnsi" w:cstheme="majorHAnsi"/>
              </w:rPr>
            </w:pPr>
            <w:r w:rsidRPr="00AE3AFA">
              <w:rPr>
                <w:rFonts w:asciiTheme="majorHAnsi" w:hAnsiTheme="majorHAnsi" w:cstheme="majorHAnsi"/>
              </w:rPr>
              <w:t>・</w:t>
            </w:r>
            <w:r w:rsidR="00E1521F" w:rsidRPr="00AE3AFA">
              <w:rPr>
                <w:rFonts w:asciiTheme="majorHAnsi" w:hAnsiTheme="majorHAnsi" w:cstheme="majorHAnsi"/>
              </w:rPr>
              <w:t xml:space="preserve">Switch to EDIT mode by clicking the edit button in VIEW mode </w:t>
            </w:r>
          </w:p>
        </w:tc>
      </w:tr>
    </w:tbl>
    <w:p w14:paraId="4E9EEA0F" w14:textId="77777777" w:rsidR="00A873C6" w:rsidRPr="00AE3AFA" w:rsidRDefault="00A6187C" w:rsidP="00A873C6">
      <w:pPr>
        <w:pStyle w:val="afb"/>
        <w:ind w:left="680" w:firstLine="0"/>
        <w:rPr>
          <w:rFonts w:asciiTheme="majorHAnsi" w:hAnsiTheme="majorHAnsi" w:cstheme="majorHAnsi"/>
        </w:rPr>
      </w:pPr>
      <w:r w:rsidRPr="00AE3AFA">
        <w:rPr>
          <w:rFonts w:asciiTheme="majorHAnsi" w:hAnsiTheme="majorHAnsi" w:cstheme="majorHAnsi"/>
        </w:rPr>
        <w:t>For more information about operating the different modes, please refer to</w:t>
      </w:r>
      <w:r w:rsidR="00BC0386" w:rsidRPr="00AE3AFA">
        <w:rPr>
          <w:rFonts w:asciiTheme="majorHAnsi" w:hAnsiTheme="majorHAnsi" w:cstheme="majorHAnsi"/>
          <w:b/>
        </w:rPr>
        <w:t xml:space="preserve"> "Table 4.1-18</w:t>
      </w:r>
      <w:r w:rsidRPr="00AE3AFA">
        <w:rPr>
          <w:rFonts w:asciiTheme="majorHAnsi" w:hAnsiTheme="majorHAnsi" w:cstheme="majorHAnsi"/>
          <w:b/>
        </w:rPr>
        <w:t xml:space="preserve"> "Conductor class edit"</w:t>
      </w:r>
      <w:r w:rsidRPr="00AE3AFA">
        <w:rPr>
          <w:rFonts w:asciiTheme="majorHAnsi" w:hAnsiTheme="majorHAnsi" w:cstheme="majorHAnsi"/>
        </w:rPr>
        <w:t xml:space="preserve"> Menu Operation list.</w:t>
      </w:r>
    </w:p>
    <w:p w14:paraId="41861DB0" w14:textId="77777777" w:rsidR="00A6187C" w:rsidRPr="00AE3AFA" w:rsidRDefault="00A6187C" w:rsidP="00A873C6">
      <w:pPr>
        <w:pStyle w:val="afb"/>
        <w:ind w:left="680" w:firstLine="0"/>
        <w:rPr>
          <w:rFonts w:asciiTheme="majorHAnsi" w:hAnsiTheme="majorHAnsi" w:cstheme="majorHAnsi"/>
        </w:rPr>
      </w:pPr>
    </w:p>
    <w:p w14:paraId="512DB36A" w14:textId="77777777" w:rsidR="00C23756" w:rsidRPr="00AE3AFA" w:rsidRDefault="00BC0386" w:rsidP="00C72DC3">
      <w:pPr>
        <w:pStyle w:val="afb"/>
        <w:numPr>
          <w:ilvl w:val="0"/>
          <w:numId w:val="10"/>
        </w:numPr>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883008" behindDoc="0" locked="0" layoutInCell="1" allowOverlap="1" wp14:anchorId="4E258957" wp14:editId="1112B795">
                <wp:simplePos x="0" y="0"/>
                <wp:positionH relativeFrom="margin">
                  <wp:posOffset>2493645</wp:posOffset>
                </wp:positionH>
                <wp:positionV relativeFrom="paragraph">
                  <wp:posOffset>2172970</wp:posOffset>
                </wp:positionV>
                <wp:extent cx="1266825" cy="328930"/>
                <wp:effectExtent l="0" t="0" r="0" b="0"/>
                <wp:wrapNone/>
                <wp:docPr id="21"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14:paraId="237CEF47" w14:textId="77777777" w:rsidR="00463247" w:rsidRPr="00A22F64" w:rsidRDefault="00463247" w:rsidP="00A6187C">
                            <w:pPr>
                              <w:jc w:val="center"/>
                              <w:rPr>
                                <w:rFonts w:asciiTheme="minorEastAsia" w:hAnsiTheme="minorEastAsia"/>
                                <w:b/>
                                <w:bCs/>
                                <w:color w:val="FF0000"/>
                                <w:kern w:val="24"/>
                                <w:sz w:val="18"/>
                                <w:szCs w:val="18"/>
                                <w:u w:val="single"/>
                              </w:rPr>
                            </w:pPr>
                            <w:r>
                              <w:rPr>
                                <w:rFonts w:asciiTheme="minorEastAsia" w:hAnsiTheme="minorEastAsia" w:hint="eastAsia"/>
                                <w:b/>
                                <w:bCs/>
                                <w:color w:val="FF0000"/>
                                <w:kern w:val="24"/>
                                <w:sz w:val="18"/>
                                <w:szCs w:val="18"/>
                                <w:u w:val="single"/>
                              </w:rPr>
                              <w:t>D</w:t>
                            </w:r>
                            <w:r>
                              <w:rPr>
                                <w:rFonts w:asciiTheme="minorEastAsia" w:hAnsiTheme="minorEastAsia"/>
                                <w:b/>
                                <w:bCs/>
                                <w:color w:val="FF0000"/>
                                <w:kern w:val="24"/>
                                <w:sz w:val="18"/>
                                <w:szCs w:val="18"/>
                                <w:u w:val="single"/>
                              </w:rPr>
                              <w:t>rag and drop</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58957" id="正方形/長方形 10" o:spid="_x0000_s1048" style="position:absolute;left:0;text-align:left;margin-left:196.35pt;margin-top:171.1pt;width:99.75pt;height:25.9pt;z-index:25188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" filled="f" stroked="f" strokeweight="1pt">
                <v:textbox inset="2mm,2mm,2mm,2mm">
                  <w:txbxContent>
                    <w:p w14:paraId="237CEF47" w14:textId="77777777" w:rsidR="00463247" w:rsidRPr="00A22F64" w:rsidRDefault="00463247" w:rsidP="00A6187C">
                      <w:pPr>
                        <w:jc w:val="center"/>
                        <w:rPr>
                          <w:rFonts w:asciiTheme="minorEastAsia" w:hAnsiTheme="minorEastAsia"/>
                          <w:b/>
                          <w:bCs/>
                          <w:color w:val="FF0000"/>
                          <w:kern w:val="24"/>
                          <w:sz w:val="18"/>
                          <w:szCs w:val="18"/>
                          <w:u w:val="single"/>
                        </w:rPr>
                      </w:pPr>
                      <w:r>
                        <w:rPr>
                          <w:rFonts w:asciiTheme="minorEastAsia" w:hAnsiTheme="minorEastAsia" w:hint="eastAsia"/>
                          <w:b/>
                          <w:bCs/>
                          <w:color w:val="FF0000"/>
                          <w:kern w:val="24"/>
                          <w:sz w:val="18"/>
                          <w:szCs w:val="18"/>
                          <w:u w:val="single"/>
                        </w:rPr>
                        <w:t>D</w:t>
                      </w:r>
                      <w:r>
                        <w:rPr>
                          <w:rFonts w:asciiTheme="minorEastAsia" w:hAnsiTheme="minorEastAsia"/>
                          <w:b/>
                          <w:bCs/>
                          <w:color w:val="FF0000"/>
                          <w:kern w:val="24"/>
                          <w:sz w:val="18"/>
                          <w:szCs w:val="18"/>
                          <w:u w:val="single"/>
                        </w:rPr>
                        <w:t>rag and drop</w:t>
                      </w:r>
                    </w:p>
                  </w:txbxContent>
                </v:textbox>
                <w10:wrap anchorx="margin"/>
              </v:rect>
            </w:pict>
          </mc:Fallback>
        </mc:AlternateContent>
      </w:r>
      <w:r w:rsidRPr="00AE3AFA">
        <w:rPr>
          <w:rFonts w:asciiTheme="majorHAnsi" w:hAnsiTheme="majorHAnsi" w:cstheme="majorHAnsi"/>
          <w:noProof/>
          <w:color w:val="FF0000"/>
        </w:rPr>
        <mc:AlternateContent>
          <mc:Choice Requires="wps">
            <w:drawing>
              <wp:anchor distT="0" distB="0" distL="114300" distR="114300" simplePos="0" relativeHeight="251885056" behindDoc="0" locked="0" layoutInCell="1" allowOverlap="1" wp14:anchorId="161994F7" wp14:editId="6E74864B">
                <wp:simplePos x="0" y="0"/>
                <wp:positionH relativeFrom="margin">
                  <wp:posOffset>3981984</wp:posOffset>
                </wp:positionH>
                <wp:positionV relativeFrom="paragraph">
                  <wp:posOffset>2036978</wp:posOffset>
                </wp:positionV>
                <wp:extent cx="358345" cy="1228017"/>
                <wp:effectExtent l="0" t="263208" r="0" b="83502"/>
                <wp:wrapNone/>
                <wp:docPr id="26" name="右大かっこ 9"/>
                <wp:cNvGraphicFramePr/>
                <a:graphic xmlns:a="http://schemas.openxmlformats.org/drawingml/2006/main">
                  <a:graphicData uri="http://schemas.microsoft.com/office/word/2010/wordprocessingShape">
                    <wps:wsp>
                      <wps:cNvSpPr/>
                      <wps:spPr bwMode="auto">
                        <a:xfrm rot="17616795" flipH="1">
                          <a:off x="0" y="0"/>
                          <a:ext cx="358345" cy="1228017"/>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1BED93F8"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13.55pt;margin-top:160.4pt;width:28.2pt;height:96.7pt;rotation:4350722fd;flip:x;z-index:25188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" adj="45630" strokecolor="red" strokeweight="2.25pt">
                <v:stroke startarrow="block"/>
                <w10:wrap anchorx="margin"/>
              </v:shape>
            </w:pict>
          </mc:Fallback>
        </mc:AlternateContent>
      </w:r>
      <w:r w:rsidRPr="00AE3AFA">
        <w:rPr>
          <w:rFonts w:asciiTheme="majorHAnsi" w:hAnsiTheme="majorHAnsi" w:cstheme="majorHAnsi"/>
          <w:noProof/>
        </w:rPr>
        <mc:AlternateContent>
          <mc:Choice Requires="wps">
            <w:drawing>
              <wp:anchor distT="0" distB="0" distL="114300" distR="114300" simplePos="0" relativeHeight="251881984" behindDoc="0" locked="0" layoutInCell="1" allowOverlap="1" wp14:anchorId="0750DECA" wp14:editId="447FA275">
                <wp:simplePos x="0" y="0"/>
                <wp:positionH relativeFrom="page">
                  <wp:posOffset>1684020</wp:posOffset>
                </wp:positionH>
                <wp:positionV relativeFrom="paragraph">
                  <wp:posOffset>1418590</wp:posOffset>
                </wp:positionV>
                <wp:extent cx="3942080" cy="838200"/>
                <wp:effectExtent l="0" t="0" r="20320" b="19050"/>
                <wp:wrapNone/>
                <wp:docPr id="20" name="正方形/長方形 20"/>
                <wp:cNvGraphicFramePr/>
                <a:graphic xmlns:a="http://schemas.openxmlformats.org/drawingml/2006/main">
                  <a:graphicData uri="http://schemas.microsoft.com/office/word/2010/wordprocessingShape">
                    <wps:wsp>
                      <wps:cNvSpPr/>
                      <wps:spPr>
                        <a:xfrm>
                          <a:off x="0" y="0"/>
                          <a:ext cx="3942080" cy="8382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3E9AC08" w14:textId="77777777" w:rsidR="00463247" w:rsidRPr="00AC3847" w:rsidRDefault="00463247" w:rsidP="00A6187C">
                            <w:pPr>
                              <w:rPr>
                                <w:color w:val="FF0000"/>
                                <w:u w:val="single"/>
                              </w:rPr>
                            </w:pPr>
                            <w:r>
                              <w:rPr>
                                <w:rFonts w:hint="eastAsia"/>
                                <w:color w:val="FF0000"/>
                                <w:u w:val="single"/>
                              </w:rPr>
                              <w:t>Node</w:t>
                            </w:r>
                          </w:p>
                          <w:p w14:paraId="46798B25" w14:textId="77777777" w:rsidR="00463247" w:rsidRDefault="00463247" w:rsidP="00A6187C"/>
                          <w:p w14:paraId="3FDBD4EC" w14:textId="77777777" w:rsidR="00463247" w:rsidRDefault="00463247" w:rsidP="00A6187C"/>
                          <w:p w14:paraId="6F842A56" w14:textId="77777777" w:rsidR="00463247" w:rsidRDefault="00463247" w:rsidP="00A6187C"/>
                          <w:p w14:paraId="3C5925D2" w14:textId="77777777" w:rsidR="00463247" w:rsidRDefault="00463247" w:rsidP="00A6187C"/>
                          <w:p w14:paraId="430CB770" w14:textId="77777777" w:rsidR="00463247" w:rsidRDefault="00463247" w:rsidP="00A6187C"/>
                          <w:p w14:paraId="59E62ED5" w14:textId="77777777" w:rsidR="00463247" w:rsidRDefault="00463247" w:rsidP="00A6187C"/>
                          <w:p w14:paraId="6E9F97D7" w14:textId="77777777" w:rsidR="00463247" w:rsidRDefault="00463247" w:rsidP="00A6187C"/>
                          <w:p w14:paraId="7B90F39C" w14:textId="77777777" w:rsidR="00463247" w:rsidRDefault="00463247" w:rsidP="00A6187C"/>
                          <w:p w14:paraId="02DEA614" w14:textId="77777777" w:rsidR="00463247" w:rsidRDefault="00463247" w:rsidP="00A6187C"/>
                          <w:p w14:paraId="3296113A" w14:textId="77777777" w:rsidR="00463247" w:rsidRDefault="00463247" w:rsidP="00A6187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DECA" id="正方形/長方形 20" o:spid="_x0000_s1049" style="position:absolute;left:0;text-align:left;margin-left:132.6pt;margin-top:111.7pt;width:310.4pt;height:66pt;z-index:25188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" filled="f" strokecolor="red" strokeweight="1.5pt">
                <v:textbox>
                  <w:txbxContent>
                    <w:p w14:paraId="53E9AC08" w14:textId="77777777" w:rsidR="00463247" w:rsidRPr="00AC3847" w:rsidRDefault="00463247" w:rsidP="00A6187C">
                      <w:pPr>
                        <w:rPr>
                          <w:color w:val="FF0000"/>
                          <w:u w:val="single"/>
                        </w:rPr>
                      </w:pPr>
                      <w:r>
                        <w:rPr>
                          <w:rFonts w:hint="eastAsia"/>
                          <w:color w:val="FF0000"/>
                          <w:u w:val="single"/>
                        </w:rPr>
                        <w:t>Node</w:t>
                      </w:r>
                    </w:p>
                    <w:p w14:paraId="46798B25" w14:textId="77777777" w:rsidR="00463247" w:rsidRDefault="00463247" w:rsidP="00A6187C"/>
                    <w:p w14:paraId="3FDBD4EC" w14:textId="77777777" w:rsidR="00463247" w:rsidRDefault="00463247" w:rsidP="00A6187C"/>
                    <w:p w14:paraId="6F842A56" w14:textId="77777777" w:rsidR="00463247" w:rsidRDefault="00463247" w:rsidP="00A6187C"/>
                    <w:p w14:paraId="3C5925D2" w14:textId="77777777" w:rsidR="00463247" w:rsidRDefault="00463247" w:rsidP="00A6187C"/>
                    <w:p w14:paraId="430CB770" w14:textId="77777777" w:rsidR="00463247" w:rsidRDefault="00463247" w:rsidP="00A6187C"/>
                    <w:p w14:paraId="59E62ED5" w14:textId="77777777" w:rsidR="00463247" w:rsidRDefault="00463247" w:rsidP="00A6187C"/>
                    <w:p w14:paraId="6E9F97D7" w14:textId="77777777" w:rsidR="00463247" w:rsidRDefault="00463247" w:rsidP="00A6187C"/>
                    <w:p w14:paraId="7B90F39C" w14:textId="77777777" w:rsidR="00463247" w:rsidRDefault="00463247" w:rsidP="00A6187C"/>
                    <w:p w14:paraId="02DEA614" w14:textId="77777777" w:rsidR="00463247" w:rsidRDefault="00463247" w:rsidP="00A6187C"/>
                    <w:p w14:paraId="3296113A" w14:textId="77777777" w:rsidR="00463247" w:rsidRDefault="00463247" w:rsidP="00A6187C"/>
                  </w:txbxContent>
                </v:textbox>
                <w10:wrap anchorx="page"/>
              </v:rect>
            </w:pict>
          </mc:Fallback>
        </mc:AlternateContent>
      </w:r>
      <w:r w:rsidRPr="00AE3AFA">
        <w:rPr>
          <w:rFonts w:asciiTheme="majorHAnsi" w:hAnsiTheme="majorHAnsi" w:cstheme="majorHAnsi"/>
          <w:noProof/>
        </w:rPr>
        <mc:AlternateContent>
          <mc:Choice Requires="wps">
            <w:drawing>
              <wp:anchor distT="0" distB="0" distL="114300" distR="114300" simplePos="0" relativeHeight="251898368" behindDoc="0" locked="0" layoutInCell="1" allowOverlap="1" wp14:anchorId="6F882962" wp14:editId="55A88E5C">
                <wp:simplePos x="0" y="0"/>
                <wp:positionH relativeFrom="column">
                  <wp:posOffset>4288790</wp:posOffset>
                </wp:positionH>
                <wp:positionV relativeFrom="paragraph">
                  <wp:posOffset>427990</wp:posOffset>
                </wp:positionV>
                <wp:extent cx="1790700" cy="327660"/>
                <wp:effectExtent l="19050" t="19050" r="19050" b="110490"/>
                <wp:wrapNone/>
                <wp:docPr id="75" name="線吹き出し 1 (枠付き) 75"/>
                <wp:cNvGraphicFramePr/>
                <a:graphic xmlns:a="http://schemas.openxmlformats.org/drawingml/2006/main">
                  <a:graphicData uri="http://schemas.microsoft.com/office/word/2010/wordprocessingShape">
                    <wps:wsp>
                      <wps:cNvSpPr/>
                      <wps:spPr>
                        <a:xfrm>
                          <a:off x="0" y="0"/>
                          <a:ext cx="1790700" cy="327660"/>
                        </a:xfrm>
                        <a:prstGeom prst="borderCallout1">
                          <a:avLst>
                            <a:gd name="adj1" fmla="val 97319"/>
                            <a:gd name="adj2" fmla="val 84278"/>
                            <a:gd name="adj3" fmla="val 127231"/>
                            <a:gd name="adj4" fmla="val 84597"/>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6C7F00" w14:textId="77777777" w:rsidR="00463247" w:rsidRPr="00F0771A" w:rsidRDefault="00463247" w:rsidP="00BC0386">
                            <w:pPr>
                              <w:jc w:val="left"/>
                              <w:rPr>
                                <w:b/>
                                <w:color w:val="000000" w:themeColor="text1"/>
                              </w:rPr>
                            </w:pPr>
                            <w:r>
                              <w:rPr>
                                <w:b/>
                                <w:color w:val="000000" w:themeColor="text1"/>
                              </w:rPr>
                              <w:t>B</w:t>
                            </w:r>
                            <w:r>
                              <w:rPr>
                                <w:rFonts w:hint="eastAsia"/>
                                <w:b/>
                                <w:color w:val="000000" w:themeColor="text1"/>
                              </w:rPr>
                              <w:t>)</w:t>
                            </w:r>
                            <w:r>
                              <w:rPr>
                                <w:rFonts w:hint="eastAsia"/>
                                <w:b/>
                                <w:color w:val="000000" w:themeColor="text1"/>
                              </w:rPr>
                              <w:t xml:space="preserve">　</w:t>
                            </w:r>
                            <w:r>
                              <w:rPr>
                                <w:rFonts w:hint="eastAsia"/>
                                <w:b/>
                                <w:color w:val="000000" w:themeColor="text1"/>
                              </w:rPr>
                              <w:t>Detailed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88296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75" o:spid="_x0000_s1050" type="#_x0000_t47" style="position:absolute;left:0;text-align:left;margin-left:337.7pt;margin-top:33.7pt;width:141pt;height:25.8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" adj="18273,27482,18204,21021" fillcolor="white [3212]" strokecolor="red" strokeweight="3pt">
                <v:textbox>
                  <w:txbxContent>
                    <w:p w14:paraId="546C7F00" w14:textId="77777777" w:rsidR="00463247" w:rsidRPr="00F0771A" w:rsidRDefault="00463247" w:rsidP="00BC0386">
                      <w:pPr>
                        <w:jc w:val="left"/>
                        <w:rPr>
                          <w:b/>
                          <w:color w:val="000000" w:themeColor="text1"/>
                        </w:rPr>
                      </w:pPr>
                      <w:r>
                        <w:rPr>
                          <w:b/>
                          <w:color w:val="000000" w:themeColor="text1"/>
                        </w:rPr>
                        <w:t>B</w:t>
                      </w:r>
                      <w:r>
                        <w:rPr>
                          <w:rFonts w:hint="eastAsia"/>
                          <w:b/>
                          <w:color w:val="000000" w:themeColor="text1"/>
                        </w:rPr>
                        <w:t>)</w:t>
                      </w:r>
                      <w:r>
                        <w:rPr>
                          <w:rFonts w:hint="eastAsia"/>
                          <w:b/>
                          <w:color w:val="000000" w:themeColor="text1"/>
                        </w:rPr>
                        <w:t xml:space="preserve">　</w:t>
                      </w:r>
                      <w:r>
                        <w:rPr>
                          <w:rFonts w:hint="eastAsia"/>
                          <w:b/>
                          <w:color w:val="000000" w:themeColor="text1"/>
                        </w:rPr>
                        <w:t>Detailed information</w:t>
                      </w:r>
                    </w:p>
                  </w:txbxContent>
                </v:textbox>
                <o:callout v:ext="edit" minusx="t" minusy="t"/>
              </v:shape>
            </w:pict>
          </mc:Fallback>
        </mc:AlternateContent>
      </w:r>
      <w:r w:rsidRPr="00AE3AFA">
        <w:rPr>
          <w:rFonts w:asciiTheme="majorHAnsi" w:hAnsiTheme="majorHAnsi" w:cstheme="majorHAnsi"/>
          <w:noProof/>
        </w:rPr>
        <mc:AlternateContent>
          <mc:Choice Requires="wps">
            <w:drawing>
              <wp:anchor distT="0" distB="0" distL="114300" distR="114300" simplePos="0" relativeHeight="251900416" behindDoc="0" locked="0" layoutInCell="1" allowOverlap="1" wp14:anchorId="3E6A3FB5" wp14:editId="0D1AC5E5">
                <wp:simplePos x="0" y="0"/>
                <wp:positionH relativeFrom="column">
                  <wp:posOffset>3398520</wp:posOffset>
                </wp:positionH>
                <wp:positionV relativeFrom="paragraph">
                  <wp:posOffset>3089910</wp:posOffset>
                </wp:positionV>
                <wp:extent cx="1096010" cy="349250"/>
                <wp:effectExtent l="19050" t="19050" r="218440" b="12700"/>
                <wp:wrapNone/>
                <wp:docPr id="76" name="線吹き出し 1 (枠付き) 76"/>
                <wp:cNvGraphicFramePr/>
                <a:graphic xmlns:a="http://schemas.openxmlformats.org/drawingml/2006/main">
                  <a:graphicData uri="http://schemas.microsoft.com/office/word/2010/wordprocessingShape">
                    <wps:wsp>
                      <wps:cNvSpPr/>
                      <wps:spPr>
                        <a:xfrm>
                          <a:off x="0" y="0"/>
                          <a:ext cx="1096010" cy="349250"/>
                        </a:xfrm>
                        <a:prstGeom prst="borderCallout1">
                          <a:avLst>
                            <a:gd name="adj1" fmla="val 53125"/>
                            <a:gd name="adj2" fmla="val 98269"/>
                            <a:gd name="adj3" fmla="val 50670"/>
                            <a:gd name="adj4" fmla="val 118020"/>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816D6D" w14:textId="77777777" w:rsidR="00463247" w:rsidRPr="00BC0386" w:rsidRDefault="00463247" w:rsidP="00C72DC3">
                            <w:pPr>
                              <w:pStyle w:val="a8"/>
                              <w:numPr>
                                <w:ilvl w:val="0"/>
                                <w:numId w:val="28"/>
                              </w:numPr>
                              <w:ind w:leftChars="0"/>
                              <w:rPr>
                                <w:b/>
                                <w:color w:val="000000" w:themeColor="text1"/>
                              </w:rPr>
                            </w:pPr>
                            <w:r>
                              <w:rPr>
                                <w:rFonts w:hint="eastAsia"/>
                                <w:b/>
                                <w:color w:val="000000" w:themeColor="text1"/>
                              </w:rPr>
                              <w:t>Node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A3FB5" id="線吹き出し 1 (枠付き) 76" o:spid="_x0000_s1051" type="#_x0000_t47" style="position:absolute;left:0;text-align:left;margin-left:267.6pt;margin-top:243.3pt;width:86.3pt;height:27.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" adj="25492,10945,21226,11475" fillcolor="white [3212]" strokecolor="red" strokeweight="3pt">
                <v:textbox>
                  <w:txbxContent>
                    <w:p w14:paraId="7E816D6D" w14:textId="77777777" w:rsidR="00463247" w:rsidRPr="00BC0386" w:rsidRDefault="00463247" w:rsidP="00C72DC3">
                      <w:pPr>
                        <w:pStyle w:val="a8"/>
                        <w:numPr>
                          <w:ilvl w:val="0"/>
                          <w:numId w:val="28"/>
                        </w:numPr>
                        <w:ind w:leftChars="0"/>
                        <w:rPr>
                          <w:b/>
                          <w:color w:val="000000" w:themeColor="text1"/>
                        </w:rPr>
                      </w:pPr>
                      <w:r>
                        <w:rPr>
                          <w:rFonts w:hint="eastAsia"/>
                          <w:b/>
                          <w:color w:val="000000" w:themeColor="text1"/>
                        </w:rPr>
                        <w:t>Node list</w:t>
                      </w:r>
                    </w:p>
                  </w:txbxContent>
                </v:textbox>
                <o:callout v:ext="edit" minusx="t"/>
              </v:shape>
            </w:pict>
          </mc:Fallback>
        </mc:AlternateContent>
      </w:r>
      <w:r w:rsidR="00A6187C" w:rsidRPr="00AE3AFA">
        <w:rPr>
          <w:rFonts w:asciiTheme="majorHAnsi" w:hAnsiTheme="majorHAnsi" w:cstheme="majorHAnsi"/>
          <w:noProof/>
        </w:rPr>
        <w:drawing>
          <wp:anchor distT="0" distB="0" distL="114300" distR="114300" simplePos="0" relativeHeight="251624959" behindDoc="0" locked="0" layoutInCell="1" allowOverlap="1" wp14:anchorId="57268C13" wp14:editId="7CD8A358">
            <wp:simplePos x="0" y="0"/>
            <wp:positionH relativeFrom="column">
              <wp:posOffset>11225</wp:posOffset>
            </wp:positionH>
            <wp:positionV relativeFrom="paragraph">
              <wp:posOffset>401320</wp:posOffset>
            </wp:positionV>
            <wp:extent cx="6119495" cy="3379423"/>
            <wp:effectExtent l="0" t="0" r="0" b="0"/>
            <wp:wrapTopAndBottom/>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3379423"/>
                    </a:xfrm>
                    <a:prstGeom prst="rect">
                      <a:avLst/>
                    </a:prstGeom>
                    <a:noFill/>
                    <a:ln>
                      <a:noFill/>
                    </a:ln>
                  </pic:spPr>
                </pic:pic>
              </a:graphicData>
            </a:graphic>
            <wp14:sizeRelH relativeFrom="page">
              <wp14:pctWidth>0</wp14:pctWidth>
            </wp14:sizeRelH>
            <wp14:sizeRelV relativeFrom="page">
              <wp14:pctHeight>0</wp14:pctHeight>
            </wp14:sizeRelV>
          </wp:anchor>
        </w:drawing>
      </w:r>
      <w:r w:rsidR="00A6187C" w:rsidRPr="00AE3AFA">
        <w:rPr>
          <w:rFonts w:asciiTheme="majorHAnsi" w:hAnsiTheme="majorHAnsi" w:cstheme="majorHAnsi"/>
        </w:rPr>
        <w:t xml:space="preserve"> The contents displayed in the "Detailed Information "section  changes depending on the selected Node</w:t>
      </w:r>
      <w:r w:rsidR="0064424F" w:rsidRPr="00AE3AFA">
        <w:rPr>
          <w:rFonts w:asciiTheme="majorHAnsi" w:hAnsiTheme="majorHAnsi" w:cstheme="majorHAnsi"/>
        </w:rPr>
        <w:t xml:space="preserve"> </w:t>
      </w:r>
    </w:p>
    <w:p w14:paraId="6148D87A" w14:textId="77777777" w:rsidR="00A6187C" w:rsidRPr="00AE3AFA" w:rsidRDefault="00A6187C" w:rsidP="00A6187C">
      <w:pPr>
        <w:widowControl/>
        <w:jc w:val="left"/>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888128" behindDoc="0" locked="0" layoutInCell="1" allowOverlap="1" wp14:anchorId="1DFF5D22" wp14:editId="68A4A60F">
                <wp:simplePos x="0" y="0"/>
                <wp:positionH relativeFrom="margin">
                  <wp:align>left</wp:align>
                </wp:positionH>
                <wp:positionV relativeFrom="paragraph">
                  <wp:posOffset>1126490</wp:posOffset>
                </wp:positionV>
                <wp:extent cx="777923" cy="257175"/>
                <wp:effectExtent l="0" t="0" r="22225" b="28575"/>
                <wp:wrapNone/>
                <wp:docPr id="451" name="正方形/長方形 451"/>
                <wp:cNvGraphicFramePr/>
                <a:graphic xmlns:a="http://schemas.openxmlformats.org/drawingml/2006/main">
                  <a:graphicData uri="http://schemas.microsoft.com/office/word/2010/wordprocessingShape">
                    <wps:wsp>
                      <wps:cNvSpPr/>
                      <wps:spPr>
                        <a:xfrm>
                          <a:off x="0" y="0"/>
                          <a:ext cx="777923" cy="2571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701EF" id="正方形/長方形 451" o:spid="_x0000_s1026" style="position:absolute;left:0;text-align:left;margin-left:0;margin-top:88.7pt;width:61.25pt;height:20.25pt;z-index:251888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" filled="f" strokecolor="red" strokeweight="1.5pt">
                <w10:wrap anchorx="margin"/>
              </v:rect>
            </w:pict>
          </mc:Fallback>
        </mc:AlternateContent>
      </w:r>
      <w:r w:rsidRPr="00AE3AFA">
        <w:rPr>
          <w:rFonts w:asciiTheme="majorHAnsi" w:hAnsiTheme="majorHAnsi" w:cstheme="majorHAnsi"/>
          <w:noProof/>
        </w:rPr>
        <mc:AlternateContent>
          <mc:Choice Requires="wps">
            <w:drawing>
              <wp:anchor distT="0" distB="0" distL="114300" distR="114300" simplePos="0" relativeHeight="251887104" behindDoc="0" locked="0" layoutInCell="1" allowOverlap="1" wp14:anchorId="0F837CF2" wp14:editId="425D0E2E">
                <wp:simplePos x="0" y="0"/>
                <wp:positionH relativeFrom="margin">
                  <wp:posOffset>795020</wp:posOffset>
                </wp:positionH>
                <wp:positionV relativeFrom="paragraph">
                  <wp:posOffset>3088640</wp:posOffset>
                </wp:positionV>
                <wp:extent cx="514350" cy="133350"/>
                <wp:effectExtent l="0" t="0" r="19050" b="19050"/>
                <wp:wrapNone/>
                <wp:docPr id="31" name="正方形/長方形 31"/>
                <wp:cNvGraphicFramePr/>
                <a:graphic xmlns:a="http://schemas.openxmlformats.org/drawingml/2006/main">
                  <a:graphicData uri="http://schemas.microsoft.com/office/word/2010/wordprocessingShape">
                    <wps:wsp>
                      <wps:cNvSpPr/>
                      <wps:spPr>
                        <a:xfrm>
                          <a:off x="0" y="0"/>
                          <a:ext cx="514350" cy="1333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05069" id="正方形/長方形 31" o:spid="_x0000_s1026" style="position:absolute;left:0;text-align:left;margin-left:62.6pt;margin-top:243.2pt;width:40.5pt;height:10.5pt;z-index:25188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" filled="f" strokecolor="red" strokeweight="1.5pt">
                <w10:wrap anchorx="margin"/>
              </v:rect>
            </w:pict>
          </mc:Fallback>
        </mc:AlternateContent>
      </w:r>
      <w:r w:rsidRPr="00AE3AFA">
        <w:rPr>
          <w:rFonts w:asciiTheme="majorHAnsi" w:hAnsiTheme="majorHAnsi" w:cstheme="majorHAnsi"/>
          <w:noProof/>
        </w:rPr>
        <mc:AlternateContent>
          <mc:Choice Requires="wps">
            <w:drawing>
              <wp:anchor distT="0" distB="0" distL="114300" distR="114300" simplePos="0" relativeHeight="251886080" behindDoc="0" locked="0" layoutInCell="1" allowOverlap="1" wp14:anchorId="06F5D261" wp14:editId="1F949AA6">
                <wp:simplePos x="0" y="0"/>
                <wp:positionH relativeFrom="page">
                  <wp:posOffset>5600700</wp:posOffset>
                </wp:positionH>
                <wp:positionV relativeFrom="paragraph">
                  <wp:posOffset>488315</wp:posOffset>
                </wp:positionV>
                <wp:extent cx="1430655" cy="1233170"/>
                <wp:effectExtent l="0" t="0" r="17145" b="24130"/>
                <wp:wrapNone/>
                <wp:docPr id="27" name="正方形/長方形 27"/>
                <wp:cNvGraphicFramePr/>
                <a:graphic xmlns:a="http://schemas.openxmlformats.org/drawingml/2006/main">
                  <a:graphicData uri="http://schemas.microsoft.com/office/word/2010/wordprocessingShape">
                    <wps:wsp>
                      <wps:cNvSpPr/>
                      <wps:spPr>
                        <a:xfrm>
                          <a:off x="0" y="0"/>
                          <a:ext cx="1430655" cy="1233170"/>
                        </a:xfrm>
                        <a:prstGeom prst="rect">
                          <a:avLst/>
                        </a:prstGeom>
                        <a:noFill/>
                        <a:ln w="25400" cap="flat" cmpd="sng" algn="ctr">
                          <a:solidFill>
                            <a:srgbClr val="FF0000"/>
                          </a:solidFill>
                          <a:prstDash val="solid"/>
                        </a:ln>
                        <a:effectLst/>
                      </wps:spPr>
                      <wps:txbx>
                        <w:txbxContent>
                          <w:p w14:paraId="0080E324" w14:textId="77777777" w:rsidR="00463247" w:rsidRDefault="00463247" w:rsidP="00A6187C">
                            <w:pPr>
                              <w:rPr>
                                <w:b/>
                                <w:color w:val="FF0000"/>
                                <w:sz w:val="18"/>
                                <w:u w:val="single"/>
                              </w:rPr>
                            </w:pPr>
                          </w:p>
                          <w:p w14:paraId="6B969638" w14:textId="77777777" w:rsidR="00463247" w:rsidRDefault="00463247" w:rsidP="00A6187C">
                            <w:pPr>
                              <w:rPr>
                                <w:b/>
                                <w:color w:val="FF0000"/>
                                <w:sz w:val="18"/>
                                <w:u w:val="single"/>
                              </w:rPr>
                            </w:pPr>
                          </w:p>
                          <w:p w14:paraId="0B0DE0C1" w14:textId="77777777" w:rsidR="00463247" w:rsidRDefault="00463247" w:rsidP="00A6187C">
                            <w:pPr>
                              <w:rPr>
                                <w:b/>
                                <w:color w:val="FF0000"/>
                                <w:sz w:val="18"/>
                                <w:u w:val="single"/>
                              </w:rPr>
                            </w:pPr>
                          </w:p>
                          <w:p w14:paraId="2E73F540" w14:textId="77777777" w:rsidR="00463247" w:rsidRDefault="00463247" w:rsidP="00A6187C">
                            <w:pPr>
                              <w:rPr>
                                <w:b/>
                                <w:color w:val="FF0000"/>
                                <w:sz w:val="18"/>
                                <w:u w:val="single"/>
                              </w:rPr>
                            </w:pPr>
                          </w:p>
                          <w:p w14:paraId="31946760" w14:textId="77777777" w:rsidR="00463247" w:rsidRDefault="00463247" w:rsidP="00A6187C">
                            <w:pPr>
                              <w:jc w:val="center"/>
                              <w:rPr>
                                <w:b/>
                                <w:color w:val="FF0000"/>
                                <w:sz w:val="18"/>
                                <w:u w:val="single"/>
                              </w:rPr>
                            </w:pPr>
                            <w:r>
                              <w:rPr>
                                <w:rFonts w:hint="eastAsia"/>
                                <w:b/>
                                <w:color w:val="FF0000"/>
                                <w:sz w:val="18"/>
                                <w:u w:val="single"/>
                              </w:rPr>
                              <w:t>Detailed</w:t>
                            </w:r>
                          </w:p>
                          <w:p w14:paraId="254EA086" w14:textId="77777777" w:rsidR="00463247" w:rsidRPr="00654E1B" w:rsidRDefault="00463247" w:rsidP="00A6187C">
                            <w:pPr>
                              <w:jc w:val="center"/>
                              <w:rPr>
                                <w:b/>
                                <w:color w:val="FF0000"/>
                                <w:sz w:val="18"/>
                                <w:u w:val="single"/>
                              </w:rPr>
                            </w:pPr>
                            <w:r>
                              <w:rPr>
                                <w:b/>
                                <w:color w:val="FF0000"/>
                                <w:sz w:val="18"/>
                                <w:u w:val="single"/>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5D261" id="正方形/長方形 27" o:spid="_x0000_s1052" style="position:absolute;margin-left:441pt;margin-top:38.45pt;width:112.65pt;height:97.1pt;z-index:25188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" filled="f" strokecolor="red" strokeweight="2pt">
                <v:textbox>
                  <w:txbxContent>
                    <w:p w14:paraId="0080E324" w14:textId="77777777" w:rsidR="00463247" w:rsidRDefault="00463247" w:rsidP="00A6187C">
                      <w:pPr>
                        <w:rPr>
                          <w:b/>
                          <w:color w:val="FF0000"/>
                          <w:sz w:val="18"/>
                          <w:u w:val="single"/>
                        </w:rPr>
                      </w:pPr>
                    </w:p>
                    <w:p w14:paraId="6B969638" w14:textId="77777777" w:rsidR="00463247" w:rsidRDefault="00463247" w:rsidP="00A6187C">
                      <w:pPr>
                        <w:rPr>
                          <w:b/>
                          <w:color w:val="FF0000"/>
                          <w:sz w:val="18"/>
                          <w:u w:val="single"/>
                        </w:rPr>
                      </w:pPr>
                    </w:p>
                    <w:p w14:paraId="0B0DE0C1" w14:textId="77777777" w:rsidR="00463247" w:rsidRDefault="00463247" w:rsidP="00A6187C">
                      <w:pPr>
                        <w:rPr>
                          <w:b/>
                          <w:color w:val="FF0000"/>
                          <w:sz w:val="18"/>
                          <w:u w:val="single"/>
                        </w:rPr>
                      </w:pPr>
                    </w:p>
                    <w:p w14:paraId="2E73F540" w14:textId="77777777" w:rsidR="00463247" w:rsidRDefault="00463247" w:rsidP="00A6187C">
                      <w:pPr>
                        <w:rPr>
                          <w:b/>
                          <w:color w:val="FF0000"/>
                          <w:sz w:val="18"/>
                          <w:u w:val="single"/>
                        </w:rPr>
                      </w:pPr>
                    </w:p>
                    <w:p w14:paraId="31946760" w14:textId="77777777" w:rsidR="00463247" w:rsidRDefault="00463247" w:rsidP="00A6187C">
                      <w:pPr>
                        <w:jc w:val="center"/>
                        <w:rPr>
                          <w:b/>
                          <w:color w:val="FF0000"/>
                          <w:sz w:val="18"/>
                          <w:u w:val="single"/>
                        </w:rPr>
                      </w:pPr>
                      <w:r>
                        <w:rPr>
                          <w:rFonts w:hint="eastAsia"/>
                          <w:b/>
                          <w:color w:val="FF0000"/>
                          <w:sz w:val="18"/>
                          <w:u w:val="single"/>
                        </w:rPr>
                        <w:t>Detailed</w:t>
                      </w:r>
                    </w:p>
                    <w:p w14:paraId="254EA086" w14:textId="77777777" w:rsidR="00463247" w:rsidRPr="00654E1B" w:rsidRDefault="00463247" w:rsidP="00A6187C">
                      <w:pPr>
                        <w:jc w:val="center"/>
                        <w:rPr>
                          <w:b/>
                          <w:color w:val="FF0000"/>
                          <w:sz w:val="18"/>
                          <w:u w:val="single"/>
                        </w:rPr>
                      </w:pPr>
                      <w:r>
                        <w:rPr>
                          <w:b/>
                          <w:color w:val="FF0000"/>
                          <w:sz w:val="18"/>
                          <w:u w:val="single"/>
                        </w:rPr>
                        <w:t>Information</w:t>
                      </w:r>
                    </w:p>
                  </w:txbxContent>
                </v:textbox>
                <w10:wrap anchorx="page"/>
              </v:rect>
            </w:pict>
          </mc:Fallback>
        </mc:AlternateContent>
      </w:r>
      <w:r w:rsidRPr="00AE3AFA">
        <w:rPr>
          <w:rFonts w:asciiTheme="majorHAnsi" w:hAnsiTheme="majorHAnsi" w:cstheme="majorHAnsi"/>
          <w:noProof/>
        </w:rPr>
        <mc:AlternateContent>
          <mc:Choice Requires="wps">
            <w:drawing>
              <wp:anchor distT="0" distB="0" distL="114300" distR="114300" simplePos="0" relativeHeight="251884032" behindDoc="0" locked="0" layoutInCell="1" allowOverlap="1" wp14:anchorId="22FD89C1" wp14:editId="739A7479">
                <wp:simplePos x="0" y="0"/>
                <wp:positionH relativeFrom="column">
                  <wp:posOffset>4709795</wp:posOffset>
                </wp:positionH>
                <wp:positionV relativeFrom="paragraph">
                  <wp:posOffset>1793240</wp:posOffset>
                </wp:positionV>
                <wp:extent cx="1421130" cy="1352550"/>
                <wp:effectExtent l="0" t="0" r="26670" b="19050"/>
                <wp:wrapNone/>
                <wp:docPr id="22" name="正方形/長方形 22"/>
                <wp:cNvGraphicFramePr/>
                <a:graphic xmlns:a="http://schemas.openxmlformats.org/drawingml/2006/main">
                  <a:graphicData uri="http://schemas.microsoft.com/office/word/2010/wordprocessingShape">
                    <wps:wsp>
                      <wps:cNvSpPr/>
                      <wps:spPr>
                        <a:xfrm>
                          <a:off x="0" y="0"/>
                          <a:ext cx="1421130" cy="1352550"/>
                        </a:xfrm>
                        <a:prstGeom prst="rect">
                          <a:avLst/>
                        </a:prstGeom>
                        <a:noFill/>
                        <a:ln w="25400" cap="flat" cmpd="sng" algn="ctr">
                          <a:solidFill>
                            <a:srgbClr val="FF0000"/>
                          </a:solidFill>
                          <a:prstDash val="solid"/>
                        </a:ln>
                        <a:effectLst/>
                      </wps:spPr>
                      <wps:txbx>
                        <w:txbxContent>
                          <w:p w14:paraId="0C89A10F" w14:textId="77777777" w:rsidR="00463247" w:rsidRDefault="00463247" w:rsidP="00A6187C">
                            <w:pPr>
                              <w:rPr>
                                <w:b/>
                                <w:color w:val="FF0000"/>
                                <w:sz w:val="18"/>
                                <w:u w:val="single"/>
                              </w:rPr>
                            </w:pPr>
                          </w:p>
                          <w:p w14:paraId="16F466B6" w14:textId="77777777" w:rsidR="00463247" w:rsidRDefault="00463247" w:rsidP="00A6187C">
                            <w:pPr>
                              <w:rPr>
                                <w:b/>
                                <w:color w:val="FF0000"/>
                                <w:sz w:val="18"/>
                                <w:u w:val="single"/>
                              </w:rPr>
                            </w:pPr>
                          </w:p>
                          <w:p w14:paraId="391518AD" w14:textId="77777777" w:rsidR="00463247" w:rsidRDefault="00463247" w:rsidP="00A6187C">
                            <w:pPr>
                              <w:rPr>
                                <w:b/>
                                <w:color w:val="FF0000"/>
                                <w:sz w:val="18"/>
                                <w:u w:val="single"/>
                              </w:rPr>
                            </w:pPr>
                          </w:p>
                          <w:p w14:paraId="79608667" w14:textId="77777777" w:rsidR="00463247" w:rsidRDefault="00463247" w:rsidP="00A6187C">
                            <w:pPr>
                              <w:rPr>
                                <w:b/>
                                <w:color w:val="FF0000"/>
                                <w:sz w:val="18"/>
                                <w:u w:val="single"/>
                              </w:rPr>
                            </w:pPr>
                          </w:p>
                          <w:p w14:paraId="07110A4B" w14:textId="77777777" w:rsidR="00463247" w:rsidRDefault="00463247" w:rsidP="00A6187C">
                            <w:pPr>
                              <w:rPr>
                                <w:b/>
                                <w:color w:val="FF0000"/>
                                <w:sz w:val="18"/>
                                <w:u w:val="single"/>
                              </w:rPr>
                            </w:pPr>
                          </w:p>
                          <w:p w14:paraId="33C48FE0" w14:textId="77777777" w:rsidR="00463247" w:rsidRPr="00654E1B" w:rsidRDefault="00463247" w:rsidP="00A6187C">
                            <w:pPr>
                              <w:jc w:val="center"/>
                              <w:rPr>
                                <w:b/>
                                <w:color w:val="FF0000"/>
                                <w:sz w:val="18"/>
                                <w:u w:val="single"/>
                              </w:rPr>
                            </w:pPr>
                            <w:r>
                              <w:rPr>
                                <w:rFonts w:hint="eastAsia"/>
                                <w:b/>
                                <w:color w:val="FF0000"/>
                                <w:sz w:val="18"/>
                                <w:u w:val="single"/>
                              </w:rPr>
                              <w:t>Node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D89C1" id="正方形/長方形 22" o:spid="_x0000_s1053" style="position:absolute;margin-left:370.85pt;margin-top:141.2pt;width:111.9pt;height:106.5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" filled="f" strokecolor="red" strokeweight="2pt">
                <v:textbox>
                  <w:txbxContent>
                    <w:p w14:paraId="0C89A10F" w14:textId="77777777" w:rsidR="00463247" w:rsidRDefault="00463247" w:rsidP="00A6187C">
                      <w:pPr>
                        <w:rPr>
                          <w:b/>
                          <w:color w:val="FF0000"/>
                          <w:sz w:val="18"/>
                          <w:u w:val="single"/>
                        </w:rPr>
                      </w:pPr>
                    </w:p>
                    <w:p w14:paraId="16F466B6" w14:textId="77777777" w:rsidR="00463247" w:rsidRDefault="00463247" w:rsidP="00A6187C">
                      <w:pPr>
                        <w:rPr>
                          <w:b/>
                          <w:color w:val="FF0000"/>
                          <w:sz w:val="18"/>
                          <w:u w:val="single"/>
                        </w:rPr>
                      </w:pPr>
                    </w:p>
                    <w:p w14:paraId="391518AD" w14:textId="77777777" w:rsidR="00463247" w:rsidRDefault="00463247" w:rsidP="00A6187C">
                      <w:pPr>
                        <w:rPr>
                          <w:b/>
                          <w:color w:val="FF0000"/>
                          <w:sz w:val="18"/>
                          <w:u w:val="single"/>
                        </w:rPr>
                      </w:pPr>
                    </w:p>
                    <w:p w14:paraId="79608667" w14:textId="77777777" w:rsidR="00463247" w:rsidRDefault="00463247" w:rsidP="00A6187C">
                      <w:pPr>
                        <w:rPr>
                          <w:b/>
                          <w:color w:val="FF0000"/>
                          <w:sz w:val="18"/>
                          <w:u w:val="single"/>
                        </w:rPr>
                      </w:pPr>
                    </w:p>
                    <w:p w14:paraId="07110A4B" w14:textId="77777777" w:rsidR="00463247" w:rsidRDefault="00463247" w:rsidP="00A6187C">
                      <w:pPr>
                        <w:rPr>
                          <w:b/>
                          <w:color w:val="FF0000"/>
                          <w:sz w:val="18"/>
                          <w:u w:val="single"/>
                        </w:rPr>
                      </w:pPr>
                    </w:p>
                    <w:p w14:paraId="33C48FE0" w14:textId="77777777" w:rsidR="00463247" w:rsidRPr="00654E1B" w:rsidRDefault="00463247" w:rsidP="00A6187C">
                      <w:pPr>
                        <w:jc w:val="center"/>
                        <w:rPr>
                          <w:b/>
                          <w:color w:val="FF0000"/>
                          <w:sz w:val="18"/>
                          <w:u w:val="single"/>
                        </w:rPr>
                      </w:pPr>
                      <w:r>
                        <w:rPr>
                          <w:rFonts w:hint="eastAsia"/>
                          <w:b/>
                          <w:color w:val="FF0000"/>
                          <w:sz w:val="18"/>
                          <w:u w:val="single"/>
                        </w:rPr>
                        <w:t>Node list</w:t>
                      </w:r>
                    </w:p>
                  </w:txbxContent>
                </v:textbox>
              </v:rect>
            </w:pict>
          </mc:Fallback>
        </mc:AlternateContent>
      </w:r>
    </w:p>
    <w:p w14:paraId="42A59A89" w14:textId="526881E6" w:rsidR="00A6187C" w:rsidRPr="00AE3AFA" w:rsidRDefault="00A6187C" w:rsidP="00C72DC3">
      <w:pPr>
        <w:pStyle w:val="a8"/>
        <w:widowControl/>
        <w:numPr>
          <w:ilvl w:val="0"/>
          <w:numId w:val="10"/>
        </w:numPr>
        <w:spacing w:line="280" w:lineRule="exact"/>
        <w:ind w:leftChars="0"/>
        <w:jc w:val="center"/>
        <w:rPr>
          <w:rFonts w:asciiTheme="majorHAnsi" w:hAnsiTheme="majorHAnsi" w:cstheme="majorHAnsi"/>
          <w:b/>
        </w:rPr>
      </w:pPr>
      <w:r w:rsidRPr="00AE3AFA">
        <w:rPr>
          <w:rFonts w:asciiTheme="majorHAnsi" w:hAnsiTheme="majorHAnsi" w:cstheme="majorHAnsi"/>
          <w:b/>
        </w:rPr>
        <w:t xml:space="preserve">Figure </w:t>
      </w:r>
      <w:r w:rsidRPr="00AE3AFA">
        <w:rPr>
          <w:rFonts w:asciiTheme="majorHAnsi" w:hAnsiTheme="majorHAnsi" w:cstheme="majorHAnsi"/>
          <w:b/>
        </w:rPr>
        <w:fldChar w:fldCharType="begin"/>
      </w:r>
      <w:r w:rsidRPr="00AE3AFA">
        <w:rPr>
          <w:rFonts w:asciiTheme="majorHAnsi" w:hAnsiTheme="majorHAnsi" w:cstheme="majorHAnsi"/>
          <w:b/>
        </w:rPr>
        <w:instrText xml:space="preserve"> STYLEREF 2 \s </w:instrText>
      </w:r>
      <w:r w:rsidRPr="00AE3AFA">
        <w:rPr>
          <w:rFonts w:asciiTheme="majorHAnsi" w:hAnsiTheme="majorHAnsi" w:cstheme="majorHAnsi"/>
          <w:b/>
        </w:rPr>
        <w:fldChar w:fldCharType="separate"/>
      </w:r>
      <w:r w:rsidR="00A6356E">
        <w:rPr>
          <w:rFonts w:asciiTheme="majorHAnsi" w:hAnsiTheme="majorHAnsi" w:cstheme="majorHAnsi"/>
          <w:b/>
          <w:noProof/>
        </w:rPr>
        <w:t>4.1</w:t>
      </w:r>
      <w:r w:rsidRPr="00AE3AFA">
        <w:rPr>
          <w:rFonts w:asciiTheme="majorHAnsi" w:hAnsiTheme="majorHAnsi" w:cstheme="majorHAnsi"/>
          <w:b/>
        </w:rPr>
        <w:fldChar w:fldCharType="end"/>
      </w:r>
      <w:r w:rsidRPr="00AE3AFA">
        <w:rPr>
          <w:rFonts w:asciiTheme="majorHAnsi" w:hAnsiTheme="majorHAnsi" w:cstheme="majorHAnsi"/>
          <w:b/>
        </w:rPr>
        <w:noBreakHyphen/>
      </w:r>
      <w:r w:rsidR="00BC0386" w:rsidRPr="00AE3AFA">
        <w:rPr>
          <w:rFonts w:asciiTheme="majorHAnsi" w:hAnsiTheme="majorHAnsi" w:cstheme="majorHAnsi"/>
          <w:b/>
        </w:rPr>
        <w:t>4</w:t>
      </w:r>
      <w:r w:rsidRPr="00AE3AFA">
        <w:rPr>
          <w:rFonts w:asciiTheme="majorHAnsi" w:hAnsiTheme="majorHAnsi" w:cstheme="majorHAnsi"/>
          <w:b/>
        </w:rPr>
        <w:t xml:space="preserve"> Submenu screen (Conductor class edit</w:t>
      </w:r>
      <w:r w:rsidRPr="00AE3AFA">
        <w:rPr>
          <w:rFonts w:asciiTheme="majorHAnsi" w:hAnsiTheme="majorHAnsi" w:cstheme="majorHAnsi"/>
          <w:b/>
        </w:rPr>
        <w:t>：</w:t>
      </w:r>
      <w:r w:rsidRPr="00AE3AFA">
        <w:rPr>
          <w:rFonts w:asciiTheme="majorHAnsi" w:hAnsiTheme="majorHAnsi" w:cstheme="majorHAnsi"/>
          <w:b/>
        </w:rPr>
        <w:t>EDIT)</w:t>
      </w:r>
    </w:p>
    <w:p w14:paraId="662647EB" w14:textId="77777777" w:rsidR="00A6187C" w:rsidRPr="00AE3AFA" w:rsidRDefault="00A6187C" w:rsidP="00C72DC3">
      <w:pPr>
        <w:pStyle w:val="a8"/>
        <w:widowControl/>
        <w:numPr>
          <w:ilvl w:val="0"/>
          <w:numId w:val="10"/>
        </w:numPr>
        <w:ind w:leftChars="0"/>
        <w:jc w:val="left"/>
        <w:rPr>
          <w:rFonts w:asciiTheme="majorHAnsi" w:hAnsiTheme="majorHAnsi" w:cstheme="majorHAnsi"/>
          <w:b/>
        </w:rPr>
      </w:pPr>
      <w:r w:rsidRPr="00AE3AFA">
        <w:rPr>
          <w:rFonts w:asciiTheme="majorHAnsi" w:hAnsiTheme="majorHAnsi" w:cstheme="majorHAnsi"/>
          <w:b/>
        </w:rPr>
        <w:br w:type="page"/>
      </w:r>
    </w:p>
    <w:p w14:paraId="65A1ED84" w14:textId="77777777" w:rsidR="00A6187C" w:rsidRPr="00AE3AFA" w:rsidRDefault="00A6187C" w:rsidP="00A6187C">
      <w:pPr>
        <w:pStyle w:val="afb"/>
        <w:ind w:firstLine="0"/>
        <w:rPr>
          <w:rFonts w:asciiTheme="majorHAnsi" w:hAnsiTheme="majorHAnsi" w:cstheme="majorHAnsi"/>
        </w:rPr>
      </w:pPr>
    </w:p>
    <w:p w14:paraId="1021D76B" w14:textId="77777777" w:rsidR="009D3D85" w:rsidRPr="00AE3AFA" w:rsidRDefault="009D3D85" w:rsidP="00C72DC3">
      <w:pPr>
        <w:pStyle w:val="afb"/>
        <w:numPr>
          <w:ilvl w:val="0"/>
          <w:numId w:val="10"/>
        </w:numPr>
        <w:ind w:left="1100"/>
        <w:rPr>
          <w:rFonts w:asciiTheme="majorHAnsi" w:hAnsiTheme="majorHAnsi" w:cstheme="majorHAnsi"/>
        </w:rPr>
      </w:pPr>
      <w:r w:rsidRPr="00AE3AFA">
        <w:rPr>
          <w:rFonts w:asciiTheme="majorHAnsi" w:hAnsiTheme="majorHAnsi" w:cstheme="majorHAnsi"/>
        </w:rPr>
        <w:t>Node list</w:t>
      </w:r>
      <w:r w:rsidRPr="00AE3AFA">
        <w:rPr>
          <w:rFonts w:asciiTheme="majorHAnsi" w:hAnsiTheme="majorHAnsi" w:cstheme="majorHAnsi"/>
        </w:rPr>
        <w:br/>
        <w:t>The Nodes available are displayed in the bottom right area of the screen</w:t>
      </w:r>
      <w:r w:rsidRPr="00AE3AFA">
        <w:rPr>
          <w:rFonts w:asciiTheme="majorHAnsi" w:hAnsiTheme="majorHAnsi" w:cstheme="majorHAnsi"/>
        </w:rPr>
        <w:br/>
        <w:t>The Nodes can be created from the following tabs.</w:t>
      </w:r>
    </w:p>
    <w:p w14:paraId="7D51DE03" w14:textId="77777777" w:rsidR="00C23756" w:rsidRPr="00AE3AFA" w:rsidRDefault="0064424F" w:rsidP="009D3D85">
      <w:pPr>
        <w:pStyle w:val="afb"/>
        <w:ind w:left="1100" w:firstLine="0"/>
        <w:rPr>
          <w:rFonts w:asciiTheme="majorHAnsi" w:hAnsiTheme="majorHAnsi" w:cstheme="majorHAnsi"/>
        </w:rPr>
      </w:pPr>
      <w:r w:rsidRPr="00AE3AFA">
        <w:rPr>
          <w:rFonts w:asciiTheme="majorHAnsi" w:hAnsiTheme="majorHAnsi" w:cstheme="majorHAnsi"/>
        </w:rPr>
        <w:t xml:space="preserve"> </w:t>
      </w:r>
    </w:p>
    <w:p w14:paraId="48BF177E" w14:textId="77777777" w:rsidR="00C23756" w:rsidRPr="00AE3AFA" w:rsidRDefault="00C23756" w:rsidP="00C72DC3">
      <w:pPr>
        <w:pStyle w:val="afb"/>
        <w:numPr>
          <w:ilvl w:val="1"/>
          <w:numId w:val="10"/>
        </w:numPr>
        <w:rPr>
          <w:rFonts w:asciiTheme="majorHAnsi" w:hAnsiTheme="majorHAnsi" w:cstheme="majorHAnsi"/>
        </w:rPr>
      </w:pPr>
      <w:r w:rsidRPr="00AE3AFA">
        <w:rPr>
          <w:rFonts w:asciiTheme="majorHAnsi" w:hAnsiTheme="majorHAnsi" w:cstheme="majorHAnsi"/>
        </w:rPr>
        <w:t>Moveme</w:t>
      </w:r>
      <w:r w:rsidR="003E75B7" w:rsidRPr="00AE3AFA">
        <w:rPr>
          <w:rFonts w:asciiTheme="majorHAnsi" w:hAnsiTheme="majorHAnsi" w:cstheme="majorHAnsi"/>
        </w:rPr>
        <w:t>n</w:t>
      </w:r>
      <w:r w:rsidR="00F900BD" w:rsidRPr="00AE3AFA">
        <w:rPr>
          <w:rFonts w:asciiTheme="majorHAnsi" w:hAnsiTheme="majorHAnsi" w:cstheme="majorHAnsi"/>
        </w:rPr>
        <w:t>t</w:t>
      </w:r>
      <w:r w:rsidR="0064424F" w:rsidRPr="00AE3AFA">
        <w:rPr>
          <w:rFonts w:asciiTheme="majorHAnsi" w:hAnsiTheme="majorHAnsi" w:cstheme="majorHAnsi"/>
        </w:rPr>
        <w:t xml:space="preserve"> tab</w:t>
      </w:r>
    </w:p>
    <w:p w14:paraId="65F52718" w14:textId="77777777" w:rsidR="00C23756" w:rsidRPr="00AE3AFA" w:rsidRDefault="005948B4" w:rsidP="00C72DC3">
      <w:pPr>
        <w:pStyle w:val="afb"/>
        <w:numPr>
          <w:ilvl w:val="2"/>
          <w:numId w:val="10"/>
        </w:numPr>
        <w:rPr>
          <w:rFonts w:asciiTheme="majorHAnsi" w:hAnsiTheme="majorHAnsi" w:cstheme="majorHAnsi"/>
        </w:rPr>
      </w:pPr>
      <w:r w:rsidRPr="00AE3AFA">
        <w:rPr>
          <w:rFonts w:asciiTheme="majorHAnsi" w:hAnsiTheme="majorHAnsi" w:cstheme="majorHAnsi"/>
        </w:rPr>
        <w:t xml:space="preserve">List of ID and name of registered Movement. </w:t>
      </w:r>
    </w:p>
    <w:p w14:paraId="08E9BA42" w14:textId="77777777" w:rsidR="00C23756" w:rsidRPr="00AE3AFA" w:rsidRDefault="00C23756" w:rsidP="00C72DC3">
      <w:pPr>
        <w:pStyle w:val="afb"/>
        <w:numPr>
          <w:ilvl w:val="1"/>
          <w:numId w:val="10"/>
        </w:numPr>
        <w:rPr>
          <w:rFonts w:asciiTheme="majorHAnsi" w:hAnsiTheme="majorHAnsi" w:cstheme="majorHAnsi"/>
        </w:rPr>
      </w:pPr>
      <w:r w:rsidRPr="00AE3AFA">
        <w:rPr>
          <w:rFonts w:asciiTheme="majorHAnsi" w:hAnsiTheme="majorHAnsi" w:cstheme="majorHAnsi"/>
        </w:rPr>
        <w:t>Function</w:t>
      </w:r>
      <w:r w:rsidR="0064424F" w:rsidRPr="00AE3AFA">
        <w:rPr>
          <w:rFonts w:asciiTheme="majorHAnsi" w:hAnsiTheme="majorHAnsi" w:cstheme="majorHAnsi"/>
        </w:rPr>
        <w:t xml:space="preserve"> tab</w:t>
      </w:r>
    </w:p>
    <w:p w14:paraId="099B3718" w14:textId="77777777" w:rsidR="00C23756" w:rsidRPr="00AE3AFA" w:rsidRDefault="00C23756" w:rsidP="00C72DC3">
      <w:pPr>
        <w:pStyle w:val="afb"/>
        <w:numPr>
          <w:ilvl w:val="2"/>
          <w:numId w:val="10"/>
        </w:numPr>
        <w:rPr>
          <w:rFonts w:asciiTheme="majorHAnsi" w:hAnsiTheme="majorHAnsi" w:cstheme="majorHAnsi"/>
        </w:rPr>
      </w:pPr>
      <w:r w:rsidRPr="00AE3AFA">
        <w:rPr>
          <w:rFonts w:asciiTheme="majorHAnsi" w:hAnsiTheme="majorHAnsi" w:cstheme="majorHAnsi"/>
        </w:rPr>
        <w:t>Conductor end</w:t>
      </w:r>
    </w:p>
    <w:p w14:paraId="229D4147" w14:textId="77777777" w:rsidR="00C23756" w:rsidRPr="00AE3AFA" w:rsidRDefault="00C23756" w:rsidP="00C72DC3">
      <w:pPr>
        <w:pStyle w:val="afb"/>
        <w:numPr>
          <w:ilvl w:val="2"/>
          <w:numId w:val="10"/>
        </w:numPr>
        <w:rPr>
          <w:rFonts w:asciiTheme="majorHAnsi" w:hAnsiTheme="majorHAnsi" w:cstheme="majorHAnsi"/>
        </w:rPr>
      </w:pPr>
      <w:r w:rsidRPr="00AE3AFA">
        <w:rPr>
          <w:rFonts w:asciiTheme="majorHAnsi" w:hAnsiTheme="majorHAnsi" w:cstheme="majorHAnsi"/>
        </w:rPr>
        <w:t>Conductor pause</w:t>
      </w:r>
    </w:p>
    <w:p w14:paraId="05DE050E" w14:textId="77777777" w:rsidR="00C23756" w:rsidRPr="00AE3AFA" w:rsidRDefault="00C23756" w:rsidP="00C72DC3">
      <w:pPr>
        <w:pStyle w:val="afb"/>
        <w:numPr>
          <w:ilvl w:val="2"/>
          <w:numId w:val="10"/>
        </w:numPr>
        <w:rPr>
          <w:rFonts w:asciiTheme="majorHAnsi" w:hAnsiTheme="majorHAnsi" w:cstheme="majorHAnsi"/>
        </w:rPr>
      </w:pPr>
      <w:r w:rsidRPr="00AE3AFA">
        <w:rPr>
          <w:rFonts w:asciiTheme="majorHAnsi" w:hAnsiTheme="majorHAnsi" w:cstheme="majorHAnsi"/>
        </w:rPr>
        <w:t>Conductor call</w:t>
      </w:r>
    </w:p>
    <w:p w14:paraId="3174AFC5" w14:textId="77777777" w:rsidR="00264CB7" w:rsidRPr="00AE3AFA" w:rsidRDefault="00264CB7" w:rsidP="00C72DC3">
      <w:pPr>
        <w:pStyle w:val="afb"/>
        <w:numPr>
          <w:ilvl w:val="2"/>
          <w:numId w:val="10"/>
        </w:numPr>
        <w:rPr>
          <w:rFonts w:asciiTheme="majorHAnsi" w:hAnsiTheme="majorHAnsi" w:cstheme="majorHAnsi"/>
        </w:rPr>
      </w:pPr>
      <w:r w:rsidRPr="00AE3AFA">
        <w:rPr>
          <w:rFonts w:asciiTheme="majorHAnsi" w:hAnsiTheme="majorHAnsi" w:cstheme="majorHAnsi"/>
        </w:rPr>
        <w:t>Symphony call</w:t>
      </w:r>
    </w:p>
    <w:p w14:paraId="6487EF8E" w14:textId="77777777" w:rsidR="00C23756" w:rsidRPr="00AE3AFA" w:rsidRDefault="00C23756" w:rsidP="00C72DC3">
      <w:pPr>
        <w:pStyle w:val="afb"/>
        <w:numPr>
          <w:ilvl w:val="2"/>
          <w:numId w:val="10"/>
        </w:numPr>
        <w:rPr>
          <w:rFonts w:asciiTheme="majorHAnsi" w:hAnsiTheme="majorHAnsi" w:cstheme="majorHAnsi"/>
        </w:rPr>
      </w:pPr>
      <w:r w:rsidRPr="00AE3AFA">
        <w:rPr>
          <w:rFonts w:asciiTheme="majorHAnsi" w:hAnsiTheme="majorHAnsi" w:cstheme="majorHAnsi"/>
        </w:rPr>
        <w:t>Conditional branch</w:t>
      </w:r>
    </w:p>
    <w:p w14:paraId="4DFE165E" w14:textId="77777777" w:rsidR="00C23756" w:rsidRPr="00AE3AFA" w:rsidRDefault="00C23756" w:rsidP="00C72DC3">
      <w:pPr>
        <w:pStyle w:val="afb"/>
        <w:numPr>
          <w:ilvl w:val="2"/>
          <w:numId w:val="10"/>
        </w:numPr>
        <w:rPr>
          <w:rFonts w:asciiTheme="majorHAnsi" w:hAnsiTheme="majorHAnsi" w:cstheme="majorHAnsi"/>
        </w:rPr>
      </w:pPr>
      <w:r w:rsidRPr="00AE3AFA">
        <w:rPr>
          <w:rFonts w:asciiTheme="majorHAnsi" w:hAnsiTheme="majorHAnsi" w:cstheme="majorHAnsi"/>
        </w:rPr>
        <w:t>Parallel branch</w:t>
      </w:r>
    </w:p>
    <w:p w14:paraId="27ACF0B0" w14:textId="77777777" w:rsidR="00C23756" w:rsidRPr="00AE3AFA" w:rsidRDefault="00E5060B" w:rsidP="00C72DC3">
      <w:pPr>
        <w:pStyle w:val="afb"/>
        <w:numPr>
          <w:ilvl w:val="2"/>
          <w:numId w:val="10"/>
        </w:numPr>
        <w:rPr>
          <w:rFonts w:asciiTheme="majorHAnsi" w:hAnsiTheme="majorHAnsi" w:cstheme="majorHAnsi"/>
        </w:rPr>
      </w:pPr>
      <w:r w:rsidRPr="00AE3AFA">
        <w:rPr>
          <w:rFonts w:asciiTheme="majorHAnsi" w:hAnsiTheme="majorHAnsi" w:cstheme="majorHAnsi"/>
        </w:rPr>
        <w:t xml:space="preserve">Parallel </w:t>
      </w:r>
      <w:r w:rsidR="00C23756" w:rsidRPr="00AE3AFA">
        <w:rPr>
          <w:rFonts w:asciiTheme="majorHAnsi" w:hAnsiTheme="majorHAnsi" w:cstheme="majorHAnsi"/>
        </w:rPr>
        <w:t>merge</w:t>
      </w:r>
    </w:p>
    <w:p w14:paraId="309A4FED" w14:textId="77777777" w:rsidR="00BC0386" w:rsidRPr="00AE3AFA" w:rsidRDefault="00BC0386" w:rsidP="00C72DC3">
      <w:pPr>
        <w:pStyle w:val="afb"/>
        <w:numPr>
          <w:ilvl w:val="2"/>
          <w:numId w:val="10"/>
        </w:numPr>
        <w:rPr>
          <w:rFonts w:asciiTheme="majorHAnsi" w:hAnsiTheme="majorHAnsi" w:cstheme="majorHAnsi"/>
        </w:rPr>
      </w:pPr>
      <w:r w:rsidRPr="00AE3AFA">
        <w:rPr>
          <w:rFonts w:asciiTheme="majorHAnsi" w:hAnsiTheme="majorHAnsi" w:cstheme="majorHAnsi"/>
        </w:rPr>
        <w:t>Status File branch</w:t>
      </w:r>
    </w:p>
    <w:p w14:paraId="2AF91595" w14:textId="77777777" w:rsidR="00C23756" w:rsidRPr="00AE3AFA" w:rsidRDefault="00C23756" w:rsidP="00C23756">
      <w:pPr>
        <w:pStyle w:val="afb"/>
        <w:ind w:left="1100" w:firstLine="0"/>
        <w:rPr>
          <w:rFonts w:asciiTheme="majorHAnsi" w:hAnsiTheme="majorHAnsi" w:cstheme="majorHAnsi"/>
        </w:rPr>
      </w:pPr>
    </w:p>
    <w:p w14:paraId="30BDD0D8" w14:textId="77777777" w:rsidR="005C397F" w:rsidRPr="00AE3AFA" w:rsidRDefault="005C397F" w:rsidP="005C397F">
      <w:pPr>
        <w:pStyle w:val="afb"/>
        <w:ind w:firstLine="0"/>
        <w:rPr>
          <w:rFonts w:asciiTheme="majorHAnsi" w:hAnsiTheme="majorHAnsi" w:cstheme="majorHAnsi"/>
        </w:rPr>
      </w:pPr>
    </w:p>
    <w:p w14:paraId="7D01AE87" w14:textId="77777777" w:rsidR="005C397F" w:rsidRPr="00AE3AFA" w:rsidRDefault="009D3D85" w:rsidP="00C72DC3">
      <w:pPr>
        <w:pStyle w:val="a8"/>
        <w:numPr>
          <w:ilvl w:val="0"/>
          <w:numId w:val="13"/>
        </w:numPr>
        <w:ind w:leftChars="0"/>
        <w:rPr>
          <w:rFonts w:asciiTheme="majorHAnsi" w:hAnsiTheme="majorHAnsi" w:cstheme="majorHAnsi"/>
        </w:rPr>
      </w:pPr>
      <w:r w:rsidRPr="00AE3AFA">
        <w:rPr>
          <w:rFonts w:asciiTheme="majorHAnsi" w:hAnsiTheme="majorHAnsi" w:cstheme="majorHAnsi"/>
        </w:rPr>
        <w:t>The following table shows the different conductors and their function.</w:t>
      </w:r>
    </w:p>
    <w:p w14:paraId="44917CDC" w14:textId="1EA4C773" w:rsidR="005C397F" w:rsidRPr="00AE3AFA" w:rsidRDefault="005C397F" w:rsidP="005C397F">
      <w:pPr>
        <w:jc w:val="center"/>
        <w:rPr>
          <w:rFonts w:asciiTheme="majorHAnsi" w:hAnsiTheme="majorHAnsi" w:cstheme="majorHAnsi"/>
          <w:b/>
        </w:rPr>
      </w:pPr>
      <w:r w:rsidRPr="00AE3AFA">
        <w:rPr>
          <w:rFonts w:asciiTheme="majorHAnsi" w:hAnsiTheme="majorHAnsi" w:cstheme="majorHAnsi"/>
          <w:b/>
        </w:rPr>
        <w:t xml:space="preserve">Table </w:t>
      </w:r>
      <w:r w:rsidRPr="00AE3AFA">
        <w:rPr>
          <w:rFonts w:asciiTheme="majorHAnsi" w:hAnsiTheme="majorHAnsi" w:cstheme="majorHAnsi"/>
          <w:b/>
        </w:rPr>
        <w:fldChar w:fldCharType="begin"/>
      </w:r>
      <w:r w:rsidRPr="00AE3AFA">
        <w:rPr>
          <w:rFonts w:asciiTheme="majorHAnsi" w:hAnsiTheme="majorHAnsi" w:cstheme="majorHAnsi"/>
          <w:b/>
        </w:rPr>
        <w:instrText xml:space="preserve"> STYLEREF 1 \s </w:instrText>
      </w:r>
      <w:r w:rsidRPr="00AE3AFA">
        <w:rPr>
          <w:rFonts w:asciiTheme="majorHAnsi" w:hAnsiTheme="majorHAnsi" w:cstheme="majorHAnsi"/>
          <w:b/>
        </w:rPr>
        <w:fldChar w:fldCharType="separate"/>
      </w:r>
      <w:r w:rsidR="00A6356E">
        <w:rPr>
          <w:rFonts w:asciiTheme="majorHAnsi" w:hAnsiTheme="majorHAnsi" w:cstheme="majorHAnsi"/>
          <w:b/>
          <w:noProof/>
        </w:rPr>
        <w:t>4</w:t>
      </w:r>
      <w:r w:rsidRPr="00AE3AFA">
        <w:rPr>
          <w:rFonts w:asciiTheme="majorHAnsi" w:hAnsiTheme="majorHAnsi" w:cstheme="majorHAnsi"/>
          <w:b/>
        </w:rPr>
        <w:fldChar w:fldCharType="end"/>
      </w:r>
      <w:r w:rsidRPr="00AE3AFA">
        <w:rPr>
          <w:rFonts w:asciiTheme="majorHAnsi" w:hAnsiTheme="majorHAnsi" w:cstheme="majorHAnsi"/>
          <w:b/>
        </w:rPr>
        <w:t>.1-</w:t>
      </w:r>
      <w:r w:rsidR="00BC0386" w:rsidRPr="00AE3AFA">
        <w:rPr>
          <w:rFonts w:asciiTheme="majorHAnsi" w:hAnsiTheme="majorHAnsi" w:cstheme="majorHAnsi"/>
          <w:b/>
        </w:rPr>
        <w:t>5</w:t>
      </w:r>
      <w:r w:rsidRPr="00AE3AFA">
        <w:rPr>
          <w:rFonts w:asciiTheme="majorHAnsi" w:hAnsiTheme="majorHAnsi" w:cstheme="majorHAnsi"/>
          <w:b/>
        </w:rPr>
        <w:t xml:space="preserve">　</w:t>
      </w:r>
      <w:r w:rsidRPr="00AE3AFA">
        <w:rPr>
          <w:rFonts w:asciiTheme="majorHAnsi" w:hAnsiTheme="majorHAnsi" w:cstheme="majorHAnsi"/>
          <w:b/>
        </w:rPr>
        <w:t>Node list</w:t>
      </w:r>
    </w:p>
    <w:tbl>
      <w:tblPr>
        <w:tblStyle w:val="aa"/>
        <w:tblW w:w="0" w:type="auto"/>
        <w:tblInd w:w="703" w:type="dxa"/>
        <w:tblLook w:val="04A0" w:firstRow="1" w:lastRow="0" w:firstColumn="1" w:lastColumn="0" w:noHBand="0" w:noVBand="1"/>
      </w:tblPr>
      <w:tblGrid>
        <w:gridCol w:w="2411"/>
        <w:gridCol w:w="2126"/>
        <w:gridCol w:w="4387"/>
      </w:tblGrid>
      <w:tr w:rsidR="005C397F" w:rsidRPr="00AE3AFA" w14:paraId="58FD22BB" w14:textId="77777777" w:rsidTr="00922C3A">
        <w:tc>
          <w:tcPr>
            <w:tcW w:w="2411" w:type="dxa"/>
            <w:shd w:val="clear" w:color="auto" w:fill="002B62"/>
          </w:tcPr>
          <w:p w14:paraId="1C6FDBAA" w14:textId="77777777" w:rsidR="005C397F" w:rsidRPr="00AE3AFA" w:rsidRDefault="005C397F" w:rsidP="00922C3A">
            <w:pPr>
              <w:pStyle w:val="a8"/>
              <w:ind w:leftChars="0" w:left="0"/>
              <w:rPr>
                <w:rFonts w:asciiTheme="majorHAnsi" w:hAnsiTheme="majorHAnsi" w:cstheme="majorHAnsi"/>
                <w:b/>
              </w:rPr>
            </w:pPr>
            <w:r w:rsidRPr="00AE3AFA">
              <w:rPr>
                <w:rFonts w:asciiTheme="majorHAnsi" w:hAnsiTheme="majorHAnsi" w:cstheme="majorHAnsi"/>
                <w:b/>
              </w:rPr>
              <w:t>Figure</w:t>
            </w:r>
          </w:p>
        </w:tc>
        <w:tc>
          <w:tcPr>
            <w:tcW w:w="2126" w:type="dxa"/>
            <w:shd w:val="clear" w:color="auto" w:fill="002B62"/>
          </w:tcPr>
          <w:p w14:paraId="0A4AD723" w14:textId="77777777" w:rsidR="005C397F" w:rsidRPr="00AE3AFA" w:rsidRDefault="005C397F" w:rsidP="00922C3A">
            <w:pPr>
              <w:pStyle w:val="a8"/>
              <w:ind w:leftChars="0" w:left="0"/>
              <w:rPr>
                <w:rFonts w:asciiTheme="majorHAnsi" w:hAnsiTheme="majorHAnsi" w:cstheme="majorHAnsi"/>
                <w:b/>
              </w:rPr>
            </w:pPr>
            <w:r w:rsidRPr="00AE3AFA">
              <w:rPr>
                <w:rFonts w:asciiTheme="majorHAnsi" w:hAnsiTheme="majorHAnsi" w:cstheme="majorHAnsi"/>
                <w:b/>
              </w:rPr>
              <w:t>Name</w:t>
            </w:r>
          </w:p>
        </w:tc>
        <w:tc>
          <w:tcPr>
            <w:tcW w:w="4387" w:type="dxa"/>
            <w:shd w:val="clear" w:color="auto" w:fill="002B62"/>
          </w:tcPr>
          <w:p w14:paraId="742C0D0A" w14:textId="77777777" w:rsidR="005C397F" w:rsidRPr="00AE3AFA" w:rsidRDefault="005C397F" w:rsidP="00922C3A">
            <w:pPr>
              <w:pStyle w:val="a8"/>
              <w:ind w:leftChars="0" w:left="0"/>
              <w:rPr>
                <w:rFonts w:asciiTheme="majorHAnsi" w:hAnsiTheme="majorHAnsi" w:cstheme="majorHAnsi"/>
                <w:b/>
              </w:rPr>
            </w:pPr>
            <w:r w:rsidRPr="00AE3AFA">
              <w:rPr>
                <w:rFonts w:asciiTheme="majorHAnsi" w:hAnsiTheme="majorHAnsi" w:cstheme="majorHAnsi"/>
                <w:b/>
              </w:rPr>
              <w:t>Description</w:t>
            </w:r>
          </w:p>
        </w:tc>
      </w:tr>
      <w:tr w:rsidR="005C397F" w:rsidRPr="00AE3AFA" w14:paraId="1B55B890" w14:textId="77777777" w:rsidTr="00922C3A">
        <w:tblPrEx>
          <w:tblCellMar>
            <w:left w:w="99" w:type="dxa"/>
            <w:right w:w="99" w:type="dxa"/>
          </w:tblCellMar>
        </w:tblPrEx>
        <w:tc>
          <w:tcPr>
            <w:tcW w:w="2411" w:type="dxa"/>
          </w:tcPr>
          <w:p w14:paraId="022A4192"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noProof/>
              </w:rPr>
              <w:drawing>
                <wp:inline distT="0" distB="0" distL="0" distR="0" wp14:anchorId="07732B1D" wp14:editId="6849B367">
                  <wp:extent cx="1143000" cy="395416"/>
                  <wp:effectExtent l="0" t="0" r="0" b="5080"/>
                  <wp:docPr id="150"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59"/>
                          <pic:cNvPicPr>
                            <a:picLocks noChangeAspect="1"/>
                          </pic:cNvPicPr>
                        </pic:nvPicPr>
                        <pic:blipFill rotWithShape="1">
                          <a:blip r:embed="rId15" cstate="print">
                            <a:extLst>
                              <a:ext uri="{28A0092B-C50C-407E-A947-70E740481C1C}">
                                <a14:useLocalDpi xmlns:a14="http://schemas.microsoft.com/office/drawing/2010/main" val="0"/>
                              </a:ext>
                            </a:extLst>
                          </a:blip>
                          <a:srcRect/>
                          <a:stretch/>
                        </pic:blipFill>
                        <pic:spPr>
                          <a:xfrm>
                            <a:off x="0" y="0"/>
                            <a:ext cx="1168570" cy="404262"/>
                          </a:xfrm>
                          <a:prstGeom prst="rect">
                            <a:avLst/>
                          </a:prstGeom>
                        </pic:spPr>
                      </pic:pic>
                    </a:graphicData>
                  </a:graphic>
                </wp:inline>
              </w:drawing>
            </w:r>
          </w:p>
        </w:tc>
        <w:tc>
          <w:tcPr>
            <w:tcW w:w="2126" w:type="dxa"/>
          </w:tcPr>
          <w:p w14:paraId="2A222527"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Conductor start</w:t>
            </w:r>
          </w:p>
        </w:tc>
        <w:tc>
          <w:tcPr>
            <w:tcW w:w="4387" w:type="dxa"/>
          </w:tcPr>
          <w:p w14:paraId="7AF81BF6"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Start of Conductor</w:t>
            </w:r>
          </w:p>
        </w:tc>
      </w:tr>
      <w:tr w:rsidR="005C397F" w:rsidRPr="00AE3AFA" w14:paraId="3A2E9892" w14:textId="77777777" w:rsidTr="00922C3A">
        <w:tblPrEx>
          <w:tblCellMar>
            <w:left w:w="99" w:type="dxa"/>
            <w:right w:w="99" w:type="dxa"/>
          </w:tblCellMar>
        </w:tblPrEx>
        <w:tc>
          <w:tcPr>
            <w:tcW w:w="2411" w:type="dxa"/>
          </w:tcPr>
          <w:p w14:paraId="42961A18"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noProof/>
              </w:rPr>
              <w:drawing>
                <wp:inline distT="0" distB="0" distL="0" distR="0" wp14:anchorId="6E745546" wp14:editId="7FF85CFB">
                  <wp:extent cx="1143000" cy="395416"/>
                  <wp:effectExtent l="0" t="0" r="0" b="5080"/>
                  <wp:docPr id="151"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0"/>
                          <pic:cNvPicPr>
                            <a:picLocks noChangeAspect="1"/>
                          </pic:cNvPicPr>
                        </pic:nvPicPr>
                        <pic:blipFill rotWithShape="1">
                          <a:blip r:embed="rId16" cstate="print">
                            <a:extLst>
                              <a:ext uri="{28A0092B-C50C-407E-A947-70E740481C1C}">
                                <a14:useLocalDpi xmlns:a14="http://schemas.microsoft.com/office/drawing/2010/main" val="0"/>
                              </a:ext>
                            </a:extLst>
                          </a:blip>
                          <a:srcRect/>
                          <a:stretch/>
                        </pic:blipFill>
                        <pic:spPr>
                          <a:xfrm>
                            <a:off x="0" y="0"/>
                            <a:ext cx="1170605" cy="404966"/>
                          </a:xfrm>
                          <a:prstGeom prst="rect">
                            <a:avLst/>
                          </a:prstGeom>
                        </pic:spPr>
                      </pic:pic>
                    </a:graphicData>
                  </a:graphic>
                </wp:inline>
              </w:drawing>
            </w:r>
          </w:p>
        </w:tc>
        <w:tc>
          <w:tcPr>
            <w:tcW w:w="2126" w:type="dxa"/>
          </w:tcPr>
          <w:p w14:paraId="1373E3E3"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Conductor end</w:t>
            </w:r>
          </w:p>
        </w:tc>
        <w:tc>
          <w:tcPr>
            <w:tcW w:w="4387" w:type="dxa"/>
          </w:tcPr>
          <w:p w14:paraId="5FFA34C9"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End of Conductor</w:t>
            </w:r>
          </w:p>
          <w:p w14:paraId="1CC7DB23" w14:textId="77777777" w:rsidR="005C397F" w:rsidRPr="00AE3AFA" w:rsidRDefault="005C397F" w:rsidP="0050794D">
            <w:pPr>
              <w:pStyle w:val="a8"/>
              <w:ind w:leftChars="0" w:left="0"/>
              <w:jc w:val="left"/>
              <w:rPr>
                <w:rFonts w:asciiTheme="majorHAnsi" w:hAnsiTheme="majorHAnsi" w:cstheme="majorHAnsi"/>
              </w:rPr>
            </w:pPr>
            <w:r w:rsidRPr="00AE3AFA">
              <w:rPr>
                <w:rFonts w:ascii="ＭＳ ゴシック" w:eastAsia="ＭＳ ゴシック" w:hAnsi="ＭＳ ゴシック" w:cs="ＭＳ ゴシック" w:hint="eastAsia"/>
              </w:rPr>
              <w:t>※</w:t>
            </w:r>
            <w:r w:rsidRPr="00AE3AFA">
              <w:rPr>
                <w:rFonts w:asciiTheme="majorHAnsi" w:hAnsiTheme="majorHAnsi" w:cstheme="majorHAnsi"/>
              </w:rPr>
              <w:t>If there are multiple Conductor end, the operation wi</w:t>
            </w:r>
            <w:r w:rsidR="0050794D" w:rsidRPr="00AE3AFA">
              <w:rPr>
                <w:rFonts w:asciiTheme="majorHAnsi" w:hAnsiTheme="majorHAnsi" w:cstheme="majorHAnsi"/>
              </w:rPr>
              <w:t>ll end until all Conductor end are complete</w:t>
            </w:r>
            <w:r w:rsidRPr="00AE3AFA">
              <w:rPr>
                <w:rFonts w:asciiTheme="majorHAnsi" w:hAnsiTheme="majorHAnsi" w:cstheme="majorHAnsi"/>
              </w:rPr>
              <w:t>.</w:t>
            </w:r>
          </w:p>
        </w:tc>
      </w:tr>
      <w:tr w:rsidR="005C397F" w:rsidRPr="00AE3AFA" w14:paraId="5E39162D" w14:textId="77777777" w:rsidTr="00922C3A">
        <w:tblPrEx>
          <w:tblCellMar>
            <w:left w:w="99" w:type="dxa"/>
            <w:right w:w="99" w:type="dxa"/>
          </w:tblCellMar>
        </w:tblPrEx>
        <w:tc>
          <w:tcPr>
            <w:tcW w:w="2411" w:type="dxa"/>
          </w:tcPr>
          <w:p w14:paraId="289FDE20"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noProof/>
              </w:rPr>
              <w:drawing>
                <wp:inline distT="0" distB="0" distL="0" distR="0" wp14:anchorId="76140171" wp14:editId="78883A6B">
                  <wp:extent cx="1007110" cy="266784"/>
                  <wp:effectExtent l="0" t="0" r="2540" b="0"/>
                  <wp:docPr id="15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2"/>
                          <pic:cNvPicPr>
                            <a:picLocks noChangeAspect="1"/>
                          </pic:cNvPicPr>
                        </pic:nvPicPr>
                        <pic:blipFill rotWithShape="1">
                          <a:blip r:embed="rId17" cstate="print">
                            <a:extLst>
                              <a:ext uri="{28A0092B-C50C-407E-A947-70E740481C1C}">
                                <a14:useLocalDpi xmlns:a14="http://schemas.microsoft.com/office/drawing/2010/main" val="0"/>
                              </a:ext>
                            </a:extLst>
                          </a:blip>
                          <a:srcRect/>
                          <a:stretch/>
                        </pic:blipFill>
                        <pic:spPr>
                          <a:xfrm>
                            <a:off x="0" y="0"/>
                            <a:ext cx="1042025" cy="276033"/>
                          </a:xfrm>
                          <a:prstGeom prst="rect">
                            <a:avLst/>
                          </a:prstGeom>
                        </pic:spPr>
                      </pic:pic>
                    </a:graphicData>
                  </a:graphic>
                </wp:inline>
              </w:drawing>
            </w:r>
          </w:p>
        </w:tc>
        <w:tc>
          <w:tcPr>
            <w:tcW w:w="2126" w:type="dxa"/>
          </w:tcPr>
          <w:p w14:paraId="1819373C"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Conductor pause</w:t>
            </w:r>
          </w:p>
        </w:tc>
        <w:tc>
          <w:tcPr>
            <w:tcW w:w="4387" w:type="dxa"/>
          </w:tcPr>
          <w:p w14:paraId="1A68C8D3"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Pause</w:t>
            </w:r>
            <w:r w:rsidR="0050794D" w:rsidRPr="00AE3AFA">
              <w:rPr>
                <w:rFonts w:asciiTheme="majorHAnsi" w:hAnsiTheme="majorHAnsi" w:cstheme="majorHAnsi"/>
              </w:rPr>
              <w:t>s</w:t>
            </w:r>
            <w:r w:rsidR="00BC0386" w:rsidRPr="00AE3AFA">
              <w:rPr>
                <w:rFonts w:asciiTheme="majorHAnsi" w:hAnsiTheme="majorHAnsi" w:cstheme="majorHAnsi"/>
              </w:rPr>
              <w:t xml:space="preserve"> the work</w:t>
            </w:r>
            <w:r w:rsidRPr="00AE3AFA">
              <w:rPr>
                <w:rFonts w:asciiTheme="majorHAnsi" w:hAnsiTheme="majorHAnsi" w:cstheme="majorHAnsi"/>
              </w:rPr>
              <w:t>flow temporar</w:t>
            </w:r>
            <w:r w:rsidR="009D3D85" w:rsidRPr="00AE3AFA">
              <w:rPr>
                <w:rFonts w:asciiTheme="majorHAnsi" w:hAnsiTheme="majorHAnsi" w:cstheme="majorHAnsi"/>
              </w:rPr>
              <w:t>il</w:t>
            </w:r>
            <w:r w:rsidRPr="00AE3AFA">
              <w:rPr>
                <w:rFonts w:asciiTheme="majorHAnsi" w:hAnsiTheme="majorHAnsi" w:cstheme="majorHAnsi"/>
              </w:rPr>
              <w:t>y.</w:t>
            </w:r>
          </w:p>
          <w:p w14:paraId="40ECF9D4"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 xml:space="preserve">Cancel the pause to move on to next step. </w:t>
            </w:r>
          </w:p>
        </w:tc>
      </w:tr>
      <w:tr w:rsidR="005C397F" w:rsidRPr="00AE3AFA" w14:paraId="610444D9" w14:textId="77777777" w:rsidTr="00922C3A">
        <w:tc>
          <w:tcPr>
            <w:tcW w:w="2411" w:type="dxa"/>
          </w:tcPr>
          <w:p w14:paraId="4F14A639"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noProof/>
              </w:rPr>
              <w:drawing>
                <wp:inline distT="0" distB="0" distL="0" distR="0" wp14:anchorId="1D360A24" wp14:editId="3D2FD6E1">
                  <wp:extent cx="1151467" cy="323218"/>
                  <wp:effectExtent l="0" t="0" r="0" b="635"/>
                  <wp:docPr id="153"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1"/>
                          <pic:cNvPicPr>
                            <a:picLocks noChangeAspect="1"/>
                          </pic:cNvPicPr>
                        </pic:nvPicPr>
                        <pic:blipFill rotWithShape="1">
                          <a:blip r:embed="rId18" cstate="print">
                            <a:extLst>
                              <a:ext uri="{28A0092B-C50C-407E-A947-70E740481C1C}">
                                <a14:useLocalDpi xmlns:a14="http://schemas.microsoft.com/office/drawing/2010/main" val="0"/>
                              </a:ext>
                            </a:extLst>
                          </a:blip>
                          <a:srcRect/>
                          <a:stretch/>
                        </pic:blipFill>
                        <pic:spPr>
                          <a:xfrm>
                            <a:off x="0" y="0"/>
                            <a:ext cx="1180042" cy="331239"/>
                          </a:xfrm>
                          <a:prstGeom prst="rect">
                            <a:avLst/>
                          </a:prstGeom>
                        </pic:spPr>
                      </pic:pic>
                    </a:graphicData>
                  </a:graphic>
                </wp:inline>
              </w:drawing>
            </w:r>
          </w:p>
        </w:tc>
        <w:tc>
          <w:tcPr>
            <w:tcW w:w="2126" w:type="dxa"/>
          </w:tcPr>
          <w:p w14:paraId="6639A56E"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Conductor call</w:t>
            </w:r>
          </w:p>
        </w:tc>
        <w:tc>
          <w:tcPr>
            <w:tcW w:w="4387" w:type="dxa"/>
          </w:tcPr>
          <w:p w14:paraId="4C8C6D2A"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Call</w:t>
            </w:r>
            <w:r w:rsidR="0050794D" w:rsidRPr="00AE3AFA">
              <w:rPr>
                <w:rFonts w:asciiTheme="majorHAnsi" w:hAnsiTheme="majorHAnsi" w:cstheme="majorHAnsi"/>
              </w:rPr>
              <w:t>s</w:t>
            </w:r>
            <w:r w:rsidRPr="00AE3AFA">
              <w:rPr>
                <w:rFonts w:asciiTheme="majorHAnsi" w:hAnsiTheme="majorHAnsi" w:cstheme="majorHAnsi"/>
              </w:rPr>
              <w:t xml:space="preserve"> another register</w:t>
            </w:r>
            <w:r w:rsidR="0050794D" w:rsidRPr="00AE3AFA">
              <w:rPr>
                <w:rFonts w:asciiTheme="majorHAnsi" w:hAnsiTheme="majorHAnsi" w:cstheme="majorHAnsi"/>
              </w:rPr>
              <w:t>ed</w:t>
            </w:r>
            <w:r w:rsidRPr="00AE3AFA">
              <w:rPr>
                <w:rFonts w:asciiTheme="majorHAnsi" w:hAnsiTheme="majorHAnsi" w:cstheme="majorHAnsi"/>
              </w:rPr>
              <w:t xml:space="preserve"> Conductor class and execute</w:t>
            </w:r>
            <w:r w:rsidR="0050794D" w:rsidRPr="00AE3AFA">
              <w:rPr>
                <w:rFonts w:asciiTheme="majorHAnsi" w:hAnsiTheme="majorHAnsi" w:cstheme="majorHAnsi"/>
              </w:rPr>
              <w:t>s</w:t>
            </w:r>
            <w:r w:rsidRPr="00AE3AFA">
              <w:rPr>
                <w:rFonts w:asciiTheme="majorHAnsi" w:hAnsiTheme="majorHAnsi" w:cstheme="majorHAnsi"/>
              </w:rPr>
              <w:t xml:space="preserve"> it. </w:t>
            </w:r>
          </w:p>
          <w:p w14:paraId="4244B5EE" w14:textId="77777777" w:rsidR="00612185" w:rsidRPr="00AE3AFA" w:rsidRDefault="00612185" w:rsidP="002A4A15">
            <w:pPr>
              <w:pStyle w:val="a8"/>
              <w:ind w:leftChars="0" w:left="105" w:hangingChars="50" w:hanging="105"/>
              <w:rPr>
                <w:rFonts w:asciiTheme="majorHAnsi" w:hAnsiTheme="majorHAnsi" w:cstheme="majorHAnsi"/>
              </w:rPr>
            </w:pPr>
            <w:r w:rsidRPr="00AE3AFA">
              <w:rPr>
                <w:rFonts w:ascii="ＭＳ ゴシック" w:eastAsia="ＭＳ ゴシック" w:hAnsi="ＭＳ ゴシック" w:cs="ＭＳ ゴシック" w:hint="eastAsia"/>
              </w:rPr>
              <w:t>※</w:t>
            </w:r>
            <w:r w:rsidR="002A4A15" w:rsidRPr="00AE3AFA">
              <w:rPr>
                <w:rFonts w:asciiTheme="majorHAnsi" w:hAnsiTheme="majorHAnsi" w:cstheme="majorHAnsi"/>
              </w:rPr>
              <w:t>When original Conductor shuts down with error, Conductor executes process as normal call and does not have effect on original status.</w:t>
            </w:r>
          </w:p>
        </w:tc>
      </w:tr>
      <w:tr w:rsidR="005C397F" w:rsidRPr="00AE3AFA" w14:paraId="7E93BD1A" w14:textId="77777777" w:rsidTr="00922C3A">
        <w:tblPrEx>
          <w:tblCellMar>
            <w:left w:w="99" w:type="dxa"/>
            <w:right w:w="99" w:type="dxa"/>
          </w:tblCellMar>
        </w:tblPrEx>
        <w:tc>
          <w:tcPr>
            <w:tcW w:w="2411" w:type="dxa"/>
          </w:tcPr>
          <w:p w14:paraId="7BD22D6B"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noProof/>
              </w:rPr>
              <w:drawing>
                <wp:inline distT="0" distB="0" distL="0" distR="0" wp14:anchorId="6F533A5F" wp14:editId="66F33709">
                  <wp:extent cx="1276350" cy="809625"/>
                  <wp:effectExtent l="0" t="0" r="0" b="9525"/>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6546" cy="809749"/>
                          </a:xfrm>
                          <a:prstGeom prst="rect">
                            <a:avLst/>
                          </a:prstGeom>
                        </pic:spPr>
                      </pic:pic>
                    </a:graphicData>
                  </a:graphic>
                </wp:inline>
              </w:drawing>
            </w:r>
          </w:p>
        </w:tc>
        <w:tc>
          <w:tcPr>
            <w:tcW w:w="2126" w:type="dxa"/>
          </w:tcPr>
          <w:p w14:paraId="492553FD"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Conditional branch</w:t>
            </w:r>
          </w:p>
        </w:tc>
        <w:tc>
          <w:tcPr>
            <w:tcW w:w="4387" w:type="dxa"/>
          </w:tcPr>
          <w:p w14:paraId="3813DCF7"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 xml:space="preserve">Branch process according to the result of “Movement” and “Conductor call” that the Node connects to. </w:t>
            </w:r>
          </w:p>
          <w:p w14:paraId="6D10B137"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Status that can be specified is as follows.</w:t>
            </w:r>
          </w:p>
          <w:p w14:paraId="346B81BE" w14:textId="77777777" w:rsidR="005C397F" w:rsidRPr="00AE3AFA" w:rsidRDefault="005C397F" w:rsidP="00922C3A">
            <w:pPr>
              <w:pStyle w:val="a8"/>
              <w:ind w:leftChars="0" w:left="0"/>
              <w:rPr>
                <w:rFonts w:asciiTheme="majorHAnsi" w:hAnsiTheme="majorHAnsi" w:cstheme="majorHAnsi"/>
                <w:sz w:val="20"/>
              </w:rPr>
            </w:pPr>
            <w:r w:rsidRPr="00AE3AFA">
              <w:rPr>
                <w:rFonts w:asciiTheme="majorHAnsi" w:hAnsiTheme="majorHAnsi" w:cstheme="majorHAnsi"/>
                <w:sz w:val="20"/>
              </w:rPr>
              <w:t>・</w:t>
            </w:r>
            <w:r w:rsidRPr="00AE3AFA">
              <w:rPr>
                <w:rFonts w:asciiTheme="majorHAnsi" w:hAnsiTheme="majorHAnsi" w:cstheme="majorHAnsi"/>
                <w:sz w:val="20"/>
              </w:rPr>
              <w:t>Normal end</w:t>
            </w:r>
          </w:p>
          <w:p w14:paraId="1B5D2C1E" w14:textId="77777777" w:rsidR="005C397F" w:rsidRPr="00AE3AFA" w:rsidRDefault="005C397F" w:rsidP="00922C3A">
            <w:pPr>
              <w:pStyle w:val="a8"/>
              <w:ind w:leftChars="0" w:left="0"/>
              <w:rPr>
                <w:rFonts w:asciiTheme="majorHAnsi" w:hAnsiTheme="majorHAnsi" w:cstheme="majorHAnsi"/>
                <w:sz w:val="20"/>
              </w:rPr>
            </w:pPr>
            <w:r w:rsidRPr="00AE3AFA">
              <w:rPr>
                <w:rFonts w:asciiTheme="majorHAnsi" w:hAnsiTheme="majorHAnsi" w:cstheme="majorHAnsi"/>
                <w:sz w:val="20"/>
              </w:rPr>
              <w:t>・</w:t>
            </w:r>
            <w:r w:rsidRPr="00AE3AFA">
              <w:rPr>
                <w:rFonts w:asciiTheme="majorHAnsi" w:hAnsiTheme="majorHAnsi" w:cstheme="majorHAnsi"/>
                <w:sz w:val="20"/>
              </w:rPr>
              <w:t>Abnormal end</w:t>
            </w:r>
          </w:p>
          <w:p w14:paraId="6072496C" w14:textId="77777777" w:rsidR="005C397F" w:rsidRPr="00AE3AFA" w:rsidRDefault="005C397F" w:rsidP="00922C3A">
            <w:pPr>
              <w:pStyle w:val="a8"/>
              <w:ind w:leftChars="0" w:left="0"/>
              <w:rPr>
                <w:rFonts w:asciiTheme="majorHAnsi" w:hAnsiTheme="majorHAnsi" w:cstheme="majorHAnsi"/>
                <w:sz w:val="20"/>
              </w:rPr>
            </w:pPr>
            <w:r w:rsidRPr="00AE3AFA">
              <w:rPr>
                <w:rFonts w:asciiTheme="majorHAnsi" w:hAnsiTheme="majorHAnsi" w:cstheme="majorHAnsi"/>
                <w:sz w:val="20"/>
              </w:rPr>
              <w:t>・</w:t>
            </w:r>
            <w:r w:rsidRPr="00AE3AFA">
              <w:rPr>
                <w:rFonts w:asciiTheme="majorHAnsi" w:hAnsiTheme="majorHAnsi" w:cstheme="majorHAnsi"/>
                <w:sz w:val="20"/>
              </w:rPr>
              <w:t>Emergency stop</w:t>
            </w:r>
          </w:p>
          <w:p w14:paraId="1B779BDD" w14:textId="77777777" w:rsidR="005C397F" w:rsidRPr="00AE3AFA" w:rsidRDefault="005C397F" w:rsidP="00922C3A">
            <w:pPr>
              <w:pStyle w:val="a8"/>
              <w:ind w:leftChars="0" w:left="0"/>
              <w:rPr>
                <w:rFonts w:asciiTheme="majorHAnsi" w:hAnsiTheme="majorHAnsi" w:cstheme="majorHAnsi"/>
                <w:sz w:val="20"/>
              </w:rPr>
            </w:pPr>
            <w:r w:rsidRPr="00AE3AFA">
              <w:rPr>
                <w:rFonts w:asciiTheme="majorHAnsi" w:hAnsiTheme="majorHAnsi" w:cstheme="majorHAnsi"/>
                <w:sz w:val="20"/>
              </w:rPr>
              <w:t>・</w:t>
            </w:r>
            <w:r w:rsidRPr="00AE3AFA">
              <w:rPr>
                <w:rFonts w:asciiTheme="majorHAnsi" w:hAnsiTheme="majorHAnsi" w:cstheme="majorHAnsi"/>
                <w:sz w:val="20"/>
              </w:rPr>
              <w:t>Preparation error</w:t>
            </w:r>
          </w:p>
          <w:p w14:paraId="56A328C7" w14:textId="77777777" w:rsidR="005C397F" w:rsidRPr="00AE3AFA" w:rsidRDefault="005C397F" w:rsidP="00922C3A">
            <w:pPr>
              <w:pStyle w:val="a8"/>
              <w:ind w:leftChars="0" w:left="0"/>
              <w:rPr>
                <w:rFonts w:asciiTheme="majorHAnsi" w:hAnsiTheme="majorHAnsi" w:cstheme="majorHAnsi"/>
                <w:sz w:val="20"/>
              </w:rPr>
            </w:pPr>
            <w:r w:rsidRPr="00AE3AFA">
              <w:rPr>
                <w:rFonts w:asciiTheme="majorHAnsi" w:hAnsiTheme="majorHAnsi" w:cstheme="majorHAnsi"/>
                <w:sz w:val="20"/>
              </w:rPr>
              <w:t>・</w:t>
            </w:r>
            <w:r w:rsidRPr="00AE3AFA">
              <w:rPr>
                <w:rFonts w:asciiTheme="majorHAnsi" w:hAnsiTheme="majorHAnsi" w:cstheme="majorHAnsi"/>
                <w:sz w:val="20"/>
              </w:rPr>
              <w:t>Unexpected error</w:t>
            </w:r>
          </w:p>
          <w:p w14:paraId="4C603CAC" w14:textId="77777777" w:rsidR="005C397F" w:rsidRPr="00AE3AFA" w:rsidRDefault="005C397F" w:rsidP="00922C3A">
            <w:pPr>
              <w:pStyle w:val="a8"/>
              <w:ind w:leftChars="0" w:left="0"/>
              <w:rPr>
                <w:rFonts w:asciiTheme="majorHAnsi" w:hAnsiTheme="majorHAnsi" w:cstheme="majorHAnsi"/>
                <w:sz w:val="20"/>
              </w:rPr>
            </w:pPr>
            <w:r w:rsidRPr="00AE3AFA">
              <w:rPr>
                <w:rFonts w:asciiTheme="majorHAnsi" w:hAnsiTheme="majorHAnsi" w:cstheme="majorHAnsi"/>
                <w:sz w:val="20"/>
              </w:rPr>
              <w:t>・</w:t>
            </w:r>
            <w:r w:rsidRPr="00AE3AFA">
              <w:rPr>
                <w:rFonts w:asciiTheme="majorHAnsi" w:hAnsiTheme="majorHAnsi" w:cstheme="majorHAnsi"/>
                <w:sz w:val="20"/>
              </w:rPr>
              <w:t>SKIP complete</w:t>
            </w:r>
          </w:p>
          <w:p w14:paraId="23047F48" w14:textId="77777777" w:rsidR="00612185" w:rsidRPr="00AE3AFA" w:rsidRDefault="00612185" w:rsidP="00922C3A">
            <w:pPr>
              <w:pStyle w:val="a8"/>
              <w:ind w:leftChars="0" w:left="0"/>
              <w:rPr>
                <w:rFonts w:asciiTheme="majorHAnsi" w:hAnsiTheme="majorHAnsi" w:cstheme="majorHAnsi"/>
              </w:rPr>
            </w:pPr>
            <w:r w:rsidRPr="00AE3AFA">
              <w:rPr>
                <w:rFonts w:asciiTheme="majorHAnsi" w:hAnsiTheme="majorHAnsi" w:cstheme="majorHAnsi"/>
                <w:sz w:val="20"/>
              </w:rPr>
              <w:t>・</w:t>
            </w:r>
            <w:r w:rsidRPr="00AE3AFA">
              <w:rPr>
                <w:rFonts w:asciiTheme="majorHAnsi" w:hAnsiTheme="majorHAnsi" w:cstheme="majorHAnsi"/>
                <w:sz w:val="20"/>
              </w:rPr>
              <w:t>Warning end</w:t>
            </w:r>
          </w:p>
        </w:tc>
      </w:tr>
      <w:tr w:rsidR="005C397F" w:rsidRPr="00AE3AFA" w14:paraId="447E93D6" w14:textId="77777777" w:rsidTr="00922C3A">
        <w:tblPrEx>
          <w:tblCellMar>
            <w:left w:w="99" w:type="dxa"/>
            <w:right w:w="99" w:type="dxa"/>
          </w:tblCellMar>
        </w:tblPrEx>
        <w:tc>
          <w:tcPr>
            <w:tcW w:w="2411" w:type="dxa"/>
          </w:tcPr>
          <w:p w14:paraId="04CA8762"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noProof/>
              </w:rPr>
              <w:lastRenderedPageBreak/>
              <w:drawing>
                <wp:inline distT="0" distB="0" distL="0" distR="0" wp14:anchorId="1B933D19" wp14:editId="7A9B9FFA">
                  <wp:extent cx="677334" cy="560001"/>
                  <wp:effectExtent l="0" t="0" r="8890" b="0"/>
                  <wp:docPr id="155"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69"/>
                          <pic:cNvPicPr>
                            <a:picLocks noChangeAspect="1"/>
                          </pic:cNvPicPr>
                        </pic:nvPicPr>
                        <pic:blipFill rotWithShape="1">
                          <a:blip r:embed="rId20" cstate="print">
                            <a:extLst>
                              <a:ext uri="{28A0092B-C50C-407E-A947-70E740481C1C}">
                                <a14:useLocalDpi xmlns:a14="http://schemas.microsoft.com/office/drawing/2010/main" val="0"/>
                              </a:ext>
                            </a:extLst>
                          </a:blip>
                          <a:srcRect/>
                          <a:stretch/>
                        </pic:blipFill>
                        <pic:spPr>
                          <a:xfrm>
                            <a:off x="0" y="0"/>
                            <a:ext cx="685388" cy="566660"/>
                          </a:xfrm>
                          <a:prstGeom prst="rect">
                            <a:avLst/>
                          </a:prstGeom>
                        </pic:spPr>
                      </pic:pic>
                    </a:graphicData>
                  </a:graphic>
                </wp:inline>
              </w:drawing>
            </w:r>
          </w:p>
        </w:tc>
        <w:tc>
          <w:tcPr>
            <w:tcW w:w="2126" w:type="dxa"/>
          </w:tcPr>
          <w:p w14:paraId="68B874AB"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Parallel branch</w:t>
            </w:r>
          </w:p>
        </w:tc>
        <w:tc>
          <w:tcPr>
            <w:tcW w:w="4387" w:type="dxa"/>
          </w:tcPr>
          <w:p w14:paraId="0760BB90"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 xml:space="preserve">Execute “Movement” or “Conductor call” in </w:t>
            </w:r>
            <w:r w:rsidRPr="00AE3AFA">
              <w:rPr>
                <w:rFonts w:asciiTheme="majorHAnsi" w:hAnsiTheme="majorHAnsi" w:cstheme="majorHAnsi"/>
                <w:color w:val="222222"/>
                <w:shd w:val="clear" w:color="auto" w:fill="FFFFFF"/>
              </w:rPr>
              <w:t>parallel</w:t>
            </w:r>
            <w:r w:rsidRPr="00AE3AFA">
              <w:rPr>
                <w:rFonts w:asciiTheme="majorHAnsi" w:hAnsiTheme="majorHAnsi" w:cstheme="majorHAnsi"/>
              </w:rPr>
              <w:t>.</w:t>
            </w:r>
          </w:p>
          <w:p w14:paraId="250824F5" w14:textId="77777777" w:rsidR="005C397F" w:rsidRPr="00AE3AFA" w:rsidRDefault="005C397F" w:rsidP="00922C3A">
            <w:pPr>
              <w:pStyle w:val="a8"/>
              <w:ind w:leftChars="0" w:left="0"/>
              <w:rPr>
                <w:rFonts w:asciiTheme="majorHAnsi" w:hAnsiTheme="majorHAnsi" w:cstheme="majorHAnsi"/>
              </w:rPr>
            </w:pPr>
            <w:r w:rsidRPr="00AE3AFA">
              <w:rPr>
                <w:rFonts w:ascii="ＭＳ ゴシック" w:eastAsia="ＭＳ ゴシック" w:hAnsi="ＭＳ ゴシック" w:cs="ＭＳ ゴシック" w:hint="eastAsia"/>
              </w:rPr>
              <w:t>※</w:t>
            </w:r>
            <w:r w:rsidRPr="00AE3AFA">
              <w:rPr>
                <w:rFonts w:asciiTheme="majorHAnsi" w:hAnsiTheme="majorHAnsi" w:cstheme="majorHAnsi"/>
              </w:rPr>
              <w:t xml:space="preserve">The maximum parallel process number depends on the configuration and server spec of ITA. </w:t>
            </w:r>
          </w:p>
        </w:tc>
      </w:tr>
      <w:tr w:rsidR="005C397F" w:rsidRPr="00AE3AFA" w14:paraId="666CD247" w14:textId="77777777" w:rsidTr="00922C3A">
        <w:tblPrEx>
          <w:tblCellMar>
            <w:left w:w="99" w:type="dxa"/>
            <w:right w:w="99" w:type="dxa"/>
          </w:tblCellMar>
        </w:tblPrEx>
        <w:tc>
          <w:tcPr>
            <w:tcW w:w="2411" w:type="dxa"/>
          </w:tcPr>
          <w:p w14:paraId="46FA417F"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noProof/>
              </w:rPr>
              <w:drawing>
                <wp:inline distT="0" distB="0" distL="0" distR="0" wp14:anchorId="3F5526FE" wp14:editId="40C5AAC7">
                  <wp:extent cx="889000" cy="509324"/>
                  <wp:effectExtent l="0" t="0" r="6350" b="5080"/>
                  <wp:docPr id="156"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0"/>
                          <pic:cNvPicPr>
                            <a:picLocks noChangeAspect="1"/>
                          </pic:cNvPicPr>
                        </pic:nvPicPr>
                        <pic:blipFill rotWithShape="1">
                          <a:blip r:embed="rId21" cstate="print">
                            <a:extLst>
                              <a:ext uri="{28A0092B-C50C-407E-A947-70E740481C1C}">
                                <a14:useLocalDpi xmlns:a14="http://schemas.microsoft.com/office/drawing/2010/main" val="0"/>
                              </a:ext>
                            </a:extLst>
                          </a:blip>
                          <a:srcRect/>
                          <a:stretch/>
                        </pic:blipFill>
                        <pic:spPr>
                          <a:xfrm>
                            <a:off x="0" y="0"/>
                            <a:ext cx="900708" cy="516032"/>
                          </a:xfrm>
                          <a:prstGeom prst="rect">
                            <a:avLst/>
                          </a:prstGeom>
                        </pic:spPr>
                      </pic:pic>
                    </a:graphicData>
                  </a:graphic>
                </wp:inline>
              </w:drawing>
            </w:r>
          </w:p>
        </w:tc>
        <w:tc>
          <w:tcPr>
            <w:tcW w:w="2126" w:type="dxa"/>
          </w:tcPr>
          <w:p w14:paraId="09AF8D4A"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Parallel merge</w:t>
            </w:r>
          </w:p>
        </w:tc>
        <w:tc>
          <w:tcPr>
            <w:tcW w:w="4387" w:type="dxa"/>
          </w:tcPr>
          <w:p w14:paraId="2ECC15CB"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 xml:space="preserve">Execute all process when all Nodes connected to this Node are finished. </w:t>
            </w:r>
          </w:p>
        </w:tc>
      </w:tr>
      <w:tr w:rsidR="00612185" w:rsidRPr="00AE3AFA" w14:paraId="3984ABE7" w14:textId="77777777" w:rsidTr="00612185">
        <w:trPr>
          <w:trHeight w:val="1095"/>
        </w:trPr>
        <w:tc>
          <w:tcPr>
            <w:tcW w:w="2411" w:type="dxa"/>
          </w:tcPr>
          <w:p w14:paraId="77CBDD35" w14:textId="77777777" w:rsidR="00612185" w:rsidRPr="00AE3AFA" w:rsidRDefault="00612185" w:rsidP="00922C3A">
            <w:pPr>
              <w:pStyle w:val="a8"/>
              <w:ind w:leftChars="0" w:left="0"/>
              <w:rPr>
                <w:rFonts w:asciiTheme="majorHAnsi" w:hAnsiTheme="majorHAnsi" w:cstheme="majorHAnsi"/>
                <w:noProof/>
              </w:rPr>
            </w:pPr>
            <w:r w:rsidRPr="00AE3AFA">
              <w:rPr>
                <w:rFonts w:asciiTheme="majorHAnsi" w:hAnsiTheme="majorHAnsi" w:cstheme="majorHAnsi"/>
                <w:noProof/>
              </w:rPr>
              <w:drawing>
                <wp:inline distT="0" distB="0" distL="0" distR="0" wp14:anchorId="7A355939" wp14:editId="6BACE41A">
                  <wp:extent cx="1032934" cy="547125"/>
                  <wp:effectExtent l="0" t="0" r="0" b="5715"/>
                  <wp:docPr id="45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rotWithShape="1">
                          <a:blip r:embed="rId22" cstate="print">
                            <a:extLst>
                              <a:ext uri="{28A0092B-C50C-407E-A947-70E740481C1C}">
                                <a14:useLocalDpi xmlns:a14="http://schemas.microsoft.com/office/drawing/2010/main" val="0"/>
                              </a:ext>
                            </a:extLst>
                          </a:blip>
                          <a:srcRect/>
                          <a:stretch/>
                        </pic:blipFill>
                        <pic:spPr>
                          <a:xfrm>
                            <a:off x="0" y="0"/>
                            <a:ext cx="1046508" cy="554315"/>
                          </a:xfrm>
                          <a:prstGeom prst="rect">
                            <a:avLst/>
                          </a:prstGeom>
                        </pic:spPr>
                      </pic:pic>
                    </a:graphicData>
                  </a:graphic>
                </wp:inline>
              </w:drawing>
            </w:r>
          </w:p>
        </w:tc>
        <w:tc>
          <w:tcPr>
            <w:tcW w:w="2126" w:type="dxa"/>
          </w:tcPr>
          <w:p w14:paraId="62F23E47" w14:textId="77777777" w:rsidR="00612185" w:rsidRPr="00AE3AFA" w:rsidRDefault="00612185" w:rsidP="00922C3A">
            <w:pPr>
              <w:pStyle w:val="a8"/>
              <w:ind w:leftChars="0" w:left="0"/>
              <w:rPr>
                <w:rFonts w:asciiTheme="majorHAnsi" w:hAnsiTheme="majorHAnsi" w:cstheme="majorHAnsi"/>
              </w:rPr>
            </w:pPr>
            <w:r w:rsidRPr="00AE3AFA">
              <w:rPr>
                <w:rFonts w:asciiTheme="majorHAnsi" w:hAnsiTheme="majorHAnsi" w:cstheme="majorHAnsi"/>
              </w:rPr>
              <w:t>Status file branch</w:t>
            </w:r>
          </w:p>
        </w:tc>
        <w:tc>
          <w:tcPr>
            <w:tcW w:w="4387" w:type="dxa"/>
          </w:tcPr>
          <w:p w14:paraId="024C05BC" w14:textId="77777777" w:rsidR="00612185" w:rsidRPr="00AE3AFA" w:rsidRDefault="002A4A15" w:rsidP="002A4A15">
            <w:pPr>
              <w:pStyle w:val="a8"/>
              <w:ind w:leftChars="0" w:left="0"/>
              <w:rPr>
                <w:rFonts w:asciiTheme="majorHAnsi" w:hAnsiTheme="majorHAnsi" w:cstheme="majorHAnsi"/>
              </w:rPr>
            </w:pPr>
            <w:r w:rsidRPr="00AE3AFA">
              <w:rPr>
                <w:rFonts w:asciiTheme="majorHAnsi" w:hAnsiTheme="majorHAnsi" w:cstheme="majorHAnsi"/>
              </w:rPr>
              <w:t xml:space="preserve">Branches off process based on results of work directory of Movement file. </w:t>
            </w:r>
          </w:p>
        </w:tc>
      </w:tr>
      <w:tr w:rsidR="005C397F" w:rsidRPr="00AE3AFA" w14:paraId="142297CC" w14:textId="77777777" w:rsidTr="00922C3A">
        <w:tc>
          <w:tcPr>
            <w:tcW w:w="2411" w:type="dxa"/>
          </w:tcPr>
          <w:p w14:paraId="31C39603"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noProof/>
              </w:rPr>
              <w:drawing>
                <wp:inline distT="0" distB="0" distL="0" distR="0" wp14:anchorId="62B7B826" wp14:editId="3D2069A3">
                  <wp:extent cx="1134533" cy="1439545"/>
                  <wp:effectExtent l="0" t="0" r="8890" b="8255"/>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1149964" cy="1459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26" w:type="dxa"/>
          </w:tcPr>
          <w:p w14:paraId="375EBA72"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Movement</w:t>
            </w:r>
          </w:p>
        </w:tc>
        <w:tc>
          <w:tcPr>
            <w:tcW w:w="4387" w:type="dxa"/>
          </w:tcPr>
          <w:p w14:paraId="48237A96"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Execute Movement</w:t>
            </w:r>
          </w:p>
        </w:tc>
      </w:tr>
    </w:tbl>
    <w:p w14:paraId="0E2635A5" w14:textId="77777777" w:rsidR="005C397F" w:rsidRPr="00AE3AFA" w:rsidRDefault="005C397F" w:rsidP="005C397F">
      <w:pPr>
        <w:rPr>
          <w:rFonts w:asciiTheme="majorHAnsi" w:hAnsiTheme="majorHAnsi" w:cstheme="majorHAnsi"/>
        </w:rPr>
      </w:pPr>
    </w:p>
    <w:p w14:paraId="6AE4A7D2" w14:textId="77777777" w:rsidR="005C397F" w:rsidRPr="00AE3AFA" w:rsidRDefault="005C397F" w:rsidP="005C397F">
      <w:pPr>
        <w:widowControl/>
        <w:jc w:val="left"/>
        <w:rPr>
          <w:rFonts w:asciiTheme="majorHAnsi" w:hAnsiTheme="majorHAnsi" w:cstheme="majorHAnsi"/>
        </w:rPr>
      </w:pPr>
    </w:p>
    <w:p w14:paraId="61071BEC" w14:textId="77777777" w:rsidR="005C397F" w:rsidRPr="00AE3AFA" w:rsidRDefault="009D3D85" w:rsidP="005C397F">
      <w:pPr>
        <w:ind w:leftChars="405" w:left="850"/>
        <w:rPr>
          <w:rFonts w:asciiTheme="majorHAnsi" w:hAnsiTheme="majorHAnsi" w:cstheme="majorHAnsi"/>
        </w:rPr>
      </w:pPr>
      <w:r w:rsidRPr="00AE3AFA">
        <w:rPr>
          <w:rFonts w:asciiTheme="majorHAnsi" w:hAnsiTheme="majorHAnsi" w:cstheme="majorHAnsi"/>
        </w:rPr>
        <w:t>The following section lists the different restrictions for using Nodes.</w:t>
      </w:r>
    </w:p>
    <w:p w14:paraId="68C717A8" w14:textId="77777777" w:rsidR="009D3D85" w:rsidRPr="00AE3AFA" w:rsidRDefault="009D3D85" w:rsidP="005C397F">
      <w:pPr>
        <w:ind w:leftChars="405" w:left="850"/>
        <w:rPr>
          <w:rFonts w:asciiTheme="majorHAnsi" w:hAnsiTheme="majorHAnsi" w:cstheme="majorHAnsi"/>
        </w:rPr>
      </w:pPr>
    </w:p>
    <w:p w14:paraId="38E36997" w14:textId="77777777" w:rsidR="005C397F" w:rsidRPr="00AE3AFA" w:rsidRDefault="005C397F" w:rsidP="009D3D85">
      <w:pPr>
        <w:ind w:leftChars="405" w:left="850" w:firstLine="830"/>
        <w:jc w:val="center"/>
        <w:rPr>
          <w:rFonts w:asciiTheme="majorHAnsi" w:hAnsiTheme="majorHAnsi" w:cstheme="majorHAnsi"/>
        </w:rPr>
      </w:pPr>
      <w:r w:rsidRPr="00AE3AFA">
        <w:rPr>
          <w:rFonts w:asciiTheme="majorHAnsi" w:hAnsiTheme="majorHAnsi" w:cstheme="majorHAnsi"/>
        </w:rPr>
        <w:t>IN/OUT of all Node</w:t>
      </w:r>
      <w:r w:rsidR="009D3D85" w:rsidRPr="00AE3AFA">
        <w:rPr>
          <w:rFonts w:asciiTheme="majorHAnsi" w:hAnsiTheme="majorHAnsi" w:cstheme="majorHAnsi"/>
        </w:rPr>
        <w:t>s have to be connected.</w:t>
      </w:r>
    </w:p>
    <w:p w14:paraId="07568C5E" w14:textId="77777777" w:rsidR="005C397F" w:rsidRPr="00AE3AFA" w:rsidRDefault="005C397F" w:rsidP="009D3D85">
      <w:pPr>
        <w:ind w:leftChars="405" w:left="850"/>
        <w:jc w:val="center"/>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869696" behindDoc="0" locked="0" layoutInCell="1" allowOverlap="1" wp14:anchorId="1F817845" wp14:editId="44EFB1AD">
                <wp:simplePos x="0" y="0"/>
                <wp:positionH relativeFrom="column">
                  <wp:posOffset>3879388</wp:posOffset>
                </wp:positionH>
                <wp:positionV relativeFrom="paragraph">
                  <wp:posOffset>127289</wp:posOffset>
                </wp:positionV>
                <wp:extent cx="796637" cy="436419"/>
                <wp:effectExtent l="0" t="0" r="22860" b="20955"/>
                <wp:wrapNone/>
                <wp:docPr id="133" name="正方形/長方形 133"/>
                <wp:cNvGraphicFramePr/>
                <a:graphic xmlns:a="http://schemas.openxmlformats.org/drawingml/2006/main">
                  <a:graphicData uri="http://schemas.microsoft.com/office/word/2010/wordprocessingShape">
                    <wps:wsp>
                      <wps:cNvSpPr/>
                      <wps:spPr>
                        <a:xfrm>
                          <a:off x="0" y="0"/>
                          <a:ext cx="796637" cy="4364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FD3888" id="正方形/長方形 133" o:spid="_x0000_s1026" style="position:absolute;left:0;text-align:left;margin-left:305.45pt;margin-top:10pt;width:62.75pt;height:34.35pt;z-index:25186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" filled="f" strokecolor="red" strokeweight="2pt"/>
            </w:pict>
          </mc:Fallback>
        </mc:AlternateContent>
      </w:r>
      <w:r w:rsidRPr="00AE3AFA">
        <w:rPr>
          <w:rFonts w:asciiTheme="majorHAnsi" w:hAnsiTheme="majorHAnsi" w:cstheme="majorHAnsi"/>
          <w:noProof/>
        </w:rPr>
        <mc:AlternateContent>
          <mc:Choice Requires="wps">
            <w:drawing>
              <wp:anchor distT="0" distB="0" distL="114300" distR="114300" simplePos="0" relativeHeight="251868672" behindDoc="0" locked="0" layoutInCell="1" allowOverlap="1" wp14:anchorId="3A80260B" wp14:editId="614058EC">
                <wp:simplePos x="0" y="0"/>
                <wp:positionH relativeFrom="column">
                  <wp:posOffset>1968442</wp:posOffset>
                </wp:positionH>
                <wp:positionV relativeFrom="paragraph">
                  <wp:posOffset>147955</wp:posOffset>
                </wp:positionV>
                <wp:extent cx="602673" cy="436419"/>
                <wp:effectExtent l="0" t="0" r="26035" b="20955"/>
                <wp:wrapNone/>
                <wp:docPr id="134" name="正方形/長方形 134"/>
                <wp:cNvGraphicFramePr/>
                <a:graphic xmlns:a="http://schemas.openxmlformats.org/drawingml/2006/main">
                  <a:graphicData uri="http://schemas.microsoft.com/office/word/2010/wordprocessingShape">
                    <wps:wsp>
                      <wps:cNvSpPr/>
                      <wps:spPr>
                        <a:xfrm>
                          <a:off x="0" y="0"/>
                          <a:ext cx="602673" cy="4364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DC1C6C" id="正方形/長方形 134" o:spid="_x0000_s1026" style="position:absolute;left:0;text-align:left;margin-left:155pt;margin-top:11.65pt;width:47.45pt;height:34.35pt;z-index:25186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" filled="f" strokecolor="red" strokeweight="2pt"/>
            </w:pict>
          </mc:Fallback>
        </mc:AlternateContent>
      </w:r>
      <w:r w:rsidRPr="00AE3AFA">
        <w:rPr>
          <w:rFonts w:asciiTheme="majorHAnsi" w:hAnsiTheme="majorHAnsi" w:cstheme="majorHAnsi"/>
          <w:noProof/>
        </w:rPr>
        <w:drawing>
          <wp:inline distT="0" distB="0" distL="0" distR="0" wp14:anchorId="7CA04945" wp14:editId="2C27DFB8">
            <wp:extent cx="4412672" cy="705485"/>
            <wp:effectExtent l="0" t="0" r="6985" b="0"/>
            <wp:docPr id="158" name="図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4420453" cy="706729"/>
                    </a:xfrm>
                    <a:prstGeom prst="rect">
                      <a:avLst/>
                    </a:prstGeom>
                    <a:ln>
                      <a:noFill/>
                    </a:ln>
                    <a:extLst>
                      <a:ext uri="{53640926-AAD7-44D8-BBD7-CCE9431645EC}">
                        <a14:shadowObscured xmlns:a14="http://schemas.microsoft.com/office/drawing/2010/main"/>
                      </a:ext>
                    </a:extLst>
                  </pic:spPr>
                </pic:pic>
              </a:graphicData>
            </a:graphic>
          </wp:inline>
        </w:drawing>
      </w:r>
    </w:p>
    <w:p w14:paraId="1E53A2B4" w14:textId="15A4A253" w:rsidR="005C397F" w:rsidRPr="00AE3AFA" w:rsidRDefault="005C397F" w:rsidP="009D3D85">
      <w:pPr>
        <w:ind w:leftChars="405" w:left="850"/>
        <w:jc w:val="center"/>
        <w:rPr>
          <w:rFonts w:asciiTheme="majorHAnsi" w:hAnsiTheme="majorHAnsi" w:cstheme="majorHAnsi"/>
          <w:b/>
        </w:rPr>
      </w:pPr>
      <w:r w:rsidRPr="00AE3AFA">
        <w:rPr>
          <w:rFonts w:asciiTheme="majorHAnsi" w:hAnsiTheme="majorHAnsi" w:cstheme="majorHAnsi"/>
          <w:b/>
        </w:rPr>
        <w:t xml:space="preserve">Figure </w:t>
      </w:r>
      <w:r w:rsidRPr="00AE3AFA">
        <w:rPr>
          <w:rFonts w:asciiTheme="majorHAnsi" w:hAnsiTheme="majorHAnsi" w:cstheme="majorHAnsi"/>
          <w:b/>
        </w:rPr>
        <w:fldChar w:fldCharType="begin"/>
      </w:r>
      <w:r w:rsidRPr="00AE3AFA">
        <w:rPr>
          <w:rFonts w:asciiTheme="majorHAnsi" w:hAnsiTheme="majorHAnsi" w:cstheme="majorHAnsi"/>
          <w:b/>
        </w:rPr>
        <w:instrText xml:space="preserve"> STYLEREF 2 \s </w:instrText>
      </w:r>
      <w:r w:rsidRPr="00AE3AFA">
        <w:rPr>
          <w:rFonts w:asciiTheme="majorHAnsi" w:hAnsiTheme="majorHAnsi" w:cstheme="majorHAnsi"/>
          <w:b/>
        </w:rPr>
        <w:fldChar w:fldCharType="separate"/>
      </w:r>
      <w:r w:rsidR="00A6356E">
        <w:rPr>
          <w:rFonts w:asciiTheme="majorHAnsi" w:hAnsiTheme="majorHAnsi" w:cstheme="majorHAnsi"/>
          <w:b/>
          <w:noProof/>
        </w:rPr>
        <w:t>4.1</w:t>
      </w:r>
      <w:r w:rsidRPr="00AE3AFA">
        <w:rPr>
          <w:rFonts w:asciiTheme="majorHAnsi" w:hAnsiTheme="majorHAnsi" w:cstheme="majorHAnsi"/>
          <w:b/>
        </w:rPr>
        <w:fldChar w:fldCharType="end"/>
      </w:r>
      <w:r w:rsidRPr="00AE3AFA">
        <w:rPr>
          <w:rFonts w:asciiTheme="majorHAnsi" w:hAnsiTheme="majorHAnsi" w:cstheme="majorHAnsi"/>
          <w:b/>
        </w:rPr>
        <w:noBreakHyphen/>
      </w:r>
      <w:r w:rsidR="00612185" w:rsidRPr="00AE3AFA">
        <w:rPr>
          <w:rFonts w:asciiTheme="majorHAnsi" w:hAnsiTheme="majorHAnsi" w:cstheme="majorHAnsi"/>
          <w:b/>
        </w:rPr>
        <w:t>5</w:t>
      </w:r>
      <w:r w:rsidRPr="00AE3AFA">
        <w:rPr>
          <w:rFonts w:asciiTheme="majorHAnsi" w:hAnsiTheme="majorHAnsi" w:cstheme="majorHAnsi"/>
          <w:b/>
        </w:rPr>
        <w:t xml:space="preserve"> Node restriction (</w:t>
      </w:r>
      <w:r w:rsidR="001B0F38" w:rsidRPr="00AE3AFA">
        <w:rPr>
          <w:rFonts w:asciiTheme="majorHAnsi" w:hAnsiTheme="majorHAnsi" w:cstheme="majorHAnsi"/>
          <w:b/>
        </w:rPr>
        <w:t>Correct ex</w:t>
      </w:r>
      <w:r w:rsidRPr="00AE3AFA">
        <w:rPr>
          <w:rFonts w:asciiTheme="majorHAnsi" w:hAnsiTheme="majorHAnsi" w:cstheme="majorHAnsi"/>
          <w:b/>
        </w:rPr>
        <w:t>ample</w:t>
      </w:r>
      <w:r w:rsidRPr="00AE3AFA">
        <w:rPr>
          <w:rFonts w:asciiTheme="majorHAnsi" w:hAnsiTheme="majorHAnsi" w:cstheme="majorHAnsi"/>
          <w:b/>
        </w:rPr>
        <w:t>：</w:t>
      </w:r>
      <w:r w:rsidRPr="00AE3AFA">
        <w:rPr>
          <w:rFonts w:asciiTheme="majorHAnsi" w:hAnsiTheme="majorHAnsi" w:cstheme="majorHAnsi"/>
          <w:b/>
        </w:rPr>
        <w:t>Parallel branch)</w:t>
      </w:r>
    </w:p>
    <w:p w14:paraId="0995A1D8" w14:textId="77777777" w:rsidR="009D3D85" w:rsidRPr="00AE3AFA" w:rsidRDefault="009D3D85" w:rsidP="009D3D85">
      <w:pPr>
        <w:ind w:leftChars="405" w:left="850"/>
        <w:jc w:val="center"/>
        <w:rPr>
          <w:rFonts w:asciiTheme="majorHAnsi" w:hAnsiTheme="majorHAnsi" w:cstheme="majorHAnsi"/>
          <w:b/>
        </w:rPr>
      </w:pPr>
    </w:p>
    <w:p w14:paraId="4C6E95C3" w14:textId="77777777" w:rsidR="009D3D85" w:rsidRPr="00AE3AFA" w:rsidRDefault="009D3D85" w:rsidP="009D3D85">
      <w:pPr>
        <w:ind w:leftChars="405" w:left="850"/>
        <w:jc w:val="center"/>
        <w:rPr>
          <w:rFonts w:asciiTheme="majorHAnsi" w:hAnsiTheme="majorHAnsi" w:cstheme="majorHAnsi"/>
        </w:rPr>
      </w:pPr>
      <w:r w:rsidRPr="00AE3AFA">
        <w:rPr>
          <w:rFonts w:asciiTheme="majorHAnsi" w:hAnsiTheme="majorHAnsi" w:cstheme="majorHAnsi"/>
        </w:rPr>
        <w:t>If you want to use a Parallel merge node, you must also use a Parallel branch</w:t>
      </w:r>
    </w:p>
    <w:p w14:paraId="49743FD1" w14:textId="77777777" w:rsidR="005C397F" w:rsidRPr="00AE3AFA" w:rsidRDefault="005C397F" w:rsidP="009D3D85">
      <w:pPr>
        <w:ind w:leftChars="405" w:left="850"/>
        <w:jc w:val="center"/>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866624" behindDoc="0" locked="0" layoutInCell="1" allowOverlap="1" wp14:anchorId="10BE4EDE" wp14:editId="6FE456E3">
                <wp:simplePos x="0" y="0"/>
                <wp:positionH relativeFrom="column">
                  <wp:posOffset>3214370</wp:posOffset>
                </wp:positionH>
                <wp:positionV relativeFrom="paragraph">
                  <wp:posOffset>262255</wp:posOffset>
                </wp:positionV>
                <wp:extent cx="640080" cy="7620"/>
                <wp:effectExtent l="19050" t="19050" r="26670" b="30480"/>
                <wp:wrapNone/>
                <wp:docPr id="135" name="直線コネクタ 135"/>
                <wp:cNvGraphicFramePr/>
                <a:graphic xmlns:a="http://schemas.openxmlformats.org/drawingml/2006/main">
                  <a:graphicData uri="http://schemas.microsoft.com/office/word/2010/wordprocessingShape">
                    <wps:wsp>
                      <wps:cNvCnPr/>
                      <wps:spPr>
                        <a:xfrm>
                          <a:off x="0" y="0"/>
                          <a:ext cx="640080" cy="762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DAB5DA" id="直線コネクタ 135" o:spid="_x0000_s1026" style="position:absolute;left:0;text-align:lef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20.65pt" to="303.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" strokecolor="#318bff [1625]" strokeweight="2.25pt"/>
            </w:pict>
          </mc:Fallback>
        </mc:AlternateContent>
      </w:r>
      <w:r w:rsidRPr="00AE3AFA">
        <w:rPr>
          <w:rFonts w:asciiTheme="majorHAnsi" w:hAnsiTheme="majorHAnsi" w:cstheme="majorHAnsi"/>
          <w:noProof/>
        </w:rPr>
        <mc:AlternateContent>
          <mc:Choice Requires="wps">
            <w:drawing>
              <wp:anchor distT="0" distB="0" distL="114300" distR="114300" simplePos="0" relativeHeight="251867648" behindDoc="0" locked="0" layoutInCell="1" allowOverlap="1" wp14:anchorId="25E6442B" wp14:editId="0DD1E949">
                <wp:simplePos x="0" y="0"/>
                <wp:positionH relativeFrom="column">
                  <wp:posOffset>3313430</wp:posOffset>
                </wp:positionH>
                <wp:positionV relativeFrom="paragraph">
                  <wp:posOffset>79375</wp:posOffset>
                </wp:positionV>
                <wp:extent cx="518160" cy="350520"/>
                <wp:effectExtent l="0" t="0" r="0" b="0"/>
                <wp:wrapNone/>
                <wp:docPr id="136" name="乗算 136"/>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93A71" id="乗算 136" o:spid="_x0000_s1026" style="position:absolute;left:0;text-align:left;margin-left:260.9pt;margin-top:6.25pt;width:40.8pt;height:27.6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" path="m124449,84186r,l259080,175260,393711,84186r,l259080,175260r134631,91074l393711,266334,259080,175260,124449,266334r,l259080,175260,124449,84186xe" filled="f" strokecolor="red" strokeweight="2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sidRPr="00AE3AFA">
        <w:rPr>
          <w:rFonts w:asciiTheme="majorHAnsi" w:hAnsiTheme="majorHAnsi" w:cstheme="majorHAnsi"/>
          <w:noProof/>
        </w:rPr>
        <w:drawing>
          <wp:inline distT="0" distB="0" distL="0" distR="0" wp14:anchorId="48EF49D2" wp14:editId="1EEFCEE3">
            <wp:extent cx="4290060" cy="624840"/>
            <wp:effectExtent l="0" t="0" r="0" b="381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4290060" cy="624840"/>
                    </a:xfrm>
                    <a:prstGeom prst="rect">
                      <a:avLst/>
                    </a:prstGeom>
                    <a:ln>
                      <a:noFill/>
                    </a:ln>
                    <a:extLst>
                      <a:ext uri="{53640926-AAD7-44D8-BBD7-CCE9431645EC}">
                        <a14:shadowObscured xmlns:a14="http://schemas.microsoft.com/office/drawing/2010/main"/>
                      </a:ext>
                    </a:extLst>
                  </pic:spPr>
                </pic:pic>
              </a:graphicData>
            </a:graphic>
          </wp:inline>
        </w:drawing>
      </w:r>
    </w:p>
    <w:p w14:paraId="0BC116EF" w14:textId="1575A540" w:rsidR="005C397F" w:rsidRPr="00AE3AFA" w:rsidRDefault="005C397F" w:rsidP="009D3D85">
      <w:pPr>
        <w:ind w:leftChars="405" w:left="850"/>
        <w:jc w:val="center"/>
        <w:rPr>
          <w:rFonts w:asciiTheme="majorHAnsi" w:hAnsiTheme="majorHAnsi" w:cstheme="majorHAnsi"/>
          <w:b/>
        </w:rPr>
      </w:pPr>
      <w:r w:rsidRPr="00AE3AFA">
        <w:rPr>
          <w:rFonts w:asciiTheme="majorHAnsi" w:hAnsiTheme="majorHAnsi" w:cstheme="majorHAnsi"/>
          <w:b/>
        </w:rPr>
        <w:t xml:space="preserve">Figure </w:t>
      </w:r>
      <w:r w:rsidRPr="00AE3AFA">
        <w:rPr>
          <w:rFonts w:asciiTheme="majorHAnsi" w:hAnsiTheme="majorHAnsi" w:cstheme="majorHAnsi"/>
          <w:b/>
        </w:rPr>
        <w:fldChar w:fldCharType="begin"/>
      </w:r>
      <w:r w:rsidRPr="00AE3AFA">
        <w:rPr>
          <w:rFonts w:asciiTheme="majorHAnsi" w:hAnsiTheme="majorHAnsi" w:cstheme="majorHAnsi"/>
          <w:b/>
        </w:rPr>
        <w:instrText xml:space="preserve"> STYLEREF 2 \s </w:instrText>
      </w:r>
      <w:r w:rsidRPr="00AE3AFA">
        <w:rPr>
          <w:rFonts w:asciiTheme="majorHAnsi" w:hAnsiTheme="majorHAnsi" w:cstheme="majorHAnsi"/>
          <w:b/>
        </w:rPr>
        <w:fldChar w:fldCharType="separate"/>
      </w:r>
      <w:r w:rsidR="00A6356E">
        <w:rPr>
          <w:rFonts w:asciiTheme="majorHAnsi" w:hAnsiTheme="majorHAnsi" w:cstheme="majorHAnsi"/>
          <w:b/>
          <w:noProof/>
        </w:rPr>
        <w:t>4.1</w:t>
      </w:r>
      <w:r w:rsidRPr="00AE3AFA">
        <w:rPr>
          <w:rFonts w:asciiTheme="majorHAnsi" w:hAnsiTheme="majorHAnsi" w:cstheme="majorHAnsi"/>
          <w:b/>
        </w:rPr>
        <w:fldChar w:fldCharType="end"/>
      </w:r>
      <w:r w:rsidRPr="00AE3AFA">
        <w:rPr>
          <w:rFonts w:asciiTheme="majorHAnsi" w:hAnsiTheme="majorHAnsi" w:cstheme="majorHAnsi"/>
          <w:b/>
        </w:rPr>
        <w:noBreakHyphen/>
      </w:r>
      <w:r w:rsidR="00612185" w:rsidRPr="00AE3AFA">
        <w:rPr>
          <w:rFonts w:asciiTheme="majorHAnsi" w:hAnsiTheme="majorHAnsi" w:cstheme="majorHAnsi"/>
          <w:b/>
        </w:rPr>
        <w:t>6</w:t>
      </w:r>
      <w:r w:rsidRPr="00AE3AFA">
        <w:rPr>
          <w:rFonts w:asciiTheme="majorHAnsi" w:hAnsiTheme="majorHAnsi" w:cstheme="majorHAnsi"/>
          <w:b/>
        </w:rPr>
        <w:t xml:space="preserve"> Node restriction (</w:t>
      </w:r>
      <w:r w:rsidR="001B0F38" w:rsidRPr="00AE3AFA">
        <w:rPr>
          <w:rFonts w:asciiTheme="majorHAnsi" w:hAnsiTheme="majorHAnsi" w:cstheme="majorHAnsi"/>
          <w:b/>
        </w:rPr>
        <w:t>Bad ex</w:t>
      </w:r>
      <w:r w:rsidRPr="00AE3AFA">
        <w:rPr>
          <w:rFonts w:asciiTheme="majorHAnsi" w:hAnsiTheme="majorHAnsi" w:cstheme="majorHAnsi"/>
          <w:b/>
        </w:rPr>
        <w:t>ample</w:t>
      </w:r>
      <w:r w:rsidRPr="00AE3AFA">
        <w:rPr>
          <w:rFonts w:asciiTheme="majorHAnsi" w:hAnsiTheme="majorHAnsi" w:cstheme="majorHAnsi"/>
          <w:b/>
        </w:rPr>
        <w:t>：</w:t>
      </w:r>
      <w:r w:rsidRPr="00AE3AFA">
        <w:rPr>
          <w:rFonts w:asciiTheme="majorHAnsi" w:hAnsiTheme="majorHAnsi" w:cstheme="majorHAnsi"/>
          <w:b/>
        </w:rPr>
        <w:t>Parallel branch)</w:t>
      </w:r>
    </w:p>
    <w:p w14:paraId="099998C8" w14:textId="77777777" w:rsidR="005C397F" w:rsidRPr="00AE3AFA" w:rsidRDefault="005C397F" w:rsidP="009D3D85">
      <w:pPr>
        <w:ind w:leftChars="405" w:left="850"/>
        <w:jc w:val="center"/>
        <w:rPr>
          <w:rFonts w:asciiTheme="majorHAnsi" w:hAnsiTheme="majorHAnsi" w:cstheme="majorHAnsi"/>
        </w:rPr>
      </w:pPr>
    </w:p>
    <w:p w14:paraId="6486EED8" w14:textId="77777777" w:rsidR="005C397F" w:rsidRPr="00AE3AFA" w:rsidRDefault="005C397F" w:rsidP="009D3D85">
      <w:pPr>
        <w:ind w:leftChars="405" w:left="850"/>
        <w:jc w:val="center"/>
        <w:rPr>
          <w:rFonts w:asciiTheme="majorHAnsi" w:hAnsiTheme="majorHAnsi" w:cstheme="majorHAnsi"/>
        </w:rPr>
      </w:pPr>
    </w:p>
    <w:p w14:paraId="2785CB88" w14:textId="77777777" w:rsidR="005C397F" w:rsidRPr="00AE3AFA" w:rsidRDefault="005C397F" w:rsidP="009D3D85">
      <w:pPr>
        <w:ind w:leftChars="405" w:left="850"/>
        <w:jc w:val="center"/>
        <w:rPr>
          <w:rFonts w:asciiTheme="majorHAnsi" w:hAnsiTheme="majorHAnsi" w:cstheme="majorHAnsi"/>
        </w:rPr>
      </w:pPr>
      <w:r w:rsidRPr="00AE3AFA">
        <w:rPr>
          <w:rFonts w:asciiTheme="majorHAnsi" w:hAnsiTheme="majorHAnsi" w:cstheme="majorHAnsi"/>
        </w:rPr>
        <w:t>・</w:t>
      </w:r>
      <w:r w:rsidRPr="00AE3AFA">
        <w:rPr>
          <w:rFonts w:asciiTheme="majorHAnsi" w:hAnsiTheme="majorHAnsi" w:cstheme="majorHAnsi"/>
        </w:rPr>
        <w:t>Flow that is branched by Conditional branch can’t be merged to Parallel merge.</w:t>
      </w:r>
    </w:p>
    <w:p w14:paraId="52DDEBEF" w14:textId="77777777" w:rsidR="005C397F" w:rsidRPr="00AE3AFA" w:rsidRDefault="005C397F" w:rsidP="009D3D85">
      <w:pPr>
        <w:ind w:leftChars="405" w:left="850"/>
        <w:jc w:val="center"/>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865600" behindDoc="0" locked="0" layoutInCell="1" allowOverlap="1" wp14:anchorId="70E0ACE2" wp14:editId="765552CF">
                <wp:simplePos x="0" y="0"/>
                <wp:positionH relativeFrom="column">
                  <wp:posOffset>3696335</wp:posOffset>
                </wp:positionH>
                <wp:positionV relativeFrom="paragraph">
                  <wp:posOffset>345440</wp:posOffset>
                </wp:positionV>
                <wp:extent cx="518160" cy="350520"/>
                <wp:effectExtent l="0" t="0" r="0" b="0"/>
                <wp:wrapNone/>
                <wp:docPr id="137" name="乗算 137"/>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E69FB" id="乗算 137" o:spid="_x0000_s1026" style="position:absolute;left:0;text-align:left;margin-left:291.05pt;margin-top:27.2pt;width:40.8pt;height:27.6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" path="m124449,84186r,l259080,175260,393711,84186r,l259080,175260r134631,91074l393711,266334,259080,175260,124449,266334r,l259080,175260,124449,84186xe" filled="f" strokecolor="red" strokeweight="2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sidRPr="00AE3AFA">
        <w:rPr>
          <w:rFonts w:asciiTheme="majorHAnsi" w:hAnsiTheme="majorHAnsi" w:cstheme="majorHAnsi"/>
          <w:noProof/>
        </w:rPr>
        <mc:AlternateContent>
          <mc:Choice Requires="wps">
            <w:drawing>
              <wp:anchor distT="0" distB="0" distL="114300" distR="114300" simplePos="0" relativeHeight="251864576" behindDoc="0" locked="0" layoutInCell="1" allowOverlap="1" wp14:anchorId="4256C104" wp14:editId="15378D00">
                <wp:simplePos x="0" y="0"/>
                <wp:positionH relativeFrom="column">
                  <wp:posOffset>3747770</wp:posOffset>
                </wp:positionH>
                <wp:positionV relativeFrom="paragraph">
                  <wp:posOffset>526415</wp:posOffset>
                </wp:positionV>
                <wp:extent cx="464820" cy="0"/>
                <wp:effectExtent l="0" t="19050" r="30480" b="19050"/>
                <wp:wrapNone/>
                <wp:docPr id="138" name="直線コネクタ 138"/>
                <wp:cNvGraphicFramePr/>
                <a:graphic xmlns:a="http://schemas.openxmlformats.org/drawingml/2006/main">
                  <a:graphicData uri="http://schemas.microsoft.com/office/word/2010/wordprocessingShape">
                    <wps:wsp>
                      <wps:cNvCnPr/>
                      <wps:spPr>
                        <a:xfrm>
                          <a:off x="0" y="0"/>
                          <a:ext cx="46482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E80932" id="直線コネクタ 138" o:spid="_x0000_s1026" style="position:absolute;left:0;text-align:left;z-index:251864576;visibility:visible;mso-wrap-style:square;mso-wrap-distance-left:9pt;mso-wrap-distance-top:0;mso-wrap-distance-right:9pt;mso-wrap-distance-bottom:0;mso-position-horizontal:absolute;mso-position-horizontal-relative:text;mso-position-vertical:absolute;mso-position-vertical-relative:text" from="295.1pt,41.45pt" to="331.7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" strokecolor="#318bff [1625]" strokeweight="2.25pt"/>
            </w:pict>
          </mc:Fallback>
        </mc:AlternateContent>
      </w:r>
      <w:r w:rsidRPr="00AE3AFA">
        <w:rPr>
          <w:rFonts w:asciiTheme="majorHAnsi" w:hAnsiTheme="majorHAnsi" w:cstheme="majorHAnsi"/>
          <w:noProof/>
        </w:rPr>
        <w:drawing>
          <wp:inline distT="0" distB="0" distL="0" distR="0" wp14:anchorId="0F28E49D" wp14:editId="2ED70393">
            <wp:extent cx="4591050" cy="1076325"/>
            <wp:effectExtent l="0" t="0" r="0" b="9525"/>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1076325"/>
                    </a:xfrm>
                    <a:prstGeom prst="rect">
                      <a:avLst/>
                    </a:prstGeom>
                    <a:noFill/>
                    <a:ln>
                      <a:noFill/>
                    </a:ln>
                  </pic:spPr>
                </pic:pic>
              </a:graphicData>
            </a:graphic>
          </wp:inline>
        </w:drawing>
      </w:r>
    </w:p>
    <w:p w14:paraId="26B10D43" w14:textId="128987EF" w:rsidR="005C397F" w:rsidRPr="00AE3AFA" w:rsidRDefault="005C397F" w:rsidP="009D3D85">
      <w:pPr>
        <w:ind w:leftChars="405" w:left="850"/>
        <w:jc w:val="center"/>
        <w:rPr>
          <w:rFonts w:asciiTheme="majorHAnsi" w:hAnsiTheme="majorHAnsi" w:cstheme="majorHAnsi"/>
          <w:b/>
        </w:rPr>
      </w:pPr>
      <w:r w:rsidRPr="00AE3AFA">
        <w:rPr>
          <w:rFonts w:asciiTheme="majorHAnsi" w:hAnsiTheme="majorHAnsi" w:cstheme="majorHAnsi"/>
          <w:b/>
        </w:rPr>
        <w:t xml:space="preserve">Figure </w:t>
      </w:r>
      <w:r w:rsidRPr="00AE3AFA">
        <w:rPr>
          <w:rFonts w:asciiTheme="majorHAnsi" w:hAnsiTheme="majorHAnsi" w:cstheme="majorHAnsi"/>
          <w:b/>
        </w:rPr>
        <w:fldChar w:fldCharType="begin"/>
      </w:r>
      <w:r w:rsidRPr="00AE3AFA">
        <w:rPr>
          <w:rFonts w:asciiTheme="majorHAnsi" w:hAnsiTheme="majorHAnsi" w:cstheme="majorHAnsi"/>
          <w:b/>
        </w:rPr>
        <w:instrText xml:space="preserve"> STYLEREF 2 \s </w:instrText>
      </w:r>
      <w:r w:rsidRPr="00AE3AFA">
        <w:rPr>
          <w:rFonts w:asciiTheme="majorHAnsi" w:hAnsiTheme="majorHAnsi" w:cstheme="majorHAnsi"/>
          <w:b/>
        </w:rPr>
        <w:fldChar w:fldCharType="separate"/>
      </w:r>
      <w:r w:rsidR="00A6356E">
        <w:rPr>
          <w:rFonts w:asciiTheme="majorHAnsi" w:hAnsiTheme="majorHAnsi" w:cstheme="majorHAnsi"/>
          <w:b/>
          <w:noProof/>
        </w:rPr>
        <w:t>4.1</w:t>
      </w:r>
      <w:r w:rsidRPr="00AE3AFA">
        <w:rPr>
          <w:rFonts w:asciiTheme="majorHAnsi" w:hAnsiTheme="majorHAnsi" w:cstheme="majorHAnsi"/>
          <w:b/>
        </w:rPr>
        <w:fldChar w:fldCharType="end"/>
      </w:r>
      <w:r w:rsidRPr="00AE3AFA">
        <w:rPr>
          <w:rFonts w:asciiTheme="majorHAnsi" w:hAnsiTheme="majorHAnsi" w:cstheme="majorHAnsi"/>
          <w:b/>
        </w:rPr>
        <w:noBreakHyphen/>
      </w:r>
      <w:r w:rsidR="00612185" w:rsidRPr="00AE3AFA">
        <w:rPr>
          <w:rFonts w:asciiTheme="majorHAnsi" w:hAnsiTheme="majorHAnsi" w:cstheme="majorHAnsi"/>
          <w:b/>
        </w:rPr>
        <w:t>7</w:t>
      </w:r>
      <w:r w:rsidRPr="00AE3AFA">
        <w:rPr>
          <w:rFonts w:asciiTheme="majorHAnsi" w:hAnsiTheme="majorHAnsi" w:cstheme="majorHAnsi"/>
          <w:b/>
        </w:rPr>
        <w:t xml:space="preserve"> Node restriction </w:t>
      </w:r>
      <w:r w:rsidRPr="00AE3AFA">
        <w:rPr>
          <w:rFonts w:asciiTheme="majorHAnsi" w:hAnsiTheme="majorHAnsi" w:cstheme="majorHAnsi"/>
          <w:b/>
        </w:rPr>
        <w:t>（</w:t>
      </w:r>
      <w:r w:rsidR="001B0F38" w:rsidRPr="00AE3AFA">
        <w:rPr>
          <w:rFonts w:asciiTheme="majorHAnsi" w:hAnsiTheme="majorHAnsi" w:cstheme="majorHAnsi"/>
          <w:b/>
        </w:rPr>
        <w:t>Bad exampl</w:t>
      </w:r>
      <w:r w:rsidRPr="00AE3AFA">
        <w:rPr>
          <w:rFonts w:asciiTheme="majorHAnsi" w:hAnsiTheme="majorHAnsi" w:cstheme="majorHAnsi"/>
          <w:b/>
        </w:rPr>
        <w:t>e</w:t>
      </w:r>
      <w:r w:rsidRPr="00AE3AFA">
        <w:rPr>
          <w:rFonts w:asciiTheme="majorHAnsi" w:hAnsiTheme="majorHAnsi" w:cstheme="majorHAnsi"/>
          <w:b/>
        </w:rPr>
        <w:t>：</w:t>
      </w:r>
      <w:r w:rsidRPr="00AE3AFA">
        <w:rPr>
          <w:rFonts w:asciiTheme="majorHAnsi" w:hAnsiTheme="majorHAnsi" w:cstheme="majorHAnsi"/>
          <w:b/>
        </w:rPr>
        <w:t>Conditional branch</w:t>
      </w:r>
      <w:r w:rsidRPr="00AE3AFA">
        <w:rPr>
          <w:rFonts w:asciiTheme="majorHAnsi" w:hAnsiTheme="majorHAnsi" w:cstheme="majorHAnsi"/>
          <w:b/>
        </w:rPr>
        <w:t>）</w:t>
      </w:r>
    </w:p>
    <w:p w14:paraId="71568A38" w14:textId="77777777" w:rsidR="005C397F" w:rsidRPr="00AE3AFA" w:rsidRDefault="005C397F" w:rsidP="009D3D85">
      <w:pPr>
        <w:ind w:leftChars="405" w:left="850"/>
        <w:jc w:val="center"/>
        <w:rPr>
          <w:rFonts w:asciiTheme="majorHAnsi" w:hAnsiTheme="majorHAnsi" w:cstheme="majorHAnsi"/>
        </w:rPr>
      </w:pPr>
    </w:p>
    <w:p w14:paraId="2001801B" w14:textId="77777777" w:rsidR="005C397F" w:rsidRPr="00AE3AFA" w:rsidRDefault="005C397F" w:rsidP="009D3D85">
      <w:pPr>
        <w:ind w:leftChars="405" w:left="850"/>
        <w:jc w:val="center"/>
        <w:rPr>
          <w:rFonts w:asciiTheme="majorHAnsi" w:hAnsiTheme="majorHAnsi" w:cstheme="majorHAnsi"/>
        </w:rPr>
      </w:pPr>
    </w:p>
    <w:p w14:paraId="749C45BA" w14:textId="77777777" w:rsidR="005C397F" w:rsidRPr="00AE3AFA" w:rsidRDefault="005C397F" w:rsidP="009D3D85">
      <w:pPr>
        <w:ind w:leftChars="405" w:left="850"/>
        <w:jc w:val="center"/>
        <w:rPr>
          <w:rFonts w:asciiTheme="majorHAnsi" w:hAnsiTheme="majorHAnsi" w:cstheme="majorHAnsi"/>
        </w:rPr>
      </w:pPr>
      <w:r w:rsidRPr="00AE3AFA">
        <w:rPr>
          <w:rFonts w:asciiTheme="majorHAnsi" w:hAnsiTheme="majorHAnsi" w:cstheme="majorHAnsi"/>
        </w:rPr>
        <w:t>・</w:t>
      </w:r>
      <w:r w:rsidRPr="00AE3AFA">
        <w:rPr>
          <w:rFonts w:asciiTheme="majorHAnsi" w:hAnsiTheme="majorHAnsi" w:cstheme="majorHAnsi"/>
        </w:rPr>
        <w:t>For Parallel branch, Conditional branch, Parallel merge, and Conductor pause, it is invalid to connect them to same type of Node.</w:t>
      </w:r>
    </w:p>
    <w:p w14:paraId="2A2BDA12" w14:textId="77777777" w:rsidR="005C397F" w:rsidRPr="00AE3AFA" w:rsidRDefault="005C397F" w:rsidP="005C397F">
      <w:pPr>
        <w:ind w:leftChars="405" w:left="850"/>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879936" behindDoc="0" locked="0" layoutInCell="1" allowOverlap="1" wp14:anchorId="09B0DC26" wp14:editId="60FA44B1">
                <wp:simplePos x="0" y="0"/>
                <wp:positionH relativeFrom="column">
                  <wp:posOffset>4328795</wp:posOffset>
                </wp:positionH>
                <wp:positionV relativeFrom="paragraph">
                  <wp:posOffset>1185545</wp:posOffset>
                </wp:positionV>
                <wp:extent cx="285750" cy="161925"/>
                <wp:effectExtent l="0" t="0" r="0" b="28575"/>
                <wp:wrapNone/>
                <wp:docPr id="139" name="乗算 139"/>
                <wp:cNvGraphicFramePr/>
                <a:graphic xmlns:a="http://schemas.openxmlformats.org/drawingml/2006/main">
                  <a:graphicData uri="http://schemas.microsoft.com/office/word/2010/wordprocessingShape">
                    <wps:wsp>
                      <wps:cNvSpPr/>
                      <wps:spPr>
                        <a:xfrm>
                          <a:off x="0" y="0"/>
                          <a:ext cx="285750" cy="16192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2C8AC" id="乗算 139" o:spid="_x0000_s1026" style="position:absolute;left:0;text-align:left;margin-left:340.85pt;margin-top:93.35pt;width:22.5pt;height:12.75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" path="m68630,38890r,l142875,80963,217120,38890r,l142875,80963r74245,42072l217120,123035,142875,80963,68630,123035r,l142875,80963,68630,38890xe" filled="f" strokecolor="red" strokeweight="2pt">
                <v:path arrowok="t" o:connecttype="custom" o:connectlocs="68630,38890;68630,38890;142875,80963;217120,38890;217120,38890;142875,80963;217120,123035;217120,123035;142875,80963;68630,123035;68630,123035;142875,80963;68630,38890" o:connectangles="0,0,0,0,0,0,0,0,0,0,0,0,0"/>
              </v:shape>
            </w:pict>
          </mc:Fallback>
        </mc:AlternateContent>
      </w:r>
      <w:r w:rsidRPr="00AE3AFA">
        <w:rPr>
          <w:rFonts w:asciiTheme="majorHAnsi" w:hAnsiTheme="majorHAnsi" w:cstheme="majorHAnsi"/>
          <w:noProof/>
        </w:rPr>
        <mc:AlternateContent>
          <mc:Choice Requires="wps">
            <w:drawing>
              <wp:anchor distT="0" distB="0" distL="114300" distR="114300" simplePos="0" relativeHeight="251878912" behindDoc="0" locked="0" layoutInCell="1" allowOverlap="1" wp14:anchorId="7C2A1E8D" wp14:editId="76E308C5">
                <wp:simplePos x="0" y="0"/>
                <wp:positionH relativeFrom="column">
                  <wp:posOffset>2023745</wp:posOffset>
                </wp:positionH>
                <wp:positionV relativeFrom="paragraph">
                  <wp:posOffset>1128395</wp:posOffset>
                </wp:positionV>
                <wp:extent cx="285750" cy="161925"/>
                <wp:effectExtent l="0" t="0" r="0" b="28575"/>
                <wp:wrapNone/>
                <wp:docPr id="140" name="乗算 140"/>
                <wp:cNvGraphicFramePr/>
                <a:graphic xmlns:a="http://schemas.openxmlformats.org/drawingml/2006/main">
                  <a:graphicData uri="http://schemas.microsoft.com/office/word/2010/wordprocessingShape">
                    <wps:wsp>
                      <wps:cNvSpPr/>
                      <wps:spPr>
                        <a:xfrm>
                          <a:off x="0" y="0"/>
                          <a:ext cx="285750" cy="16192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272C5" id="乗算 140" o:spid="_x0000_s1026" style="position:absolute;left:0;text-align:left;margin-left:159.35pt;margin-top:88.85pt;width:22.5pt;height:12.75pt;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" path="m68630,38890r,l142875,80963,217120,38890r,l142875,80963r74245,42072l217120,123035,142875,80963,68630,123035r,l142875,80963,68630,38890xe" filled="f" strokecolor="red" strokeweight="2pt">
                <v:path arrowok="t" o:connecttype="custom" o:connectlocs="68630,38890;68630,38890;142875,80963;217120,38890;217120,38890;142875,80963;217120,123035;217120,123035;142875,80963;68630,123035;68630,123035;142875,80963;68630,38890" o:connectangles="0,0,0,0,0,0,0,0,0,0,0,0,0"/>
              </v:shape>
            </w:pict>
          </mc:Fallback>
        </mc:AlternateContent>
      </w:r>
      <w:r w:rsidRPr="00AE3AFA">
        <w:rPr>
          <w:rFonts w:asciiTheme="majorHAnsi" w:hAnsiTheme="majorHAnsi" w:cstheme="majorHAnsi"/>
          <w:noProof/>
        </w:rPr>
        <mc:AlternateContent>
          <mc:Choice Requires="wps">
            <w:drawing>
              <wp:anchor distT="0" distB="0" distL="114300" distR="114300" simplePos="0" relativeHeight="251877888" behindDoc="0" locked="0" layoutInCell="1" allowOverlap="1" wp14:anchorId="7ED47003" wp14:editId="36DA2C6F">
                <wp:simplePos x="0" y="0"/>
                <wp:positionH relativeFrom="column">
                  <wp:posOffset>3652520</wp:posOffset>
                </wp:positionH>
                <wp:positionV relativeFrom="paragraph">
                  <wp:posOffset>242570</wp:posOffset>
                </wp:positionV>
                <wp:extent cx="285750" cy="161925"/>
                <wp:effectExtent l="0" t="0" r="0" b="28575"/>
                <wp:wrapNone/>
                <wp:docPr id="141" name="乗算 141"/>
                <wp:cNvGraphicFramePr/>
                <a:graphic xmlns:a="http://schemas.openxmlformats.org/drawingml/2006/main">
                  <a:graphicData uri="http://schemas.microsoft.com/office/word/2010/wordprocessingShape">
                    <wps:wsp>
                      <wps:cNvSpPr/>
                      <wps:spPr>
                        <a:xfrm>
                          <a:off x="0" y="0"/>
                          <a:ext cx="285750" cy="16192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9936C" id="乗算 141" o:spid="_x0000_s1026" style="position:absolute;left:0;text-align:left;margin-left:287.6pt;margin-top:19.1pt;width:22.5pt;height:12.7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" path="m68630,38890r,l142875,80963,217120,38890r,l142875,80963r74245,42072l217120,123035,142875,80963,68630,123035r,l142875,80963,68630,38890xe" filled="f" strokecolor="red" strokeweight="2pt">
                <v:path arrowok="t" o:connecttype="custom" o:connectlocs="68630,38890;68630,38890;142875,80963;217120,38890;217120,38890;142875,80963;217120,123035;217120,123035;142875,80963;68630,123035;68630,123035;142875,80963;68630,38890" o:connectangles="0,0,0,0,0,0,0,0,0,0,0,0,0"/>
              </v:shape>
            </w:pict>
          </mc:Fallback>
        </mc:AlternateContent>
      </w:r>
      <w:r w:rsidRPr="00AE3AFA">
        <w:rPr>
          <w:rFonts w:asciiTheme="majorHAnsi" w:hAnsiTheme="majorHAnsi" w:cstheme="majorHAnsi"/>
          <w:noProof/>
        </w:rPr>
        <mc:AlternateContent>
          <mc:Choice Requires="wps">
            <w:drawing>
              <wp:anchor distT="0" distB="0" distL="114300" distR="114300" simplePos="0" relativeHeight="251876864" behindDoc="0" locked="0" layoutInCell="1" allowOverlap="1" wp14:anchorId="6AE77636" wp14:editId="4CAEF84B">
                <wp:simplePos x="0" y="0"/>
                <wp:positionH relativeFrom="column">
                  <wp:posOffset>1457325</wp:posOffset>
                </wp:positionH>
                <wp:positionV relativeFrom="paragraph">
                  <wp:posOffset>313690</wp:posOffset>
                </wp:positionV>
                <wp:extent cx="285750" cy="161925"/>
                <wp:effectExtent l="0" t="0" r="0" b="28575"/>
                <wp:wrapNone/>
                <wp:docPr id="142" name="乗算 142"/>
                <wp:cNvGraphicFramePr/>
                <a:graphic xmlns:a="http://schemas.openxmlformats.org/drawingml/2006/main">
                  <a:graphicData uri="http://schemas.microsoft.com/office/word/2010/wordprocessingShape">
                    <wps:wsp>
                      <wps:cNvSpPr/>
                      <wps:spPr>
                        <a:xfrm>
                          <a:off x="0" y="0"/>
                          <a:ext cx="285750" cy="16192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B71E0" id="乗算 142" o:spid="_x0000_s1026" style="position:absolute;left:0;text-align:left;margin-left:114.75pt;margin-top:24.7pt;width:22.5pt;height:12.75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" path="m68630,38890r,l142875,80963,217120,38890r,l142875,80963r74245,42072l217120,123035,142875,80963,68630,123035r,l142875,80963,68630,38890xe" filled="f" strokecolor="red" strokeweight="2pt">
                <v:path arrowok="t" o:connecttype="custom" o:connectlocs="68630,38890;68630,38890;142875,80963;217120,38890;217120,38890;142875,80963;217120,123035;217120,123035;142875,80963;68630,123035;68630,123035;142875,80963;68630,38890" o:connectangles="0,0,0,0,0,0,0,0,0,0,0,0,0"/>
              </v:shape>
            </w:pict>
          </mc:Fallback>
        </mc:AlternateContent>
      </w:r>
      <w:r w:rsidRPr="00AE3AFA">
        <w:rPr>
          <w:rFonts w:asciiTheme="majorHAnsi" w:hAnsiTheme="majorHAnsi" w:cstheme="majorHAnsi"/>
          <w:noProof/>
        </w:rPr>
        <mc:AlternateContent>
          <mc:Choice Requires="wps">
            <w:drawing>
              <wp:anchor distT="0" distB="0" distL="114300" distR="114300" simplePos="0" relativeHeight="251875840" behindDoc="0" locked="0" layoutInCell="1" allowOverlap="1" wp14:anchorId="6F7826B1" wp14:editId="6F713F25">
                <wp:simplePos x="0" y="0"/>
                <wp:positionH relativeFrom="column">
                  <wp:posOffset>2014220</wp:posOffset>
                </wp:positionH>
                <wp:positionV relativeFrom="paragraph">
                  <wp:posOffset>1214120</wp:posOffset>
                </wp:positionV>
                <wp:extent cx="333375" cy="0"/>
                <wp:effectExtent l="0" t="19050" r="28575" b="19050"/>
                <wp:wrapNone/>
                <wp:docPr id="143" name="直線コネクタ 143"/>
                <wp:cNvGraphicFramePr/>
                <a:graphic xmlns:a="http://schemas.openxmlformats.org/drawingml/2006/main">
                  <a:graphicData uri="http://schemas.microsoft.com/office/word/2010/wordprocessingShape">
                    <wps:wsp>
                      <wps:cNvCnPr/>
                      <wps:spPr>
                        <a:xfrm>
                          <a:off x="0" y="0"/>
                          <a:ext cx="333375"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8DB95D" id="直線コネクタ 143" o:spid="_x0000_s1026" style="position:absolute;left:0;text-align:left;z-index:25187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8.6pt,95.6pt" to="184.85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" strokecolor="#318bff [1625]" strokeweight="2.25pt"/>
            </w:pict>
          </mc:Fallback>
        </mc:AlternateContent>
      </w:r>
      <w:r w:rsidRPr="00AE3AFA">
        <w:rPr>
          <w:rFonts w:asciiTheme="majorHAnsi" w:hAnsiTheme="majorHAnsi" w:cstheme="majorHAnsi"/>
          <w:noProof/>
        </w:rPr>
        <mc:AlternateContent>
          <mc:Choice Requires="wps">
            <w:drawing>
              <wp:anchor distT="0" distB="0" distL="114300" distR="114300" simplePos="0" relativeHeight="251874816" behindDoc="0" locked="0" layoutInCell="1" allowOverlap="1" wp14:anchorId="66906F8A" wp14:editId="4E140023">
                <wp:simplePos x="0" y="0"/>
                <wp:positionH relativeFrom="column">
                  <wp:posOffset>3652520</wp:posOffset>
                </wp:positionH>
                <wp:positionV relativeFrom="paragraph">
                  <wp:posOffset>328295</wp:posOffset>
                </wp:positionV>
                <wp:extent cx="333375" cy="0"/>
                <wp:effectExtent l="0" t="19050" r="28575" b="19050"/>
                <wp:wrapNone/>
                <wp:docPr id="145" name="直線コネクタ 145"/>
                <wp:cNvGraphicFramePr/>
                <a:graphic xmlns:a="http://schemas.openxmlformats.org/drawingml/2006/main">
                  <a:graphicData uri="http://schemas.microsoft.com/office/word/2010/wordprocessingShape">
                    <wps:wsp>
                      <wps:cNvCnPr/>
                      <wps:spPr>
                        <a:xfrm>
                          <a:off x="0" y="0"/>
                          <a:ext cx="333375"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8029A5" id="直線コネクタ 145" o:spid="_x0000_s1026" style="position:absolute;left:0;text-align:left;z-index:251874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7.6pt,25.85pt" to="313.8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" strokecolor="#318bff [1625]" strokeweight="2.25pt"/>
            </w:pict>
          </mc:Fallback>
        </mc:AlternateContent>
      </w:r>
      <w:r w:rsidRPr="00AE3AFA">
        <w:rPr>
          <w:rFonts w:asciiTheme="majorHAnsi" w:hAnsiTheme="majorHAnsi" w:cstheme="majorHAnsi"/>
          <w:noProof/>
        </w:rPr>
        <mc:AlternateContent>
          <mc:Choice Requires="wps">
            <w:drawing>
              <wp:anchor distT="0" distB="0" distL="114300" distR="114300" simplePos="0" relativeHeight="251873792" behindDoc="0" locked="0" layoutInCell="1" allowOverlap="1" wp14:anchorId="705613FB" wp14:editId="31497926">
                <wp:simplePos x="0" y="0"/>
                <wp:positionH relativeFrom="column">
                  <wp:posOffset>4252595</wp:posOffset>
                </wp:positionH>
                <wp:positionV relativeFrom="paragraph">
                  <wp:posOffset>1271270</wp:posOffset>
                </wp:positionV>
                <wp:extent cx="464820" cy="0"/>
                <wp:effectExtent l="0" t="19050" r="30480" b="19050"/>
                <wp:wrapNone/>
                <wp:docPr id="146" name="直線コネクタ 146"/>
                <wp:cNvGraphicFramePr/>
                <a:graphic xmlns:a="http://schemas.openxmlformats.org/drawingml/2006/main">
                  <a:graphicData uri="http://schemas.microsoft.com/office/word/2010/wordprocessingShape">
                    <wps:wsp>
                      <wps:cNvCnPr/>
                      <wps:spPr>
                        <a:xfrm>
                          <a:off x="0" y="0"/>
                          <a:ext cx="46482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97581F" id="直線コネクタ 146" o:spid="_x0000_s1026" style="position:absolute;left:0;text-align:left;z-index:251873792;visibility:visible;mso-wrap-style:square;mso-wrap-distance-left:9pt;mso-wrap-distance-top:0;mso-wrap-distance-right:9pt;mso-wrap-distance-bottom:0;mso-position-horizontal:absolute;mso-position-horizontal-relative:text;mso-position-vertical:absolute;mso-position-vertical-relative:text" from="334.85pt,100.1pt" to="371.45pt,1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" strokecolor="#318bff [1625]" strokeweight="2.25pt"/>
            </w:pict>
          </mc:Fallback>
        </mc:AlternateContent>
      </w:r>
      <w:r w:rsidRPr="00AE3AFA">
        <w:rPr>
          <w:rFonts w:asciiTheme="majorHAnsi" w:hAnsiTheme="majorHAnsi" w:cstheme="majorHAnsi"/>
          <w:noProof/>
        </w:rPr>
        <mc:AlternateContent>
          <mc:Choice Requires="wps">
            <w:drawing>
              <wp:anchor distT="0" distB="0" distL="114300" distR="114300" simplePos="0" relativeHeight="251872768" behindDoc="0" locked="0" layoutInCell="1" allowOverlap="1" wp14:anchorId="6AB96F1C" wp14:editId="66E869E0">
                <wp:simplePos x="0" y="0"/>
                <wp:positionH relativeFrom="column">
                  <wp:posOffset>1480820</wp:posOffset>
                </wp:positionH>
                <wp:positionV relativeFrom="paragraph">
                  <wp:posOffset>394970</wp:posOffset>
                </wp:positionV>
                <wp:extent cx="257175" cy="0"/>
                <wp:effectExtent l="0" t="19050" r="28575" b="19050"/>
                <wp:wrapNone/>
                <wp:docPr id="147" name="直線コネクタ 147"/>
                <wp:cNvGraphicFramePr/>
                <a:graphic xmlns:a="http://schemas.openxmlformats.org/drawingml/2006/main">
                  <a:graphicData uri="http://schemas.microsoft.com/office/word/2010/wordprocessingShape">
                    <wps:wsp>
                      <wps:cNvCnPr/>
                      <wps:spPr>
                        <a:xfrm>
                          <a:off x="0" y="0"/>
                          <a:ext cx="257175"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AA9AB4" id="直線コネクタ 147" o:spid="_x0000_s1026" style="position:absolute;left:0;text-align:lef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6pt,31.1pt" to="136.8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" strokecolor="#318bff [1625]" strokeweight="2.25pt"/>
            </w:pict>
          </mc:Fallback>
        </mc:AlternateContent>
      </w:r>
      <w:r w:rsidRPr="00AE3AFA">
        <w:rPr>
          <w:rFonts w:asciiTheme="majorHAnsi" w:hAnsiTheme="majorHAnsi" w:cstheme="majorHAnsi"/>
        </w:rPr>
        <w:t xml:space="preserve">      </w:t>
      </w:r>
      <w:r w:rsidRPr="00AE3AFA">
        <w:rPr>
          <w:rFonts w:asciiTheme="majorHAnsi" w:hAnsiTheme="majorHAnsi" w:cstheme="majorHAnsi"/>
          <w:noProof/>
        </w:rPr>
        <w:drawing>
          <wp:inline distT="0" distB="0" distL="0" distR="0" wp14:anchorId="7D329502" wp14:editId="188B5761">
            <wp:extent cx="4524375" cy="1590675"/>
            <wp:effectExtent l="0" t="0" r="9525" b="9525"/>
            <wp:docPr id="16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a:blip r:embed="rId27"/>
                    <a:stretch>
                      <a:fillRect/>
                    </a:stretch>
                  </pic:blipFill>
                  <pic:spPr>
                    <a:xfrm>
                      <a:off x="0" y="0"/>
                      <a:ext cx="4524375" cy="1590675"/>
                    </a:xfrm>
                    <a:prstGeom prst="rect">
                      <a:avLst/>
                    </a:prstGeom>
                  </pic:spPr>
                </pic:pic>
              </a:graphicData>
            </a:graphic>
          </wp:inline>
        </w:drawing>
      </w:r>
    </w:p>
    <w:p w14:paraId="6F59B4C9" w14:textId="77777777" w:rsidR="005C397F" w:rsidRPr="00AE3AFA" w:rsidRDefault="005C397F" w:rsidP="005C397F">
      <w:pPr>
        <w:ind w:leftChars="405" w:left="850"/>
        <w:jc w:val="center"/>
        <w:rPr>
          <w:rFonts w:asciiTheme="majorHAnsi" w:hAnsiTheme="majorHAnsi" w:cstheme="majorHAnsi"/>
          <w:noProof/>
        </w:rPr>
      </w:pPr>
      <w:r w:rsidRPr="00AE3AFA">
        <w:rPr>
          <w:rFonts w:asciiTheme="majorHAnsi" w:hAnsiTheme="majorHAnsi" w:cstheme="majorHAnsi"/>
          <w:noProof/>
        </w:rPr>
        <w:t xml:space="preserve"> </w:t>
      </w:r>
    </w:p>
    <w:p w14:paraId="5F797176" w14:textId="7DC59C59" w:rsidR="005C397F" w:rsidRPr="00AE3AFA" w:rsidRDefault="005C397F" w:rsidP="005C397F">
      <w:pPr>
        <w:ind w:leftChars="405" w:left="850"/>
        <w:jc w:val="center"/>
        <w:rPr>
          <w:rFonts w:asciiTheme="majorHAnsi" w:hAnsiTheme="majorHAnsi" w:cstheme="majorHAnsi"/>
          <w:b/>
        </w:rPr>
      </w:pPr>
      <w:r w:rsidRPr="00AE3AFA">
        <w:rPr>
          <w:rFonts w:asciiTheme="majorHAnsi" w:hAnsiTheme="majorHAnsi" w:cstheme="majorHAnsi"/>
          <w:b/>
        </w:rPr>
        <w:t xml:space="preserve">Figure </w:t>
      </w:r>
      <w:r w:rsidRPr="00AE3AFA">
        <w:rPr>
          <w:rFonts w:asciiTheme="majorHAnsi" w:hAnsiTheme="majorHAnsi" w:cstheme="majorHAnsi"/>
          <w:b/>
        </w:rPr>
        <w:fldChar w:fldCharType="begin"/>
      </w:r>
      <w:r w:rsidRPr="00AE3AFA">
        <w:rPr>
          <w:rFonts w:asciiTheme="majorHAnsi" w:hAnsiTheme="majorHAnsi" w:cstheme="majorHAnsi"/>
          <w:b/>
        </w:rPr>
        <w:instrText xml:space="preserve"> STYLEREF 2 \s </w:instrText>
      </w:r>
      <w:r w:rsidRPr="00AE3AFA">
        <w:rPr>
          <w:rFonts w:asciiTheme="majorHAnsi" w:hAnsiTheme="majorHAnsi" w:cstheme="majorHAnsi"/>
          <w:b/>
        </w:rPr>
        <w:fldChar w:fldCharType="separate"/>
      </w:r>
      <w:r w:rsidR="00A6356E">
        <w:rPr>
          <w:rFonts w:asciiTheme="majorHAnsi" w:hAnsiTheme="majorHAnsi" w:cstheme="majorHAnsi"/>
          <w:b/>
          <w:noProof/>
        </w:rPr>
        <w:t>4.1</w:t>
      </w:r>
      <w:r w:rsidRPr="00AE3AFA">
        <w:rPr>
          <w:rFonts w:asciiTheme="majorHAnsi" w:hAnsiTheme="majorHAnsi" w:cstheme="majorHAnsi"/>
          <w:b/>
        </w:rPr>
        <w:fldChar w:fldCharType="end"/>
      </w:r>
      <w:r w:rsidRPr="00AE3AFA">
        <w:rPr>
          <w:rFonts w:asciiTheme="majorHAnsi" w:hAnsiTheme="majorHAnsi" w:cstheme="majorHAnsi"/>
          <w:b/>
        </w:rPr>
        <w:noBreakHyphen/>
      </w:r>
      <w:r w:rsidR="00612185" w:rsidRPr="00AE3AFA">
        <w:rPr>
          <w:rFonts w:asciiTheme="majorHAnsi" w:hAnsiTheme="majorHAnsi" w:cstheme="majorHAnsi"/>
          <w:b/>
        </w:rPr>
        <w:t>8</w:t>
      </w:r>
      <w:r w:rsidRPr="00AE3AFA">
        <w:rPr>
          <w:rFonts w:asciiTheme="majorHAnsi" w:hAnsiTheme="majorHAnsi" w:cstheme="majorHAnsi"/>
          <w:b/>
        </w:rPr>
        <w:t xml:space="preserve"> Node Restriction (</w:t>
      </w:r>
      <w:r w:rsidR="001B0F38" w:rsidRPr="00AE3AFA">
        <w:rPr>
          <w:rFonts w:asciiTheme="majorHAnsi" w:hAnsiTheme="majorHAnsi" w:cstheme="majorHAnsi"/>
          <w:b/>
        </w:rPr>
        <w:t>Bad ex</w:t>
      </w:r>
      <w:r w:rsidRPr="00AE3AFA">
        <w:rPr>
          <w:rFonts w:asciiTheme="majorHAnsi" w:hAnsiTheme="majorHAnsi" w:cstheme="majorHAnsi"/>
          <w:b/>
        </w:rPr>
        <w:t>ample</w:t>
      </w:r>
      <w:r w:rsidRPr="00AE3AFA">
        <w:rPr>
          <w:rFonts w:asciiTheme="majorHAnsi" w:hAnsiTheme="majorHAnsi" w:cstheme="majorHAnsi"/>
          <w:b/>
        </w:rPr>
        <w:t>：</w:t>
      </w:r>
      <w:r w:rsidRPr="00AE3AFA">
        <w:rPr>
          <w:rFonts w:asciiTheme="majorHAnsi" w:hAnsiTheme="majorHAnsi" w:cstheme="majorHAnsi"/>
          <w:b/>
        </w:rPr>
        <w:t xml:space="preserve"> Successive use</w:t>
      </w:r>
      <w:r w:rsidRPr="00AE3AFA">
        <w:rPr>
          <w:rFonts w:asciiTheme="majorHAnsi" w:hAnsiTheme="majorHAnsi" w:cstheme="majorHAnsi"/>
          <w:b/>
        </w:rPr>
        <w:t>）</w:t>
      </w:r>
    </w:p>
    <w:p w14:paraId="5102B22E" w14:textId="77777777" w:rsidR="005C397F" w:rsidRPr="00AE3AFA" w:rsidRDefault="005C397F" w:rsidP="005C397F">
      <w:pPr>
        <w:ind w:leftChars="405" w:left="850"/>
        <w:jc w:val="center"/>
        <w:rPr>
          <w:rFonts w:asciiTheme="majorHAnsi" w:hAnsiTheme="majorHAnsi" w:cstheme="majorHAnsi"/>
          <w:b/>
        </w:rPr>
      </w:pPr>
    </w:p>
    <w:p w14:paraId="6F7A6148" w14:textId="77777777" w:rsidR="005C397F" w:rsidRPr="00AE3AFA" w:rsidRDefault="005C397F" w:rsidP="005C397F">
      <w:pPr>
        <w:ind w:leftChars="405" w:left="850"/>
        <w:rPr>
          <w:rFonts w:asciiTheme="majorHAnsi" w:hAnsiTheme="majorHAnsi" w:cstheme="majorHAnsi"/>
          <w:noProof/>
        </w:rPr>
      </w:pPr>
      <w:r w:rsidRPr="00AE3AFA">
        <w:rPr>
          <w:rFonts w:asciiTheme="majorHAnsi" w:hAnsiTheme="majorHAnsi" w:cstheme="majorHAnsi"/>
        </w:rPr>
        <w:t>・</w:t>
      </w:r>
      <w:r w:rsidRPr="00AE3AFA">
        <w:rPr>
          <w:rFonts w:asciiTheme="majorHAnsi" w:hAnsiTheme="majorHAnsi" w:cstheme="majorHAnsi"/>
        </w:rPr>
        <w:t>It is invalid to assign the Conductor that is currently begin updated to Conductor Call.</w:t>
      </w:r>
      <w:r w:rsidRPr="00AE3AFA">
        <w:rPr>
          <w:rFonts w:asciiTheme="majorHAnsi" w:hAnsiTheme="majorHAnsi" w:cstheme="majorHAnsi"/>
          <w:noProof/>
        </w:rPr>
        <w:t xml:space="preserve"> </w:t>
      </w:r>
    </w:p>
    <w:p w14:paraId="44F2E770" w14:textId="77777777" w:rsidR="005C397F" w:rsidRPr="00AE3AFA" w:rsidRDefault="005C397F" w:rsidP="005C397F">
      <w:pPr>
        <w:ind w:leftChars="405" w:left="850"/>
        <w:jc w:val="center"/>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871744" behindDoc="0" locked="0" layoutInCell="1" allowOverlap="1" wp14:anchorId="34A3DC36" wp14:editId="0D43D165">
                <wp:simplePos x="0" y="0"/>
                <wp:positionH relativeFrom="column">
                  <wp:posOffset>4987752</wp:posOffset>
                </wp:positionH>
                <wp:positionV relativeFrom="paragraph">
                  <wp:posOffset>16914</wp:posOffset>
                </wp:positionV>
                <wp:extent cx="1080481" cy="381000"/>
                <wp:effectExtent l="0" t="0" r="24765" b="19050"/>
                <wp:wrapNone/>
                <wp:docPr id="148" name="正方形/長方形 148"/>
                <wp:cNvGraphicFramePr/>
                <a:graphic xmlns:a="http://schemas.openxmlformats.org/drawingml/2006/main">
                  <a:graphicData uri="http://schemas.microsoft.com/office/word/2010/wordprocessingShape">
                    <wps:wsp>
                      <wps:cNvSpPr/>
                      <wps:spPr>
                        <a:xfrm>
                          <a:off x="0" y="0"/>
                          <a:ext cx="1080481"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C4F0E" id="正方形/長方形 148" o:spid="_x0000_s1026" style="position:absolute;left:0;text-align:left;margin-left:392.75pt;margin-top:1.35pt;width:85.1pt;height:30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" filled="f" strokecolor="red" strokeweight="2pt"/>
            </w:pict>
          </mc:Fallback>
        </mc:AlternateContent>
      </w:r>
      <w:r w:rsidRPr="00AE3AFA">
        <w:rPr>
          <w:rFonts w:asciiTheme="majorHAnsi" w:hAnsiTheme="majorHAnsi" w:cstheme="majorHAnsi"/>
          <w:noProof/>
        </w:rPr>
        <mc:AlternateContent>
          <mc:Choice Requires="wps">
            <w:drawing>
              <wp:anchor distT="0" distB="0" distL="114300" distR="114300" simplePos="0" relativeHeight="251870720" behindDoc="0" locked="0" layoutInCell="1" allowOverlap="1" wp14:anchorId="7DC4D7FE" wp14:editId="039F3658">
                <wp:simplePos x="0" y="0"/>
                <wp:positionH relativeFrom="column">
                  <wp:posOffset>2106006</wp:posOffset>
                </wp:positionH>
                <wp:positionV relativeFrom="paragraph">
                  <wp:posOffset>661150</wp:posOffset>
                </wp:positionV>
                <wp:extent cx="1427019" cy="374073"/>
                <wp:effectExtent l="0" t="0" r="20955" b="26035"/>
                <wp:wrapNone/>
                <wp:docPr id="149" name="正方形/長方形 149"/>
                <wp:cNvGraphicFramePr/>
                <a:graphic xmlns:a="http://schemas.openxmlformats.org/drawingml/2006/main">
                  <a:graphicData uri="http://schemas.microsoft.com/office/word/2010/wordprocessingShape">
                    <wps:wsp>
                      <wps:cNvSpPr/>
                      <wps:spPr>
                        <a:xfrm>
                          <a:off x="0" y="0"/>
                          <a:ext cx="1427019" cy="3740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7795B9" id="正方形/長方形 149" o:spid="_x0000_s1026" style="position:absolute;left:0;text-align:left;margin-left:165.85pt;margin-top:52.05pt;width:112.35pt;height:29.45pt;z-index:25187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" filled="f" strokecolor="red" strokeweight="2pt"/>
            </w:pict>
          </mc:Fallback>
        </mc:AlternateContent>
      </w:r>
      <w:r w:rsidRPr="00AE3AFA">
        <w:rPr>
          <w:rFonts w:asciiTheme="majorHAnsi" w:hAnsiTheme="majorHAnsi" w:cstheme="majorHAnsi"/>
          <w:noProof/>
        </w:rPr>
        <w:drawing>
          <wp:inline distT="0" distB="0" distL="0" distR="0" wp14:anchorId="0DF4863E" wp14:editId="78CEBBCE">
            <wp:extent cx="5417127" cy="1073150"/>
            <wp:effectExtent l="0" t="0" r="0" b="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5420666" cy="1073851"/>
                    </a:xfrm>
                    <a:prstGeom prst="rect">
                      <a:avLst/>
                    </a:prstGeom>
                    <a:ln>
                      <a:noFill/>
                    </a:ln>
                    <a:extLst>
                      <a:ext uri="{53640926-AAD7-44D8-BBD7-CCE9431645EC}">
                        <a14:shadowObscured xmlns:a14="http://schemas.microsoft.com/office/drawing/2010/main"/>
                      </a:ext>
                    </a:extLst>
                  </pic:spPr>
                </pic:pic>
              </a:graphicData>
            </a:graphic>
          </wp:inline>
        </w:drawing>
      </w:r>
    </w:p>
    <w:p w14:paraId="35A59D43" w14:textId="66F1FAAF" w:rsidR="005C397F" w:rsidRPr="00AE3AFA" w:rsidRDefault="005C397F" w:rsidP="005C397F">
      <w:pPr>
        <w:ind w:leftChars="405" w:left="850"/>
        <w:jc w:val="center"/>
        <w:rPr>
          <w:rFonts w:asciiTheme="majorHAnsi" w:hAnsiTheme="majorHAnsi" w:cstheme="majorHAnsi"/>
          <w:b/>
        </w:rPr>
      </w:pPr>
      <w:r w:rsidRPr="00AE3AFA">
        <w:rPr>
          <w:rFonts w:asciiTheme="majorHAnsi" w:hAnsiTheme="majorHAnsi" w:cstheme="majorHAnsi"/>
          <w:b/>
        </w:rPr>
        <w:t xml:space="preserve">Figure </w:t>
      </w:r>
      <w:r w:rsidRPr="00AE3AFA">
        <w:rPr>
          <w:rFonts w:asciiTheme="majorHAnsi" w:hAnsiTheme="majorHAnsi" w:cstheme="majorHAnsi"/>
          <w:b/>
        </w:rPr>
        <w:fldChar w:fldCharType="begin"/>
      </w:r>
      <w:r w:rsidRPr="00AE3AFA">
        <w:rPr>
          <w:rFonts w:asciiTheme="majorHAnsi" w:hAnsiTheme="majorHAnsi" w:cstheme="majorHAnsi"/>
          <w:b/>
        </w:rPr>
        <w:instrText xml:space="preserve"> STYLEREF 2 \s </w:instrText>
      </w:r>
      <w:r w:rsidRPr="00AE3AFA">
        <w:rPr>
          <w:rFonts w:asciiTheme="majorHAnsi" w:hAnsiTheme="majorHAnsi" w:cstheme="majorHAnsi"/>
          <w:b/>
        </w:rPr>
        <w:fldChar w:fldCharType="separate"/>
      </w:r>
      <w:r w:rsidR="00A6356E">
        <w:rPr>
          <w:rFonts w:asciiTheme="majorHAnsi" w:hAnsiTheme="majorHAnsi" w:cstheme="majorHAnsi"/>
          <w:b/>
          <w:noProof/>
        </w:rPr>
        <w:t>4.1</w:t>
      </w:r>
      <w:r w:rsidRPr="00AE3AFA">
        <w:rPr>
          <w:rFonts w:asciiTheme="majorHAnsi" w:hAnsiTheme="majorHAnsi" w:cstheme="majorHAnsi"/>
          <w:b/>
        </w:rPr>
        <w:fldChar w:fldCharType="end"/>
      </w:r>
      <w:r w:rsidRPr="00AE3AFA">
        <w:rPr>
          <w:rFonts w:asciiTheme="majorHAnsi" w:hAnsiTheme="majorHAnsi" w:cstheme="majorHAnsi"/>
          <w:b/>
        </w:rPr>
        <w:noBreakHyphen/>
      </w:r>
      <w:r w:rsidR="00612185" w:rsidRPr="00AE3AFA">
        <w:rPr>
          <w:rFonts w:asciiTheme="majorHAnsi" w:hAnsiTheme="majorHAnsi" w:cstheme="majorHAnsi"/>
          <w:b/>
        </w:rPr>
        <w:t>9</w:t>
      </w:r>
      <w:r w:rsidRPr="00AE3AFA">
        <w:rPr>
          <w:rFonts w:asciiTheme="majorHAnsi" w:hAnsiTheme="majorHAnsi" w:cstheme="majorHAnsi"/>
          <w:b/>
        </w:rPr>
        <w:t xml:space="preserve"> Node restriction (</w:t>
      </w:r>
      <w:r w:rsidR="001B0F38" w:rsidRPr="00AE3AFA">
        <w:rPr>
          <w:rFonts w:asciiTheme="majorHAnsi" w:hAnsiTheme="majorHAnsi" w:cstheme="majorHAnsi"/>
          <w:b/>
        </w:rPr>
        <w:t>Bad ex</w:t>
      </w:r>
      <w:r w:rsidRPr="00AE3AFA">
        <w:rPr>
          <w:rFonts w:asciiTheme="majorHAnsi" w:hAnsiTheme="majorHAnsi" w:cstheme="majorHAnsi"/>
          <w:b/>
        </w:rPr>
        <w:t>ample</w:t>
      </w:r>
      <w:r w:rsidRPr="00AE3AFA">
        <w:rPr>
          <w:rFonts w:asciiTheme="majorHAnsi" w:hAnsiTheme="majorHAnsi" w:cstheme="majorHAnsi"/>
          <w:b/>
        </w:rPr>
        <w:t>：</w:t>
      </w:r>
      <w:r w:rsidRPr="00AE3AFA">
        <w:rPr>
          <w:rFonts w:asciiTheme="majorHAnsi" w:hAnsiTheme="majorHAnsi" w:cstheme="majorHAnsi"/>
          <w:b/>
        </w:rPr>
        <w:t>Conductor call)</w:t>
      </w:r>
    </w:p>
    <w:p w14:paraId="2D8EEA8F" w14:textId="77777777" w:rsidR="005C397F" w:rsidRPr="00AE3AFA" w:rsidRDefault="005C397F" w:rsidP="005C397F">
      <w:pPr>
        <w:pStyle w:val="afb"/>
        <w:ind w:firstLine="0"/>
        <w:rPr>
          <w:rFonts w:asciiTheme="majorHAnsi" w:hAnsiTheme="majorHAnsi" w:cstheme="majorHAnsi"/>
        </w:rPr>
      </w:pPr>
    </w:p>
    <w:p w14:paraId="5EC933E8" w14:textId="77777777" w:rsidR="001B0F38" w:rsidRPr="00AE3AFA" w:rsidRDefault="001B0F38" w:rsidP="001B0F38">
      <w:pPr>
        <w:rPr>
          <w:rFonts w:asciiTheme="majorHAnsi" w:hAnsiTheme="majorHAnsi" w:cstheme="majorHAnsi"/>
        </w:rPr>
      </w:pPr>
      <w:r w:rsidRPr="00AE3AFA">
        <w:rPr>
          <w:rFonts w:asciiTheme="majorHAnsi" w:hAnsiTheme="majorHAnsi" w:cstheme="majorHAnsi"/>
        </w:rPr>
        <w:t>・</w:t>
      </w:r>
      <w:r w:rsidRPr="00AE3AFA">
        <w:rPr>
          <w:rFonts w:asciiTheme="majorHAnsi" w:hAnsiTheme="majorHAnsi" w:cstheme="majorHAnsi"/>
        </w:rPr>
        <w:t xml:space="preserve">User can set Nodes by drag and drop the Nodes on the bottom-right side of screen </w:t>
      </w:r>
    </w:p>
    <w:p w14:paraId="67D941D1" w14:textId="77777777" w:rsidR="001B0F38" w:rsidRPr="00AE3AFA" w:rsidRDefault="001B0F38" w:rsidP="001B0F38">
      <w:pPr>
        <w:rPr>
          <w:rFonts w:asciiTheme="majorHAnsi" w:hAnsiTheme="majorHAnsi" w:cstheme="majorHAnsi"/>
        </w:rPr>
      </w:pPr>
      <w:r w:rsidRPr="00AE3AFA">
        <w:rPr>
          <w:rFonts w:asciiTheme="majorHAnsi" w:hAnsiTheme="majorHAnsi" w:cstheme="majorHAnsi"/>
        </w:rPr>
        <w:t>・</w:t>
      </w:r>
      <w:r w:rsidRPr="00AE3AFA">
        <w:rPr>
          <w:rFonts w:asciiTheme="majorHAnsi" w:hAnsiTheme="majorHAnsi" w:cstheme="majorHAnsi"/>
        </w:rPr>
        <w:t xml:space="preserve">Users can memo the description of operation or comment in the Note column of each node. </w:t>
      </w:r>
    </w:p>
    <w:p w14:paraId="14BED668" w14:textId="77777777" w:rsidR="001B0F38" w:rsidRPr="00AE3AFA" w:rsidRDefault="006E749C" w:rsidP="006E749C">
      <w:pPr>
        <w:rPr>
          <w:rFonts w:asciiTheme="majorHAnsi" w:hAnsiTheme="majorHAnsi" w:cstheme="majorHAnsi"/>
        </w:rPr>
      </w:pPr>
      <w:r w:rsidRPr="00AE3AFA">
        <w:rPr>
          <w:rFonts w:asciiTheme="majorHAnsi" w:hAnsiTheme="majorHAnsi" w:cstheme="majorHAnsi"/>
        </w:rPr>
        <w:t>・</w:t>
      </w:r>
      <w:r w:rsidR="001B0F38" w:rsidRPr="00AE3AFA">
        <w:rPr>
          <w:rFonts w:asciiTheme="majorHAnsi" w:hAnsiTheme="majorHAnsi" w:cstheme="majorHAnsi"/>
        </w:rPr>
        <w:t xml:space="preserve">The column is only for reference on the web, it doesn’t affect operation execution. </w:t>
      </w:r>
    </w:p>
    <w:p w14:paraId="78340156" w14:textId="77777777" w:rsidR="00282BFD" w:rsidRPr="00AE3AFA" w:rsidRDefault="001B0F38" w:rsidP="001B0F38">
      <w:pPr>
        <w:rPr>
          <w:rFonts w:asciiTheme="majorHAnsi" w:hAnsiTheme="majorHAnsi" w:cstheme="majorHAnsi"/>
        </w:rPr>
      </w:pPr>
      <w:r w:rsidRPr="00AE3AFA">
        <w:rPr>
          <w:rFonts w:asciiTheme="majorHAnsi" w:hAnsiTheme="majorHAnsi" w:cstheme="majorHAnsi"/>
        </w:rPr>
        <w:t>・</w:t>
      </w:r>
      <w:r w:rsidRPr="00AE3AFA">
        <w:rPr>
          <w:rFonts w:asciiTheme="majorHAnsi" w:hAnsiTheme="majorHAnsi" w:cstheme="majorHAnsi"/>
        </w:rPr>
        <w:t>Click the “Register” button after setting up Nodes to register the Conductor class.</w:t>
      </w:r>
    </w:p>
    <w:p w14:paraId="7E242ADD" w14:textId="77777777" w:rsidR="006E749C" w:rsidRPr="00AE3AFA" w:rsidRDefault="006E749C" w:rsidP="001B0F38">
      <w:pPr>
        <w:rPr>
          <w:rFonts w:asciiTheme="majorHAnsi" w:hAnsiTheme="majorHAnsi" w:cstheme="majorHAnsi"/>
        </w:rPr>
      </w:pPr>
    </w:p>
    <w:p w14:paraId="4C8D4C68" w14:textId="77777777" w:rsidR="008E554B" w:rsidRPr="00AE3AFA" w:rsidRDefault="006E749C" w:rsidP="008E554B">
      <w:pPr>
        <w:pStyle w:val="afb"/>
        <w:ind w:firstLine="0"/>
        <w:rPr>
          <w:rFonts w:asciiTheme="majorHAnsi" w:hAnsiTheme="majorHAnsi" w:cstheme="majorHAnsi"/>
        </w:rPr>
      </w:pPr>
      <w:r w:rsidRPr="00AE3AFA">
        <w:rPr>
          <w:rFonts w:asciiTheme="majorHAnsi" w:hAnsiTheme="majorHAnsi" w:cstheme="majorHAnsi"/>
        </w:rPr>
        <w:t>Detailed Information</w:t>
      </w:r>
      <w:r w:rsidRPr="00AE3AFA">
        <w:rPr>
          <w:rFonts w:asciiTheme="majorHAnsi" w:hAnsiTheme="majorHAnsi" w:cstheme="majorHAnsi"/>
        </w:rPr>
        <w:br/>
      </w:r>
      <w:r w:rsidRPr="00AE3AFA">
        <w:rPr>
          <w:rFonts w:asciiTheme="majorHAnsi" w:hAnsiTheme="majorHAnsi" w:cstheme="majorHAnsi"/>
        </w:rPr>
        <w:t>・</w:t>
      </w:r>
      <w:r w:rsidRPr="00AE3AFA">
        <w:rPr>
          <w:rFonts w:asciiTheme="majorHAnsi" w:hAnsiTheme="majorHAnsi" w:cstheme="majorHAnsi"/>
        </w:rPr>
        <w:t>In the upper left area of the screen, users can see detailed information about the selected node.</w:t>
      </w:r>
      <w:r w:rsidRPr="00AE3AFA">
        <w:rPr>
          <w:rFonts w:asciiTheme="majorHAnsi" w:hAnsiTheme="majorHAnsi" w:cstheme="majorHAnsi"/>
        </w:rPr>
        <w:br/>
      </w:r>
      <w:r w:rsidRPr="00AE3AFA">
        <w:rPr>
          <w:rFonts w:asciiTheme="majorHAnsi" w:hAnsiTheme="majorHAnsi" w:cstheme="majorHAnsi"/>
        </w:rPr>
        <w:t>・</w:t>
      </w:r>
      <w:r w:rsidRPr="00AE3AFA">
        <w:rPr>
          <w:rFonts w:asciiTheme="majorHAnsi" w:hAnsiTheme="majorHAnsi" w:cstheme="majorHAnsi"/>
        </w:rPr>
        <w:t>The name of the tab changes depending on the node selected.</w:t>
      </w:r>
    </w:p>
    <w:p w14:paraId="63B90FD0" w14:textId="77777777" w:rsidR="008E554B" w:rsidRPr="00AE3AFA" w:rsidRDefault="008E554B" w:rsidP="008E554B">
      <w:pPr>
        <w:pStyle w:val="afb"/>
        <w:ind w:firstLine="0"/>
        <w:rPr>
          <w:rFonts w:asciiTheme="majorHAnsi" w:hAnsiTheme="majorHAnsi" w:cstheme="majorHAnsi"/>
        </w:rPr>
      </w:pPr>
    </w:p>
    <w:p w14:paraId="4DA09D31" w14:textId="77777777" w:rsidR="008E554B" w:rsidRPr="00AE3AFA" w:rsidRDefault="008E554B" w:rsidP="00C72DC3">
      <w:pPr>
        <w:pStyle w:val="afb"/>
        <w:numPr>
          <w:ilvl w:val="0"/>
          <w:numId w:val="26"/>
        </w:numPr>
        <w:rPr>
          <w:rFonts w:asciiTheme="majorHAnsi" w:hAnsiTheme="majorHAnsi" w:cstheme="majorHAnsi"/>
        </w:rPr>
      </w:pPr>
      <w:r w:rsidRPr="00AE3AFA">
        <w:rPr>
          <w:rFonts w:asciiTheme="majorHAnsi" w:hAnsiTheme="majorHAnsi" w:cstheme="majorHAnsi"/>
        </w:rPr>
        <w:t>Conductor name tab</w:t>
      </w:r>
      <w:r w:rsidRPr="00AE3AFA">
        <w:rPr>
          <w:rFonts w:asciiTheme="majorHAnsi" w:hAnsiTheme="majorHAnsi" w:cstheme="majorHAnsi"/>
        </w:rPr>
        <w:br/>
      </w:r>
      <w:r w:rsidRPr="00AE3AFA">
        <w:rPr>
          <w:rFonts w:asciiTheme="majorHAnsi" w:hAnsiTheme="majorHAnsi" w:cstheme="majorHAnsi"/>
        </w:rPr>
        <w:t>・</w:t>
      </w:r>
      <w:r w:rsidRPr="00AE3AFA">
        <w:rPr>
          <w:rFonts w:asciiTheme="majorHAnsi" w:hAnsiTheme="majorHAnsi" w:cstheme="majorHAnsi"/>
        </w:rPr>
        <w:t>This tab is displayed when no node is selected</w:t>
      </w:r>
      <w:r w:rsidRPr="00AE3AFA">
        <w:rPr>
          <w:rFonts w:asciiTheme="majorHAnsi" w:hAnsiTheme="majorHAnsi" w:cstheme="majorHAnsi"/>
        </w:rPr>
        <w:br/>
      </w:r>
      <w:r w:rsidRPr="00AE3AFA">
        <w:rPr>
          <w:rFonts w:asciiTheme="majorHAnsi" w:hAnsiTheme="majorHAnsi" w:cstheme="majorHAnsi"/>
        </w:rPr>
        <w:t>・</w:t>
      </w:r>
      <w:r w:rsidRPr="00AE3AFA">
        <w:rPr>
          <w:rFonts w:asciiTheme="majorHAnsi" w:hAnsiTheme="majorHAnsi" w:cstheme="majorHAnsi"/>
        </w:rPr>
        <w:t>The items found in the tab are as following.</w:t>
      </w:r>
    </w:p>
    <w:p w14:paraId="25BB3998" w14:textId="77777777" w:rsidR="001B0F38" w:rsidRPr="00AE3AFA" w:rsidRDefault="001B0F38" w:rsidP="001B0F38">
      <w:pPr>
        <w:rPr>
          <w:rFonts w:asciiTheme="majorHAnsi" w:hAnsiTheme="majorHAnsi" w:cstheme="majorHAnsi"/>
        </w:rPr>
      </w:pPr>
    </w:p>
    <w:p w14:paraId="1A9D3910" w14:textId="47D1E119" w:rsidR="00456169" w:rsidRPr="00AE3AFA" w:rsidRDefault="005F1678" w:rsidP="00456169">
      <w:pPr>
        <w:jc w:val="center"/>
        <w:rPr>
          <w:rFonts w:asciiTheme="majorHAnsi" w:hAnsiTheme="majorHAnsi" w:cstheme="majorHAnsi"/>
          <w:b/>
        </w:rPr>
      </w:pPr>
      <w:r w:rsidRPr="00AE3AFA">
        <w:rPr>
          <w:rFonts w:asciiTheme="majorHAnsi" w:hAnsiTheme="majorHAnsi" w:cstheme="majorHAnsi"/>
          <w:b/>
        </w:rPr>
        <w:t xml:space="preserve">Table </w:t>
      </w:r>
      <w:r w:rsidR="00456169" w:rsidRPr="00AE3AFA">
        <w:rPr>
          <w:rFonts w:asciiTheme="majorHAnsi" w:hAnsiTheme="majorHAnsi" w:cstheme="majorHAnsi"/>
          <w:b/>
        </w:rPr>
        <w:fldChar w:fldCharType="begin"/>
      </w:r>
      <w:r w:rsidR="00456169" w:rsidRPr="00AE3AFA">
        <w:rPr>
          <w:rFonts w:asciiTheme="majorHAnsi" w:hAnsiTheme="majorHAnsi" w:cstheme="majorHAnsi"/>
          <w:b/>
        </w:rPr>
        <w:instrText xml:space="preserve"> STYLEREF 1 \s </w:instrText>
      </w:r>
      <w:r w:rsidR="00456169" w:rsidRPr="00AE3AFA">
        <w:rPr>
          <w:rFonts w:asciiTheme="majorHAnsi" w:hAnsiTheme="majorHAnsi" w:cstheme="majorHAnsi"/>
          <w:b/>
        </w:rPr>
        <w:fldChar w:fldCharType="separate"/>
      </w:r>
      <w:r w:rsidR="00A6356E">
        <w:rPr>
          <w:rFonts w:asciiTheme="majorHAnsi" w:hAnsiTheme="majorHAnsi" w:cstheme="majorHAnsi"/>
          <w:b/>
          <w:noProof/>
        </w:rPr>
        <w:t>4</w:t>
      </w:r>
      <w:r w:rsidR="00456169" w:rsidRPr="00AE3AFA">
        <w:rPr>
          <w:rFonts w:asciiTheme="majorHAnsi" w:hAnsiTheme="majorHAnsi" w:cstheme="majorHAnsi"/>
          <w:b/>
        </w:rPr>
        <w:fldChar w:fldCharType="end"/>
      </w:r>
      <w:r w:rsidR="00456169" w:rsidRPr="00AE3AFA">
        <w:rPr>
          <w:rFonts w:asciiTheme="majorHAnsi" w:hAnsiTheme="majorHAnsi" w:cstheme="majorHAnsi"/>
          <w:b/>
        </w:rPr>
        <w:t>.</w:t>
      </w:r>
      <w:r w:rsidR="00FB3DD5" w:rsidRPr="00AE3AFA">
        <w:rPr>
          <w:rFonts w:asciiTheme="majorHAnsi" w:hAnsiTheme="majorHAnsi" w:cstheme="majorHAnsi"/>
          <w:b/>
        </w:rPr>
        <w:t>1</w:t>
      </w:r>
      <w:r w:rsidR="001446B2" w:rsidRPr="00AE3AFA">
        <w:rPr>
          <w:rFonts w:asciiTheme="majorHAnsi" w:hAnsiTheme="majorHAnsi" w:cstheme="majorHAnsi"/>
          <w:b/>
        </w:rPr>
        <w:t>-</w:t>
      </w:r>
      <w:r w:rsidR="00612185" w:rsidRPr="00AE3AFA">
        <w:rPr>
          <w:rFonts w:asciiTheme="majorHAnsi" w:hAnsiTheme="majorHAnsi" w:cstheme="majorHAnsi"/>
          <w:b/>
        </w:rPr>
        <w:t>6</w:t>
      </w:r>
      <w:r w:rsidR="00456169" w:rsidRPr="00AE3AFA">
        <w:rPr>
          <w:rFonts w:asciiTheme="majorHAnsi" w:hAnsiTheme="majorHAnsi" w:cstheme="majorHAnsi"/>
          <w:b/>
        </w:rPr>
        <w:t xml:space="preserve">　</w:t>
      </w:r>
      <w:r w:rsidR="008934D5" w:rsidRPr="00AE3AFA">
        <w:rPr>
          <w:rFonts w:asciiTheme="majorHAnsi" w:hAnsiTheme="majorHAnsi" w:cstheme="majorHAnsi"/>
          <w:b/>
        </w:rPr>
        <w:t xml:space="preserve"> </w:t>
      </w:r>
      <w:r w:rsidR="003F6898" w:rsidRPr="00AE3AFA">
        <w:rPr>
          <w:rFonts w:asciiTheme="majorHAnsi" w:hAnsiTheme="majorHAnsi" w:cstheme="majorHAnsi"/>
          <w:b/>
        </w:rPr>
        <w:t>“</w:t>
      </w:r>
      <w:r w:rsidR="008934D5" w:rsidRPr="00AE3AFA">
        <w:rPr>
          <w:rFonts w:asciiTheme="majorHAnsi" w:hAnsiTheme="majorHAnsi" w:cstheme="majorHAnsi"/>
          <w:b/>
        </w:rPr>
        <w:t>C</w:t>
      </w:r>
      <w:r w:rsidR="003F6898" w:rsidRPr="00AE3AFA">
        <w:rPr>
          <w:rFonts w:asciiTheme="majorHAnsi" w:hAnsiTheme="majorHAnsi" w:cstheme="majorHAnsi"/>
          <w:b/>
        </w:rPr>
        <w:t>onductor name” Tab</w:t>
      </w:r>
      <w:r w:rsidRPr="00AE3AFA">
        <w:rPr>
          <w:rFonts w:asciiTheme="majorHAnsi" w:hAnsiTheme="majorHAnsi" w:cstheme="majorHAnsi"/>
          <w:b/>
        </w:rPr>
        <w:t xml:space="preserve"> </w:t>
      </w:r>
    </w:p>
    <w:tbl>
      <w:tblPr>
        <w:tblStyle w:val="aa"/>
        <w:tblW w:w="9493" w:type="dxa"/>
        <w:tblLayout w:type="fixed"/>
        <w:tblLook w:val="04A0" w:firstRow="1" w:lastRow="0" w:firstColumn="1" w:lastColumn="0" w:noHBand="0" w:noVBand="1"/>
      </w:tblPr>
      <w:tblGrid>
        <w:gridCol w:w="1413"/>
        <w:gridCol w:w="4536"/>
        <w:gridCol w:w="1134"/>
        <w:gridCol w:w="1134"/>
        <w:gridCol w:w="1276"/>
      </w:tblGrid>
      <w:tr w:rsidR="00456169" w:rsidRPr="00AE3AFA" w14:paraId="348923F0" w14:textId="77777777" w:rsidTr="004A67FD">
        <w:tc>
          <w:tcPr>
            <w:tcW w:w="1413" w:type="dxa"/>
            <w:shd w:val="clear" w:color="auto" w:fill="002B62"/>
          </w:tcPr>
          <w:p w14:paraId="1CA2E12C" w14:textId="77777777" w:rsidR="00456169" w:rsidRPr="00AE3AFA" w:rsidRDefault="005F1678" w:rsidP="00456169">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4536" w:type="dxa"/>
            <w:shd w:val="clear" w:color="auto" w:fill="002B62"/>
          </w:tcPr>
          <w:p w14:paraId="2FA51DF7" w14:textId="77777777" w:rsidR="00456169" w:rsidRPr="00AE3AFA" w:rsidRDefault="005F1678" w:rsidP="00456169">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1134" w:type="dxa"/>
            <w:shd w:val="clear" w:color="auto" w:fill="002B62"/>
          </w:tcPr>
          <w:p w14:paraId="6C7B636C" w14:textId="77777777" w:rsidR="00456169" w:rsidRPr="00AE3AFA" w:rsidRDefault="005F1678" w:rsidP="00456169">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Required</w:t>
            </w:r>
          </w:p>
        </w:tc>
        <w:tc>
          <w:tcPr>
            <w:tcW w:w="1134" w:type="dxa"/>
            <w:shd w:val="clear" w:color="auto" w:fill="002B62"/>
          </w:tcPr>
          <w:p w14:paraId="54A20624" w14:textId="77777777" w:rsidR="00456169" w:rsidRPr="00AE3AFA" w:rsidRDefault="005F1678" w:rsidP="00456169">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type</w:t>
            </w:r>
          </w:p>
        </w:tc>
        <w:tc>
          <w:tcPr>
            <w:tcW w:w="1276" w:type="dxa"/>
            <w:shd w:val="clear" w:color="auto" w:fill="002B62"/>
          </w:tcPr>
          <w:p w14:paraId="66D28019" w14:textId="77777777" w:rsidR="00456169" w:rsidRPr="00AE3AFA" w:rsidRDefault="005F1678" w:rsidP="00456169">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w:t>
            </w:r>
          </w:p>
        </w:tc>
      </w:tr>
      <w:tr w:rsidR="00456169" w:rsidRPr="00AE3AFA" w14:paraId="61024DBD" w14:textId="77777777" w:rsidTr="004A67FD">
        <w:tc>
          <w:tcPr>
            <w:tcW w:w="1413" w:type="dxa"/>
          </w:tcPr>
          <w:p w14:paraId="0C347466" w14:textId="77777777" w:rsidR="00456169" w:rsidRPr="00AE3AFA" w:rsidRDefault="00456169" w:rsidP="00456169">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ID</w:t>
            </w:r>
            <w:r w:rsidRPr="00AE3AFA">
              <w:rPr>
                <w:rFonts w:asciiTheme="majorHAnsi" w:hAnsiTheme="majorHAnsi" w:cstheme="majorHAnsi"/>
                <w:color w:val="000000"/>
                <w:sz w:val="18"/>
                <w:szCs w:val="18"/>
                <w:shd w:val="clear" w:color="auto" w:fill="FFFFFF"/>
              </w:rPr>
              <w:t xml:space="preserve">　</w:t>
            </w:r>
          </w:p>
        </w:tc>
        <w:tc>
          <w:tcPr>
            <w:tcW w:w="4536" w:type="dxa"/>
          </w:tcPr>
          <w:p w14:paraId="53622819" w14:textId="77777777" w:rsidR="00456169" w:rsidRPr="00AE3AFA" w:rsidRDefault="005F1678" w:rsidP="004A67FD">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Unique ID for </w:t>
            </w:r>
            <w:r w:rsidR="00220403" w:rsidRPr="00AE3AFA">
              <w:rPr>
                <w:rFonts w:asciiTheme="majorHAnsi" w:hAnsiTheme="majorHAnsi" w:cstheme="majorHAnsi"/>
                <w:color w:val="000000"/>
                <w:sz w:val="18"/>
                <w:szCs w:val="18"/>
                <w:shd w:val="clear" w:color="auto" w:fill="FFFFFF"/>
              </w:rPr>
              <w:t>Conductor</w:t>
            </w:r>
            <w:r w:rsidRPr="00AE3AFA">
              <w:rPr>
                <w:rFonts w:asciiTheme="majorHAnsi" w:hAnsiTheme="majorHAnsi" w:cstheme="majorHAnsi"/>
                <w:color w:val="000000"/>
                <w:sz w:val="18"/>
                <w:szCs w:val="18"/>
                <w:shd w:val="clear" w:color="auto" w:fill="FFFFFF"/>
              </w:rPr>
              <w:t xml:space="preserve"> is auto-numbered</w:t>
            </w:r>
          </w:p>
        </w:tc>
        <w:tc>
          <w:tcPr>
            <w:tcW w:w="1134" w:type="dxa"/>
          </w:tcPr>
          <w:p w14:paraId="77A92603" w14:textId="77777777" w:rsidR="00456169" w:rsidRPr="00AE3AFA" w:rsidRDefault="00456169" w:rsidP="0045616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2F24469D" w14:textId="77777777" w:rsidR="00456169" w:rsidRPr="00AE3AFA" w:rsidRDefault="004A67FD" w:rsidP="00456169">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Auto input</w:t>
            </w:r>
          </w:p>
        </w:tc>
        <w:tc>
          <w:tcPr>
            <w:tcW w:w="1276" w:type="dxa"/>
          </w:tcPr>
          <w:p w14:paraId="1DB5C2E3" w14:textId="77777777" w:rsidR="00456169" w:rsidRPr="00AE3AFA" w:rsidRDefault="00456169" w:rsidP="0045616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456169" w:rsidRPr="00AE3AFA" w14:paraId="4AE53215" w14:textId="77777777" w:rsidTr="004A67FD">
        <w:tc>
          <w:tcPr>
            <w:tcW w:w="1413" w:type="dxa"/>
          </w:tcPr>
          <w:p w14:paraId="306D2C3E" w14:textId="77777777" w:rsidR="00456169" w:rsidRPr="00AE3AFA" w:rsidRDefault="00EA4BE8" w:rsidP="00456169">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Name</w:t>
            </w:r>
          </w:p>
        </w:tc>
        <w:tc>
          <w:tcPr>
            <w:tcW w:w="4536" w:type="dxa"/>
          </w:tcPr>
          <w:p w14:paraId="67472588" w14:textId="77777777" w:rsidR="00456169" w:rsidRPr="00AE3AFA" w:rsidRDefault="004A67FD" w:rsidP="004A67FD">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any desired name for Conductor class</w:t>
            </w:r>
          </w:p>
        </w:tc>
        <w:tc>
          <w:tcPr>
            <w:tcW w:w="1134" w:type="dxa"/>
          </w:tcPr>
          <w:p w14:paraId="2F77B889" w14:textId="77777777" w:rsidR="00456169" w:rsidRPr="00AE3AFA" w:rsidRDefault="00D84852" w:rsidP="0045616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1134" w:type="dxa"/>
          </w:tcPr>
          <w:p w14:paraId="1EEF295A" w14:textId="77777777" w:rsidR="00456169" w:rsidRPr="00AE3AFA" w:rsidRDefault="004A67FD" w:rsidP="00456169">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w:t>
            </w:r>
            <w:r w:rsidR="00ED4B21" w:rsidRPr="00AE3AFA">
              <w:rPr>
                <w:rFonts w:asciiTheme="majorHAnsi" w:hAnsiTheme="majorHAnsi" w:cstheme="majorHAnsi"/>
                <w:color w:val="000000"/>
                <w:sz w:val="18"/>
                <w:szCs w:val="18"/>
                <w:shd w:val="clear" w:color="auto" w:fill="FFFFFF"/>
              </w:rPr>
              <w:t xml:space="preserve"> input</w:t>
            </w:r>
          </w:p>
        </w:tc>
        <w:tc>
          <w:tcPr>
            <w:tcW w:w="1276" w:type="dxa"/>
          </w:tcPr>
          <w:p w14:paraId="58122368" w14:textId="77777777" w:rsidR="00456169" w:rsidRPr="00AE3AFA" w:rsidRDefault="00456169" w:rsidP="0045616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612185" w:rsidRPr="00AE3AFA" w14:paraId="5888A28E" w14:textId="77777777" w:rsidTr="004A67FD">
        <w:tc>
          <w:tcPr>
            <w:tcW w:w="1413" w:type="dxa"/>
          </w:tcPr>
          <w:p w14:paraId="55BF3FA5" w14:textId="77777777" w:rsidR="00612185" w:rsidRPr="00AE3AFA" w:rsidRDefault="00612185" w:rsidP="0061218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Notice</w:t>
            </w:r>
          </w:p>
        </w:tc>
        <w:tc>
          <w:tcPr>
            <w:tcW w:w="4536" w:type="dxa"/>
          </w:tcPr>
          <w:p w14:paraId="24F98BFD" w14:textId="77777777" w:rsidR="00612185" w:rsidRPr="00AE3AFA" w:rsidRDefault="00612185" w:rsidP="00612185">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 notification to perform</w:t>
            </w:r>
          </w:p>
          <w:p w14:paraId="147C23BB" w14:textId="77777777" w:rsidR="00612185" w:rsidRPr="00AE3AFA" w:rsidRDefault="00612185" w:rsidP="00612185">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 multiple notification for each status</w:t>
            </w:r>
            <w:r w:rsidR="002A4A15" w:rsidRPr="00AE3AFA">
              <w:rPr>
                <w:rFonts w:asciiTheme="majorHAnsi" w:hAnsiTheme="majorHAnsi" w:cstheme="majorHAnsi"/>
                <w:color w:val="000000"/>
                <w:sz w:val="18"/>
                <w:szCs w:val="18"/>
                <w:shd w:val="clear" w:color="auto" w:fill="FFFFFF"/>
              </w:rPr>
              <w:t>.</w:t>
            </w:r>
          </w:p>
        </w:tc>
        <w:tc>
          <w:tcPr>
            <w:tcW w:w="1134" w:type="dxa"/>
          </w:tcPr>
          <w:p w14:paraId="797386F6" w14:textId="77777777" w:rsidR="00612185" w:rsidRPr="00AE3AFA" w:rsidRDefault="00612185" w:rsidP="00612185">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600D76E3" w14:textId="77777777" w:rsidR="00612185" w:rsidRPr="00AE3AFA" w:rsidRDefault="00612185" w:rsidP="00612185">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276" w:type="dxa"/>
          </w:tcPr>
          <w:p w14:paraId="7F96D57A" w14:textId="77777777" w:rsidR="00612185" w:rsidRPr="00AE3AFA" w:rsidRDefault="00612185" w:rsidP="00612185">
            <w:pPr>
              <w:spacing w:line="240" w:lineRule="exact"/>
              <w:jc w:val="center"/>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color w:val="000000"/>
                <w:sz w:val="18"/>
                <w:szCs w:val="18"/>
                <w:shd w:val="clear" w:color="auto" w:fill="FFFFFF"/>
              </w:rPr>
              <w:t>※</w:t>
            </w:r>
          </w:p>
        </w:tc>
      </w:tr>
      <w:tr w:rsidR="00612185" w:rsidRPr="00AE3AFA" w14:paraId="35A72C00" w14:textId="77777777" w:rsidTr="004A67FD">
        <w:tc>
          <w:tcPr>
            <w:tcW w:w="1413" w:type="dxa"/>
          </w:tcPr>
          <w:p w14:paraId="0CD0F788" w14:textId="77777777" w:rsidR="00612185" w:rsidRPr="00AE3AFA" w:rsidRDefault="00612185" w:rsidP="0061218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Role</w:t>
            </w:r>
          </w:p>
        </w:tc>
        <w:tc>
          <w:tcPr>
            <w:tcW w:w="4536" w:type="dxa"/>
          </w:tcPr>
          <w:p w14:paraId="47B4DCFF" w14:textId="77777777" w:rsidR="00612185" w:rsidRPr="00AE3AFA" w:rsidRDefault="00612185" w:rsidP="00612185">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 the role that have access to this Conductor.</w:t>
            </w:r>
          </w:p>
          <w:p w14:paraId="008EEC25" w14:textId="77777777" w:rsidR="00612185" w:rsidRPr="00AE3AFA" w:rsidRDefault="00612185" w:rsidP="00612185">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If no role is selected, all role will be have access.</w:t>
            </w:r>
          </w:p>
        </w:tc>
        <w:tc>
          <w:tcPr>
            <w:tcW w:w="1134" w:type="dxa"/>
          </w:tcPr>
          <w:p w14:paraId="06060230" w14:textId="77777777" w:rsidR="00612185" w:rsidRPr="00AE3AFA" w:rsidRDefault="00612185" w:rsidP="00612185">
            <w:pPr>
              <w:spacing w:line="240" w:lineRule="exact"/>
              <w:jc w:val="center"/>
              <w:rPr>
                <w:rFonts w:asciiTheme="majorHAnsi" w:hAnsiTheme="majorHAnsi" w:cstheme="majorHAnsi"/>
                <w:color w:val="000000"/>
                <w:sz w:val="18"/>
                <w:szCs w:val="18"/>
                <w:shd w:val="clear" w:color="auto" w:fill="FFFFFF"/>
              </w:rPr>
            </w:pPr>
          </w:p>
        </w:tc>
        <w:tc>
          <w:tcPr>
            <w:tcW w:w="1134" w:type="dxa"/>
          </w:tcPr>
          <w:p w14:paraId="2F8EAE80" w14:textId="77777777" w:rsidR="00612185" w:rsidRPr="00AE3AFA" w:rsidRDefault="00612185" w:rsidP="00612185">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276" w:type="dxa"/>
          </w:tcPr>
          <w:p w14:paraId="0FC93948" w14:textId="77777777" w:rsidR="00612185" w:rsidRPr="00AE3AFA" w:rsidRDefault="00612185" w:rsidP="00612185">
            <w:pPr>
              <w:spacing w:line="240" w:lineRule="exact"/>
              <w:jc w:val="center"/>
              <w:rPr>
                <w:rFonts w:asciiTheme="majorHAnsi" w:hAnsiTheme="majorHAnsi" w:cstheme="majorHAnsi"/>
                <w:color w:val="000000"/>
                <w:sz w:val="18"/>
                <w:szCs w:val="18"/>
                <w:shd w:val="clear" w:color="auto" w:fill="FFFFFF"/>
              </w:rPr>
            </w:pPr>
          </w:p>
        </w:tc>
      </w:tr>
      <w:tr w:rsidR="00612185" w:rsidRPr="00AE3AFA" w14:paraId="21B5BD55" w14:textId="77777777" w:rsidTr="004A67FD">
        <w:tc>
          <w:tcPr>
            <w:tcW w:w="1413" w:type="dxa"/>
          </w:tcPr>
          <w:p w14:paraId="694FDDF7" w14:textId="77777777" w:rsidR="00612185" w:rsidRPr="00AE3AFA" w:rsidRDefault="00612185" w:rsidP="0061218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Note</w:t>
            </w:r>
          </w:p>
        </w:tc>
        <w:tc>
          <w:tcPr>
            <w:tcW w:w="4536" w:type="dxa"/>
          </w:tcPr>
          <w:p w14:paraId="38034CB5" w14:textId="77777777" w:rsidR="00612185" w:rsidRPr="00AE3AFA" w:rsidRDefault="00612185" w:rsidP="00612185">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description and comment for Conductor class</w:t>
            </w:r>
          </w:p>
        </w:tc>
        <w:tc>
          <w:tcPr>
            <w:tcW w:w="1134" w:type="dxa"/>
          </w:tcPr>
          <w:p w14:paraId="71A29EE2" w14:textId="77777777" w:rsidR="00612185" w:rsidRPr="00AE3AFA" w:rsidRDefault="00612185" w:rsidP="00612185">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06B629DC" w14:textId="77777777" w:rsidR="00612185" w:rsidRPr="00AE3AFA" w:rsidRDefault="00612185" w:rsidP="00612185">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w:t>
            </w:r>
          </w:p>
          <w:p w14:paraId="157083D0" w14:textId="77777777" w:rsidR="00612185" w:rsidRPr="00AE3AFA" w:rsidRDefault="00612185" w:rsidP="00612185">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input</w:t>
            </w:r>
          </w:p>
        </w:tc>
        <w:tc>
          <w:tcPr>
            <w:tcW w:w="1276" w:type="dxa"/>
          </w:tcPr>
          <w:p w14:paraId="187D8075" w14:textId="77777777" w:rsidR="00612185" w:rsidRPr="00AE3AFA" w:rsidRDefault="00612185" w:rsidP="00612185">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bl>
    <w:p w14:paraId="542D1B87" w14:textId="44576B3D" w:rsidR="00612185" w:rsidRPr="00AE3AFA" w:rsidRDefault="00612185" w:rsidP="00612185">
      <w:pPr>
        <w:pStyle w:val="afb"/>
        <w:ind w:firstLine="0"/>
        <w:rPr>
          <w:rFonts w:asciiTheme="majorHAnsi" w:hAnsiTheme="majorHAnsi" w:cstheme="majorHAnsi"/>
        </w:rPr>
      </w:pPr>
      <w:r w:rsidRPr="00AE3AFA">
        <w:rPr>
          <w:rFonts w:ascii="ＭＳ ゴシック" w:eastAsia="ＭＳ ゴシック" w:hAnsi="ＭＳ ゴシック" w:cs="ＭＳ ゴシック" w:hint="eastAsia"/>
        </w:rPr>
        <w:lastRenderedPageBreak/>
        <w:t>※</w:t>
      </w:r>
      <w:r w:rsidR="00CA7F59" w:rsidRPr="00AE3AFA">
        <w:rPr>
          <w:rFonts w:asciiTheme="majorHAnsi" w:hAnsiTheme="majorHAnsi" w:cstheme="majorHAnsi"/>
        </w:rPr>
        <w:t>selectable notifications are r</w:t>
      </w:r>
      <w:r w:rsidR="002A4A15" w:rsidRPr="00AE3AFA">
        <w:rPr>
          <w:rFonts w:asciiTheme="majorHAnsi" w:hAnsiTheme="majorHAnsi" w:cstheme="majorHAnsi"/>
        </w:rPr>
        <w:t>egistered in “</w:t>
      </w:r>
      <w:r w:rsidRPr="00AE3AFA">
        <w:rPr>
          <w:rFonts w:asciiTheme="majorHAnsi" w:hAnsiTheme="majorHAnsi" w:cstheme="majorHAnsi"/>
        </w:rPr>
        <w:fldChar w:fldCharType="begin"/>
      </w:r>
      <w:r w:rsidRPr="00AE3AFA">
        <w:rPr>
          <w:rFonts w:asciiTheme="majorHAnsi" w:hAnsiTheme="majorHAnsi" w:cstheme="majorHAnsi"/>
        </w:rPr>
        <w:instrText xml:space="preserve"> REF _Ref87426561 \n \h </w:instrText>
      </w:r>
      <w:r w:rsidR="00AE3AFA">
        <w:rPr>
          <w:rFonts w:asciiTheme="majorHAnsi" w:hAnsiTheme="majorHAnsi" w:cstheme="majorHAnsi"/>
        </w:rPr>
        <w:instrText xml:space="preserve"> \* MERGEFORMAT </w:instrText>
      </w:r>
      <w:r w:rsidRPr="00AE3AFA">
        <w:rPr>
          <w:rFonts w:asciiTheme="majorHAnsi" w:hAnsiTheme="majorHAnsi" w:cstheme="majorHAnsi"/>
        </w:rPr>
        <w:fldChar w:fldCharType="separate"/>
      </w:r>
      <w:r w:rsidR="00A6356E">
        <w:rPr>
          <w:rFonts w:asciiTheme="majorHAnsi" w:hAnsiTheme="majorHAnsi" w:cstheme="majorHAnsi" w:hint="eastAsia"/>
          <w:b/>
          <w:bCs/>
        </w:rPr>
        <w:t>エラー</w:t>
      </w:r>
      <w:r w:rsidR="00A6356E">
        <w:rPr>
          <w:rFonts w:asciiTheme="majorHAnsi" w:hAnsiTheme="majorHAnsi" w:cstheme="majorHAnsi" w:hint="eastAsia"/>
          <w:b/>
          <w:bCs/>
        </w:rPr>
        <w:t xml:space="preserve">! </w:t>
      </w:r>
      <w:r w:rsidR="00A6356E">
        <w:rPr>
          <w:rFonts w:asciiTheme="majorHAnsi" w:hAnsiTheme="majorHAnsi" w:cstheme="majorHAnsi" w:hint="eastAsia"/>
          <w:b/>
          <w:bCs/>
        </w:rPr>
        <w:t>参照元が見つかりません。</w:t>
      </w:r>
      <w:r w:rsidRPr="00AE3AFA">
        <w:rPr>
          <w:rFonts w:asciiTheme="majorHAnsi" w:hAnsiTheme="majorHAnsi" w:cstheme="majorHAnsi"/>
        </w:rPr>
        <w:fldChar w:fldCharType="end"/>
      </w:r>
      <w:r w:rsidR="002A4A15" w:rsidRPr="00AE3AFA">
        <w:rPr>
          <w:rFonts w:asciiTheme="majorHAnsi" w:hAnsiTheme="majorHAnsi" w:cstheme="majorHAnsi"/>
        </w:rPr>
        <w:t xml:space="preserve"> Conductor notification definition”</w:t>
      </w:r>
    </w:p>
    <w:p w14:paraId="6185E5FA" w14:textId="77777777" w:rsidR="00BD4742" w:rsidRPr="00AE3AFA" w:rsidRDefault="00BD4742" w:rsidP="00BD4742">
      <w:pPr>
        <w:pStyle w:val="afb"/>
        <w:ind w:firstLine="0"/>
        <w:rPr>
          <w:rFonts w:asciiTheme="majorHAnsi" w:hAnsiTheme="majorHAnsi" w:cstheme="majorHAnsi"/>
        </w:rPr>
      </w:pPr>
    </w:p>
    <w:p w14:paraId="68D4A326" w14:textId="77777777" w:rsidR="00BD4742" w:rsidRPr="00AE3AFA" w:rsidRDefault="009C4836" w:rsidP="00BD4742">
      <w:pPr>
        <w:jc w:val="center"/>
        <w:rPr>
          <w:rFonts w:asciiTheme="majorHAnsi" w:hAnsiTheme="majorHAnsi" w:cstheme="majorHAnsi"/>
        </w:rPr>
      </w:pPr>
      <w:r w:rsidRPr="00AE3AFA">
        <w:rPr>
          <w:rFonts w:asciiTheme="majorHAnsi" w:hAnsiTheme="majorHAnsi" w:cstheme="majorHAnsi"/>
          <w:noProof/>
        </w:rPr>
        <w:drawing>
          <wp:inline distT="0" distB="0" distL="0" distR="0" wp14:anchorId="2E07D263" wp14:editId="7D1EDFE0">
            <wp:extent cx="2428875" cy="3476625"/>
            <wp:effectExtent l="0" t="0" r="9525" b="9525"/>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8875" cy="3476625"/>
                    </a:xfrm>
                    <a:prstGeom prst="rect">
                      <a:avLst/>
                    </a:prstGeom>
                    <a:noFill/>
                    <a:ln>
                      <a:noFill/>
                    </a:ln>
                  </pic:spPr>
                </pic:pic>
              </a:graphicData>
            </a:graphic>
          </wp:inline>
        </w:drawing>
      </w:r>
    </w:p>
    <w:p w14:paraId="4083E842" w14:textId="3BBC6D8E" w:rsidR="00AC6224" w:rsidRPr="00AE3AFA" w:rsidRDefault="00695791" w:rsidP="00AC6224">
      <w:pPr>
        <w:ind w:leftChars="872" w:left="1831" w:firstLine="689"/>
        <w:rPr>
          <w:rFonts w:asciiTheme="majorHAnsi" w:hAnsiTheme="majorHAnsi" w:cstheme="majorHAnsi"/>
          <w:b/>
        </w:rPr>
      </w:pPr>
      <w:r w:rsidRPr="00AE3AFA">
        <w:rPr>
          <w:rFonts w:asciiTheme="majorHAnsi" w:hAnsiTheme="majorHAnsi" w:cstheme="majorHAnsi"/>
          <w:b/>
        </w:rPr>
        <w:t>Figure</w:t>
      </w:r>
      <w:r w:rsidR="00BD4742" w:rsidRPr="00AE3AFA">
        <w:rPr>
          <w:rFonts w:asciiTheme="majorHAnsi" w:hAnsiTheme="majorHAnsi" w:cstheme="majorHAnsi"/>
          <w:b/>
        </w:rPr>
        <w:t xml:space="preserve"> </w:t>
      </w:r>
      <w:r w:rsidR="00BD4742" w:rsidRPr="00AE3AFA">
        <w:rPr>
          <w:rFonts w:asciiTheme="majorHAnsi" w:hAnsiTheme="majorHAnsi" w:cstheme="majorHAnsi"/>
          <w:b/>
        </w:rPr>
        <w:fldChar w:fldCharType="begin"/>
      </w:r>
      <w:r w:rsidR="00BD4742" w:rsidRPr="00AE3AFA">
        <w:rPr>
          <w:rFonts w:asciiTheme="majorHAnsi" w:hAnsiTheme="majorHAnsi" w:cstheme="majorHAnsi"/>
          <w:b/>
        </w:rPr>
        <w:instrText xml:space="preserve"> STYLEREF 2 \s </w:instrText>
      </w:r>
      <w:r w:rsidR="00BD4742" w:rsidRPr="00AE3AFA">
        <w:rPr>
          <w:rFonts w:asciiTheme="majorHAnsi" w:hAnsiTheme="majorHAnsi" w:cstheme="majorHAnsi"/>
          <w:b/>
        </w:rPr>
        <w:fldChar w:fldCharType="separate"/>
      </w:r>
      <w:r w:rsidR="00A6356E">
        <w:rPr>
          <w:rFonts w:asciiTheme="majorHAnsi" w:hAnsiTheme="majorHAnsi" w:cstheme="majorHAnsi"/>
          <w:b/>
          <w:noProof/>
        </w:rPr>
        <w:t>4.1</w:t>
      </w:r>
      <w:r w:rsidR="00BD4742" w:rsidRPr="00AE3AFA">
        <w:rPr>
          <w:rFonts w:asciiTheme="majorHAnsi" w:hAnsiTheme="majorHAnsi" w:cstheme="majorHAnsi"/>
          <w:b/>
        </w:rPr>
        <w:fldChar w:fldCharType="end"/>
      </w:r>
      <w:r w:rsidR="00BD4742" w:rsidRPr="00AE3AFA">
        <w:rPr>
          <w:rFonts w:asciiTheme="majorHAnsi" w:hAnsiTheme="majorHAnsi" w:cstheme="majorHAnsi"/>
          <w:b/>
        </w:rPr>
        <w:noBreakHyphen/>
      </w:r>
      <w:r w:rsidR="00612185" w:rsidRPr="00AE3AFA">
        <w:rPr>
          <w:rFonts w:asciiTheme="majorHAnsi" w:hAnsiTheme="majorHAnsi" w:cstheme="majorHAnsi"/>
          <w:b/>
        </w:rPr>
        <w:t>10</w:t>
      </w:r>
      <w:r w:rsidRPr="00AE3AFA">
        <w:rPr>
          <w:rFonts w:asciiTheme="majorHAnsi" w:hAnsiTheme="majorHAnsi" w:cstheme="majorHAnsi"/>
          <w:b/>
        </w:rPr>
        <w:t xml:space="preserve"> </w:t>
      </w:r>
      <w:r w:rsidR="003F6898" w:rsidRPr="00AE3AFA">
        <w:rPr>
          <w:rFonts w:asciiTheme="majorHAnsi" w:hAnsiTheme="majorHAnsi" w:cstheme="majorHAnsi"/>
          <w:b/>
        </w:rPr>
        <w:t>“Conductor” name tab</w:t>
      </w:r>
    </w:p>
    <w:p w14:paraId="1F7204B2" w14:textId="77777777" w:rsidR="007C4AA1" w:rsidRPr="00AE3AFA" w:rsidRDefault="007C4AA1" w:rsidP="00AC6224">
      <w:pPr>
        <w:ind w:leftChars="872" w:left="1831" w:firstLine="689"/>
        <w:rPr>
          <w:rFonts w:asciiTheme="majorHAnsi" w:hAnsiTheme="majorHAnsi" w:cstheme="majorHAnsi"/>
          <w:b/>
        </w:rPr>
      </w:pPr>
    </w:p>
    <w:p w14:paraId="742AD689" w14:textId="77777777" w:rsidR="00651EC0" w:rsidRPr="00AE3AFA" w:rsidRDefault="00780FAF" w:rsidP="00651EC0">
      <w:pPr>
        <w:jc w:val="center"/>
        <w:rPr>
          <w:rFonts w:asciiTheme="majorHAnsi" w:hAnsiTheme="majorHAnsi" w:cstheme="majorHAnsi"/>
        </w:rPr>
      </w:pPr>
      <w:r w:rsidRPr="00AE3AFA">
        <w:rPr>
          <w:rFonts w:asciiTheme="majorHAnsi" w:hAnsiTheme="majorHAnsi" w:cstheme="majorHAnsi"/>
          <w:noProof/>
        </w:rPr>
        <w:drawing>
          <wp:inline distT="0" distB="0" distL="0" distR="0" wp14:anchorId="247F9242" wp14:editId="4D1AA772">
            <wp:extent cx="3734435" cy="978851"/>
            <wp:effectExtent l="0" t="0" r="0" b="0"/>
            <wp:docPr id="460" name="図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3792" cy="983925"/>
                    </a:xfrm>
                    <a:prstGeom prst="rect">
                      <a:avLst/>
                    </a:prstGeom>
                  </pic:spPr>
                </pic:pic>
              </a:graphicData>
            </a:graphic>
          </wp:inline>
        </w:drawing>
      </w:r>
    </w:p>
    <w:p w14:paraId="2A75369D" w14:textId="3B6765AA" w:rsidR="00651EC0" w:rsidRPr="00AE3AFA" w:rsidRDefault="00651EC0" w:rsidP="00651EC0">
      <w:pPr>
        <w:pStyle w:val="af1"/>
        <w:jc w:val="center"/>
        <w:rPr>
          <w:rFonts w:asciiTheme="majorHAnsi" w:hAnsiTheme="majorHAnsi" w:cstheme="majorHAnsi"/>
          <w:b w:val="0"/>
        </w:rPr>
      </w:pPr>
      <w:r w:rsidRPr="00AE3AFA">
        <w:rPr>
          <w:rFonts w:asciiTheme="majorHAnsi" w:hAnsiTheme="majorHAnsi" w:cstheme="majorHAnsi"/>
        </w:rPr>
        <w:t xml:space="preserve">Figure 4.1- </w:t>
      </w:r>
      <w:r w:rsidRPr="00AE3AFA">
        <w:rPr>
          <w:rFonts w:asciiTheme="majorHAnsi" w:hAnsiTheme="majorHAnsi" w:cstheme="majorHAnsi"/>
        </w:rPr>
        <w:fldChar w:fldCharType="begin"/>
      </w:r>
      <w:r w:rsidRPr="00AE3AFA">
        <w:rPr>
          <w:rFonts w:asciiTheme="majorHAnsi" w:hAnsiTheme="majorHAnsi" w:cstheme="majorHAnsi"/>
        </w:rPr>
        <w:instrText xml:space="preserve"> SEQ </w:instrText>
      </w:r>
      <w:r w:rsidRPr="00AE3AFA">
        <w:rPr>
          <w:rFonts w:asciiTheme="majorHAnsi" w:hAnsiTheme="majorHAnsi" w:cstheme="majorHAnsi"/>
        </w:rPr>
        <w:instrText>図</w:instrText>
      </w:r>
      <w:r w:rsidRPr="00AE3AFA">
        <w:rPr>
          <w:rFonts w:asciiTheme="majorHAnsi" w:hAnsiTheme="majorHAnsi" w:cstheme="majorHAnsi"/>
        </w:rPr>
        <w:instrText xml:space="preserve">_4.1- \* ARABIC </w:instrText>
      </w:r>
      <w:r w:rsidRPr="00AE3AFA">
        <w:rPr>
          <w:rFonts w:asciiTheme="majorHAnsi" w:hAnsiTheme="majorHAnsi" w:cstheme="majorHAnsi"/>
        </w:rPr>
        <w:fldChar w:fldCharType="separate"/>
      </w:r>
      <w:r w:rsidR="00A6356E">
        <w:rPr>
          <w:rFonts w:asciiTheme="majorHAnsi" w:hAnsiTheme="majorHAnsi" w:cstheme="majorHAnsi"/>
          <w:noProof/>
        </w:rPr>
        <w:t>1</w:t>
      </w:r>
      <w:r w:rsidRPr="00AE3AFA">
        <w:rPr>
          <w:rFonts w:asciiTheme="majorHAnsi" w:hAnsiTheme="majorHAnsi" w:cstheme="majorHAnsi"/>
        </w:rPr>
        <w:fldChar w:fldCharType="end"/>
      </w:r>
      <w:r w:rsidRPr="00AE3AFA">
        <w:rPr>
          <w:rFonts w:asciiTheme="majorHAnsi" w:hAnsiTheme="majorHAnsi" w:cstheme="majorHAnsi"/>
        </w:rPr>
        <w:t xml:space="preserve"> “Notice” popup</w:t>
      </w:r>
    </w:p>
    <w:p w14:paraId="6DBCEDCA" w14:textId="77777777" w:rsidR="007C4AA1" w:rsidRPr="00AE3AFA" w:rsidRDefault="003F6898" w:rsidP="00AC6224">
      <w:pPr>
        <w:ind w:leftChars="872" w:left="1831" w:firstLine="689"/>
        <w:rPr>
          <w:rFonts w:asciiTheme="majorHAnsi" w:hAnsiTheme="majorHAnsi" w:cstheme="majorHAnsi"/>
          <w:b/>
        </w:rPr>
      </w:pPr>
      <w:r w:rsidRPr="00AE3AFA">
        <w:rPr>
          <w:rFonts w:asciiTheme="majorHAnsi" w:hAnsiTheme="majorHAnsi" w:cstheme="majorHAnsi"/>
          <w:noProof/>
        </w:rPr>
        <w:drawing>
          <wp:anchor distT="0" distB="0" distL="114300" distR="114300" simplePos="0" relativeHeight="251889152" behindDoc="0" locked="0" layoutInCell="1" allowOverlap="1" wp14:anchorId="1296A678" wp14:editId="387D0C35">
            <wp:simplePos x="0" y="0"/>
            <wp:positionH relativeFrom="margin">
              <wp:align>center</wp:align>
            </wp:positionH>
            <wp:positionV relativeFrom="paragraph">
              <wp:posOffset>192405</wp:posOffset>
            </wp:positionV>
            <wp:extent cx="3629025" cy="1076325"/>
            <wp:effectExtent l="0" t="0" r="9525" b="9525"/>
            <wp:wrapTopAndBottom/>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9025" cy="1076325"/>
                    </a:xfrm>
                    <a:prstGeom prst="rect">
                      <a:avLst/>
                    </a:prstGeom>
                    <a:noFill/>
                    <a:extLst/>
                  </pic:spPr>
                </pic:pic>
              </a:graphicData>
            </a:graphic>
            <wp14:sizeRelH relativeFrom="page">
              <wp14:pctWidth>0</wp14:pctWidth>
            </wp14:sizeRelH>
            <wp14:sizeRelV relativeFrom="page">
              <wp14:pctHeight>0</wp14:pctHeight>
            </wp14:sizeRelV>
          </wp:anchor>
        </w:drawing>
      </w:r>
    </w:p>
    <w:p w14:paraId="03FB468A" w14:textId="77777777" w:rsidR="00AC6224" w:rsidRPr="00AE3AFA" w:rsidRDefault="00AC6224" w:rsidP="00BD4742">
      <w:pPr>
        <w:ind w:leftChars="872" w:left="1831" w:firstLine="689"/>
        <w:rPr>
          <w:rFonts w:asciiTheme="majorHAnsi" w:hAnsiTheme="majorHAnsi" w:cstheme="majorHAnsi"/>
          <w:b/>
        </w:rPr>
      </w:pPr>
    </w:p>
    <w:p w14:paraId="59CDBBD4" w14:textId="7D71AFA1" w:rsidR="007C4AA1" w:rsidRPr="00AE3AFA" w:rsidRDefault="00AC6224" w:rsidP="008C5593">
      <w:pPr>
        <w:ind w:leftChars="872" w:left="1831" w:firstLine="689"/>
        <w:rPr>
          <w:rFonts w:asciiTheme="majorHAnsi" w:hAnsiTheme="majorHAnsi" w:cstheme="majorHAnsi"/>
          <w:b/>
        </w:rPr>
      </w:pPr>
      <w:r w:rsidRPr="00AE3AFA">
        <w:rPr>
          <w:rFonts w:asciiTheme="majorHAnsi" w:hAnsiTheme="majorHAnsi" w:cstheme="majorHAnsi"/>
        </w:rPr>
        <w:t xml:space="preserve">   </w:t>
      </w:r>
      <w:r w:rsidRPr="00AE3AFA">
        <w:rPr>
          <w:rFonts w:asciiTheme="majorHAnsi" w:hAnsiTheme="majorHAnsi" w:cstheme="majorHAnsi"/>
          <w:b/>
        </w:rPr>
        <w:t xml:space="preserve">Figure </w:t>
      </w:r>
      <w:r w:rsidRPr="00AE3AFA">
        <w:rPr>
          <w:rFonts w:asciiTheme="majorHAnsi" w:hAnsiTheme="majorHAnsi" w:cstheme="majorHAnsi"/>
          <w:b/>
        </w:rPr>
        <w:fldChar w:fldCharType="begin"/>
      </w:r>
      <w:r w:rsidRPr="00AE3AFA">
        <w:rPr>
          <w:rFonts w:asciiTheme="majorHAnsi" w:hAnsiTheme="majorHAnsi" w:cstheme="majorHAnsi"/>
          <w:b/>
        </w:rPr>
        <w:instrText xml:space="preserve"> STYLEREF 2 \s </w:instrText>
      </w:r>
      <w:r w:rsidRPr="00AE3AFA">
        <w:rPr>
          <w:rFonts w:asciiTheme="majorHAnsi" w:hAnsiTheme="majorHAnsi" w:cstheme="majorHAnsi"/>
          <w:b/>
        </w:rPr>
        <w:fldChar w:fldCharType="separate"/>
      </w:r>
      <w:r w:rsidR="00A6356E">
        <w:rPr>
          <w:rFonts w:asciiTheme="majorHAnsi" w:hAnsiTheme="majorHAnsi" w:cstheme="majorHAnsi"/>
          <w:b/>
          <w:noProof/>
        </w:rPr>
        <w:t>4.1</w:t>
      </w:r>
      <w:r w:rsidRPr="00AE3AFA">
        <w:rPr>
          <w:rFonts w:asciiTheme="majorHAnsi" w:hAnsiTheme="majorHAnsi" w:cstheme="majorHAnsi"/>
          <w:b/>
        </w:rPr>
        <w:fldChar w:fldCharType="end"/>
      </w:r>
      <w:r w:rsidRPr="00AE3AFA">
        <w:rPr>
          <w:rFonts w:asciiTheme="majorHAnsi" w:hAnsiTheme="majorHAnsi" w:cstheme="majorHAnsi"/>
          <w:b/>
        </w:rPr>
        <w:noBreakHyphen/>
      </w:r>
      <w:r w:rsidR="00651EC0" w:rsidRPr="00AE3AFA">
        <w:rPr>
          <w:rFonts w:asciiTheme="majorHAnsi" w:hAnsiTheme="majorHAnsi" w:cstheme="majorHAnsi"/>
          <w:b/>
        </w:rPr>
        <w:t>12</w:t>
      </w:r>
      <w:r w:rsidRPr="00AE3AFA">
        <w:rPr>
          <w:rFonts w:asciiTheme="majorHAnsi" w:hAnsiTheme="majorHAnsi" w:cstheme="majorHAnsi"/>
          <w:b/>
        </w:rPr>
        <w:t xml:space="preserve"> </w:t>
      </w:r>
      <w:r w:rsidR="003F6898" w:rsidRPr="00AE3AFA">
        <w:rPr>
          <w:rFonts w:asciiTheme="majorHAnsi" w:hAnsiTheme="majorHAnsi" w:cstheme="majorHAnsi"/>
          <w:b/>
        </w:rPr>
        <w:t>“Permission role select” popup</w:t>
      </w:r>
    </w:p>
    <w:p w14:paraId="44AB877C" w14:textId="77777777" w:rsidR="00BD4742" w:rsidRPr="00AE3AFA" w:rsidRDefault="007C4AA1" w:rsidP="00211BC1">
      <w:pPr>
        <w:widowControl/>
        <w:jc w:val="left"/>
        <w:rPr>
          <w:rFonts w:asciiTheme="majorHAnsi" w:hAnsiTheme="majorHAnsi" w:cstheme="majorHAnsi"/>
          <w:b/>
        </w:rPr>
      </w:pPr>
      <w:r w:rsidRPr="00AE3AFA">
        <w:rPr>
          <w:rFonts w:asciiTheme="majorHAnsi" w:hAnsiTheme="majorHAnsi" w:cstheme="majorHAnsi"/>
          <w:b/>
        </w:rPr>
        <w:br w:type="page"/>
      </w:r>
    </w:p>
    <w:p w14:paraId="0379873A" w14:textId="77777777" w:rsidR="00BD4742" w:rsidRPr="00AE3AFA" w:rsidRDefault="00750508" w:rsidP="00C72DC3">
      <w:pPr>
        <w:pStyle w:val="afb"/>
        <w:numPr>
          <w:ilvl w:val="0"/>
          <w:numId w:val="26"/>
        </w:numPr>
        <w:rPr>
          <w:rFonts w:asciiTheme="majorHAnsi" w:hAnsiTheme="majorHAnsi" w:cstheme="majorHAnsi"/>
        </w:rPr>
      </w:pPr>
      <w:r w:rsidRPr="00AE3AFA">
        <w:rPr>
          <w:rFonts w:asciiTheme="majorHAnsi" w:hAnsiTheme="majorHAnsi" w:cstheme="majorHAnsi"/>
        </w:rPr>
        <w:lastRenderedPageBreak/>
        <w:t>Movement</w:t>
      </w:r>
      <w:r w:rsidR="00B517FC" w:rsidRPr="00AE3AFA">
        <w:rPr>
          <w:rFonts w:asciiTheme="majorHAnsi" w:hAnsiTheme="majorHAnsi" w:cstheme="majorHAnsi"/>
        </w:rPr>
        <w:t xml:space="preserve"> detail</w:t>
      </w:r>
      <w:r w:rsidR="00DD4584" w:rsidRPr="00AE3AFA">
        <w:rPr>
          <w:rFonts w:asciiTheme="majorHAnsi" w:hAnsiTheme="majorHAnsi" w:cstheme="majorHAnsi"/>
        </w:rPr>
        <w:t>s</w:t>
      </w:r>
      <w:r w:rsidR="00B517FC" w:rsidRPr="00AE3AFA">
        <w:rPr>
          <w:rFonts w:asciiTheme="majorHAnsi" w:hAnsiTheme="majorHAnsi" w:cstheme="majorHAnsi"/>
        </w:rPr>
        <w:t xml:space="preserve"> and input item</w:t>
      </w:r>
      <w:r w:rsidR="001F02B0" w:rsidRPr="00AE3AFA">
        <w:rPr>
          <w:rFonts w:asciiTheme="majorHAnsi" w:hAnsiTheme="majorHAnsi" w:cstheme="majorHAnsi"/>
        </w:rPr>
        <w:t>s</w:t>
      </w:r>
      <w:r w:rsidR="00375E99" w:rsidRPr="00AE3AFA">
        <w:rPr>
          <w:rFonts w:asciiTheme="majorHAnsi" w:hAnsiTheme="majorHAnsi" w:cstheme="majorHAnsi"/>
        </w:rPr>
        <w:br/>
      </w:r>
      <w:r w:rsidR="00375E99" w:rsidRPr="00AE3AFA">
        <w:rPr>
          <w:rFonts w:asciiTheme="majorHAnsi" w:hAnsiTheme="majorHAnsi" w:cstheme="majorHAnsi"/>
        </w:rPr>
        <w:t>・</w:t>
      </w:r>
      <w:r w:rsidR="008019A5" w:rsidRPr="00AE3AFA">
        <w:rPr>
          <w:rFonts w:asciiTheme="majorHAnsi" w:hAnsiTheme="majorHAnsi" w:cstheme="majorHAnsi"/>
        </w:rPr>
        <w:t>This tab is displayed if a Node</w:t>
      </w:r>
      <w:r w:rsidR="00375E99" w:rsidRPr="00AE3AFA">
        <w:rPr>
          <w:rFonts w:asciiTheme="majorHAnsi" w:hAnsiTheme="majorHAnsi" w:cstheme="majorHAnsi"/>
        </w:rPr>
        <w:t xml:space="preserve"> i</w:t>
      </w:r>
      <w:r w:rsidR="008019A5" w:rsidRPr="00AE3AFA">
        <w:rPr>
          <w:rFonts w:asciiTheme="majorHAnsi" w:hAnsiTheme="majorHAnsi" w:cstheme="majorHAnsi"/>
        </w:rPr>
        <w:t>s selected in the Node list Movement tab</w:t>
      </w:r>
      <w:r w:rsidR="00375E99" w:rsidRPr="00AE3AFA">
        <w:rPr>
          <w:rFonts w:asciiTheme="majorHAnsi" w:hAnsiTheme="majorHAnsi" w:cstheme="majorHAnsi"/>
        </w:rPr>
        <w:t>.</w:t>
      </w:r>
      <w:r w:rsidR="00375E99" w:rsidRPr="00AE3AFA">
        <w:rPr>
          <w:rFonts w:asciiTheme="majorHAnsi" w:hAnsiTheme="majorHAnsi" w:cstheme="majorHAnsi"/>
        </w:rPr>
        <w:br/>
      </w:r>
      <w:r w:rsidR="00375E99" w:rsidRPr="00AE3AFA">
        <w:rPr>
          <w:rFonts w:asciiTheme="majorHAnsi" w:hAnsiTheme="majorHAnsi" w:cstheme="majorHAnsi"/>
        </w:rPr>
        <w:t>・</w:t>
      </w:r>
      <w:r w:rsidR="00375E99" w:rsidRPr="00AE3AFA">
        <w:rPr>
          <w:rFonts w:asciiTheme="majorHAnsi" w:hAnsiTheme="majorHAnsi" w:cstheme="majorHAnsi"/>
        </w:rPr>
        <w:t>The items found in the tab are as following.</w:t>
      </w:r>
    </w:p>
    <w:p w14:paraId="6845741D" w14:textId="77777777" w:rsidR="00282BFD" w:rsidRPr="00AE3AFA" w:rsidRDefault="00282BFD" w:rsidP="0050719B">
      <w:pPr>
        <w:jc w:val="center"/>
        <w:rPr>
          <w:rFonts w:asciiTheme="majorHAnsi" w:hAnsiTheme="majorHAnsi" w:cstheme="majorHAnsi"/>
        </w:rPr>
      </w:pPr>
    </w:p>
    <w:p w14:paraId="4B8477A4" w14:textId="77BCA056" w:rsidR="00EA4BE8" w:rsidRPr="00AE3AFA" w:rsidRDefault="00B517FC" w:rsidP="00EA4BE8">
      <w:pPr>
        <w:jc w:val="center"/>
        <w:rPr>
          <w:rFonts w:asciiTheme="majorHAnsi" w:hAnsiTheme="majorHAnsi" w:cstheme="majorHAnsi"/>
          <w:b/>
        </w:rPr>
      </w:pPr>
      <w:r w:rsidRPr="00AE3AFA">
        <w:rPr>
          <w:rFonts w:asciiTheme="majorHAnsi" w:hAnsiTheme="majorHAnsi" w:cstheme="majorHAnsi"/>
          <w:b/>
        </w:rPr>
        <w:t xml:space="preserve">Table </w:t>
      </w:r>
      <w:r w:rsidR="00EA4BE8" w:rsidRPr="00AE3AFA">
        <w:rPr>
          <w:rFonts w:asciiTheme="majorHAnsi" w:hAnsiTheme="majorHAnsi" w:cstheme="majorHAnsi"/>
          <w:b/>
        </w:rPr>
        <w:fldChar w:fldCharType="begin"/>
      </w:r>
      <w:r w:rsidR="00EA4BE8" w:rsidRPr="00AE3AFA">
        <w:rPr>
          <w:rFonts w:asciiTheme="majorHAnsi" w:hAnsiTheme="majorHAnsi" w:cstheme="majorHAnsi"/>
          <w:b/>
        </w:rPr>
        <w:instrText xml:space="preserve"> STYLEREF 1 \s </w:instrText>
      </w:r>
      <w:r w:rsidR="00EA4BE8" w:rsidRPr="00AE3AFA">
        <w:rPr>
          <w:rFonts w:asciiTheme="majorHAnsi" w:hAnsiTheme="majorHAnsi" w:cstheme="majorHAnsi"/>
          <w:b/>
        </w:rPr>
        <w:fldChar w:fldCharType="separate"/>
      </w:r>
      <w:r w:rsidR="00A6356E">
        <w:rPr>
          <w:rFonts w:asciiTheme="majorHAnsi" w:hAnsiTheme="majorHAnsi" w:cstheme="majorHAnsi"/>
          <w:b/>
          <w:noProof/>
        </w:rPr>
        <w:t>4</w:t>
      </w:r>
      <w:r w:rsidR="00EA4BE8" w:rsidRPr="00AE3AFA">
        <w:rPr>
          <w:rFonts w:asciiTheme="majorHAnsi" w:hAnsiTheme="majorHAnsi" w:cstheme="majorHAnsi"/>
          <w:b/>
        </w:rPr>
        <w:fldChar w:fldCharType="end"/>
      </w:r>
      <w:r w:rsidR="00EA4BE8" w:rsidRPr="00AE3AFA">
        <w:rPr>
          <w:rFonts w:asciiTheme="majorHAnsi" w:hAnsiTheme="majorHAnsi" w:cstheme="majorHAnsi"/>
          <w:b/>
        </w:rPr>
        <w:t>.1</w:t>
      </w:r>
      <w:r w:rsidR="001446B2" w:rsidRPr="00AE3AFA">
        <w:rPr>
          <w:rFonts w:asciiTheme="majorHAnsi" w:hAnsiTheme="majorHAnsi" w:cstheme="majorHAnsi"/>
          <w:b/>
        </w:rPr>
        <w:t>-</w:t>
      </w:r>
      <w:r w:rsidR="00651EC0" w:rsidRPr="00AE3AFA">
        <w:rPr>
          <w:rFonts w:asciiTheme="majorHAnsi" w:hAnsiTheme="majorHAnsi" w:cstheme="majorHAnsi"/>
          <w:b/>
        </w:rPr>
        <w:t>7</w:t>
      </w:r>
      <w:r w:rsidR="00EA4BE8" w:rsidRPr="00AE3AFA">
        <w:rPr>
          <w:rFonts w:asciiTheme="majorHAnsi" w:hAnsiTheme="majorHAnsi" w:cstheme="majorHAnsi"/>
          <w:b/>
        </w:rPr>
        <w:t xml:space="preserve">　</w:t>
      </w:r>
      <w:r w:rsidR="00375E99" w:rsidRPr="00AE3AFA">
        <w:rPr>
          <w:rFonts w:asciiTheme="majorHAnsi" w:hAnsiTheme="majorHAnsi" w:cstheme="majorHAnsi"/>
          <w:b/>
        </w:rPr>
        <w:t>“Movement” tab</w:t>
      </w:r>
    </w:p>
    <w:tbl>
      <w:tblPr>
        <w:tblStyle w:val="aa"/>
        <w:tblW w:w="9493" w:type="dxa"/>
        <w:tblLayout w:type="fixed"/>
        <w:tblLook w:val="04A0" w:firstRow="1" w:lastRow="0" w:firstColumn="1" w:lastColumn="0" w:noHBand="0" w:noVBand="1"/>
      </w:tblPr>
      <w:tblGrid>
        <w:gridCol w:w="1413"/>
        <w:gridCol w:w="4819"/>
        <w:gridCol w:w="993"/>
        <w:gridCol w:w="1134"/>
        <w:gridCol w:w="1134"/>
      </w:tblGrid>
      <w:tr w:rsidR="00B517FC" w:rsidRPr="00AE3AFA" w14:paraId="69CABC33" w14:textId="77777777" w:rsidTr="000E2864">
        <w:tc>
          <w:tcPr>
            <w:tcW w:w="1413" w:type="dxa"/>
            <w:shd w:val="clear" w:color="auto" w:fill="002B62"/>
          </w:tcPr>
          <w:p w14:paraId="33EEB921" w14:textId="77777777" w:rsidR="00B517FC" w:rsidRPr="00AE3AFA" w:rsidRDefault="00B517FC" w:rsidP="00B517F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4819" w:type="dxa"/>
            <w:shd w:val="clear" w:color="auto" w:fill="002B62"/>
          </w:tcPr>
          <w:p w14:paraId="6840E5B3" w14:textId="77777777" w:rsidR="00B517FC" w:rsidRPr="00AE3AFA" w:rsidRDefault="00B517FC" w:rsidP="00B517F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993" w:type="dxa"/>
            <w:shd w:val="clear" w:color="auto" w:fill="002B62"/>
          </w:tcPr>
          <w:p w14:paraId="1CB90582" w14:textId="77777777" w:rsidR="00B517FC" w:rsidRPr="00AE3AFA" w:rsidRDefault="00B517FC" w:rsidP="00B517F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required</w:t>
            </w:r>
          </w:p>
        </w:tc>
        <w:tc>
          <w:tcPr>
            <w:tcW w:w="1134" w:type="dxa"/>
            <w:shd w:val="clear" w:color="auto" w:fill="002B62"/>
          </w:tcPr>
          <w:p w14:paraId="0114FAE9" w14:textId="77777777" w:rsidR="00B517FC" w:rsidRPr="00AE3AFA" w:rsidRDefault="00B517FC" w:rsidP="00B517F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type</w:t>
            </w:r>
          </w:p>
        </w:tc>
        <w:tc>
          <w:tcPr>
            <w:tcW w:w="1134" w:type="dxa"/>
            <w:shd w:val="clear" w:color="auto" w:fill="002B62"/>
          </w:tcPr>
          <w:p w14:paraId="1CEA7657" w14:textId="77777777" w:rsidR="00B517FC" w:rsidRPr="00AE3AFA" w:rsidRDefault="00B517FC" w:rsidP="00B517F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6"/>
                <w:szCs w:val="18"/>
              </w:rPr>
              <w:t>Restriction</w:t>
            </w:r>
          </w:p>
        </w:tc>
      </w:tr>
      <w:tr w:rsidR="00EA4BE8" w:rsidRPr="00AE3AFA" w14:paraId="42A11DE9" w14:textId="77777777" w:rsidTr="000E2864">
        <w:tc>
          <w:tcPr>
            <w:tcW w:w="1413" w:type="dxa"/>
          </w:tcPr>
          <w:p w14:paraId="21A2D8A4" w14:textId="77777777" w:rsidR="00EA4BE8" w:rsidRPr="00AE3AFA" w:rsidRDefault="00EA4BE8" w:rsidP="001446B2">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Movement ID </w:t>
            </w:r>
            <w:r w:rsidRPr="00AE3AFA">
              <w:rPr>
                <w:rFonts w:asciiTheme="majorHAnsi" w:hAnsiTheme="majorHAnsi" w:cstheme="majorHAnsi"/>
                <w:color w:val="000000"/>
                <w:sz w:val="18"/>
                <w:szCs w:val="18"/>
                <w:shd w:val="clear" w:color="auto" w:fill="FFFFFF"/>
              </w:rPr>
              <w:t xml:space="preserve">　</w:t>
            </w:r>
          </w:p>
        </w:tc>
        <w:tc>
          <w:tcPr>
            <w:tcW w:w="4819" w:type="dxa"/>
          </w:tcPr>
          <w:p w14:paraId="7F5DE125" w14:textId="77777777" w:rsidR="00EA4BE8" w:rsidRPr="00AE3AFA" w:rsidRDefault="00B517FC" w:rsidP="00B517F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ID of the selected Movement is displayed. </w:t>
            </w:r>
          </w:p>
        </w:tc>
        <w:tc>
          <w:tcPr>
            <w:tcW w:w="993" w:type="dxa"/>
          </w:tcPr>
          <w:p w14:paraId="4F9332EA" w14:textId="77777777" w:rsidR="00EA4BE8" w:rsidRPr="00AE3AFA" w:rsidRDefault="00EA4BE8" w:rsidP="001446B2">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5D151931" w14:textId="77777777" w:rsidR="00EA4BE8" w:rsidRPr="00AE3AFA" w:rsidRDefault="001E0E17" w:rsidP="00ED4B21">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Auto input</w:t>
            </w:r>
          </w:p>
        </w:tc>
        <w:tc>
          <w:tcPr>
            <w:tcW w:w="1134" w:type="dxa"/>
          </w:tcPr>
          <w:p w14:paraId="0D745302" w14:textId="77777777" w:rsidR="00EA4BE8" w:rsidRPr="00AE3AFA" w:rsidRDefault="00EA4BE8" w:rsidP="001446B2">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1E0E17" w:rsidRPr="00AE3AFA" w14:paraId="4D61092C" w14:textId="77777777" w:rsidTr="000E2864">
        <w:tc>
          <w:tcPr>
            <w:tcW w:w="1413" w:type="dxa"/>
          </w:tcPr>
          <w:p w14:paraId="3A055799" w14:textId="77777777" w:rsidR="001E0E17" w:rsidRPr="00AE3AFA" w:rsidRDefault="001E0E17" w:rsidP="001E0E17">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Orchestrator</w:t>
            </w:r>
          </w:p>
        </w:tc>
        <w:tc>
          <w:tcPr>
            <w:tcW w:w="4819" w:type="dxa"/>
          </w:tcPr>
          <w:p w14:paraId="79FE6E42" w14:textId="77777777" w:rsidR="001E0E17" w:rsidRPr="00AE3AFA" w:rsidRDefault="001E0E17" w:rsidP="001E0E1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Orchestrator name of the selected Movement is displayed. </w:t>
            </w:r>
          </w:p>
        </w:tc>
        <w:tc>
          <w:tcPr>
            <w:tcW w:w="993" w:type="dxa"/>
          </w:tcPr>
          <w:p w14:paraId="30D8C679" w14:textId="77777777" w:rsidR="001E0E17" w:rsidRPr="00AE3AFA" w:rsidRDefault="001E0E17" w:rsidP="001E0E17">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0742EA66" w14:textId="77777777" w:rsidR="001E0E17" w:rsidRPr="00AE3AFA" w:rsidRDefault="001E0E17" w:rsidP="00ED4B21">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Auto input</w:t>
            </w:r>
          </w:p>
        </w:tc>
        <w:tc>
          <w:tcPr>
            <w:tcW w:w="1134" w:type="dxa"/>
          </w:tcPr>
          <w:p w14:paraId="2D2707C0" w14:textId="77777777" w:rsidR="001E0E17" w:rsidRPr="00AE3AFA" w:rsidRDefault="001E0E17" w:rsidP="001E0E17">
            <w:pPr>
              <w:spacing w:line="240" w:lineRule="exact"/>
              <w:jc w:val="center"/>
              <w:rPr>
                <w:rFonts w:asciiTheme="majorHAnsi" w:hAnsiTheme="majorHAnsi" w:cstheme="majorHAnsi"/>
                <w:color w:val="000000"/>
                <w:sz w:val="18"/>
                <w:szCs w:val="18"/>
                <w:shd w:val="clear" w:color="auto" w:fill="FFFFFF"/>
              </w:rPr>
            </w:pPr>
          </w:p>
        </w:tc>
      </w:tr>
      <w:tr w:rsidR="001E0E17" w:rsidRPr="00AE3AFA" w14:paraId="0FC3EFE3" w14:textId="77777777" w:rsidTr="000E2864">
        <w:tc>
          <w:tcPr>
            <w:tcW w:w="1413" w:type="dxa"/>
          </w:tcPr>
          <w:p w14:paraId="1EA9AE36" w14:textId="77777777" w:rsidR="001E0E17" w:rsidRPr="00AE3AFA" w:rsidRDefault="001E0E17" w:rsidP="001E0E17">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Name</w:t>
            </w:r>
          </w:p>
        </w:tc>
        <w:tc>
          <w:tcPr>
            <w:tcW w:w="4819" w:type="dxa"/>
          </w:tcPr>
          <w:p w14:paraId="6E8CFD32" w14:textId="77777777" w:rsidR="001E0E17" w:rsidRPr="00AE3AFA" w:rsidRDefault="001E0E17" w:rsidP="001E0E1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Name of the selected Movement is displayed. </w:t>
            </w:r>
          </w:p>
        </w:tc>
        <w:tc>
          <w:tcPr>
            <w:tcW w:w="993" w:type="dxa"/>
          </w:tcPr>
          <w:p w14:paraId="31DA4E1E" w14:textId="77777777" w:rsidR="001E0E17" w:rsidRPr="00AE3AFA" w:rsidRDefault="001E0E17" w:rsidP="001E0E17">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1EF39E8E" w14:textId="77777777" w:rsidR="001E0E17" w:rsidRPr="00AE3AFA" w:rsidRDefault="001E0E17" w:rsidP="00ED4B21">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Auto input</w:t>
            </w:r>
          </w:p>
        </w:tc>
        <w:tc>
          <w:tcPr>
            <w:tcW w:w="1134" w:type="dxa"/>
          </w:tcPr>
          <w:p w14:paraId="03167645" w14:textId="77777777" w:rsidR="001E0E17" w:rsidRPr="00AE3AFA" w:rsidRDefault="001E0E17" w:rsidP="001E0E17">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8B0C78" w:rsidRPr="00AE3AFA" w14:paraId="3E2C2329" w14:textId="77777777" w:rsidTr="000E2864">
        <w:tc>
          <w:tcPr>
            <w:tcW w:w="1413" w:type="dxa"/>
          </w:tcPr>
          <w:p w14:paraId="6AD6A17E" w14:textId="77777777" w:rsidR="008B0C78" w:rsidRPr="00AE3AFA" w:rsidRDefault="008B0C78" w:rsidP="008B0C7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Default skip</w:t>
            </w:r>
          </w:p>
        </w:tc>
        <w:tc>
          <w:tcPr>
            <w:tcW w:w="4819" w:type="dxa"/>
          </w:tcPr>
          <w:p w14:paraId="46FE614C" w14:textId="77777777" w:rsidR="008B0C78" w:rsidRPr="00AE3AFA" w:rsidRDefault="001E0E17" w:rsidP="008B0C78">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Target operation will be skipped if checked</w:t>
            </w:r>
            <w:r w:rsidR="00BC0B6F" w:rsidRPr="00AE3AFA">
              <w:rPr>
                <w:rFonts w:asciiTheme="majorHAnsi" w:hAnsiTheme="majorHAnsi" w:cstheme="majorHAnsi"/>
                <w:color w:val="000000"/>
                <w:sz w:val="18"/>
                <w:szCs w:val="18"/>
                <w:shd w:val="clear" w:color="auto" w:fill="FFFFFF"/>
              </w:rPr>
              <w:t>.</w:t>
            </w:r>
          </w:p>
          <w:p w14:paraId="27E78AA2" w14:textId="77777777" w:rsidR="008B0C78" w:rsidRPr="00AE3AFA" w:rsidRDefault="001E0E17" w:rsidP="001E0E1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This is a parameter that can be changed in </w:t>
            </w:r>
            <w:r w:rsidR="008B0C78" w:rsidRPr="00AE3AFA">
              <w:rPr>
                <w:rFonts w:asciiTheme="majorHAnsi" w:hAnsiTheme="majorHAnsi" w:cstheme="majorHAnsi"/>
                <w:color w:val="000000"/>
                <w:sz w:val="18"/>
                <w:szCs w:val="18"/>
                <w:shd w:val="clear" w:color="auto" w:fill="FFFFFF"/>
              </w:rPr>
              <w:t>Conductor</w:t>
            </w:r>
            <w:r w:rsidRPr="00AE3AFA">
              <w:rPr>
                <w:rFonts w:asciiTheme="majorHAnsi" w:hAnsiTheme="majorHAnsi" w:cstheme="majorHAnsi"/>
                <w:color w:val="000000"/>
                <w:sz w:val="18"/>
                <w:szCs w:val="18"/>
                <w:shd w:val="clear" w:color="auto" w:fill="FFFFFF"/>
              </w:rPr>
              <w:t xml:space="preserve"> execute screen</w:t>
            </w:r>
            <w:r w:rsidR="00BC0B6F" w:rsidRPr="00AE3AFA">
              <w:rPr>
                <w:rFonts w:asciiTheme="majorHAnsi" w:hAnsiTheme="majorHAnsi" w:cstheme="majorHAnsi"/>
                <w:color w:val="000000"/>
                <w:sz w:val="18"/>
                <w:szCs w:val="18"/>
                <w:shd w:val="clear" w:color="auto" w:fill="FFFFFF"/>
              </w:rPr>
              <w:t>.</w:t>
            </w:r>
          </w:p>
        </w:tc>
        <w:tc>
          <w:tcPr>
            <w:tcW w:w="993" w:type="dxa"/>
          </w:tcPr>
          <w:p w14:paraId="78BE4383" w14:textId="77777777" w:rsidR="008B0C78" w:rsidRPr="00AE3AFA" w:rsidRDefault="00C23756" w:rsidP="008B0C78">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3630F08D" w14:textId="77777777" w:rsidR="008B0C78" w:rsidRPr="00AE3AFA" w:rsidRDefault="001E0E17" w:rsidP="00ED4B21">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w:t>
            </w:r>
            <w:r w:rsidR="00ED4B21" w:rsidRPr="00AE3AFA">
              <w:rPr>
                <w:rFonts w:asciiTheme="majorHAnsi" w:hAnsiTheme="majorHAnsi" w:cstheme="majorHAnsi"/>
                <w:color w:val="000000"/>
                <w:sz w:val="18"/>
                <w:szCs w:val="18"/>
                <w:shd w:val="clear" w:color="auto" w:fill="FFFFFF"/>
              </w:rPr>
              <w:t xml:space="preserve"> input</w:t>
            </w:r>
          </w:p>
        </w:tc>
        <w:tc>
          <w:tcPr>
            <w:tcW w:w="1134" w:type="dxa"/>
          </w:tcPr>
          <w:p w14:paraId="0E8923B9" w14:textId="77777777" w:rsidR="008B0C78" w:rsidRPr="00AE3AFA" w:rsidRDefault="008B0C78" w:rsidP="008B0C78">
            <w:pPr>
              <w:spacing w:line="240" w:lineRule="exact"/>
              <w:jc w:val="center"/>
              <w:rPr>
                <w:rFonts w:asciiTheme="majorHAnsi" w:hAnsiTheme="majorHAnsi" w:cstheme="majorHAnsi"/>
                <w:color w:val="000000"/>
                <w:sz w:val="18"/>
                <w:szCs w:val="18"/>
                <w:shd w:val="clear" w:color="auto" w:fill="FFFFFF"/>
              </w:rPr>
            </w:pPr>
          </w:p>
        </w:tc>
      </w:tr>
      <w:tr w:rsidR="00C23756" w:rsidRPr="00AE3AFA" w14:paraId="63A4614C" w14:textId="77777777" w:rsidTr="000E2864">
        <w:tc>
          <w:tcPr>
            <w:tcW w:w="1413" w:type="dxa"/>
          </w:tcPr>
          <w:p w14:paraId="3E4DA327" w14:textId="77777777" w:rsidR="00C23756" w:rsidRPr="00AE3AFA" w:rsidRDefault="00C23756" w:rsidP="00C2375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Operation</w:t>
            </w:r>
          </w:p>
        </w:tc>
        <w:tc>
          <w:tcPr>
            <w:tcW w:w="4819" w:type="dxa"/>
          </w:tcPr>
          <w:p w14:paraId="4378DF0B" w14:textId="77777777" w:rsidR="00C23756" w:rsidRPr="00AE3AFA" w:rsidRDefault="00C23756" w:rsidP="00C2375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001E0E17" w:rsidRPr="00AE3AFA">
              <w:rPr>
                <w:rFonts w:asciiTheme="majorHAnsi" w:hAnsiTheme="majorHAnsi" w:cstheme="majorHAnsi"/>
                <w:color w:val="000000"/>
                <w:sz w:val="18"/>
                <w:szCs w:val="18"/>
                <w:shd w:val="clear" w:color="auto" w:fill="FFFFFF"/>
              </w:rPr>
              <w:t xml:space="preserve">Click the </w:t>
            </w:r>
            <w:r w:rsidRPr="00AE3AFA">
              <w:rPr>
                <w:rFonts w:asciiTheme="majorHAnsi" w:hAnsiTheme="majorHAnsi" w:cstheme="majorHAnsi"/>
                <w:color w:val="000000"/>
                <w:sz w:val="18"/>
                <w:szCs w:val="18"/>
                <w:shd w:val="clear" w:color="auto" w:fill="FFFFFF"/>
              </w:rPr>
              <w:t>Select</w:t>
            </w:r>
            <w:r w:rsidR="000E2864" w:rsidRPr="00AE3AFA">
              <w:rPr>
                <w:rFonts w:asciiTheme="majorHAnsi" w:hAnsiTheme="majorHAnsi" w:cstheme="majorHAnsi"/>
                <w:color w:val="000000"/>
                <w:sz w:val="18"/>
                <w:szCs w:val="18"/>
                <w:shd w:val="clear" w:color="auto" w:fill="FFFFFF"/>
              </w:rPr>
              <w:t xml:space="preserve"> button to select O</w:t>
            </w:r>
            <w:r w:rsidR="001E0E17" w:rsidRPr="00AE3AFA">
              <w:rPr>
                <w:rFonts w:asciiTheme="majorHAnsi" w:hAnsiTheme="majorHAnsi" w:cstheme="majorHAnsi"/>
                <w:color w:val="000000"/>
                <w:sz w:val="18"/>
                <w:szCs w:val="18"/>
                <w:shd w:val="clear" w:color="auto" w:fill="FFFFFF"/>
              </w:rPr>
              <w:t>peration from the displayed list</w:t>
            </w:r>
            <w:r w:rsidR="00BC0B6F" w:rsidRPr="00AE3AFA">
              <w:rPr>
                <w:rFonts w:asciiTheme="majorHAnsi" w:hAnsiTheme="majorHAnsi" w:cstheme="majorHAnsi"/>
                <w:color w:val="000000"/>
                <w:sz w:val="18"/>
                <w:szCs w:val="18"/>
                <w:shd w:val="clear" w:color="auto" w:fill="FFFFFF"/>
              </w:rPr>
              <w:t>.</w:t>
            </w:r>
          </w:p>
          <w:p w14:paraId="0F11749A" w14:textId="77777777" w:rsidR="00C23756" w:rsidRPr="00AE3AFA" w:rsidRDefault="00902A40" w:rsidP="001E0E1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00775978" w:rsidRPr="00AE3AFA">
              <w:rPr>
                <w:rFonts w:asciiTheme="majorHAnsi" w:hAnsiTheme="majorHAnsi" w:cstheme="majorHAnsi"/>
                <w:color w:val="000000"/>
                <w:sz w:val="18"/>
                <w:szCs w:val="18"/>
                <w:shd w:val="clear" w:color="auto" w:fill="FFFFFF"/>
              </w:rPr>
              <w:t>The name of the Operation class will be displayed.</w:t>
            </w:r>
          </w:p>
        </w:tc>
        <w:tc>
          <w:tcPr>
            <w:tcW w:w="993" w:type="dxa"/>
          </w:tcPr>
          <w:p w14:paraId="2BB2F5FD" w14:textId="77777777" w:rsidR="00C23756" w:rsidRPr="00AE3AFA" w:rsidRDefault="00C23756" w:rsidP="00C2375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0B93ADAD" w14:textId="77777777" w:rsidR="00C23756" w:rsidRPr="00AE3AFA" w:rsidRDefault="001E0E17" w:rsidP="00ED4B21">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134" w:type="dxa"/>
          </w:tcPr>
          <w:p w14:paraId="3B7A7341" w14:textId="77777777" w:rsidR="00C23756" w:rsidRPr="00AE3AFA" w:rsidRDefault="00C23756" w:rsidP="00C2375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3F6898" w:rsidRPr="00AE3AFA" w14:paraId="3AF9E764" w14:textId="77777777" w:rsidTr="000E2864">
        <w:tc>
          <w:tcPr>
            <w:tcW w:w="1413" w:type="dxa"/>
          </w:tcPr>
          <w:p w14:paraId="343594E6" w14:textId="77777777" w:rsidR="003F6898" w:rsidRPr="00AE3AFA" w:rsidRDefault="003F6898" w:rsidP="00C2375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Note</w:t>
            </w:r>
          </w:p>
        </w:tc>
        <w:tc>
          <w:tcPr>
            <w:tcW w:w="4819" w:type="dxa"/>
          </w:tcPr>
          <w:p w14:paraId="069E11CD" w14:textId="77777777" w:rsidR="003F6898" w:rsidRPr="00AE3AFA" w:rsidRDefault="003F6898" w:rsidP="00C2375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a comment or a description regarding the Node.</w:t>
            </w:r>
          </w:p>
        </w:tc>
        <w:tc>
          <w:tcPr>
            <w:tcW w:w="993" w:type="dxa"/>
          </w:tcPr>
          <w:p w14:paraId="791D9B91" w14:textId="77777777" w:rsidR="003F6898" w:rsidRPr="00AE3AFA" w:rsidRDefault="003F6898" w:rsidP="00C23756">
            <w:pPr>
              <w:spacing w:line="240" w:lineRule="exact"/>
              <w:jc w:val="center"/>
              <w:rPr>
                <w:rFonts w:asciiTheme="majorHAnsi" w:hAnsiTheme="majorHAnsi" w:cstheme="majorHAnsi"/>
                <w:color w:val="000000"/>
                <w:sz w:val="18"/>
                <w:szCs w:val="18"/>
                <w:shd w:val="clear" w:color="auto" w:fill="FFFFFF"/>
              </w:rPr>
            </w:pPr>
          </w:p>
        </w:tc>
        <w:tc>
          <w:tcPr>
            <w:tcW w:w="1134" w:type="dxa"/>
          </w:tcPr>
          <w:p w14:paraId="7FE60F6B" w14:textId="77777777" w:rsidR="003F6898" w:rsidRPr="00AE3AFA" w:rsidRDefault="003F6898" w:rsidP="00ED4B21">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134" w:type="dxa"/>
          </w:tcPr>
          <w:p w14:paraId="37EA84EA" w14:textId="77777777" w:rsidR="003F6898" w:rsidRPr="00AE3AFA" w:rsidRDefault="003F6898" w:rsidP="00C23756">
            <w:pPr>
              <w:spacing w:line="240" w:lineRule="exact"/>
              <w:jc w:val="center"/>
              <w:rPr>
                <w:rFonts w:asciiTheme="majorHAnsi" w:hAnsiTheme="majorHAnsi" w:cstheme="majorHAnsi"/>
                <w:color w:val="000000"/>
                <w:sz w:val="18"/>
                <w:szCs w:val="18"/>
                <w:shd w:val="clear" w:color="auto" w:fill="FFFFFF"/>
              </w:rPr>
            </w:pPr>
          </w:p>
        </w:tc>
      </w:tr>
    </w:tbl>
    <w:p w14:paraId="202EADC3" w14:textId="77777777" w:rsidR="00750508" w:rsidRPr="00AE3AFA" w:rsidRDefault="00750508" w:rsidP="00BD4742">
      <w:pPr>
        <w:rPr>
          <w:rFonts w:asciiTheme="majorHAnsi" w:hAnsiTheme="majorHAnsi" w:cstheme="majorHAnsi"/>
        </w:rPr>
      </w:pPr>
    </w:p>
    <w:p w14:paraId="39CCE1CA" w14:textId="77777777" w:rsidR="00BD4742" w:rsidRPr="00AE3AFA" w:rsidRDefault="00BD4742" w:rsidP="00BD4742">
      <w:pPr>
        <w:jc w:val="center"/>
        <w:rPr>
          <w:rFonts w:asciiTheme="majorHAnsi" w:hAnsiTheme="majorHAnsi" w:cstheme="majorHAnsi"/>
        </w:rPr>
      </w:pPr>
      <w:r w:rsidRPr="00AE3AFA">
        <w:rPr>
          <w:rFonts w:asciiTheme="majorHAnsi" w:hAnsiTheme="majorHAnsi" w:cstheme="majorHAnsi"/>
          <w:noProof/>
        </w:rPr>
        <w:drawing>
          <wp:inline distT="0" distB="0" distL="0" distR="0" wp14:anchorId="304A1317" wp14:editId="24CB17EC">
            <wp:extent cx="1809750" cy="1813921"/>
            <wp:effectExtent l="0" t="0" r="0" b="0"/>
            <wp:docPr id="456"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2"/>
                    <pic:cNvPicPr>
                      <a:picLocks noChangeAspect="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1813098" cy="1817277"/>
                    </a:xfrm>
                    <a:prstGeom prst="rect">
                      <a:avLst/>
                    </a:prstGeom>
                    <a:ln>
                      <a:noFill/>
                    </a:ln>
                    <a:extLst>
                      <a:ext uri="{53640926-AAD7-44D8-BBD7-CCE9431645EC}">
                        <a14:shadowObscured xmlns:a14="http://schemas.microsoft.com/office/drawing/2010/main"/>
                      </a:ext>
                    </a:extLst>
                  </pic:spPr>
                </pic:pic>
              </a:graphicData>
            </a:graphic>
          </wp:inline>
        </w:drawing>
      </w:r>
    </w:p>
    <w:p w14:paraId="03FED4F5" w14:textId="71D84DEB" w:rsidR="00BD4742" w:rsidRPr="00AE3AFA" w:rsidRDefault="00550B08" w:rsidP="003F6898">
      <w:pPr>
        <w:ind w:leftChars="872" w:left="1831" w:firstLine="689"/>
        <w:rPr>
          <w:rFonts w:asciiTheme="majorHAnsi" w:hAnsiTheme="majorHAnsi" w:cstheme="majorHAnsi"/>
          <w:b/>
        </w:rPr>
      </w:pPr>
      <w:r w:rsidRPr="00AE3AFA">
        <w:rPr>
          <w:rFonts w:asciiTheme="majorHAnsi" w:hAnsiTheme="majorHAnsi" w:cstheme="majorHAnsi"/>
          <w:b/>
        </w:rPr>
        <w:t>Figure</w:t>
      </w:r>
      <w:r w:rsidR="00BD4742" w:rsidRPr="00AE3AFA">
        <w:rPr>
          <w:rFonts w:asciiTheme="majorHAnsi" w:hAnsiTheme="majorHAnsi" w:cstheme="majorHAnsi"/>
          <w:b/>
        </w:rPr>
        <w:t xml:space="preserve"> </w:t>
      </w:r>
      <w:r w:rsidR="00BD4742" w:rsidRPr="00AE3AFA">
        <w:rPr>
          <w:rFonts w:asciiTheme="majorHAnsi" w:hAnsiTheme="majorHAnsi" w:cstheme="majorHAnsi"/>
          <w:b/>
        </w:rPr>
        <w:fldChar w:fldCharType="begin"/>
      </w:r>
      <w:r w:rsidR="00BD4742" w:rsidRPr="00AE3AFA">
        <w:rPr>
          <w:rFonts w:asciiTheme="majorHAnsi" w:hAnsiTheme="majorHAnsi" w:cstheme="majorHAnsi"/>
          <w:b/>
        </w:rPr>
        <w:instrText xml:space="preserve"> STYLEREF 2 \s </w:instrText>
      </w:r>
      <w:r w:rsidR="00BD4742" w:rsidRPr="00AE3AFA">
        <w:rPr>
          <w:rFonts w:asciiTheme="majorHAnsi" w:hAnsiTheme="majorHAnsi" w:cstheme="majorHAnsi"/>
          <w:b/>
        </w:rPr>
        <w:fldChar w:fldCharType="separate"/>
      </w:r>
      <w:r w:rsidR="00A6356E">
        <w:rPr>
          <w:rFonts w:asciiTheme="majorHAnsi" w:hAnsiTheme="majorHAnsi" w:cstheme="majorHAnsi"/>
          <w:b/>
          <w:noProof/>
        </w:rPr>
        <w:t>4.1</w:t>
      </w:r>
      <w:r w:rsidR="00BD4742" w:rsidRPr="00AE3AFA">
        <w:rPr>
          <w:rFonts w:asciiTheme="majorHAnsi" w:hAnsiTheme="majorHAnsi" w:cstheme="majorHAnsi"/>
          <w:b/>
        </w:rPr>
        <w:fldChar w:fldCharType="end"/>
      </w:r>
      <w:r w:rsidR="00BD4742" w:rsidRPr="00AE3AFA">
        <w:rPr>
          <w:rFonts w:asciiTheme="majorHAnsi" w:hAnsiTheme="majorHAnsi" w:cstheme="majorHAnsi"/>
          <w:b/>
        </w:rPr>
        <w:noBreakHyphen/>
      </w:r>
      <w:r w:rsidR="00651EC0" w:rsidRPr="00AE3AFA">
        <w:rPr>
          <w:rFonts w:asciiTheme="majorHAnsi" w:hAnsiTheme="majorHAnsi" w:cstheme="majorHAnsi"/>
          <w:b/>
        </w:rPr>
        <w:t>13</w:t>
      </w:r>
      <w:r w:rsidRPr="00AE3AFA">
        <w:rPr>
          <w:rFonts w:asciiTheme="majorHAnsi" w:hAnsiTheme="majorHAnsi" w:cstheme="majorHAnsi"/>
          <w:b/>
        </w:rPr>
        <w:t xml:space="preserve"> </w:t>
      </w:r>
      <w:r w:rsidR="003F6898" w:rsidRPr="00AE3AFA">
        <w:rPr>
          <w:rFonts w:asciiTheme="majorHAnsi" w:hAnsiTheme="majorHAnsi" w:cstheme="majorHAnsi"/>
          <w:b/>
        </w:rPr>
        <w:t>“Movement” tab</w:t>
      </w:r>
    </w:p>
    <w:p w14:paraId="623C74EC" w14:textId="77777777" w:rsidR="00BD4742" w:rsidRPr="00AE3AFA" w:rsidRDefault="00BD4742" w:rsidP="00BD4742">
      <w:pPr>
        <w:rPr>
          <w:rFonts w:asciiTheme="majorHAnsi" w:hAnsiTheme="majorHAnsi" w:cstheme="majorHAnsi"/>
        </w:rPr>
      </w:pPr>
    </w:p>
    <w:p w14:paraId="445E6B3C" w14:textId="77777777" w:rsidR="00BD4742" w:rsidRPr="00AE3AFA" w:rsidRDefault="00A13095" w:rsidP="00BD4742">
      <w:pPr>
        <w:jc w:val="center"/>
        <w:rPr>
          <w:rFonts w:asciiTheme="majorHAnsi" w:hAnsiTheme="majorHAnsi" w:cstheme="majorHAnsi"/>
        </w:rPr>
      </w:pPr>
      <w:r w:rsidRPr="00AE3AFA">
        <w:rPr>
          <w:rFonts w:asciiTheme="majorHAnsi" w:hAnsiTheme="majorHAnsi" w:cstheme="majorHAnsi"/>
          <w:noProof/>
        </w:rPr>
        <w:drawing>
          <wp:inline distT="0" distB="0" distL="0" distR="0" wp14:anchorId="1E6185EA" wp14:editId="1E5B18EF">
            <wp:extent cx="2733675" cy="1280160"/>
            <wp:effectExtent l="0" t="0" r="0" b="0"/>
            <wp:docPr id="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rotWithShape="1">
                    <a:blip r:embed="rId33">
                      <a:extLst>
                        <a:ext uri="{28A0092B-C50C-407E-A947-70E740481C1C}">
                          <a14:useLocalDpi xmlns:a14="http://schemas.microsoft.com/office/drawing/2010/main" val="0"/>
                        </a:ext>
                      </a:extLst>
                    </a:blip>
                    <a:srcRect b="62318"/>
                    <a:stretch/>
                  </pic:blipFill>
                  <pic:spPr bwMode="auto">
                    <a:xfrm>
                      <a:off x="0" y="0"/>
                      <a:ext cx="2744182" cy="1285081"/>
                    </a:xfrm>
                    <a:prstGeom prst="rect">
                      <a:avLst/>
                    </a:prstGeom>
                    <a:noFill/>
                    <a:ln>
                      <a:noFill/>
                    </a:ln>
                    <a:extLst>
                      <a:ext uri="{53640926-AAD7-44D8-BBD7-CCE9431645EC}">
                        <a14:shadowObscured xmlns:a14="http://schemas.microsoft.com/office/drawing/2010/main"/>
                      </a:ext>
                    </a:extLst>
                  </pic:spPr>
                </pic:pic>
              </a:graphicData>
            </a:graphic>
          </wp:inline>
        </w:drawing>
      </w:r>
    </w:p>
    <w:p w14:paraId="7544AD0B" w14:textId="27F78653" w:rsidR="00842507" w:rsidRPr="00AE3AFA" w:rsidRDefault="000E2864" w:rsidP="00D5333E">
      <w:pPr>
        <w:ind w:leftChars="872" w:left="1831" w:firstLine="689"/>
        <w:rPr>
          <w:rFonts w:asciiTheme="majorHAnsi" w:hAnsiTheme="majorHAnsi" w:cstheme="majorHAnsi"/>
          <w:b/>
        </w:rPr>
      </w:pPr>
      <w:r w:rsidRPr="00AE3AFA">
        <w:rPr>
          <w:rFonts w:asciiTheme="majorHAnsi" w:hAnsiTheme="majorHAnsi" w:cstheme="majorHAnsi"/>
          <w:b/>
        </w:rPr>
        <w:t>Figure</w:t>
      </w:r>
      <w:r w:rsidR="00BD4742" w:rsidRPr="00AE3AFA">
        <w:rPr>
          <w:rFonts w:asciiTheme="majorHAnsi" w:hAnsiTheme="majorHAnsi" w:cstheme="majorHAnsi"/>
          <w:b/>
        </w:rPr>
        <w:t xml:space="preserve"> </w:t>
      </w:r>
      <w:r w:rsidR="00BD4742" w:rsidRPr="00AE3AFA">
        <w:rPr>
          <w:rFonts w:asciiTheme="majorHAnsi" w:hAnsiTheme="majorHAnsi" w:cstheme="majorHAnsi"/>
          <w:b/>
        </w:rPr>
        <w:fldChar w:fldCharType="begin"/>
      </w:r>
      <w:r w:rsidR="00BD4742" w:rsidRPr="00AE3AFA">
        <w:rPr>
          <w:rFonts w:asciiTheme="majorHAnsi" w:hAnsiTheme="majorHAnsi" w:cstheme="majorHAnsi"/>
          <w:b/>
        </w:rPr>
        <w:instrText xml:space="preserve"> STYLEREF 2 \s </w:instrText>
      </w:r>
      <w:r w:rsidR="00BD4742" w:rsidRPr="00AE3AFA">
        <w:rPr>
          <w:rFonts w:asciiTheme="majorHAnsi" w:hAnsiTheme="majorHAnsi" w:cstheme="majorHAnsi"/>
          <w:b/>
        </w:rPr>
        <w:fldChar w:fldCharType="separate"/>
      </w:r>
      <w:r w:rsidR="00A6356E">
        <w:rPr>
          <w:rFonts w:asciiTheme="majorHAnsi" w:hAnsiTheme="majorHAnsi" w:cstheme="majorHAnsi"/>
          <w:b/>
          <w:noProof/>
        </w:rPr>
        <w:t>4.1</w:t>
      </w:r>
      <w:r w:rsidR="00BD4742" w:rsidRPr="00AE3AFA">
        <w:rPr>
          <w:rFonts w:asciiTheme="majorHAnsi" w:hAnsiTheme="majorHAnsi" w:cstheme="majorHAnsi"/>
          <w:b/>
        </w:rPr>
        <w:fldChar w:fldCharType="end"/>
      </w:r>
      <w:r w:rsidR="00BD4742" w:rsidRPr="00AE3AFA">
        <w:rPr>
          <w:rFonts w:asciiTheme="majorHAnsi" w:hAnsiTheme="majorHAnsi" w:cstheme="majorHAnsi"/>
          <w:b/>
        </w:rPr>
        <w:noBreakHyphen/>
      </w:r>
      <w:r w:rsidR="00651EC0" w:rsidRPr="00AE3AFA">
        <w:rPr>
          <w:rFonts w:asciiTheme="majorHAnsi" w:hAnsiTheme="majorHAnsi" w:cstheme="majorHAnsi"/>
          <w:b/>
        </w:rPr>
        <w:t>14</w:t>
      </w:r>
      <w:r w:rsidR="003F6898" w:rsidRPr="00AE3AFA">
        <w:rPr>
          <w:rFonts w:asciiTheme="majorHAnsi" w:hAnsiTheme="majorHAnsi" w:cstheme="majorHAnsi"/>
          <w:b/>
        </w:rPr>
        <w:t xml:space="preserve"> “Operation select” popup</w:t>
      </w:r>
    </w:p>
    <w:p w14:paraId="66AF6D70" w14:textId="77777777" w:rsidR="00BD4742" w:rsidRPr="00AE3AFA" w:rsidRDefault="00BD4742" w:rsidP="000E2864">
      <w:pPr>
        <w:ind w:leftChars="872" w:left="1831" w:firstLine="689"/>
        <w:rPr>
          <w:rFonts w:asciiTheme="majorHAnsi" w:hAnsiTheme="majorHAnsi" w:cstheme="majorHAnsi"/>
          <w:b/>
        </w:rPr>
      </w:pPr>
    </w:p>
    <w:p w14:paraId="730657FF" w14:textId="77777777" w:rsidR="00A24139" w:rsidRPr="00AE3AFA" w:rsidRDefault="00A24139" w:rsidP="00C72DC3">
      <w:pPr>
        <w:pStyle w:val="afb"/>
        <w:numPr>
          <w:ilvl w:val="0"/>
          <w:numId w:val="26"/>
        </w:numPr>
        <w:jc w:val="left"/>
        <w:rPr>
          <w:rFonts w:asciiTheme="majorHAnsi" w:hAnsiTheme="majorHAnsi" w:cstheme="majorHAnsi"/>
        </w:rPr>
      </w:pPr>
      <w:r w:rsidRPr="00AE3AFA">
        <w:rPr>
          <w:rFonts w:asciiTheme="majorHAnsi" w:hAnsiTheme="majorHAnsi" w:cstheme="majorHAnsi"/>
        </w:rPr>
        <w:t>Node (common) details and input items</w:t>
      </w:r>
      <w:r w:rsidR="007F37E9" w:rsidRPr="00AE3AFA">
        <w:rPr>
          <w:rFonts w:asciiTheme="majorHAnsi" w:hAnsiTheme="majorHAnsi" w:cstheme="majorHAnsi"/>
        </w:rPr>
        <w:br/>
      </w:r>
      <w:r w:rsidR="007F37E9" w:rsidRPr="00AE3AFA">
        <w:rPr>
          <w:rFonts w:asciiTheme="majorHAnsi" w:hAnsiTheme="majorHAnsi" w:cstheme="majorHAnsi"/>
        </w:rPr>
        <w:t>・</w:t>
      </w:r>
      <w:r w:rsidR="007F37E9" w:rsidRPr="00AE3AFA">
        <w:rPr>
          <w:rFonts w:asciiTheme="majorHAnsi" w:hAnsiTheme="majorHAnsi" w:cstheme="majorHAnsi"/>
        </w:rPr>
        <w:t>This tab is displayed if “Conductor start”, ”Conductor end” or “Conductor pause” is selected in the Node list’s Function tab.</w:t>
      </w:r>
      <w:r w:rsidR="007F37E9" w:rsidRPr="00AE3AFA">
        <w:rPr>
          <w:rFonts w:asciiTheme="majorHAnsi" w:hAnsiTheme="majorHAnsi" w:cstheme="majorHAnsi"/>
        </w:rPr>
        <w:br/>
      </w:r>
      <w:r w:rsidR="007F37E9" w:rsidRPr="00AE3AFA">
        <w:rPr>
          <w:rFonts w:asciiTheme="majorHAnsi" w:hAnsiTheme="majorHAnsi" w:cstheme="majorHAnsi"/>
        </w:rPr>
        <w:t>・</w:t>
      </w:r>
      <w:r w:rsidR="007F37E9" w:rsidRPr="00AE3AFA">
        <w:rPr>
          <w:rFonts w:asciiTheme="majorHAnsi" w:hAnsiTheme="majorHAnsi" w:cstheme="majorHAnsi"/>
        </w:rPr>
        <w:t>The items found in the tab are as following.</w:t>
      </w:r>
    </w:p>
    <w:p w14:paraId="556ACA92" w14:textId="77777777" w:rsidR="00A11C54" w:rsidRPr="00AE3AFA" w:rsidRDefault="00A11C54" w:rsidP="00A11C54">
      <w:pPr>
        <w:pStyle w:val="afb"/>
        <w:ind w:firstLine="0"/>
        <w:jc w:val="left"/>
        <w:rPr>
          <w:rFonts w:asciiTheme="majorHAnsi" w:hAnsiTheme="majorHAnsi" w:cstheme="majorHAnsi"/>
        </w:rPr>
      </w:pPr>
    </w:p>
    <w:p w14:paraId="7CEA2378" w14:textId="77777777" w:rsidR="00A11C54" w:rsidRPr="00AE3AFA" w:rsidRDefault="00A11C54" w:rsidP="00A11C54">
      <w:pPr>
        <w:pStyle w:val="afb"/>
        <w:ind w:firstLine="0"/>
        <w:jc w:val="left"/>
        <w:rPr>
          <w:rFonts w:asciiTheme="majorHAnsi" w:hAnsiTheme="majorHAnsi" w:cstheme="majorHAnsi"/>
        </w:rPr>
      </w:pPr>
    </w:p>
    <w:p w14:paraId="3D5FAA08" w14:textId="77777777" w:rsidR="00A11C54" w:rsidRPr="00AE3AFA" w:rsidRDefault="00A11C54" w:rsidP="00A11C54">
      <w:pPr>
        <w:pStyle w:val="afb"/>
        <w:ind w:firstLine="0"/>
        <w:jc w:val="left"/>
        <w:rPr>
          <w:rFonts w:asciiTheme="majorHAnsi" w:hAnsiTheme="majorHAnsi" w:cstheme="majorHAnsi"/>
        </w:rPr>
      </w:pPr>
    </w:p>
    <w:p w14:paraId="1A0ABD11" w14:textId="77777777" w:rsidR="00A11C54" w:rsidRPr="00AE3AFA" w:rsidRDefault="00A11C54" w:rsidP="00A11C54">
      <w:pPr>
        <w:pStyle w:val="afb"/>
        <w:ind w:firstLine="0"/>
        <w:jc w:val="left"/>
        <w:rPr>
          <w:rFonts w:asciiTheme="majorHAnsi" w:hAnsiTheme="majorHAnsi" w:cstheme="majorHAnsi"/>
        </w:rPr>
      </w:pPr>
    </w:p>
    <w:p w14:paraId="2903E595" w14:textId="77777777" w:rsidR="00A24139" w:rsidRPr="00AE3AFA" w:rsidRDefault="00A24139" w:rsidP="00A24139">
      <w:pPr>
        <w:jc w:val="center"/>
        <w:rPr>
          <w:rFonts w:asciiTheme="majorHAnsi" w:hAnsiTheme="majorHAnsi" w:cstheme="majorHAnsi"/>
        </w:rPr>
      </w:pPr>
    </w:p>
    <w:p w14:paraId="158B45A5" w14:textId="4ABE5CA1" w:rsidR="00A24139" w:rsidRPr="00AE3AFA" w:rsidRDefault="00A24139" w:rsidP="00A24139">
      <w:pPr>
        <w:jc w:val="center"/>
        <w:rPr>
          <w:rFonts w:asciiTheme="majorHAnsi" w:hAnsiTheme="majorHAnsi" w:cstheme="majorHAnsi"/>
          <w:b/>
        </w:rPr>
      </w:pPr>
      <w:r w:rsidRPr="00AE3AFA">
        <w:rPr>
          <w:rFonts w:asciiTheme="majorHAnsi" w:hAnsiTheme="majorHAnsi" w:cstheme="majorHAnsi"/>
          <w:b/>
        </w:rPr>
        <w:lastRenderedPageBreak/>
        <w:t xml:space="preserve">Table </w:t>
      </w:r>
      <w:r w:rsidRPr="00AE3AFA">
        <w:rPr>
          <w:rFonts w:asciiTheme="majorHAnsi" w:hAnsiTheme="majorHAnsi" w:cstheme="majorHAnsi"/>
          <w:b/>
        </w:rPr>
        <w:fldChar w:fldCharType="begin"/>
      </w:r>
      <w:r w:rsidRPr="00AE3AFA">
        <w:rPr>
          <w:rFonts w:asciiTheme="majorHAnsi" w:hAnsiTheme="majorHAnsi" w:cstheme="majorHAnsi"/>
          <w:b/>
        </w:rPr>
        <w:instrText xml:space="preserve"> STYLEREF 1 \s </w:instrText>
      </w:r>
      <w:r w:rsidRPr="00AE3AFA">
        <w:rPr>
          <w:rFonts w:asciiTheme="majorHAnsi" w:hAnsiTheme="majorHAnsi" w:cstheme="majorHAnsi"/>
          <w:b/>
        </w:rPr>
        <w:fldChar w:fldCharType="separate"/>
      </w:r>
      <w:r w:rsidR="00A6356E">
        <w:rPr>
          <w:rFonts w:asciiTheme="majorHAnsi" w:hAnsiTheme="majorHAnsi" w:cstheme="majorHAnsi"/>
          <w:b/>
          <w:noProof/>
        </w:rPr>
        <w:t>4</w:t>
      </w:r>
      <w:r w:rsidRPr="00AE3AFA">
        <w:rPr>
          <w:rFonts w:asciiTheme="majorHAnsi" w:hAnsiTheme="majorHAnsi" w:cstheme="majorHAnsi"/>
          <w:b/>
        </w:rPr>
        <w:fldChar w:fldCharType="end"/>
      </w:r>
      <w:r w:rsidRPr="00AE3AFA">
        <w:rPr>
          <w:rFonts w:asciiTheme="majorHAnsi" w:hAnsiTheme="majorHAnsi" w:cstheme="majorHAnsi"/>
          <w:b/>
        </w:rPr>
        <w:t>.1-</w:t>
      </w:r>
      <w:r w:rsidR="00651EC0" w:rsidRPr="00AE3AFA">
        <w:rPr>
          <w:rFonts w:asciiTheme="majorHAnsi" w:hAnsiTheme="majorHAnsi" w:cstheme="majorHAnsi"/>
          <w:b/>
        </w:rPr>
        <w:t>8</w:t>
      </w:r>
      <w:r w:rsidRPr="00AE3AFA">
        <w:rPr>
          <w:rFonts w:asciiTheme="majorHAnsi" w:hAnsiTheme="majorHAnsi" w:cstheme="majorHAnsi"/>
          <w:b/>
        </w:rPr>
        <w:t xml:space="preserve">　</w:t>
      </w:r>
      <w:r w:rsidRPr="00AE3AFA">
        <w:rPr>
          <w:rFonts w:asciiTheme="majorHAnsi" w:hAnsiTheme="majorHAnsi" w:cstheme="majorHAnsi"/>
          <w:b/>
        </w:rPr>
        <w:t xml:space="preserve"> “Function” tab</w:t>
      </w:r>
    </w:p>
    <w:tbl>
      <w:tblPr>
        <w:tblStyle w:val="aa"/>
        <w:tblW w:w="9493" w:type="dxa"/>
        <w:tblLayout w:type="fixed"/>
        <w:tblLook w:val="04A0" w:firstRow="1" w:lastRow="0" w:firstColumn="1" w:lastColumn="0" w:noHBand="0" w:noVBand="1"/>
      </w:tblPr>
      <w:tblGrid>
        <w:gridCol w:w="1413"/>
        <w:gridCol w:w="4536"/>
        <w:gridCol w:w="1134"/>
        <w:gridCol w:w="1134"/>
        <w:gridCol w:w="1276"/>
      </w:tblGrid>
      <w:tr w:rsidR="00A24139" w:rsidRPr="00AE3AFA" w14:paraId="790B1A41" w14:textId="77777777" w:rsidTr="00922C3A">
        <w:tc>
          <w:tcPr>
            <w:tcW w:w="1413" w:type="dxa"/>
            <w:shd w:val="clear" w:color="auto" w:fill="002B62"/>
          </w:tcPr>
          <w:p w14:paraId="1AFB8D7B" w14:textId="77777777" w:rsidR="00A24139" w:rsidRPr="00AE3AFA" w:rsidRDefault="00A24139" w:rsidP="00922C3A">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4536" w:type="dxa"/>
            <w:shd w:val="clear" w:color="auto" w:fill="002B62"/>
          </w:tcPr>
          <w:p w14:paraId="3F6F668C" w14:textId="77777777" w:rsidR="00A24139" w:rsidRPr="00AE3AFA" w:rsidRDefault="00A24139" w:rsidP="00922C3A">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1134" w:type="dxa"/>
            <w:shd w:val="clear" w:color="auto" w:fill="002B62"/>
          </w:tcPr>
          <w:p w14:paraId="2FBDF1E9" w14:textId="77777777" w:rsidR="00A24139" w:rsidRPr="00AE3AFA" w:rsidRDefault="00A24139" w:rsidP="00922C3A">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required</w:t>
            </w:r>
          </w:p>
        </w:tc>
        <w:tc>
          <w:tcPr>
            <w:tcW w:w="1134" w:type="dxa"/>
            <w:shd w:val="clear" w:color="auto" w:fill="002B62"/>
          </w:tcPr>
          <w:p w14:paraId="24F64473" w14:textId="77777777" w:rsidR="00A24139" w:rsidRPr="00AE3AFA" w:rsidRDefault="00A24139" w:rsidP="00922C3A">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type</w:t>
            </w:r>
          </w:p>
        </w:tc>
        <w:tc>
          <w:tcPr>
            <w:tcW w:w="1276" w:type="dxa"/>
            <w:shd w:val="clear" w:color="auto" w:fill="002B62"/>
          </w:tcPr>
          <w:p w14:paraId="16ACAA39" w14:textId="77777777" w:rsidR="00A24139" w:rsidRPr="00AE3AFA" w:rsidRDefault="00A24139" w:rsidP="00922C3A">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w:t>
            </w:r>
          </w:p>
        </w:tc>
      </w:tr>
      <w:tr w:rsidR="00A24139" w:rsidRPr="00AE3AFA" w14:paraId="347AF51B" w14:textId="77777777" w:rsidTr="00922C3A">
        <w:tc>
          <w:tcPr>
            <w:tcW w:w="1413" w:type="dxa"/>
          </w:tcPr>
          <w:p w14:paraId="39FB2FBE" w14:textId="77777777" w:rsidR="00A24139" w:rsidRPr="00AE3AFA" w:rsidRDefault="00A24139"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Type</w:t>
            </w:r>
          </w:p>
        </w:tc>
        <w:tc>
          <w:tcPr>
            <w:tcW w:w="4536" w:type="dxa"/>
          </w:tcPr>
          <w:p w14:paraId="746356E0" w14:textId="77777777" w:rsidR="00A24139" w:rsidRPr="00AE3AFA" w:rsidRDefault="00A24139"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Type of selected Node is displayed</w:t>
            </w:r>
          </w:p>
        </w:tc>
        <w:tc>
          <w:tcPr>
            <w:tcW w:w="1134" w:type="dxa"/>
          </w:tcPr>
          <w:p w14:paraId="2208BAD3" w14:textId="77777777" w:rsidR="00A24139" w:rsidRPr="00AE3AFA" w:rsidRDefault="00A24139"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43F3F669" w14:textId="77777777" w:rsidR="00A24139" w:rsidRPr="00AE3AFA" w:rsidRDefault="00A24139"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Auto input</w:t>
            </w:r>
          </w:p>
        </w:tc>
        <w:tc>
          <w:tcPr>
            <w:tcW w:w="1276" w:type="dxa"/>
          </w:tcPr>
          <w:p w14:paraId="0140F81C" w14:textId="77777777" w:rsidR="00A24139" w:rsidRPr="00AE3AFA" w:rsidRDefault="00A24139"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A24139" w:rsidRPr="00AE3AFA" w14:paraId="3850B74B" w14:textId="77777777" w:rsidTr="00922C3A">
        <w:tc>
          <w:tcPr>
            <w:tcW w:w="1413" w:type="dxa"/>
          </w:tcPr>
          <w:p w14:paraId="6C19E9B8" w14:textId="77777777" w:rsidR="00A24139" w:rsidRPr="00AE3AFA" w:rsidRDefault="00A24139" w:rsidP="00A24139">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Note</w:t>
            </w:r>
          </w:p>
        </w:tc>
        <w:tc>
          <w:tcPr>
            <w:tcW w:w="4536" w:type="dxa"/>
          </w:tcPr>
          <w:p w14:paraId="3928262D" w14:textId="77777777" w:rsidR="00A24139" w:rsidRPr="00AE3AFA" w:rsidRDefault="00A24139" w:rsidP="00A24139">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a comment or a description regarding the Node.</w:t>
            </w:r>
          </w:p>
        </w:tc>
        <w:tc>
          <w:tcPr>
            <w:tcW w:w="1134" w:type="dxa"/>
          </w:tcPr>
          <w:p w14:paraId="544D64FD"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3828132E" w14:textId="77777777" w:rsidR="00A24139" w:rsidRPr="00AE3AFA" w:rsidRDefault="00A24139" w:rsidP="00A24139">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276" w:type="dxa"/>
          </w:tcPr>
          <w:p w14:paraId="74749A4F"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bl>
    <w:p w14:paraId="0B9495FC" w14:textId="77777777" w:rsidR="00A24139" w:rsidRPr="00AE3AFA" w:rsidRDefault="00A24139" w:rsidP="00A24139">
      <w:pPr>
        <w:pStyle w:val="afb"/>
        <w:ind w:firstLine="0"/>
        <w:rPr>
          <w:rFonts w:asciiTheme="majorHAnsi" w:hAnsiTheme="majorHAnsi" w:cstheme="majorHAnsi"/>
        </w:rPr>
      </w:pPr>
    </w:p>
    <w:p w14:paraId="5E4AA0F0" w14:textId="77777777" w:rsidR="00A24139" w:rsidRPr="00AE3AFA" w:rsidRDefault="00A24139" w:rsidP="00A24139">
      <w:pPr>
        <w:jc w:val="center"/>
        <w:rPr>
          <w:rFonts w:asciiTheme="majorHAnsi" w:hAnsiTheme="majorHAnsi" w:cstheme="majorHAnsi"/>
        </w:rPr>
      </w:pPr>
      <w:r w:rsidRPr="00AE3AFA">
        <w:rPr>
          <w:rFonts w:asciiTheme="majorHAnsi" w:hAnsiTheme="majorHAnsi" w:cstheme="majorHAnsi"/>
          <w:noProof/>
        </w:rPr>
        <w:drawing>
          <wp:inline distT="0" distB="0" distL="0" distR="0" wp14:anchorId="27D841C6" wp14:editId="2E5FFE35">
            <wp:extent cx="1873250" cy="920237"/>
            <wp:effectExtent l="0" t="0" r="0" b="0"/>
            <wp:docPr id="83"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2"/>
                    <pic:cNvPicPr>
                      <a:picLocks noChangeAspect="1"/>
                    </pic:cNvPicPr>
                  </pic:nvPicPr>
                  <pic:blipFill rotWithShape="1">
                    <a:blip r:embed="rId34" cstate="print">
                      <a:extLst>
                        <a:ext uri="{28A0092B-C50C-407E-A947-70E740481C1C}">
                          <a14:useLocalDpi xmlns:a14="http://schemas.microsoft.com/office/drawing/2010/main" val="0"/>
                        </a:ext>
                      </a:extLst>
                    </a:blip>
                    <a:srcRect/>
                    <a:stretch/>
                  </pic:blipFill>
                  <pic:spPr>
                    <a:xfrm>
                      <a:off x="0" y="0"/>
                      <a:ext cx="1888981" cy="927965"/>
                    </a:xfrm>
                    <a:prstGeom prst="rect">
                      <a:avLst/>
                    </a:prstGeom>
                  </pic:spPr>
                </pic:pic>
              </a:graphicData>
            </a:graphic>
          </wp:inline>
        </w:drawing>
      </w:r>
    </w:p>
    <w:p w14:paraId="700D0076" w14:textId="53C9C1E2" w:rsidR="00A24139" w:rsidRPr="00AE3AFA" w:rsidRDefault="00A24139" w:rsidP="007F37E9">
      <w:pPr>
        <w:jc w:val="center"/>
        <w:rPr>
          <w:rFonts w:asciiTheme="majorHAnsi" w:hAnsiTheme="majorHAnsi" w:cstheme="majorHAnsi"/>
          <w:b/>
        </w:rPr>
      </w:pPr>
      <w:r w:rsidRPr="00AE3AFA">
        <w:rPr>
          <w:rFonts w:asciiTheme="majorHAnsi" w:hAnsiTheme="majorHAnsi" w:cstheme="majorHAnsi"/>
          <w:b/>
        </w:rPr>
        <w:t xml:space="preserve">Figure </w:t>
      </w:r>
      <w:r w:rsidRPr="00AE3AFA">
        <w:rPr>
          <w:rFonts w:asciiTheme="majorHAnsi" w:hAnsiTheme="majorHAnsi" w:cstheme="majorHAnsi"/>
          <w:b/>
        </w:rPr>
        <w:fldChar w:fldCharType="begin"/>
      </w:r>
      <w:r w:rsidRPr="00AE3AFA">
        <w:rPr>
          <w:rFonts w:asciiTheme="majorHAnsi" w:hAnsiTheme="majorHAnsi" w:cstheme="majorHAnsi"/>
          <w:b/>
        </w:rPr>
        <w:instrText xml:space="preserve"> STYLEREF 2 \s </w:instrText>
      </w:r>
      <w:r w:rsidRPr="00AE3AFA">
        <w:rPr>
          <w:rFonts w:asciiTheme="majorHAnsi" w:hAnsiTheme="majorHAnsi" w:cstheme="majorHAnsi"/>
          <w:b/>
        </w:rPr>
        <w:fldChar w:fldCharType="separate"/>
      </w:r>
      <w:r w:rsidR="00A6356E">
        <w:rPr>
          <w:rFonts w:asciiTheme="majorHAnsi" w:hAnsiTheme="majorHAnsi" w:cstheme="majorHAnsi"/>
          <w:b/>
          <w:noProof/>
        </w:rPr>
        <w:t>4.1</w:t>
      </w:r>
      <w:r w:rsidRPr="00AE3AFA">
        <w:rPr>
          <w:rFonts w:asciiTheme="majorHAnsi" w:hAnsiTheme="majorHAnsi" w:cstheme="majorHAnsi"/>
          <w:b/>
        </w:rPr>
        <w:fldChar w:fldCharType="end"/>
      </w:r>
      <w:r w:rsidRPr="00AE3AFA">
        <w:rPr>
          <w:rFonts w:asciiTheme="majorHAnsi" w:hAnsiTheme="majorHAnsi" w:cstheme="majorHAnsi"/>
          <w:b/>
        </w:rPr>
        <w:noBreakHyphen/>
      </w:r>
      <w:r w:rsidR="00651EC0" w:rsidRPr="00AE3AFA">
        <w:rPr>
          <w:rFonts w:asciiTheme="majorHAnsi" w:hAnsiTheme="majorHAnsi" w:cstheme="majorHAnsi"/>
          <w:b/>
        </w:rPr>
        <w:t>15</w:t>
      </w:r>
      <w:r w:rsidRPr="00AE3AFA">
        <w:rPr>
          <w:rFonts w:asciiTheme="majorHAnsi" w:hAnsiTheme="majorHAnsi" w:cstheme="majorHAnsi"/>
          <w:b/>
        </w:rPr>
        <w:t xml:space="preserve"> “Function” tab</w:t>
      </w:r>
    </w:p>
    <w:p w14:paraId="3DD79093" w14:textId="77777777" w:rsidR="00A24139" w:rsidRPr="00AE3AFA" w:rsidRDefault="00A24139" w:rsidP="00A24139">
      <w:pPr>
        <w:widowControl/>
        <w:jc w:val="left"/>
        <w:rPr>
          <w:rFonts w:asciiTheme="majorHAnsi" w:hAnsiTheme="majorHAnsi" w:cstheme="majorHAnsi"/>
        </w:rPr>
      </w:pPr>
    </w:p>
    <w:p w14:paraId="11D22BDA" w14:textId="77777777" w:rsidR="0072742D" w:rsidRPr="00AE3AFA" w:rsidRDefault="0072742D" w:rsidP="00564DA8">
      <w:pPr>
        <w:rPr>
          <w:rFonts w:asciiTheme="majorHAnsi" w:hAnsiTheme="majorHAnsi" w:cstheme="majorHAnsi"/>
          <w:b/>
        </w:rPr>
      </w:pPr>
    </w:p>
    <w:p w14:paraId="46E8F282" w14:textId="77777777" w:rsidR="00282BFD" w:rsidRPr="00AE3AFA" w:rsidRDefault="00750508" w:rsidP="00C72DC3">
      <w:pPr>
        <w:pStyle w:val="afb"/>
        <w:numPr>
          <w:ilvl w:val="0"/>
          <w:numId w:val="26"/>
        </w:numPr>
        <w:rPr>
          <w:rFonts w:asciiTheme="majorHAnsi" w:hAnsiTheme="majorHAnsi" w:cstheme="majorHAnsi"/>
        </w:rPr>
      </w:pPr>
      <w:r w:rsidRPr="00AE3AFA">
        <w:rPr>
          <w:rFonts w:asciiTheme="majorHAnsi" w:hAnsiTheme="majorHAnsi" w:cstheme="majorHAnsi"/>
        </w:rPr>
        <w:t>Conductor call</w:t>
      </w:r>
      <w:r w:rsidR="000E2864" w:rsidRPr="00AE3AFA">
        <w:rPr>
          <w:rFonts w:asciiTheme="majorHAnsi" w:hAnsiTheme="majorHAnsi" w:cstheme="majorHAnsi"/>
        </w:rPr>
        <w:t xml:space="preserve"> detail</w:t>
      </w:r>
      <w:r w:rsidR="00DD4584" w:rsidRPr="00AE3AFA">
        <w:rPr>
          <w:rFonts w:asciiTheme="majorHAnsi" w:hAnsiTheme="majorHAnsi" w:cstheme="majorHAnsi"/>
        </w:rPr>
        <w:t>s</w:t>
      </w:r>
      <w:r w:rsidR="000E2864" w:rsidRPr="00AE3AFA">
        <w:rPr>
          <w:rFonts w:asciiTheme="majorHAnsi" w:hAnsiTheme="majorHAnsi" w:cstheme="majorHAnsi"/>
        </w:rPr>
        <w:t xml:space="preserve"> and input items</w:t>
      </w:r>
      <w:r w:rsidR="007F37E9" w:rsidRPr="00AE3AFA">
        <w:rPr>
          <w:rFonts w:asciiTheme="majorHAnsi" w:hAnsiTheme="majorHAnsi" w:cstheme="majorHAnsi"/>
        </w:rPr>
        <w:br/>
      </w:r>
      <w:r w:rsidR="007F37E9" w:rsidRPr="00AE3AFA">
        <w:rPr>
          <w:rFonts w:asciiTheme="majorHAnsi" w:hAnsiTheme="majorHAnsi" w:cstheme="majorHAnsi"/>
        </w:rPr>
        <w:t>・</w:t>
      </w:r>
      <w:r w:rsidR="007F37E9" w:rsidRPr="00AE3AFA">
        <w:rPr>
          <w:rFonts w:asciiTheme="majorHAnsi" w:hAnsiTheme="majorHAnsi" w:cstheme="majorHAnsi"/>
        </w:rPr>
        <w:t>This tab is displayed if “Conductor call” is selected in the Node list’s Function tab.</w:t>
      </w:r>
      <w:r w:rsidR="007F37E9" w:rsidRPr="00AE3AFA">
        <w:rPr>
          <w:rFonts w:asciiTheme="majorHAnsi" w:hAnsiTheme="majorHAnsi" w:cstheme="majorHAnsi"/>
        </w:rPr>
        <w:br/>
      </w:r>
      <w:r w:rsidR="007F37E9" w:rsidRPr="00AE3AFA">
        <w:rPr>
          <w:rFonts w:asciiTheme="majorHAnsi" w:hAnsiTheme="majorHAnsi" w:cstheme="majorHAnsi"/>
        </w:rPr>
        <w:t>・</w:t>
      </w:r>
      <w:r w:rsidR="007F37E9" w:rsidRPr="00AE3AFA">
        <w:rPr>
          <w:rFonts w:asciiTheme="majorHAnsi" w:hAnsiTheme="majorHAnsi" w:cstheme="majorHAnsi"/>
        </w:rPr>
        <w:t>The items found in the tab are as following.</w:t>
      </w:r>
      <w:r w:rsidR="007F37E9" w:rsidRPr="00AE3AFA">
        <w:rPr>
          <w:rFonts w:asciiTheme="majorHAnsi" w:hAnsiTheme="majorHAnsi" w:cstheme="majorHAnsi"/>
        </w:rPr>
        <w:br/>
      </w:r>
    </w:p>
    <w:p w14:paraId="71AC346C" w14:textId="26EE0B14" w:rsidR="00902A40" w:rsidRPr="00AE3AFA" w:rsidRDefault="000E2864" w:rsidP="00902A40">
      <w:pPr>
        <w:jc w:val="center"/>
        <w:rPr>
          <w:rFonts w:asciiTheme="majorHAnsi" w:hAnsiTheme="majorHAnsi" w:cstheme="majorHAnsi"/>
          <w:b/>
        </w:rPr>
      </w:pPr>
      <w:r w:rsidRPr="00AE3AFA">
        <w:rPr>
          <w:rFonts w:asciiTheme="majorHAnsi" w:hAnsiTheme="majorHAnsi" w:cstheme="majorHAnsi"/>
          <w:b/>
        </w:rPr>
        <w:t xml:space="preserve">Table </w:t>
      </w:r>
      <w:r w:rsidR="00902A40" w:rsidRPr="00AE3AFA">
        <w:rPr>
          <w:rFonts w:asciiTheme="majorHAnsi" w:hAnsiTheme="majorHAnsi" w:cstheme="majorHAnsi"/>
          <w:b/>
        </w:rPr>
        <w:fldChar w:fldCharType="begin"/>
      </w:r>
      <w:r w:rsidR="00902A40" w:rsidRPr="00AE3AFA">
        <w:rPr>
          <w:rFonts w:asciiTheme="majorHAnsi" w:hAnsiTheme="majorHAnsi" w:cstheme="majorHAnsi"/>
          <w:b/>
        </w:rPr>
        <w:instrText xml:space="preserve"> STYLEREF 1 \s </w:instrText>
      </w:r>
      <w:r w:rsidR="00902A40" w:rsidRPr="00AE3AFA">
        <w:rPr>
          <w:rFonts w:asciiTheme="majorHAnsi" w:hAnsiTheme="majorHAnsi" w:cstheme="majorHAnsi"/>
          <w:b/>
        </w:rPr>
        <w:fldChar w:fldCharType="separate"/>
      </w:r>
      <w:r w:rsidR="00A6356E">
        <w:rPr>
          <w:rFonts w:asciiTheme="majorHAnsi" w:hAnsiTheme="majorHAnsi" w:cstheme="majorHAnsi"/>
          <w:b/>
          <w:noProof/>
        </w:rPr>
        <w:t>4</w:t>
      </w:r>
      <w:r w:rsidR="00902A40" w:rsidRPr="00AE3AFA">
        <w:rPr>
          <w:rFonts w:asciiTheme="majorHAnsi" w:hAnsiTheme="majorHAnsi" w:cstheme="majorHAnsi"/>
          <w:b/>
        </w:rPr>
        <w:fldChar w:fldCharType="end"/>
      </w:r>
      <w:r w:rsidR="00902A40" w:rsidRPr="00AE3AFA">
        <w:rPr>
          <w:rFonts w:asciiTheme="majorHAnsi" w:hAnsiTheme="majorHAnsi" w:cstheme="majorHAnsi"/>
          <w:b/>
        </w:rPr>
        <w:t>.1-</w:t>
      </w:r>
      <w:r w:rsidR="00651EC0" w:rsidRPr="00AE3AFA">
        <w:rPr>
          <w:rFonts w:asciiTheme="majorHAnsi" w:hAnsiTheme="majorHAnsi" w:cstheme="majorHAnsi"/>
          <w:b/>
        </w:rPr>
        <w:t>9</w:t>
      </w:r>
      <w:r w:rsidR="00902A40" w:rsidRPr="00AE3AFA">
        <w:rPr>
          <w:rFonts w:asciiTheme="majorHAnsi" w:hAnsiTheme="majorHAnsi" w:cstheme="majorHAnsi"/>
          <w:b/>
        </w:rPr>
        <w:t xml:space="preserve">　</w:t>
      </w:r>
      <w:r w:rsidR="008934D5" w:rsidRPr="00AE3AFA">
        <w:rPr>
          <w:rFonts w:asciiTheme="majorHAnsi" w:hAnsiTheme="majorHAnsi" w:cstheme="majorHAnsi"/>
          <w:b/>
        </w:rPr>
        <w:t xml:space="preserve"> </w:t>
      </w:r>
      <w:r w:rsidR="00A24139" w:rsidRPr="00AE3AFA">
        <w:rPr>
          <w:rFonts w:asciiTheme="majorHAnsi" w:hAnsiTheme="majorHAnsi" w:cstheme="majorHAnsi"/>
          <w:b/>
        </w:rPr>
        <w:t>“Conductor call” tab</w:t>
      </w:r>
    </w:p>
    <w:tbl>
      <w:tblPr>
        <w:tblStyle w:val="aa"/>
        <w:tblW w:w="9493" w:type="dxa"/>
        <w:tblLayout w:type="fixed"/>
        <w:tblLook w:val="04A0" w:firstRow="1" w:lastRow="0" w:firstColumn="1" w:lastColumn="0" w:noHBand="0" w:noVBand="1"/>
      </w:tblPr>
      <w:tblGrid>
        <w:gridCol w:w="1413"/>
        <w:gridCol w:w="4961"/>
        <w:gridCol w:w="992"/>
        <w:gridCol w:w="851"/>
        <w:gridCol w:w="1276"/>
      </w:tblGrid>
      <w:tr w:rsidR="000E2864" w:rsidRPr="00AE3AFA" w14:paraId="34C82511" w14:textId="77777777" w:rsidTr="000E2864">
        <w:tc>
          <w:tcPr>
            <w:tcW w:w="1413" w:type="dxa"/>
            <w:shd w:val="clear" w:color="auto" w:fill="002B62"/>
          </w:tcPr>
          <w:p w14:paraId="76641335" w14:textId="77777777" w:rsidR="000E2864" w:rsidRPr="00AE3AFA" w:rsidRDefault="000E2864" w:rsidP="000E2864">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4961" w:type="dxa"/>
            <w:shd w:val="clear" w:color="auto" w:fill="002B62"/>
          </w:tcPr>
          <w:p w14:paraId="7841E1BF" w14:textId="77777777" w:rsidR="000E2864" w:rsidRPr="00AE3AFA" w:rsidRDefault="000E2864" w:rsidP="000E2864">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992" w:type="dxa"/>
            <w:shd w:val="clear" w:color="auto" w:fill="002B62"/>
          </w:tcPr>
          <w:p w14:paraId="127E4238" w14:textId="77777777" w:rsidR="000E2864" w:rsidRPr="00AE3AFA" w:rsidRDefault="000E2864" w:rsidP="000E2864">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required</w:t>
            </w:r>
          </w:p>
        </w:tc>
        <w:tc>
          <w:tcPr>
            <w:tcW w:w="851" w:type="dxa"/>
            <w:shd w:val="clear" w:color="auto" w:fill="002B62"/>
          </w:tcPr>
          <w:p w14:paraId="10BF0C21" w14:textId="77777777" w:rsidR="000E2864" w:rsidRPr="00AE3AFA" w:rsidRDefault="000E2864" w:rsidP="000E2864">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type</w:t>
            </w:r>
          </w:p>
        </w:tc>
        <w:tc>
          <w:tcPr>
            <w:tcW w:w="1276" w:type="dxa"/>
            <w:shd w:val="clear" w:color="auto" w:fill="002B62"/>
          </w:tcPr>
          <w:p w14:paraId="0C4100CB" w14:textId="77777777" w:rsidR="000E2864" w:rsidRPr="00AE3AFA" w:rsidRDefault="000E2864" w:rsidP="000E2864">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w:t>
            </w:r>
          </w:p>
        </w:tc>
      </w:tr>
      <w:tr w:rsidR="000E2864" w:rsidRPr="00AE3AFA" w14:paraId="12E4DB75" w14:textId="77777777" w:rsidTr="000E2864">
        <w:tc>
          <w:tcPr>
            <w:tcW w:w="1413" w:type="dxa"/>
          </w:tcPr>
          <w:p w14:paraId="7D42D54A" w14:textId="77777777" w:rsidR="000E2864" w:rsidRPr="00AE3AFA" w:rsidRDefault="000E2864" w:rsidP="000E2864">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Default skip</w:t>
            </w:r>
          </w:p>
        </w:tc>
        <w:tc>
          <w:tcPr>
            <w:tcW w:w="4961" w:type="dxa"/>
          </w:tcPr>
          <w:p w14:paraId="07FD691A" w14:textId="77777777" w:rsidR="000E2864" w:rsidRPr="00AE3AFA" w:rsidRDefault="000E2864" w:rsidP="000E2864">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Target operation will be skipped if checked.</w:t>
            </w:r>
          </w:p>
          <w:p w14:paraId="1FB5CF9B" w14:textId="77777777" w:rsidR="000E2864" w:rsidRPr="00AE3AFA" w:rsidRDefault="000E2864" w:rsidP="000E2864">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This is a parameter that can</w:t>
            </w:r>
            <w:r w:rsidR="007D0C96" w:rsidRPr="00AE3AFA">
              <w:rPr>
                <w:rFonts w:asciiTheme="majorHAnsi" w:hAnsiTheme="majorHAnsi" w:cstheme="majorHAnsi"/>
                <w:color w:val="000000"/>
                <w:sz w:val="18"/>
                <w:szCs w:val="18"/>
                <w:shd w:val="clear" w:color="auto" w:fill="FFFFFF"/>
              </w:rPr>
              <w:t xml:space="preserve"> be changed in Conductor execution</w:t>
            </w:r>
            <w:r w:rsidRPr="00AE3AFA">
              <w:rPr>
                <w:rFonts w:asciiTheme="majorHAnsi" w:hAnsiTheme="majorHAnsi" w:cstheme="majorHAnsi"/>
                <w:color w:val="000000"/>
                <w:sz w:val="18"/>
                <w:szCs w:val="18"/>
                <w:shd w:val="clear" w:color="auto" w:fill="FFFFFF"/>
              </w:rPr>
              <w:t xml:space="preserve"> screen.</w:t>
            </w:r>
          </w:p>
        </w:tc>
        <w:tc>
          <w:tcPr>
            <w:tcW w:w="992" w:type="dxa"/>
          </w:tcPr>
          <w:p w14:paraId="1CEA39E3" w14:textId="77777777" w:rsidR="000E2864" w:rsidRPr="00AE3AFA" w:rsidRDefault="000E2864" w:rsidP="000E2864">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1" w:type="dxa"/>
          </w:tcPr>
          <w:p w14:paraId="60BB855E" w14:textId="77777777" w:rsidR="000E2864" w:rsidRPr="00AE3AFA" w:rsidRDefault="000E2864" w:rsidP="000E2864">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w:t>
            </w:r>
          </w:p>
        </w:tc>
        <w:tc>
          <w:tcPr>
            <w:tcW w:w="1276" w:type="dxa"/>
          </w:tcPr>
          <w:p w14:paraId="14F84111" w14:textId="77777777" w:rsidR="000E2864" w:rsidRPr="00AE3AFA" w:rsidRDefault="000E2864" w:rsidP="000E2864">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0E2864" w:rsidRPr="00AE3AFA" w14:paraId="6EF3D8B4" w14:textId="77777777" w:rsidTr="000E2864">
        <w:tc>
          <w:tcPr>
            <w:tcW w:w="1413" w:type="dxa"/>
          </w:tcPr>
          <w:p w14:paraId="70C3C668" w14:textId="77777777" w:rsidR="000E2864" w:rsidRPr="00AE3AFA" w:rsidRDefault="000E2864" w:rsidP="000E2864">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Conductor</w:t>
            </w:r>
          </w:p>
        </w:tc>
        <w:tc>
          <w:tcPr>
            <w:tcW w:w="4961" w:type="dxa"/>
          </w:tcPr>
          <w:p w14:paraId="219F78BF" w14:textId="77777777" w:rsidR="000E2864" w:rsidRPr="00AE3AFA" w:rsidRDefault="000E2864" w:rsidP="000E2864">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Click the Select button to select Conductor class from the displayed list.</w:t>
            </w:r>
          </w:p>
          <w:p w14:paraId="7DE7FFB0" w14:textId="77777777" w:rsidR="000E2864" w:rsidRPr="00AE3AFA" w:rsidRDefault="000E2864" w:rsidP="000E2864">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00775978" w:rsidRPr="00AE3AFA">
              <w:rPr>
                <w:rFonts w:asciiTheme="majorHAnsi" w:hAnsiTheme="majorHAnsi" w:cstheme="majorHAnsi"/>
                <w:color w:val="000000"/>
                <w:sz w:val="18"/>
                <w:szCs w:val="18"/>
                <w:shd w:val="clear" w:color="auto" w:fill="FFFFFF"/>
              </w:rPr>
              <w:t>The name of the Conductor class will be displayed</w:t>
            </w:r>
            <w:r w:rsidRPr="00AE3AFA">
              <w:rPr>
                <w:rFonts w:asciiTheme="majorHAnsi" w:hAnsiTheme="majorHAnsi" w:cstheme="majorHAnsi"/>
                <w:color w:val="000000"/>
                <w:sz w:val="18"/>
                <w:szCs w:val="18"/>
                <w:shd w:val="clear" w:color="auto" w:fill="FFFFFF"/>
              </w:rPr>
              <w:t>.</w:t>
            </w:r>
          </w:p>
        </w:tc>
        <w:tc>
          <w:tcPr>
            <w:tcW w:w="992" w:type="dxa"/>
          </w:tcPr>
          <w:p w14:paraId="48490E01" w14:textId="77777777" w:rsidR="000E2864" w:rsidRPr="00AE3AFA" w:rsidRDefault="000E2864" w:rsidP="000E2864">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851" w:type="dxa"/>
          </w:tcPr>
          <w:p w14:paraId="35AB1B00" w14:textId="77777777" w:rsidR="000E2864" w:rsidRPr="00AE3AFA" w:rsidRDefault="000E2864" w:rsidP="000E2864">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276" w:type="dxa"/>
          </w:tcPr>
          <w:p w14:paraId="0037924A" w14:textId="77777777" w:rsidR="000E2864" w:rsidRPr="00AE3AFA" w:rsidRDefault="000E2864" w:rsidP="000E2864">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902A40" w:rsidRPr="00AE3AFA" w14:paraId="6AB85887" w14:textId="77777777" w:rsidTr="000E2864">
        <w:tc>
          <w:tcPr>
            <w:tcW w:w="1413" w:type="dxa"/>
          </w:tcPr>
          <w:p w14:paraId="1BCD5799" w14:textId="77777777" w:rsidR="00902A40" w:rsidRPr="00AE3AFA" w:rsidRDefault="00902A40" w:rsidP="00902A40">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Operation</w:t>
            </w:r>
          </w:p>
        </w:tc>
        <w:tc>
          <w:tcPr>
            <w:tcW w:w="4961" w:type="dxa"/>
          </w:tcPr>
          <w:p w14:paraId="2FA64127" w14:textId="77777777" w:rsidR="000E2864" w:rsidRPr="00AE3AFA" w:rsidRDefault="000E2864" w:rsidP="000E2864">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Click the Select button to select Operation from the displayed list.</w:t>
            </w:r>
          </w:p>
          <w:p w14:paraId="181E5454" w14:textId="77777777" w:rsidR="00902A40" w:rsidRPr="00AE3AFA" w:rsidRDefault="000E2864" w:rsidP="000E2864">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00775978" w:rsidRPr="00AE3AFA">
              <w:rPr>
                <w:rFonts w:asciiTheme="majorHAnsi" w:hAnsiTheme="majorHAnsi" w:cstheme="majorHAnsi"/>
                <w:color w:val="000000"/>
                <w:sz w:val="18"/>
                <w:szCs w:val="18"/>
                <w:shd w:val="clear" w:color="auto" w:fill="FFFFFF"/>
              </w:rPr>
              <w:t>The name of the Operation class will be displayed.</w:t>
            </w:r>
          </w:p>
        </w:tc>
        <w:tc>
          <w:tcPr>
            <w:tcW w:w="992" w:type="dxa"/>
          </w:tcPr>
          <w:p w14:paraId="5E95E837" w14:textId="77777777" w:rsidR="00902A40" w:rsidRPr="00AE3AFA" w:rsidRDefault="00902A40" w:rsidP="00902A40">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1" w:type="dxa"/>
          </w:tcPr>
          <w:p w14:paraId="37FA6DAF" w14:textId="77777777" w:rsidR="00902A40" w:rsidRPr="00AE3AFA" w:rsidRDefault="000E2864" w:rsidP="0028303C">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276" w:type="dxa"/>
          </w:tcPr>
          <w:p w14:paraId="1D4E950A" w14:textId="77777777" w:rsidR="00902A40" w:rsidRPr="00AE3AFA" w:rsidRDefault="00902A40" w:rsidP="00902A40">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A24139" w:rsidRPr="00AE3AFA" w14:paraId="2AC4B1FC" w14:textId="77777777" w:rsidTr="000E2864">
        <w:tc>
          <w:tcPr>
            <w:tcW w:w="1413" w:type="dxa"/>
          </w:tcPr>
          <w:p w14:paraId="3D292037" w14:textId="77777777" w:rsidR="00A24139" w:rsidRPr="00AE3AFA" w:rsidRDefault="00A24139" w:rsidP="00A24139">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Note</w:t>
            </w:r>
          </w:p>
        </w:tc>
        <w:tc>
          <w:tcPr>
            <w:tcW w:w="4961" w:type="dxa"/>
          </w:tcPr>
          <w:p w14:paraId="6DC5AA68" w14:textId="77777777" w:rsidR="00A24139" w:rsidRPr="00AE3AFA" w:rsidRDefault="00A24139" w:rsidP="00A24139">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a comment or a description regarding the Node.</w:t>
            </w:r>
          </w:p>
        </w:tc>
        <w:tc>
          <w:tcPr>
            <w:tcW w:w="992" w:type="dxa"/>
          </w:tcPr>
          <w:p w14:paraId="53273C1C"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p>
        </w:tc>
        <w:tc>
          <w:tcPr>
            <w:tcW w:w="851" w:type="dxa"/>
          </w:tcPr>
          <w:p w14:paraId="2339E068"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276" w:type="dxa"/>
          </w:tcPr>
          <w:p w14:paraId="7E62AE46"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p>
        </w:tc>
      </w:tr>
    </w:tbl>
    <w:p w14:paraId="56ECE271" w14:textId="77777777" w:rsidR="00BD4742" w:rsidRPr="00AE3AFA" w:rsidRDefault="00BD4742" w:rsidP="00564DA8">
      <w:pPr>
        <w:widowControl/>
        <w:jc w:val="left"/>
        <w:rPr>
          <w:rFonts w:asciiTheme="majorHAnsi" w:hAnsiTheme="majorHAnsi" w:cstheme="majorHAnsi"/>
        </w:rPr>
      </w:pPr>
    </w:p>
    <w:p w14:paraId="58B7F758" w14:textId="77777777" w:rsidR="00BD4742" w:rsidRPr="00AE3AFA" w:rsidRDefault="00BD4742" w:rsidP="00BD4742">
      <w:pPr>
        <w:jc w:val="center"/>
        <w:rPr>
          <w:rFonts w:asciiTheme="majorHAnsi" w:hAnsiTheme="majorHAnsi" w:cstheme="majorHAnsi"/>
        </w:rPr>
      </w:pPr>
      <w:r w:rsidRPr="00AE3AFA">
        <w:rPr>
          <w:rFonts w:asciiTheme="majorHAnsi" w:hAnsiTheme="majorHAnsi" w:cstheme="majorHAnsi"/>
          <w:noProof/>
        </w:rPr>
        <w:drawing>
          <wp:inline distT="0" distB="0" distL="0" distR="0" wp14:anchorId="33A7F05A" wp14:editId="4CBC6FE8">
            <wp:extent cx="1803400" cy="1956894"/>
            <wp:effectExtent l="0" t="0" r="6350" b="5715"/>
            <wp:docPr id="79"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8"/>
                    <pic:cNvPicPr>
                      <a:picLocks noChangeAspect="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1814664" cy="1969117"/>
                    </a:xfrm>
                    <a:prstGeom prst="rect">
                      <a:avLst/>
                    </a:prstGeom>
                    <a:ln>
                      <a:noFill/>
                    </a:ln>
                    <a:extLst>
                      <a:ext uri="{53640926-AAD7-44D8-BBD7-CCE9431645EC}">
                        <a14:shadowObscured xmlns:a14="http://schemas.microsoft.com/office/drawing/2010/main"/>
                      </a:ext>
                    </a:extLst>
                  </pic:spPr>
                </pic:pic>
              </a:graphicData>
            </a:graphic>
          </wp:inline>
        </w:drawing>
      </w:r>
    </w:p>
    <w:p w14:paraId="2498D332" w14:textId="499648F4" w:rsidR="00BD4742" w:rsidRPr="00AE3AFA" w:rsidRDefault="00842507" w:rsidP="007F37E9">
      <w:pPr>
        <w:jc w:val="center"/>
        <w:rPr>
          <w:rFonts w:asciiTheme="majorHAnsi" w:hAnsiTheme="majorHAnsi" w:cstheme="majorHAnsi"/>
          <w:b/>
        </w:rPr>
      </w:pPr>
      <w:r w:rsidRPr="00AE3AFA">
        <w:rPr>
          <w:rFonts w:asciiTheme="majorHAnsi" w:hAnsiTheme="majorHAnsi" w:cstheme="majorHAnsi"/>
          <w:b/>
        </w:rPr>
        <w:t>Figure</w:t>
      </w:r>
      <w:r w:rsidR="00BD4742" w:rsidRPr="00AE3AFA">
        <w:rPr>
          <w:rFonts w:asciiTheme="majorHAnsi" w:hAnsiTheme="majorHAnsi" w:cstheme="majorHAnsi"/>
          <w:b/>
        </w:rPr>
        <w:t xml:space="preserve"> </w:t>
      </w:r>
      <w:r w:rsidR="00BD4742" w:rsidRPr="00AE3AFA">
        <w:rPr>
          <w:rFonts w:asciiTheme="majorHAnsi" w:hAnsiTheme="majorHAnsi" w:cstheme="majorHAnsi"/>
          <w:b/>
        </w:rPr>
        <w:fldChar w:fldCharType="begin"/>
      </w:r>
      <w:r w:rsidR="00BD4742" w:rsidRPr="00AE3AFA">
        <w:rPr>
          <w:rFonts w:asciiTheme="majorHAnsi" w:hAnsiTheme="majorHAnsi" w:cstheme="majorHAnsi"/>
          <w:b/>
        </w:rPr>
        <w:instrText xml:space="preserve"> STYLEREF 2 \s </w:instrText>
      </w:r>
      <w:r w:rsidR="00BD4742" w:rsidRPr="00AE3AFA">
        <w:rPr>
          <w:rFonts w:asciiTheme="majorHAnsi" w:hAnsiTheme="majorHAnsi" w:cstheme="majorHAnsi"/>
          <w:b/>
        </w:rPr>
        <w:fldChar w:fldCharType="separate"/>
      </w:r>
      <w:r w:rsidR="00A6356E">
        <w:rPr>
          <w:rFonts w:asciiTheme="majorHAnsi" w:hAnsiTheme="majorHAnsi" w:cstheme="majorHAnsi"/>
          <w:b/>
          <w:noProof/>
        </w:rPr>
        <w:t>4.1</w:t>
      </w:r>
      <w:r w:rsidR="00BD4742" w:rsidRPr="00AE3AFA">
        <w:rPr>
          <w:rFonts w:asciiTheme="majorHAnsi" w:hAnsiTheme="majorHAnsi" w:cstheme="majorHAnsi"/>
          <w:b/>
        </w:rPr>
        <w:fldChar w:fldCharType="end"/>
      </w:r>
      <w:r w:rsidR="00BD4742" w:rsidRPr="00AE3AFA">
        <w:rPr>
          <w:rFonts w:asciiTheme="majorHAnsi" w:hAnsiTheme="majorHAnsi" w:cstheme="majorHAnsi"/>
          <w:b/>
        </w:rPr>
        <w:noBreakHyphen/>
      </w:r>
      <w:r w:rsidR="00651EC0" w:rsidRPr="00AE3AFA">
        <w:rPr>
          <w:rFonts w:asciiTheme="majorHAnsi" w:hAnsiTheme="majorHAnsi" w:cstheme="majorHAnsi"/>
          <w:b/>
        </w:rPr>
        <w:t>16</w:t>
      </w:r>
      <w:r w:rsidRPr="00AE3AFA">
        <w:rPr>
          <w:rFonts w:asciiTheme="majorHAnsi" w:hAnsiTheme="majorHAnsi" w:cstheme="majorHAnsi"/>
          <w:b/>
        </w:rPr>
        <w:t xml:space="preserve"> </w:t>
      </w:r>
      <w:r w:rsidR="007F37E9" w:rsidRPr="00AE3AFA">
        <w:rPr>
          <w:rFonts w:asciiTheme="majorHAnsi" w:hAnsiTheme="majorHAnsi" w:cstheme="majorHAnsi"/>
          <w:b/>
        </w:rPr>
        <w:t>“Conductor call” tab</w:t>
      </w:r>
    </w:p>
    <w:p w14:paraId="15EAF20B" w14:textId="77777777" w:rsidR="00BD4742" w:rsidRPr="00AE3AFA" w:rsidRDefault="00BD4742" w:rsidP="00BD4742">
      <w:pPr>
        <w:jc w:val="center"/>
        <w:rPr>
          <w:rFonts w:asciiTheme="majorHAnsi" w:hAnsiTheme="majorHAnsi" w:cstheme="majorHAnsi"/>
        </w:rPr>
      </w:pPr>
    </w:p>
    <w:p w14:paraId="71545168" w14:textId="77777777" w:rsidR="00A11C54" w:rsidRPr="00AE3AFA" w:rsidRDefault="00A11C54" w:rsidP="00BD4742">
      <w:pPr>
        <w:jc w:val="center"/>
        <w:rPr>
          <w:rFonts w:asciiTheme="majorHAnsi" w:hAnsiTheme="majorHAnsi" w:cstheme="majorHAnsi"/>
          <w:noProof/>
        </w:rPr>
      </w:pPr>
    </w:p>
    <w:p w14:paraId="4AC3F293" w14:textId="77777777" w:rsidR="00BD4742" w:rsidRPr="00AE3AFA" w:rsidRDefault="008A7A73" w:rsidP="00BD4742">
      <w:pPr>
        <w:jc w:val="center"/>
        <w:rPr>
          <w:rFonts w:asciiTheme="majorHAnsi" w:hAnsiTheme="majorHAnsi" w:cstheme="majorHAnsi"/>
        </w:rPr>
      </w:pPr>
      <w:r w:rsidRPr="00AE3AFA">
        <w:rPr>
          <w:rFonts w:asciiTheme="majorHAnsi" w:hAnsiTheme="majorHAnsi" w:cstheme="majorHAnsi"/>
          <w:noProof/>
        </w:rPr>
        <w:lastRenderedPageBreak/>
        <w:drawing>
          <wp:inline distT="0" distB="0" distL="0" distR="0" wp14:anchorId="741DEE7F" wp14:editId="3B536876">
            <wp:extent cx="2656982" cy="112776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noChangeArrowheads="1"/>
                    </pic:cNvPicPr>
                  </pic:nvPicPr>
                  <pic:blipFill rotWithShape="1">
                    <a:blip r:embed="rId36">
                      <a:extLst>
                        <a:ext uri="{28A0092B-C50C-407E-A947-70E740481C1C}">
                          <a14:useLocalDpi xmlns:a14="http://schemas.microsoft.com/office/drawing/2010/main" val="0"/>
                        </a:ext>
                      </a:extLst>
                    </a:blip>
                    <a:srcRect b="65494"/>
                    <a:stretch/>
                  </pic:blipFill>
                  <pic:spPr bwMode="auto">
                    <a:xfrm>
                      <a:off x="0" y="0"/>
                      <a:ext cx="2657475" cy="1127969"/>
                    </a:xfrm>
                    <a:prstGeom prst="rect">
                      <a:avLst/>
                    </a:prstGeom>
                    <a:noFill/>
                    <a:ln>
                      <a:noFill/>
                    </a:ln>
                    <a:extLst>
                      <a:ext uri="{53640926-AAD7-44D8-BBD7-CCE9431645EC}">
                        <a14:shadowObscured xmlns:a14="http://schemas.microsoft.com/office/drawing/2010/main"/>
                      </a:ext>
                    </a:extLst>
                  </pic:spPr>
                </pic:pic>
              </a:graphicData>
            </a:graphic>
          </wp:inline>
        </w:drawing>
      </w:r>
    </w:p>
    <w:p w14:paraId="5A3DCB8A" w14:textId="4279DB6D" w:rsidR="001E7124" w:rsidRPr="00AE3AFA" w:rsidRDefault="00842507" w:rsidP="00564DA8">
      <w:pPr>
        <w:jc w:val="center"/>
        <w:rPr>
          <w:rFonts w:asciiTheme="majorHAnsi" w:hAnsiTheme="majorHAnsi" w:cstheme="majorHAnsi"/>
          <w:b/>
        </w:rPr>
      </w:pPr>
      <w:r w:rsidRPr="00AE3AFA">
        <w:rPr>
          <w:rFonts w:asciiTheme="majorHAnsi" w:hAnsiTheme="majorHAnsi" w:cstheme="majorHAnsi"/>
          <w:b/>
        </w:rPr>
        <w:t>Figure</w:t>
      </w:r>
      <w:r w:rsidR="00BD4742" w:rsidRPr="00AE3AFA">
        <w:rPr>
          <w:rFonts w:asciiTheme="majorHAnsi" w:hAnsiTheme="majorHAnsi" w:cstheme="majorHAnsi"/>
          <w:b/>
        </w:rPr>
        <w:t xml:space="preserve"> </w:t>
      </w:r>
      <w:r w:rsidR="00BD4742" w:rsidRPr="00AE3AFA">
        <w:rPr>
          <w:rFonts w:asciiTheme="majorHAnsi" w:hAnsiTheme="majorHAnsi" w:cstheme="majorHAnsi"/>
          <w:b/>
        </w:rPr>
        <w:fldChar w:fldCharType="begin"/>
      </w:r>
      <w:r w:rsidR="00BD4742" w:rsidRPr="00AE3AFA">
        <w:rPr>
          <w:rFonts w:asciiTheme="majorHAnsi" w:hAnsiTheme="majorHAnsi" w:cstheme="majorHAnsi"/>
          <w:b/>
        </w:rPr>
        <w:instrText xml:space="preserve"> STYLEREF 2 \s </w:instrText>
      </w:r>
      <w:r w:rsidR="00BD4742" w:rsidRPr="00AE3AFA">
        <w:rPr>
          <w:rFonts w:asciiTheme="majorHAnsi" w:hAnsiTheme="majorHAnsi" w:cstheme="majorHAnsi"/>
          <w:b/>
        </w:rPr>
        <w:fldChar w:fldCharType="separate"/>
      </w:r>
      <w:r w:rsidR="00A6356E">
        <w:rPr>
          <w:rFonts w:asciiTheme="majorHAnsi" w:hAnsiTheme="majorHAnsi" w:cstheme="majorHAnsi"/>
          <w:b/>
          <w:noProof/>
        </w:rPr>
        <w:t>4.1</w:t>
      </w:r>
      <w:r w:rsidR="00BD4742" w:rsidRPr="00AE3AFA">
        <w:rPr>
          <w:rFonts w:asciiTheme="majorHAnsi" w:hAnsiTheme="majorHAnsi" w:cstheme="majorHAnsi"/>
          <w:b/>
        </w:rPr>
        <w:fldChar w:fldCharType="end"/>
      </w:r>
      <w:r w:rsidR="00BD4742" w:rsidRPr="00AE3AFA">
        <w:rPr>
          <w:rFonts w:asciiTheme="majorHAnsi" w:hAnsiTheme="majorHAnsi" w:cstheme="majorHAnsi"/>
          <w:b/>
        </w:rPr>
        <w:noBreakHyphen/>
      </w:r>
      <w:r w:rsidR="00651EC0" w:rsidRPr="00AE3AFA">
        <w:rPr>
          <w:rFonts w:asciiTheme="majorHAnsi" w:hAnsiTheme="majorHAnsi" w:cstheme="majorHAnsi"/>
          <w:b/>
        </w:rPr>
        <w:t>17</w:t>
      </w:r>
      <w:r w:rsidRPr="00AE3AFA">
        <w:rPr>
          <w:rFonts w:asciiTheme="majorHAnsi" w:hAnsiTheme="majorHAnsi" w:cstheme="majorHAnsi"/>
          <w:b/>
        </w:rPr>
        <w:t xml:space="preserve"> </w:t>
      </w:r>
      <w:r w:rsidR="007F37E9" w:rsidRPr="00AE3AFA">
        <w:rPr>
          <w:rFonts w:asciiTheme="majorHAnsi" w:hAnsiTheme="majorHAnsi" w:cstheme="majorHAnsi"/>
          <w:b/>
        </w:rPr>
        <w:t>“Conductor select” popup</w:t>
      </w:r>
    </w:p>
    <w:p w14:paraId="0FB65AAE" w14:textId="77777777" w:rsidR="002A4A15" w:rsidRPr="00AE3AFA" w:rsidRDefault="002A4A15" w:rsidP="00564DA8">
      <w:pPr>
        <w:jc w:val="center"/>
        <w:rPr>
          <w:rFonts w:asciiTheme="majorHAnsi" w:hAnsiTheme="majorHAnsi" w:cstheme="majorHAnsi"/>
          <w:b/>
        </w:rPr>
      </w:pPr>
    </w:p>
    <w:p w14:paraId="61C18E1D" w14:textId="77777777" w:rsidR="00C4784C" w:rsidRPr="00AE3AFA" w:rsidRDefault="007F37E9" w:rsidP="00C72DC3">
      <w:pPr>
        <w:pStyle w:val="afb"/>
        <w:numPr>
          <w:ilvl w:val="0"/>
          <w:numId w:val="26"/>
        </w:numPr>
        <w:rPr>
          <w:rFonts w:asciiTheme="majorHAnsi" w:hAnsiTheme="majorHAnsi" w:cstheme="majorHAnsi"/>
        </w:rPr>
      </w:pPr>
      <w:r w:rsidRPr="00AE3AFA">
        <w:rPr>
          <w:rFonts w:asciiTheme="majorHAnsi" w:hAnsiTheme="majorHAnsi" w:cstheme="majorHAnsi"/>
        </w:rPr>
        <w:t>“Symphony call” tab.</w:t>
      </w:r>
    </w:p>
    <w:p w14:paraId="5975E49F" w14:textId="77777777" w:rsidR="00C4784C" w:rsidRPr="00AE3AFA" w:rsidRDefault="007F37E9" w:rsidP="00C83A82">
      <w:pPr>
        <w:pStyle w:val="afb"/>
        <w:ind w:left="420" w:firstLine="0"/>
        <w:rPr>
          <w:rFonts w:asciiTheme="majorHAnsi" w:hAnsiTheme="majorHAnsi" w:cstheme="majorHAnsi"/>
        </w:rPr>
      </w:pPr>
      <w:r w:rsidRPr="00AE3AFA">
        <w:rPr>
          <w:rFonts w:asciiTheme="majorHAnsi" w:hAnsiTheme="majorHAnsi" w:cstheme="majorHAnsi"/>
        </w:rPr>
        <w:t>・</w:t>
      </w:r>
      <w:r w:rsidRPr="00AE3AFA">
        <w:rPr>
          <w:rFonts w:asciiTheme="majorHAnsi" w:hAnsiTheme="majorHAnsi" w:cstheme="majorHAnsi"/>
        </w:rPr>
        <w:t>This tab is displayed if “Symphony call” is selected in the Node list’s Function tab.</w:t>
      </w:r>
      <w:r w:rsidRPr="00AE3AFA">
        <w:rPr>
          <w:rFonts w:asciiTheme="majorHAnsi" w:hAnsiTheme="majorHAnsi" w:cstheme="majorHAnsi"/>
        </w:rPr>
        <w:br/>
      </w:r>
      <w:r w:rsidRPr="00AE3AFA">
        <w:rPr>
          <w:rFonts w:asciiTheme="majorHAnsi" w:hAnsiTheme="majorHAnsi" w:cstheme="majorHAnsi"/>
        </w:rPr>
        <w:t>・</w:t>
      </w:r>
      <w:r w:rsidRPr="00AE3AFA">
        <w:rPr>
          <w:rFonts w:asciiTheme="majorHAnsi" w:hAnsiTheme="majorHAnsi" w:cstheme="majorHAnsi"/>
        </w:rPr>
        <w:t>The items found in the tab are as following.</w:t>
      </w:r>
      <w:r w:rsidRPr="00AE3AFA">
        <w:rPr>
          <w:rFonts w:asciiTheme="majorHAnsi" w:hAnsiTheme="majorHAnsi" w:cstheme="majorHAnsi"/>
        </w:rPr>
        <w:br/>
      </w:r>
    </w:p>
    <w:p w14:paraId="1AD08BCB" w14:textId="77777777" w:rsidR="00C4784C" w:rsidRPr="00AE3AFA" w:rsidRDefault="00651EC0" w:rsidP="007F37E9">
      <w:pPr>
        <w:pStyle w:val="afb"/>
        <w:ind w:firstLine="0"/>
        <w:jc w:val="center"/>
        <w:rPr>
          <w:rFonts w:asciiTheme="majorHAnsi" w:hAnsiTheme="majorHAnsi" w:cstheme="majorHAnsi"/>
          <w:b/>
        </w:rPr>
      </w:pPr>
      <w:r w:rsidRPr="00AE3AFA">
        <w:rPr>
          <w:rFonts w:asciiTheme="majorHAnsi" w:hAnsiTheme="majorHAnsi" w:cstheme="majorHAnsi"/>
          <w:b/>
        </w:rPr>
        <w:t>Table 4.1-10</w:t>
      </w:r>
      <w:r w:rsidR="00C4784C" w:rsidRPr="00AE3AFA">
        <w:rPr>
          <w:rFonts w:asciiTheme="majorHAnsi" w:hAnsiTheme="majorHAnsi" w:cstheme="majorHAnsi"/>
          <w:b/>
        </w:rPr>
        <w:t xml:space="preserve"> </w:t>
      </w:r>
      <w:r w:rsidR="007F37E9" w:rsidRPr="00AE3AFA">
        <w:rPr>
          <w:rFonts w:asciiTheme="majorHAnsi" w:hAnsiTheme="majorHAnsi" w:cstheme="majorHAnsi"/>
          <w:b/>
        </w:rPr>
        <w:t>“Symphony call” tab</w:t>
      </w:r>
    </w:p>
    <w:tbl>
      <w:tblPr>
        <w:tblStyle w:val="aa"/>
        <w:tblW w:w="9493" w:type="dxa"/>
        <w:tblLayout w:type="fixed"/>
        <w:tblLook w:val="04A0" w:firstRow="1" w:lastRow="0" w:firstColumn="1" w:lastColumn="0" w:noHBand="0" w:noVBand="1"/>
      </w:tblPr>
      <w:tblGrid>
        <w:gridCol w:w="1413"/>
        <w:gridCol w:w="4961"/>
        <w:gridCol w:w="992"/>
        <w:gridCol w:w="851"/>
        <w:gridCol w:w="1276"/>
      </w:tblGrid>
      <w:tr w:rsidR="00C4784C" w:rsidRPr="00AE3AFA" w14:paraId="2384E54B" w14:textId="77777777" w:rsidTr="00CA5028">
        <w:tc>
          <w:tcPr>
            <w:tcW w:w="1413" w:type="dxa"/>
            <w:shd w:val="clear" w:color="auto" w:fill="002B62"/>
          </w:tcPr>
          <w:p w14:paraId="4D8FB107" w14:textId="77777777" w:rsidR="00C4784C" w:rsidRPr="00AE3AFA" w:rsidRDefault="00C4784C" w:rsidP="00CA5028">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4961" w:type="dxa"/>
            <w:shd w:val="clear" w:color="auto" w:fill="002B62"/>
          </w:tcPr>
          <w:p w14:paraId="1C8741EC" w14:textId="77777777" w:rsidR="00C4784C" w:rsidRPr="00AE3AFA" w:rsidRDefault="00C4784C" w:rsidP="00CA5028">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992" w:type="dxa"/>
            <w:shd w:val="clear" w:color="auto" w:fill="002B62"/>
          </w:tcPr>
          <w:p w14:paraId="0BF8AF30" w14:textId="77777777" w:rsidR="00C4784C" w:rsidRPr="00AE3AFA" w:rsidRDefault="00C4784C" w:rsidP="00CA5028">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required</w:t>
            </w:r>
          </w:p>
        </w:tc>
        <w:tc>
          <w:tcPr>
            <w:tcW w:w="851" w:type="dxa"/>
            <w:shd w:val="clear" w:color="auto" w:fill="002B62"/>
          </w:tcPr>
          <w:p w14:paraId="5E657D9B" w14:textId="77777777" w:rsidR="00C4784C" w:rsidRPr="00AE3AFA" w:rsidRDefault="00C4784C" w:rsidP="00CA5028">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type</w:t>
            </w:r>
          </w:p>
        </w:tc>
        <w:tc>
          <w:tcPr>
            <w:tcW w:w="1276" w:type="dxa"/>
            <w:shd w:val="clear" w:color="auto" w:fill="002B62"/>
          </w:tcPr>
          <w:p w14:paraId="769093D9" w14:textId="77777777" w:rsidR="00C4784C" w:rsidRPr="00AE3AFA" w:rsidRDefault="00C4784C" w:rsidP="00CA5028">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w:t>
            </w:r>
          </w:p>
        </w:tc>
      </w:tr>
      <w:tr w:rsidR="00C4784C" w:rsidRPr="00AE3AFA" w14:paraId="55C04638" w14:textId="77777777" w:rsidTr="00CA5028">
        <w:tc>
          <w:tcPr>
            <w:tcW w:w="1413" w:type="dxa"/>
          </w:tcPr>
          <w:p w14:paraId="3C5D32A8" w14:textId="77777777" w:rsidR="00C4784C" w:rsidRPr="00AE3AFA" w:rsidRDefault="00C4784C" w:rsidP="00CA502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Default skip</w:t>
            </w:r>
          </w:p>
        </w:tc>
        <w:tc>
          <w:tcPr>
            <w:tcW w:w="4961" w:type="dxa"/>
          </w:tcPr>
          <w:p w14:paraId="5E6D2AA6" w14:textId="77777777" w:rsidR="00FC0FD0" w:rsidRPr="00AE3AFA" w:rsidRDefault="00FC0FD0" w:rsidP="00FC0FD0">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Target operation will be skipped if checked.</w:t>
            </w:r>
          </w:p>
          <w:p w14:paraId="1D0A176C" w14:textId="77777777" w:rsidR="00C4784C" w:rsidRPr="00AE3AFA" w:rsidRDefault="00FC0FD0" w:rsidP="00FC0FD0">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This is a parameter that can be changed in Conductor </w:t>
            </w:r>
            <w:r w:rsidR="00212FB6" w:rsidRPr="00AE3AFA">
              <w:rPr>
                <w:rFonts w:asciiTheme="majorHAnsi" w:hAnsiTheme="majorHAnsi" w:cstheme="majorHAnsi"/>
                <w:color w:val="000000"/>
                <w:sz w:val="18"/>
                <w:szCs w:val="18"/>
                <w:shd w:val="clear" w:color="auto" w:fill="FFFFFF"/>
              </w:rPr>
              <w:t>execution</w:t>
            </w:r>
            <w:r w:rsidRPr="00AE3AFA">
              <w:rPr>
                <w:rFonts w:asciiTheme="majorHAnsi" w:hAnsiTheme="majorHAnsi" w:cstheme="majorHAnsi"/>
                <w:color w:val="000000"/>
                <w:sz w:val="18"/>
                <w:szCs w:val="18"/>
                <w:shd w:val="clear" w:color="auto" w:fill="FFFFFF"/>
              </w:rPr>
              <w:t xml:space="preserve"> screen.</w:t>
            </w:r>
          </w:p>
        </w:tc>
        <w:tc>
          <w:tcPr>
            <w:tcW w:w="992" w:type="dxa"/>
          </w:tcPr>
          <w:p w14:paraId="27313A0A" w14:textId="77777777" w:rsidR="00C4784C" w:rsidRPr="00AE3AFA" w:rsidRDefault="00C4784C" w:rsidP="00CA5028">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1" w:type="dxa"/>
          </w:tcPr>
          <w:p w14:paraId="268C6721" w14:textId="77777777" w:rsidR="00C4784C" w:rsidRPr="00AE3AFA" w:rsidRDefault="00C4784C" w:rsidP="00ED4B21">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w:t>
            </w:r>
            <w:r w:rsidR="00ED4B21" w:rsidRPr="00AE3AFA">
              <w:rPr>
                <w:rFonts w:asciiTheme="majorHAnsi" w:hAnsiTheme="majorHAnsi" w:cstheme="majorHAnsi"/>
                <w:color w:val="000000"/>
                <w:sz w:val="18"/>
                <w:szCs w:val="18"/>
                <w:shd w:val="clear" w:color="auto" w:fill="FFFFFF"/>
              </w:rPr>
              <w:t xml:space="preserve"> input</w:t>
            </w:r>
          </w:p>
        </w:tc>
        <w:tc>
          <w:tcPr>
            <w:tcW w:w="1276" w:type="dxa"/>
          </w:tcPr>
          <w:p w14:paraId="735D1A21" w14:textId="77777777" w:rsidR="00C4784C" w:rsidRPr="00AE3AFA" w:rsidRDefault="00C4784C" w:rsidP="00CA5028">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C4784C" w:rsidRPr="00AE3AFA" w14:paraId="65BA137D" w14:textId="77777777" w:rsidTr="00CA5028">
        <w:tc>
          <w:tcPr>
            <w:tcW w:w="1413" w:type="dxa"/>
          </w:tcPr>
          <w:p w14:paraId="4C52B147" w14:textId="77777777" w:rsidR="00C4784C" w:rsidRPr="00AE3AFA" w:rsidRDefault="00086C71" w:rsidP="00CA502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Symphony</w:t>
            </w:r>
          </w:p>
        </w:tc>
        <w:tc>
          <w:tcPr>
            <w:tcW w:w="4961" w:type="dxa"/>
          </w:tcPr>
          <w:p w14:paraId="1B67CFF4" w14:textId="77777777" w:rsidR="00C4784C" w:rsidRPr="00AE3AFA" w:rsidRDefault="00C4784C" w:rsidP="00CA502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Click the Select</w:t>
            </w:r>
            <w:r w:rsidR="00FC0FD0" w:rsidRPr="00AE3AFA">
              <w:rPr>
                <w:rFonts w:asciiTheme="majorHAnsi" w:hAnsiTheme="majorHAnsi" w:cstheme="majorHAnsi"/>
                <w:color w:val="000000"/>
                <w:sz w:val="18"/>
                <w:szCs w:val="18"/>
                <w:shd w:val="clear" w:color="auto" w:fill="FFFFFF"/>
              </w:rPr>
              <w:t xml:space="preserve"> button to select Symphony</w:t>
            </w:r>
            <w:r w:rsidRPr="00AE3AFA">
              <w:rPr>
                <w:rFonts w:asciiTheme="majorHAnsi" w:hAnsiTheme="majorHAnsi" w:cstheme="majorHAnsi"/>
                <w:color w:val="000000"/>
                <w:sz w:val="18"/>
                <w:szCs w:val="18"/>
                <w:shd w:val="clear" w:color="auto" w:fill="FFFFFF"/>
              </w:rPr>
              <w:t xml:space="preserve"> class from the displayed list.</w:t>
            </w:r>
          </w:p>
          <w:p w14:paraId="78A19157" w14:textId="77777777" w:rsidR="00C4784C" w:rsidRPr="00AE3AFA" w:rsidRDefault="00C4784C" w:rsidP="00CA502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00775978" w:rsidRPr="00AE3AFA">
              <w:rPr>
                <w:rFonts w:asciiTheme="majorHAnsi" w:hAnsiTheme="majorHAnsi" w:cstheme="majorHAnsi"/>
                <w:color w:val="000000"/>
                <w:sz w:val="18"/>
                <w:szCs w:val="18"/>
                <w:shd w:val="clear" w:color="auto" w:fill="FFFFFF"/>
              </w:rPr>
              <w:t>The name of the Symphony class will be displayed</w:t>
            </w:r>
            <w:r w:rsidRPr="00AE3AFA">
              <w:rPr>
                <w:rFonts w:asciiTheme="majorHAnsi" w:hAnsiTheme="majorHAnsi" w:cstheme="majorHAnsi"/>
                <w:color w:val="000000"/>
                <w:sz w:val="18"/>
                <w:szCs w:val="18"/>
                <w:shd w:val="clear" w:color="auto" w:fill="FFFFFF"/>
              </w:rPr>
              <w:t>.</w:t>
            </w:r>
          </w:p>
        </w:tc>
        <w:tc>
          <w:tcPr>
            <w:tcW w:w="992" w:type="dxa"/>
          </w:tcPr>
          <w:p w14:paraId="69519E4E" w14:textId="77777777" w:rsidR="00C4784C" w:rsidRPr="00AE3AFA" w:rsidRDefault="00C4784C" w:rsidP="00CA5028">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851" w:type="dxa"/>
          </w:tcPr>
          <w:p w14:paraId="7B32FF28" w14:textId="77777777" w:rsidR="00C4784C" w:rsidRPr="00AE3AFA" w:rsidRDefault="00C4784C" w:rsidP="00ED4B21">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276" w:type="dxa"/>
          </w:tcPr>
          <w:p w14:paraId="6E73A627" w14:textId="77777777" w:rsidR="00C4784C" w:rsidRPr="00AE3AFA" w:rsidRDefault="00C4784C" w:rsidP="00CA5028">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C4784C" w:rsidRPr="00AE3AFA" w14:paraId="22360B9B" w14:textId="77777777" w:rsidTr="00CA5028">
        <w:tc>
          <w:tcPr>
            <w:tcW w:w="1413" w:type="dxa"/>
          </w:tcPr>
          <w:p w14:paraId="2E8A7CDA" w14:textId="77777777" w:rsidR="00C4784C" w:rsidRPr="00AE3AFA" w:rsidRDefault="00C4784C" w:rsidP="00CA502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Operation</w:t>
            </w:r>
          </w:p>
        </w:tc>
        <w:tc>
          <w:tcPr>
            <w:tcW w:w="4961" w:type="dxa"/>
          </w:tcPr>
          <w:p w14:paraId="11E473E4" w14:textId="77777777" w:rsidR="00C4784C" w:rsidRPr="00AE3AFA" w:rsidRDefault="00C4784C" w:rsidP="00CA502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Click the Select button to select Operation from the displayed list.</w:t>
            </w:r>
          </w:p>
          <w:p w14:paraId="043EAA41" w14:textId="77777777" w:rsidR="00C4784C" w:rsidRPr="00AE3AFA" w:rsidRDefault="00C4784C" w:rsidP="00CA502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00775978" w:rsidRPr="00AE3AFA">
              <w:rPr>
                <w:rFonts w:asciiTheme="majorHAnsi" w:hAnsiTheme="majorHAnsi" w:cstheme="majorHAnsi"/>
                <w:color w:val="000000"/>
                <w:sz w:val="18"/>
                <w:szCs w:val="18"/>
                <w:shd w:val="clear" w:color="auto" w:fill="FFFFFF"/>
              </w:rPr>
              <w:t>The name of the Operation class will be displayed</w:t>
            </w:r>
            <w:r w:rsidRPr="00AE3AFA">
              <w:rPr>
                <w:rFonts w:asciiTheme="majorHAnsi" w:hAnsiTheme="majorHAnsi" w:cstheme="majorHAnsi"/>
                <w:color w:val="000000"/>
                <w:sz w:val="18"/>
                <w:szCs w:val="18"/>
                <w:shd w:val="clear" w:color="auto" w:fill="FFFFFF"/>
              </w:rPr>
              <w:t>.</w:t>
            </w:r>
          </w:p>
        </w:tc>
        <w:tc>
          <w:tcPr>
            <w:tcW w:w="992" w:type="dxa"/>
          </w:tcPr>
          <w:p w14:paraId="73162A78" w14:textId="77777777" w:rsidR="00C4784C" w:rsidRPr="00AE3AFA" w:rsidRDefault="00C4784C" w:rsidP="00CA5028">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1" w:type="dxa"/>
          </w:tcPr>
          <w:p w14:paraId="346839E7" w14:textId="77777777" w:rsidR="00C4784C" w:rsidRPr="00AE3AFA" w:rsidRDefault="00C4784C" w:rsidP="00ED4B21">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276" w:type="dxa"/>
          </w:tcPr>
          <w:p w14:paraId="1D821395" w14:textId="77777777" w:rsidR="00C4784C" w:rsidRPr="00AE3AFA" w:rsidRDefault="00C4784C" w:rsidP="00CA5028">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A24139" w:rsidRPr="00AE3AFA" w14:paraId="5FDAC13B" w14:textId="77777777" w:rsidTr="00CA5028">
        <w:tc>
          <w:tcPr>
            <w:tcW w:w="1413" w:type="dxa"/>
          </w:tcPr>
          <w:p w14:paraId="0E67EFEF" w14:textId="77777777" w:rsidR="00A24139" w:rsidRPr="00AE3AFA" w:rsidRDefault="00A24139" w:rsidP="00A24139">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Note</w:t>
            </w:r>
          </w:p>
        </w:tc>
        <w:tc>
          <w:tcPr>
            <w:tcW w:w="4961" w:type="dxa"/>
          </w:tcPr>
          <w:p w14:paraId="446C6742" w14:textId="77777777" w:rsidR="00A24139" w:rsidRPr="00AE3AFA" w:rsidRDefault="00A24139" w:rsidP="00A24139">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a comment or a description regarding the Node.</w:t>
            </w:r>
          </w:p>
        </w:tc>
        <w:tc>
          <w:tcPr>
            <w:tcW w:w="992" w:type="dxa"/>
          </w:tcPr>
          <w:p w14:paraId="0DC23B1A"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p>
        </w:tc>
        <w:tc>
          <w:tcPr>
            <w:tcW w:w="851" w:type="dxa"/>
          </w:tcPr>
          <w:p w14:paraId="6F620C0A"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276" w:type="dxa"/>
          </w:tcPr>
          <w:p w14:paraId="1F74D34C"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p>
        </w:tc>
      </w:tr>
    </w:tbl>
    <w:p w14:paraId="6633DE3B" w14:textId="77777777" w:rsidR="00BD4742" w:rsidRPr="00AE3AFA" w:rsidRDefault="004C5F89" w:rsidP="00BD4742">
      <w:pPr>
        <w:rPr>
          <w:rFonts w:asciiTheme="majorHAnsi" w:hAnsiTheme="majorHAnsi" w:cstheme="majorHAnsi"/>
        </w:rPr>
      </w:pPr>
      <w:r w:rsidRPr="00AE3AFA">
        <w:rPr>
          <w:rFonts w:asciiTheme="majorHAnsi" w:hAnsiTheme="majorHAnsi" w:cstheme="majorHAnsi"/>
          <w:noProof/>
        </w:rPr>
        <w:drawing>
          <wp:anchor distT="0" distB="0" distL="114300" distR="114300" simplePos="0" relativeHeight="251893248" behindDoc="0" locked="0" layoutInCell="1" allowOverlap="1" wp14:anchorId="09DB471E" wp14:editId="3C4411FB">
            <wp:simplePos x="0" y="0"/>
            <wp:positionH relativeFrom="page">
              <wp:align>center</wp:align>
            </wp:positionH>
            <wp:positionV relativeFrom="paragraph">
              <wp:posOffset>221615</wp:posOffset>
            </wp:positionV>
            <wp:extent cx="1844040" cy="1931670"/>
            <wp:effectExtent l="0" t="0" r="3810" b="0"/>
            <wp:wrapTopAndBottom/>
            <wp:docPr id="11"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37">
                      <a:extLst>
                        <a:ext uri="{28A0092B-C50C-407E-A947-70E740481C1C}">
                          <a14:useLocalDpi xmlns:a14="http://schemas.microsoft.com/office/drawing/2010/main" val="0"/>
                        </a:ext>
                      </a:extLst>
                    </a:blip>
                    <a:srcRect l="79142" t="20888" r="3" b="49898"/>
                    <a:stretch/>
                  </pic:blipFill>
                  <pic:spPr>
                    <a:xfrm>
                      <a:off x="0" y="0"/>
                      <a:ext cx="1844040" cy="1931670"/>
                    </a:xfrm>
                    <a:prstGeom prst="rect">
                      <a:avLst/>
                    </a:prstGeom>
                  </pic:spPr>
                </pic:pic>
              </a:graphicData>
            </a:graphic>
            <wp14:sizeRelH relativeFrom="page">
              <wp14:pctWidth>0</wp14:pctWidth>
            </wp14:sizeRelH>
            <wp14:sizeRelV relativeFrom="page">
              <wp14:pctHeight>0</wp14:pctHeight>
            </wp14:sizeRelV>
          </wp:anchor>
        </w:drawing>
      </w:r>
    </w:p>
    <w:p w14:paraId="6EE1698D" w14:textId="77777777" w:rsidR="00A72619" w:rsidRPr="00AE3AFA" w:rsidRDefault="00A72619" w:rsidP="00BD4742">
      <w:pPr>
        <w:rPr>
          <w:rFonts w:asciiTheme="majorHAnsi" w:hAnsiTheme="majorHAnsi" w:cstheme="majorHAnsi"/>
        </w:rPr>
      </w:pPr>
      <w:r w:rsidRPr="00AE3AFA">
        <w:rPr>
          <w:rFonts w:asciiTheme="majorHAnsi" w:hAnsiTheme="majorHAnsi" w:cstheme="majorHAnsi"/>
        </w:rPr>
        <w:t xml:space="preserve">                           </w:t>
      </w:r>
    </w:p>
    <w:p w14:paraId="589B4A8B" w14:textId="5804D53C" w:rsidR="00A72619" w:rsidRPr="00AE3AFA" w:rsidRDefault="00A72619" w:rsidP="007F37E9">
      <w:pPr>
        <w:pStyle w:val="a8"/>
        <w:ind w:leftChars="0" w:left="-142"/>
        <w:jc w:val="center"/>
        <w:rPr>
          <w:rFonts w:asciiTheme="majorHAnsi" w:hAnsiTheme="majorHAnsi" w:cstheme="majorHAnsi"/>
          <w:b/>
        </w:rPr>
      </w:pPr>
      <w:r w:rsidRPr="00AE3AFA">
        <w:rPr>
          <w:rFonts w:asciiTheme="majorHAnsi" w:hAnsiTheme="majorHAnsi" w:cstheme="majorHAnsi"/>
          <w:b/>
        </w:rPr>
        <w:fldChar w:fldCharType="begin"/>
      </w:r>
      <w:r w:rsidRPr="00AE3AFA">
        <w:rPr>
          <w:rFonts w:asciiTheme="majorHAnsi" w:hAnsiTheme="majorHAnsi" w:cstheme="majorHAnsi"/>
          <w:b/>
        </w:rPr>
        <w:instrText xml:space="preserve"> STYLEREF 2 \s </w:instrText>
      </w:r>
      <w:r w:rsidRPr="00AE3AFA">
        <w:rPr>
          <w:rFonts w:asciiTheme="majorHAnsi" w:hAnsiTheme="majorHAnsi" w:cstheme="majorHAnsi"/>
          <w:b/>
        </w:rPr>
        <w:fldChar w:fldCharType="separate"/>
      </w:r>
      <w:r w:rsidR="00A6356E">
        <w:rPr>
          <w:rFonts w:asciiTheme="majorHAnsi" w:hAnsiTheme="majorHAnsi" w:cstheme="majorHAnsi"/>
          <w:b/>
          <w:noProof/>
        </w:rPr>
        <w:t>4.1</w:t>
      </w:r>
      <w:r w:rsidRPr="00AE3AFA">
        <w:rPr>
          <w:rFonts w:asciiTheme="majorHAnsi" w:hAnsiTheme="majorHAnsi" w:cstheme="majorHAnsi"/>
          <w:b/>
        </w:rPr>
        <w:fldChar w:fldCharType="end"/>
      </w:r>
      <w:r w:rsidRPr="00AE3AFA">
        <w:rPr>
          <w:rFonts w:asciiTheme="majorHAnsi" w:hAnsiTheme="majorHAnsi" w:cstheme="majorHAnsi"/>
          <w:b/>
        </w:rPr>
        <w:noBreakHyphen/>
      </w:r>
      <w:r w:rsidR="00651EC0" w:rsidRPr="00AE3AFA">
        <w:rPr>
          <w:rFonts w:asciiTheme="majorHAnsi" w:hAnsiTheme="majorHAnsi" w:cstheme="majorHAnsi"/>
          <w:b/>
        </w:rPr>
        <w:t>18</w:t>
      </w:r>
      <w:r w:rsidRPr="00AE3AFA">
        <w:rPr>
          <w:rFonts w:asciiTheme="majorHAnsi" w:hAnsiTheme="majorHAnsi" w:cstheme="majorHAnsi"/>
          <w:b/>
        </w:rPr>
        <w:t xml:space="preserve"> </w:t>
      </w:r>
      <w:r w:rsidR="007F37E9" w:rsidRPr="00AE3AFA">
        <w:rPr>
          <w:rFonts w:asciiTheme="majorHAnsi" w:hAnsiTheme="majorHAnsi" w:cstheme="majorHAnsi"/>
          <w:b/>
        </w:rPr>
        <w:t>“Symphony call” tab</w:t>
      </w:r>
    </w:p>
    <w:p w14:paraId="5887AE4E" w14:textId="77777777" w:rsidR="0072742D" w:rsidRPr="00AE3AFA" w:rsidRDefault="0072742D" w:rsidP="00A72619">
      <w:pPr>
        <w:pStyle w:val="a8"/>
        <w:ind w:leftChars="0" w:left="-142"/>
        <w:rPr>
          <w:rFonts w:asciiTheme="majorHAnsi" w:hAnsiTheme="majorHAnsi" w:cstheme="majorHAnsi"/>
          <w:b/>
        </w:rPr>
      </w:pPr>
    </w:p>
    <w:p w14:paraId="6836D12E" w14:textId="77777777" w:rsidR="0072742D" w:rsidRPr="00AE3AFA" w:rsidRDefault="004C5F89" w:rsidP="00A72619">
      <w:pPr>
        <w:pStyle w:val="a8"/>
        <w:ind w:leftChars="0" w:left="-142"/>
        <w:rPr>
          <w:rFonts w:asciiTheme="majorHAnsi" w:hAnsiTheme="majorHAnsi" w:cstheme="majorHAnsi"/>
          <w:b/>
        </w:rPr>
      </w:pPr>
      <w:r w:rsidRPr="00AE3AFA">
        <w:rPr>
          <w:rFonts w:asciiTheme="majorHAnsi" w:hAnsiTheme="majorHAnsi" w:cstheme="majorHAnsi"/>
          <w:noProof/>
        </w:rPr>
        <w:lastRenderedPageBreak/>
        <w:drawing>
          <wp:anchor distT="0" distB="0" distL="114300" distR="114300" simplePos="0" relativeHeight="251892224" behindDoc="0" locked="0" layoutInCell="1" allowOverlap="1" wp14:anchorId="1A7299FC" wp14:editId="398A1D2F">
            <wp:simplePos x="0" y="0"/>
            <wp:positionH relativeFrom="page">
              <wp:align>center</wp:align>
            </wp:positionH>
            <wp:positionV relativeFrom="paragraph">
              <wp:posOffset>231775</wp:posOffset>
            </wp:positionV>
            <wp:extent cx="3409950" cy="1419225"/>
            <wp:effectExtent l="0" t="0" r="0" b="9525"/>
            <wp:wrapTopAndBottom/>
            <wp:docPr id="28"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9950" cy="1419225"/>
                    </a:xfrm>
                    <a:prstGeom prst="rect">
                      <a:avLst/>
                    </a:prstGeom>
                    <a:noFill/>
                    <a:extLst/>
                  </pic:spPr>
                </pic:pic>
              </a:graphicData>
            </a:graphic>
            <wp14:sizeRelH relativeFrom="page">
              <wp14:pctWidth>0</wp14:pctWidth>
            </wp14:sizeRelH>
            <wp14:sizeRelV relativeFrom="page">
              <wp14:pctHeight>0</wp14:pctHeight>
            </wp14:sizeRelV>
          </wp:anchor>
        </w:drawing>
      </w:r>
    </w:p>
    <w:p w14:paraId="1A03D2AA" w14:textId="77777777" w:rsidR="00A72619" w:rsidRPr="00AE3AFA" w:rsidRDefault="00A72619" w:rsidP="00A72619">
      <w:pPr>
        <w:pStyle w:val="a8"/>
        <w:ind w:leftChars="0" w:left="-142"/>
        <w:rPr>
          <w:rFonts w:asciiTheme="majorHAnsi" w:hAnsiTheme="majorHAnsi" w:cstheme="majorHAnsi"/>
          <w:b/>
          <w:noProof/>
        </w:rPr>
      </w:pPr>
      <w:r w:rsidRPr="00AE3AFA">
        <w:rPr>
          <w:rFonts w:asciiTheme="majorHAnsi" w:hAnsiTheme="majorHAnsi" w:cstheme="majorHAnsi"/>
          <w:b/>
          <w:noProof/>
        </w:rPr>
        <w:t xml:space="preserve">                        </w:t>
      </w:r>
    </w:p>
    <w:p w14:paraId="1FB58E64" w14:textId="77777777" w:rsidR="007414E3" w:rsidRPr="00AE3AFA" w:rsidRDefault="007414E3" w:rsidP="00A72619">
      <w:pPr>
        <w:pStyle w:val="a8"/>
        <w:ind w:leftChars="0" w:left="-142"/>
        <w:rPr>
          <w:rFonts w:asciiTheme="majorHAnsi" w:hAnsiTheme="majorHAnsi" w:cstheme="majorHAnsi"/>
          <w:b/>
          <w:noProof/>
        </w:rPr>
      </w:pPr>
    </w:p>
    <w:p w14:paraId="13244283" w14:textId="4C5A653A" w:rsidR="00B63915" w:rsidRPr="00AE3AFA" w:rsidRDefault="00B63915" w:rsidP="00B63915">
      <w:pPr>
        <w:jc w:val="center"/>
        <w:rPr>
          <w:rFonts w:asciiTheme="majorHAnsi" w:hAnsiTheme="majorHAnsi" w:cstheme="majorHAnsi"/>
          <w:b/>
        </w:rPr>
      </w:pPr>
      <w:r w:rsidRPr="00AE3AFA">
        <w:rPr>
          <w:rFonts w:asciiTheme="majorHAnsi" w:hAnsiTheme="majorHAnsi" w:cstheme="majorHAnsi"/>
          <w:b/>
        </w:rPr>
        <w:fldChar w:fldCharType="begin"/>
      </w:r>
      <w:r w:rsidRPr="00AE3AFA">
        <w:rPr>
          <w:rFonts w:asciiTheme="majorHAnsi" w:hAnsiTheme="majorHAnsi" w:cstheme="majorHAnsi"/>
          <w:b/>
        </w:rPr>
        <w:instrText xml:space="preserve"> STYLEREF 2 \s </w:instrText>
      </w:r>
      <w:r w:rsidRPr="00AE3AFA">
        <w:rPr>
          <w:rFonts w:asciiTheme="majorHAnsi" w:hAnsiTheme="majorHAnsi" w:cstheme="majorHAnsi"/>
          <w:b/>
        </w:rPr>
        <w:fldChar w:fldCharType="separate"/>
      </w:r>
      <w:r w:rsidR="00A6356E">
        <w:rPr>
          <w:rFonts w:asciiTheme="majorHAnsi" w:hAnsiTheme="majorHAnsi" w:cstheme="majorHAnsi"/>
          <w:b/>
          <w:noProof/>
        </w:rPr>
        <w:t>4.1</w:t>
      </w:r>
      <w:r w:rsidRPr="00AE3AFA">
        <w:rPr>
          <w:rFonts w:asciiTheme="majorHAnsi" w:hAnsiTheme="majorHAnsi" w:cstheme="majorHAnsi"/>
          <w:b/>
        </w:rPr>
        <w:fldChar w:fldCharType="end"/>
      </w:r>
      <w:r w:rsidRPr="00AE3AFA">
        <w:rPr>
          <w:rFonts w:asciiTheme="majorHAnsi" w:hAnsiTheme="majorHAnsi" w:cstheme="majorHAnsi"/>
          <w:b/>
        </w:rPr>
        <w:noBreakHyphen/>
      </w:r>
      <w:r w:rsidR="00651EC0" w:rsidRPr="00AE3AFA">
        <w:rPr>
          <w:rFonts w:asciiTheme="majorHAnsi" w:hAnsiTheme="majorHAnsi" w:cstheme="majorHAnsi"/>
          <w:b/>
        </w:rPr>
        <w:t>19</w:t>
      </w:r>
      <w:r w:rsidRPr="00AE3AFA">
        <w:rPr>
          <w:rFonts w:asciiTheme="majorHAnsi" w:hAnsiTheme="majorHAnsi" w:cstheme="majorHAnsi"/>
          <w:b/>
        </w:rPr>
        <w:t xml:space="preserve"> </w:t>
      </w:r>
      <w:r w:rsidR="004C5F89" w:rsidRPr="00AE3AFA">
        <w:rPr>
          <w:rFonts w:asciiTheme="majorHAnsi" w:hAnsiTheme="majorHAnsi" w:cstheme="majorHAnsi"/>
          <w:b/>
        </w:rPr>
        <w:t xml:space="preserve">“Symphony select” Popup </w:t>
      </w:r>
    </w:p>
    <w:p w14:paraId="71184732" w14:textId="77777777" w:rsidR="00BD4742" w:rsidRPr="00AE3AFA" w:rsidRDefault="00BD4742" w:rsidP="00121E85">
      <w:pPr>
        <w:widowControl/>
        <w:jc w:val="left"/>
        <w:rPr>
          <w:rFonts w:asciiTheme="majorHAnsi" w:hAnsiTheme="majorHAnsi" w:cstheme="majorHAnsi"/>
        </w:rPr>
      </w:pPr>
    </w:p>
    <w:p w14:paraId="4B703E6D" w14:textId="77777777" w:rsidR="00BD4742" w:rsidRPr="00AE3AFA" w:rsidRDefault="00BD4742" w:rsidP="00C72DC3">
      <w:pPr>
        <w:pStyle w:val="afb"/>
        <w:numPr>
          <w:ilvl w:val="0"/>
          <w:numId w:val="26"/>
        </w:numPr>
        <w:rPr>
          <w:rFonts w:asciiTheme="majorHAnsi" w:hAnsiTheme="majorHAnsi" w:cstheme="majorHAnsi"/>
        </w:rPr>
      </w:pPr>
      <w:r w:rsidRPr="00AE3AFA">
        <w:rPr>
          <w:rFonts w:asciiTheme="majorHAnsi" w:hAnsiTheme="majorHAnsi" w:cstheme="majorHAnsi"/>
        </w:rPr>
        <w:t>Parallel branch</w:t>
      </w:r>
      <w:r w:rsidR="00842507" w:rsidRPr="00AE3AFA">
        <w:rPr>
          <w:rFonts w:asciiTheme="majorHAnsi" w:hAnsiTheme="majorHAnsi" w:cstheme="majorHAnsi"/>
        </w:rPr>
        <w:t xml:space="preserve"> </w:t>
      </w:r>
      <w:r w:rsidR="004C5F89" w:rsidRPr="00AE3AFA">
        <w:rPr>
          <w:rFonts w:asciiTheme="majorHAnsi" w:hAnsiTheme="majorHAnsi" w:cstheme="majorHAnsi"/>
        </w:rPr>
        <w:t>tab</w:t>
      </w:r>
      <w:r w:rsidR="004C5F89" w:rsidRPr="00AE3AFA">
        <w:rPr>
          <w:rFonts w:asciiTheme="majorHAnsi" w:hAnsiTheme="majorHAnsi" w:cstheme="majorHAnsi"/>
        </w:rPr>
        <w:br/>
      </w:r>
      <w:r w:rsidR="004C5F89" w:rsidRPr="00AE3AFA">
        <w:rPr>
          <w:rFonts w:asciiTheme="majorHAnsi" w:hAnsiTheme="majorHAnsi" w:cstheme="majorHAnsi"/>
        </w:rPr>
        <w:t>・</w:t>
      </w:r>
      <w:r w:rsidR="004C5F89" w:rsidRPr="00AE3AFA">
        <w:rPr>
          <w:rFonts w:asciiTheme="majorHAnsi" w:hAnsiTheme="majorHAnsi" w:cstheme="majorHAnsi"/>
        </w:rPr>
        <w:t>This tab is displayed if “Parallel branch” is selected in the Node list’s Function tab.</w:t>
      </w:r>
      <w:r w:rsidR="004C5F89" w:rsidRPr="00AE3AFA">
        <w:rPr>
          <w:rFonts w:asciiTheme="majorHAnsi" w:hAnsiTheme="majorHAnsi" w:cstheme="majorHAnsi"/>
        </w:rPr>
        <w:br/>
      </w:r>
      <w:r w:rsidR="004C5F89" w:rsidRPr="00AE3AFA">
        <w:rPr>
          <w:rFonts w:asciiTheme="majorHAnsi" w:hAnsiTheme="majorHAnsi" w:cstheme="majorHAnsi"/>
        </w:rPr>
        <w:t>・</w:t>
      </w:r>
      <w:r w:rsidR="004C5F89" w:rsidRPr="00AE3AFA">
        <w:rPr>
          <w:rFonts w:asciiTheme="majorHAnsi" w:hAnsiTheme="majorHAnsi" w:cstheme="majorHAnsi"/>
        </w:rPr>
        <w:t>The items found in the tab are as following.</w:t>
      </w:r>
    </w:p>
    <w:p w14:paraId="2C17BFC7" w14:textId="77777777" w:rsidR="00B54D11" w:rsidRPr="00AE3AFA" w:rsidRDefault="00B54D11" w:rsidP="0050719B">
      <w:pPr>
        <w:jc w:val="center"/>
        <w:rPr>
          <w:rFonts w:asciiTheme="majorHAnsi" w:hAnsiTheme="majorHAnsi" w:cstheme="majorHAnsi"/>
        </w:rPr>
      </w:pPr>
    </w:p>
    <w:p w14:paraId="26250984" w14:textId="2D87FCA6" w:rsidR="0048121B" w:rsidRPr="00AE3AFA" w:rsidRDefault="00C72A9C" w:rsidP="0048121B">
      <w:pPr>
        <w:jc w:val="center"/>
        <w:rPr>
          <w:rFonts w:asciiTheme="majorHAnsi" w:hAnsiTheme="majorHAnsi" w:cstheme="majorHAnsi"/>
          <w:b/>
        </w:rPr>
      </w:pPr>
      <w:r w:rsidRPr="00AE3AFA">
        <w:rPr>
          <w:rFonts w:asciiTheme="majorHAnsi" w:hAnsiTheme="majorHAnsi" w:cstheme="majorHAnsi"/>
          <w:b/>
        </w:rPr>
        <w:t xml:space="preserve">Table </w:t>
      </w:r>
      <w:r w:rsidR="0048121B" w:rsidRPr="00AE3AFA">
        <w:rPr>
          <w:rFonts w:asciiTheme="majorHAnsi" w:hAnsiTheme="majorHAnsi" w:cstheme="majorHAnsi"/>
          <w:b/>
        </w:rPr>
        <w:fldChar w:fldCharType="begin"/>
      </w:r>
      <w:r w:rsidR="0048121B" w:rsidRPr="00AE3AFA">
        <w:rPr>
          <w:rFonts w:asciiTheme="majorHAnsi" w:hAnsiTheme="majorHAnsi" w:cstheme="majorHAnsi"/>
          <w:b/>
        </w:rPr>
        <w:instrText xml:space="preserve"> STYLEREF 1 \s </w:instrText>
      </w:r>
      <w:r w:rsidR="0048121B" w:rsidRPr="00AE3AFA">
        <w:rPr>
          <w:rFonts w:asciiTheme="majorHAnsi" w:hAnsiTheme="majorHAnsi" w:cstheme="majorHAnsi"/>
          <w:b/>
        </w:rPr>
        <w:fldChar w:fldCharType="separate"/>
      </w:r>
      <w:r w:rsidR="00A6356E">
        <w:rPr>
          <w:rFonts w:asciiTheme="majorHAnsi" w:hAnsiTheme="majorHAnsi" w:cstheme="majorHAnsi"/>
          <w:b/>
          <w:noProof/>
        </w:rPr>
        <w:t>4</w:t>
      </w:r>
      <w:r w:rsidR="0048121B" w:rsidRPr="00AE3AFA">
        <w:rPr>
          <w:rFonts w:asciiTheme="majorHAnsi" w:hAnsiTheme="majorHAnsi" w:cstheme="majorHAnsi"/>
          <w:b/>
        </w:rPr>
        <w:fldChar w:fldCharType="end"/>
      </w:r>
      <w:r w:rsidR="0048121B" w:rsidRPr="00AE3AFA">
        <w:rPr>
          <w:rFonts w:asciiTheme="majorHAnsi" w:hAnsiTheme="majorHAnsi" w:cstheme="majorHAnsi"/>
          <w:b/>
        </w:rPr>
        <w:t>.1-</w:t>
      </w:r>
      <w:r w:rsidR="00651EC0" w:rsidRPr="00AE3AFA">
        <w:rPr>
          <w:rFonts w:asciiTheme="majorHAnsi" w:hAnsiTheme="majorHAnsi" w:cstheme="majorHAnsi"/>
          <w:b/>
        </w:rPr>
        <w:t>11</w:t>
      </w:r>
      <w:r w:rsidR="0048121B" w:rsidRPr="00AE3AFA">
        <w:rPr>
          <w:rFonts w:asciiTheme="majorHAnsi" w:hAnsiTheme="majorHAnsi" w:cstheme="majorHAnsi"/>
          <w:b/>
        </w:rPr>
        <w:t xml:space="preserve">　</w:t>
      </w:r>
      <w:r w:rsidR="008934D5" w:rsidRPr="00AE3AFA">
        <w:rPr>
          <w:rFonts w:asciiTheme="majorHAnsi" w:hAnsiTheme="majorHAnsi" w:cstheme="majorHAnsi"/>
          <w:b/>
        </w:rPr>
        <w:t xml:space="preserve"> </w:t>
      </w:r>
      <w:r w:rsidR="00A24139" w:rsidRPr="00AE3AFA">
        <w:rPr>
          <w:rFonts w:asciiTheme="majorHAnsi" w:hAnsiTheme="majorHAnsi" w:cstheme="majorHAnsi"/>
          <w:b/>
        </w:rPr>
        <w:t>“Parallel branch” tab</w:t>
      </w:r>
    </w:p>
    <w:tbl>
      <w:tblPr>
        <w:tblStyle w:val="aa"/>
        <w:tblW w:w="9493" w:type="dxa"/>
        <w:tblLayout w:type="fixed"/>
        <w:tblLook w:val="04A0" w:firstRow="1" w:lastRow="0" w:firstColumn="1" w:lastColumn="0" w:noHBand="0" w:noVBand="1"/>
      </w:tblPr>
      <w:tblGrid>
        <w:gridCol w:w="1413"/>
        <w:gridCol w:w="4678"/>
        <w:gridCol w:w="992"/>
        <w:gridCol w:w="992"/>
        <w:gridCol w:w="1418"/>
      </w:tblGrid>
      <w:tr w:rsidR="00C72A9C" w:rsidRPr="00AE3AFA" w14:paraId="6DEB7762" w14:textId="77777777" w:rsidTr="00C72A9C">
        <w:tc>
          <w:tcPr>
            <w:tcW w:w="1413" w:type="dxa"/>
            <w:shd w:val="clear" w:color="auto" w:fill="002B62"/>
          </w:tcPr>
          <w:p w14:paraId="75EAC6B8"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4678" w:type="dxa"/>
            <w:shd w:val="clear" w:color="auto" w:fill="002B62"/>
          </w:tcPr>
          <w:p w14:paraId="4AD682C5"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992" w:type="dxa"/>
            <w:shd w:val="clear" w:color="auto" w:fill="002B62"/>
          </w:tcPr>
          <w:p w14:paraId="22639835"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required</w:t>
            </w:r>
          </w:p>
        </w:tc>
        <w:tc>
          <w:tcPr>
            <w:tcW w:w="992" w:type="dxa"/>
            <w:shd w:val="clear" w:color="auto" w:fill="002B62"/>
          </w:tcPr>
          <w:p w14:paraId="61D2FE85"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type</w:t>
            </w:r>
          </w:p>
        </w:tc>
        <w:tc>
          <w:tcPr>
            <w:tcW w:w="1418" w:type="dxa"/>
            <w:shd w:val="clear" w:color="auto" w:fill="002B62"/>
          </w:tcPr>
          <w:p w14:paraId="767B2947"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w:t>
            </w:r>
          </w:p>
        </w:tc>
      </w:tr>
      <w:tr w:rsidR="0048121B" w:rsidRPr="00AE3AFA" w14:paraId="7EE399E1" w14:textId="77777777" w:rsidTr="00C72A9C">
        <w:tc>
          <w:tcPr>
            <w:tcW w:w="1413" w:type="dxa"/>
          </w:tcPr>
          <w:p w14:paraId="7D4FEEB2" w14:textId="77777777" w:rsidR="0048121B" w:rsidRPr="00AE3AFA" w:rsidRDefault="0048121B" w:rsidP="0048121B">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case</w:t>
            </w:r>
          </w:p>
        </w:tc>
        <w:tc>
          <w:tcPr>
            <w:tcW w:w="4678" w:type="dxa"/>
          </w:tcPr>
          <w:p w14:paraId="7E852BDB" w14:textId="77777777" w:rsidR="0048121B" w:rsidRPr="00AE3AFA" w:rsidRDefault="00C72A9C" w:rsidP="00532072">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Set number of branches. </w:t>
            </w:r>
          </w:p>
          <w:p w14:paraId="55F060E0" w14:textId="77777777" w:rsidR="0048121B" w:rsidRPr="00AE3AFA" w:rsidRDefault="00C72A9C" w:rsidP="00532072">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2 branches is set on default, click the following to add or delete branch.</w:t>
            </w:r>
          </w:p>
          <w:p w14:paraId="01C15602" w14:textId="77777777" w:rsidR="0048121B" w:rsidRPr="00AE3AFA" w:rsidRDefault="0048121B" w:rsidP="0048121B">
            <w:pPr>
              <w:spacing w:line="240" w:lineRule="exact"/>
              <w:ind w:firstLineChars="50" w:firstLine="90"/>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Add</w:t>
            </w:r>
          </w:p>
          <w:p w14:paraId="710D3C07" w14:textId="77777777" w:rsidR="0048121B" w:rsidRPr="00AE3AFA" w:rsidRDefault="0048121B" w:rsidP="0048121B">
            <w:pPr>
              <w:spacing w:line="240" w:lineRule="exact"/>
              <w:ind w:firstLineChars="50" w:firstLine="90"/>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00673C8F" w:rsidRPr="00AE3AFA">
              <w:rPr>
                <w:rFonts w:asciiTheme="majorHAnsi" w:hAnsiTheme="majorHAnsi" w:cstheme="majorHAnsi"/>
                <w:color w:val="000000"/>
                <w:sz w:val="18"/>
                <w:szCs w:val="18"/>
                <w:shd w:val="clear" w:color="auto" w:fill="FFFFFF"/>
              </w:rPr>
              <w:t>Delete</w:t>
            </w:r>
          </w:p>
        </w:tc>
        <w:tc>
          <w:tcPr>
            <w:tcW w:w="992" w:type="dxa"/>
          </w:tcPr>
          <w:p w14:paraId="23C4C651" w14:textId="77777777" w:rsidR="0048121B" w:rsidRPr="00AE3AFA" w:rsidRDefault="0048121B" w:rsidP="00532072">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2" w:type="dxa"/>
          </w:tcPr>
          <w:p w14:paraId="4EF8DFE0" w14:textId="77777777" w:rsidR="0048121B" w:rsidRPr="00AE3AFA" w:rsidRDefault="00C72A9C" w:rsidP="0028303C">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418" w:type="dxa"/>
          </w:tcPr>
          <w:p w14:paraId="3CB17508" w14:textId="77777777" w:rsidR="0048121B" w:rsidRPr="00AE3AFA" w:rsidRDefault="0048121B" w:rsidP="00532072">
            <w:pPr>
              <w:spacing w:line="240" w:lineRule="exact"/>
              <w:jc w:val="center"/>
              <w:rPr>
                <w:rFonts w:asciiTheme="majorHAnsi" w:hAnsiTheme="majorHAnsi" w:cstheme="majorHAnsi"/>
                <w:color w:val="000000"/>
                <w:sz w:val="18"/>
                <w:szCs w:val="18"/>
                <w:shd w:val="clear" w:color="auto" w:fill="FFFFFF"/>
              </w:rPr>
            </w:pPr>
          </w:p>
        </w:tc>
      </w:tr>
      <w:tr w:rsidR="00A24139" w:rsidRPr="00AE3AFA" w14:paraId="31E5B8F1" w14:textId="77777777" w:rsidTr="00C72A9C">
        <w:tc>
          <w:tcPr>
            <w:tcW w:w="1413" w:type="dxa"/>
          </w:tcPr>
          <w:p w14:paraId="7C93551B" w14:textId="77777777" w:rsidR="00A24139" w:rsidRPr="00AE3AFA" w:rsidRDefault="00A24139" w:rsidP="00A24139">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Note</w:t>
            </w:r>
          </w:p>
        </w:tc>
        <w:tc>
          <w:tcPr>
            <w:tcW w:w="4678" w:type="dxa"/>
          </w:tcPr>
          <w:p w14:paraId="3B34DD20" w14:textId="77777777" w:rsidR="00A24139" w:rsidRPr="00AE3AFA" w:rsidRDefault="00A24139" w:rsidP="00A24139">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a comment or a description regarding the Node.</w:t>
            </w:r>
          </w:p>
        </w:tc>
        <w:tc>
          <w:tcPr>
            <w:tcW w:w="992" w:type="dxa"/>
          </w:tcPr>
          <w:p w14:paraId="7613F940"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p>
        </w:tc>
        <w:tc>
          <w:tcPr>
            <w:tcW w:w="992" w:type="dxa"/>
          </w:tcPr>
          <w:p w14:paraId="774E0A47"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418" w:type="dxa"/>
          </w:tcPr>
          <w:p w14:paraId="07ED33B7"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p>
        </w:tc>
      </w:tr>
    </w:tbl>
    <w:p w14:paraId="54F4B7A3" w14:textId="77777777" w:rsidR="00BD4742" w:rsidRPr="00AE3AFA" w:rsidRDefault="00BD4742" w:rsidP="00BD4742">
      <w:pPr>
        <w:jc w:val="center"/>
        <w:rPr>
          <w:rFonts w:asciiTheme="majorHAnsi" w:hAnsiTheme="majorHAnsi" w:cstheme="majorHAnsi"/>
        </w:rPr>
      </w:pPr>
    </w:p>
    <w:p w14:paraId="4B35C9FF" w14:textId="77777777" w:rsidR="00BD4742" w:rsidRPr="00AE3AFA" w:rsidRDefault="00BD4742" w:rsidP="00BD4742">
      <w:pPr>
        <w:jc w:val="center"/>
        <w:rPr>
          <w:rFonts w:asciiTheme="majorHAnsi" w:hAnsiTheme="majorHAnsi" w:cstheme="majorHAnsi"/>
        </w:rPr>
      </w:pPr>
      <w:r w:rsidRPr="00AE3AFA">
        <w:rPr>
          <w:rFonts w:asciiTheme="majorHAnsi" w:hAnsiTheme="majorHAnsi" w:cstheme="majorHAnsi"/>
          <w:noProof/>
        </w:rPr>
        <w:drawing>
          <wp:inline distT="0" distB="0" distL="0" distR="0" wp14:anchorId="028E563D" wp14:editId="298F248C">
            <wp:extent cx="1854200" cy="890164"/>
            <wp:effectExtent l="0" t="0" r="0" b="5715"/>
            <wp:docPr id="80"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79"/>
                    <pic:cNvPicPr>
                      <a:picLocks noChangeAspect="1"/>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1862003" cy="893910"/>
                    </a:xfrm>
                    <a:prstGeom prst="rect">
                      <a:avLst/>
                    </a:prstGeom>
                    <a:ln>
                      <a:noFill/>
                    </a:ln>
                    <a:extLst>
                      <a:ext uri="{53640926-AAD7-44D8-BBD7-CCE9431645EC}">
                        <a14:shadowObscured xmlns:a14="http://schemas.microsoft.com/office/drawing/2010/main"/>
                      </a:ext>
                    </a:extLst>
                  </pic:spPr>
                </pic:pic>
              </a:graphicData>
            </a:graphic>
          </wp:inline>
        </w:drawing>
      </w:r>
    </w:p>
    <w:p w14:paraId="6993170C" w14:textId="36A773FB" w:rsidR="00C23756" w:rsidRPr="00AE3AFA" w:rsidRDefault="00C72A9C" w:rsidP="00A24139">
      <w:pPr>
        <w:jc w:val="center"/>
        <w:rPr>
          <w:rFonts w:asciiTheme="majorHAnsi" w:hAnsiTheme="majorHAnsi" w:cstheme="majorHAnsi"/>
        </w:rPr>
      </w:pPr>
      <w:r w:rsidRPr="00AE3AFA">
        <w:rPr>
          <w:rFonts w:asciiTheme="majorHAnsi" w:hAnsiTheme="majorHAnsi" w:cstheme="majorHAnsi"/>
          <w:b/>
        </w:rPr>
        <w:t>Figure</w:t>
      </w:r>
      <w:r w:rsidR="00BD4742" w:rsidRPr="00AE3AFA">
        <w:rPr>
          <w:rFonts w:asciiTheme="majorHAnsi" w:hAnsiTheme="majorHAnsi" w:cstheme="majorHAnsi"/>
          <w:b/>
        </w:rPr>
        <w:t xml:space="preserve"> </w:t>
      </w:r>
      <w:r w:rsidR="00BD4742" w:rsidRPr="00AE3AFA">
        <w:rPr>
          <w:rFonts w:asciiTheme="majorHAnsi" w:hAnsiTheme="majorHAnsi" w:cstheme="majorHAnsi"/>
          <w:b/>
        </w:rPr>
        <w:fldChar w:fldCharType="begin"/>
      </w:r>
      <w:r w:rsidR="00BD4742" w:rsidRPr="00AE3AFA">
        <w:rPr>
          <w:rFonts w:asciiTheme="majorHAnsi" w:hAnsiTheme="majorHAnsi" w:cstheme="majorHAnsi"/>
          <w:b/>
        </w:rPr>
        <w:instrText xml:space="preserve"> STYLEREF 2 \s </w:instrText>
      </w:r>
      <w:r w:rsidR="00BD4742" w:rsidRPr="00AE3AFA">
        <w:rPr>
          <w:rFonts w:asciiTheme="majorHAnsi" w:hAnsiTheme="majorHAnsi" w:cstheme="majorHAnsi"/>
          <w:b/>
        </w:rPr>
        <w:fldChar w:fldCharType="separate"/>
      </w:r>
      <w:r w:rsidR="00A6356E">
        <w:rPr>
          <w:rFonts w:asciiTheme="majorHAnsi" w:hAnsiTheme="majorHAnsi" w:cstheme="majorHAnsi"/>
          <w:b/>
          <w:noProof/>
        </w:rPr>
        <w:t>4.1</w:t>
      </w:r>
      <w:r w:rsidR="00BD4742" w:rsidRPr="00AE3AFA">
        <w:rPr>
          <w:rFonts w:asciiTheme="majorHAnsi" w:hAnsiTheme="majorHAnsi" w:cstheme="majorHAnsi"/>
          <w:b/>
        </w:rPr>
        <w:fldChar w:fldCharType="end"/>
      </w:r>
      <w:r w:rsidR="00BD4742" w:rsidRPr="00AE3AFA">
        <w:rPr>
          <w:rFonts w:asciiTheme="majorHAnsi" w:hAnsiTheme="majorHAnsi" w:cstheme="majorHAnsi"/>
          <w:b/>
        </w:rPr>
        <w:noBreakHyphen/>
      </w:r>
      <w:r w:rsidR="00651EC0" w:rsidRPr="00AE3AFA">
        <w:rPr>
          <w:rFonts w:asciiTheme="majorHAnsi" w:hAnsiTheme="majorHAnsi" w:cstheme="majorHAnsi"/>
          <w:b/>
        </w:rPr>
        <w:t>20</w:t>
      </w:r>
      <w:r w:rsidRPr="00AE3AFA">
        <w:rPr>
          <w:rFonts w:asciiTheme="majorHAnsi" w:hAnsiTheme="majorHAnsi" w:cstheme="majorHAnsi"/>
        </w:rPr>
        <w:t xml:space="preserve"> </w:t>
      </w:r>
      <w:r w:rsidR="00A24139" w:rsidRPr="00AE3AFA">
        <w:rPr>
          <w:rFonts w:asciiTheme="majorHAnsi" w:hAnsiTheme="majorHAnsi" w:cstheme="majorHAnsi"/>
          <w:b/>
        </w:rPr>
        <w:t>“Parallel branch” tab</w:t>
      </w:r>
    </w:p>
    <w:p w14:paraId="4AE81847" w14:textId="77777777" w:rsidR="00C83A82" w:rsidRPr="00AE3AFA" w:rsidRDefault="00C83A82" w:rsidP="00EA4BE8">
      <w:pPr>
        <w:rPr>
          <w:rFonts w:asciiTheme="majorHAnsi" w:hAnsiTheme="majorHAnsi" w:cstheme="majorHAnsi"/>
        </w:rPr>
      </w:pPr>
      <w:r w:rsidRPr="00AE3AFA">
        <w:rPr>
          <w:rFonts w:asciiTheme="majorHAnsi" w:hAnsiTheme="majorHAnsi" w:cstheme="majorHAnsi"/>
        </w:rPr>
        <w:br w:type="page"/>
      </w:r>
    </w:p>
    <w:p w14:paraId="44F82B5E" w14:textId="77777777" w:rsidR="00BD4742" w:rsidRPr="00AE3AFA" w:rsidRDefault="00BD4742" w:rsidP="00EA4BE8">
      <w:pPr>
        <w:rPr>
          <w:rFonts w:asciiTheme="majorHAnsi" w:hAnsiTheme="majorHAnsi" w:cstheme="majorHAnsi"/>
        </w:rPr>
      </w:pPr>
    </w:p>
    <w:p w14:paraId="7FA48B3D" w14:textId="77777777" w:rsidR="00BD4742" w:rsidRPr="00AE3AFA" w:rsidRDefault="00BD4742" w:rsidP="00C72DC3">
      <w:pPr>
        <w:pStyle w:val="afb"/>
        <w:numPr>
          <w:ilvl w:val="0"/>
          <w:numId w:val="26"/>
        </w:numPr>
        <w:rPr>
          <w:rFonts w:asciiTheme="majorHAnsi" w:hAnsiTheme="majorHAnsi" w:cstheme="majorHAnsi"/>
        </w:rPr>
      </w:pPr>
      <w:r w:rsidRPr="00AE3AFA">
        <w:rPr>
          <w:rFonts w:asciiTheme="majorHAnsi" w:hAnsiTheme="majorHAnsi" w:cstheme="majorHAnsi"/>
        </w:rPr>
        <w:t>Conditional branch</w:t>
      </w:r>
      <w:r w:rsidR="00842507" w:rsidRPr="00AE3AFA">
        <w:rPr>
          <w:rFonts w:asciiTheme="majorHAnsi" w:hAnsiTheme="majorHAnsi" w:cstheme="majorHAnsi"/>
        </w:rPr>
        <w:t xml:space="preserve"> </w:t>
      </w:r>
      <w:r w:rsidR="004C5F89" w:rsidRPr="00AE3AFA">
        <w:rPr>
          <w:rFonts w:asciiTheme="majorHAnsi" w:hAnsiTheme="majorHAnsi" w:cstheme="majorHAnsi"/>
        </w:rPr>
        <w:t>tab</w:t>
      </w:r>
      <w:r w:rsidR="004C5F89" w:rsidRPr="00AE3AFA">
        <w:rPr>
          <w:rFonts w:asciiTheme="majorHAnsi" w:hAnsiTheme="majorHAnsi" w:cstheme="majorHAnsi"/>
        </w:rPr>
        <w:br/>
      </w:r>
      <w:r w:rsidR="004C5F89" w:rsidRPr="00AE3AFA">
        <w:rPr>
          <w:rFonts w:asciiTheme="majorHAnsi" w:hAnsiTheme="majorHAnsi" w:cstheme="majorHAnsi"/>
        </w:rPr>
        <w:t>・</w:t>
      </w:r>
      <w:r w:rsidR="004C5F89" w:rsidRPr="00AE3AFA">
        <w:rPr>
          <w:rFonts w:asciiTheme="majorHAnsi" w:hAnsiTheme="majorHAnsi" w:cstheme="majorHAnsi"/>
        </w:rPr>
        <w:t>This tab is displayed if “Conditional branch” is selected in the Node list’s Function tab.</w:t>
      </w:r>
      <w:r w:rsidR="004C5F89" w:rsidRPr="00AE3AFA">
        <w:rPr>
          <w:rFonts w:asciiTheme="majorHAnsi" w:hAnsiTheme="majorHAnsi" w:cstheme="majorHAnsi"/>
        </w:rPr>
        <w:br/>
      </w:r>
      <w:r w:rsidR="004C5F89" w:rsidRPr="00AE3AFA">
        <w:rPr>
          <w:rFonts w:asciiTheme="majorHAnsi" w:hAnsiTheme="majorHAnsi" w:cstheme="majorHAnsi"/>
        </w:rPr>
        <w:t>・</w:t>
      </w:r>
      <w:r w:rsidR="004C5F89" w:rsidRPr="00AE3AFA">
        <w:rPr>
          <w:rFonts w:asciiTheme="majorHAnsi" w:hAnsiTheme="majorHAnsi" w:cstheme="majorHAnsi"/>
        </w:rPr>
        <w:t>The items found in the tab are as following.</w:t>
      </w:r>
    </w:p>
    <w:p w14:paraId="667E980C" w14:textId="77777777" w:rsidR="00C83A82" w:rsidRPr="00AE3AFA" w:rsidRDefault="00C83A82" w:rsidP="0050719B">
      <w:pPr>
        <w:jc w:val="center"/>
        <w:rPr>
          <w:rFonts w:asciiTheme="majorHAnsi" w:hAnsiTheme="majorHAnsi" w:cstheme="majorHAnsi"/>
        </w:rPr>
      </w:pPr>
    </w:p>
    <w:p w14:paraId="219BEBFD" w14:textId="500B823F" w:rsidR="0048121B" w:rsidRPr="00AE3AFA" w:rsidRDefault="00C72A9C" w:rsidP="0048121B">
      <w:pPr>
        <w:jc w:val="center"/>
        <w:rPr>
          <w:rFonts w:asciiTheme="majorHAnsi" w:hAnsiTheme="majorHAnsi" w:cstheme="majorHAnsi"/>
          <w:b/>
        </w:rPr>
      </w:pPr>
      <w:r w:rsidRPr="00AE3AFA">
        <w:rPr>
          <w:rFonts w:asciiTheme="majorHAnsi" w:hAnsiTheme="majorHAnsi" w:cstheme="majorHAnsi"/>
          <w:b/>
        </w:rPr>
        <w:t xml:space="preserve">Table </w:t>
      </w:r>
      <w:r w:rsidR="0048121B" w:rsidRPr="00AE3AFA">
        <w:rPr>
          <w:rFonts w:asciiTheme="majorHAnsi" w:hAnsiTheme="majorHAnsi" w:cstheme="majorHAnsi"/>
          <w:b/>
        </w:rPr>
        <w:fldChar w:fldCharType="begin"/>
      </w:r>
      <w:r w:rsidR="0048121B" w:rsidRPr="00AE3AFA">
        <w:rPr>
          <w:rFonts w:asciiTheme="majorHAnsi" w:hAnsiTheme="majorHAnsi" w:cstheme="majorHAnsi"/>
          <w:b/>
        </w:rPr>
        <w:instrText xml:space="preserve"> STYLEREF 1 \s </w:instrText>
      </w:r>
      <w:r w:rsidR="0048121B" w:rsidRPr="00AE3AFA">
        <w:rPr>
          <w:rFonts w:asciiTheme="majorHAnsi" w:hAnsiTheme="majorHAnsi" w:cstheme="majorHAnsi"/>
          <w:b/>
        </w:rPr>
        <w:fldChar w:fldCharType="separate"/>
      </w:r>
      <w:r w:rsidR="00A6356E">
        <w:rPr>
          <w:rFonts w:asciiTheme="majorHAnsi" w:hAnsiTheme="majorHAnsi" w:cstheme="majorHAnsi"/>
          <w:b/>
          <w:noProof/>
        </w:rPr>
        <w:t>4</w:t>
      </w:r>
      <w:r w:rsidR="0048121B" w:rsidRPr="00AE3AFA">
        <w:rPr>
          <w:rFonts w:asciiTheme="majorHAnsi" w:hAnsiTheme="majorHAnsi" w:cstheme="majorHAnsi"/>
          <w:b/>
        </w:rPr>
        <w:fldChar w:fldCharType="end"/>
      </w:r>
      <w:r w:rsidR="0048121B" w:rsidRPr="00AE3AFA">
        <w:rPr>
          <w:rFonts w:asciiTheme="majorHAnsi" w:hAnsiTheme="majorHAnsi" w:cstheme="majorHAnsi"/>
          <w:b/>
        </w:rPr>
        <w:t>.1-</w:t>
      </w:r>
      <w:r w:rsidR="00651EC0" w:rsidRPr="00AE3AFA">
        <w:rPr>
          <w:rFonts w:asciiTheme="majorHAnsi" w:hAnsiTheme="majorHAnsi" w:cstheme="majorHAnsi"/>
          <w:b/>
        </w:rPr>
        <w:t>12</w:t>
      </w:r>
      <w:r w:rsidR="0048121B" w:rsidRPr="00AE3AFA">
        <w:rPr>
          <w:rFonts w:asciiTheme="majorHAnsi" w:hAnsiTheme="majorHAnsi" w:cstheme="majorHAnsi"/>
          <w:b/>
        </w:rPr>
        <w:t xml:space="preserve">　</w:t>
      </w:r>
      <w:r w:rsidR="008934D5" w:rsidRPr="00AE3AFA">
        <w:rPr>
          <w:rFonts w:asciiTheme="majorHAnsi" w:hAnsiTheme="majorHAnsi" w:cstheme="majorHAnsi"/>
          <w:b/>
        </w:rPr>
        <w:t xml:space="preserve"> </w:t>
      </w:r>
      <w:r w:rsidRPr="00AE3AFA">
        <w:rPr>
          <w:rFonts w:asciiTheme="majorHAnsi" w:hAnsiTheme="majorHAnsi" w:cstheme="majorHAnsi"/>
          <w:b/>
        </w:rPr>
        <w:t>Conductor class edit item list (</w:t>
      </w:r>
      <w:r w:rsidR="0048121B" w:rsidRPr="00AE3AFA">
        <w:rPr>
          <w:rFonts w:asciiTheme="majorHAnsi" w:hAnsiTheme="majorHAnsi" w:cstheme="majorHAnsi"/>
          <w:b/>
        </w:rPr>
        <w:t>Conditional branch</w:t>
      </w:r>
      <w:r w:rsidR="00B557DE" w:rsidRPr="00AE3AFA">
        <w:rPr>
          <w:rFonts w:asciiTheme="majorHAnsi" w:hAnsiTheme="majorHAnsi" w:cstheme="majorHAnsi"/>
          <w:b/>
        </w:rPr>
        <w:t>)</w:t>
      </w:r>
    </w:p>
    <w:tbl>
      <w:tblPr>
        <w:tblStyle w:val="aa"/>
        <w:tblW w:w="9493" w:type="dxa"/>
        <w:tblLayout w:type="fixed"/>
        <w:tblLook w:val="04A0" w:firstRow="1" w:lastRow="0" w:firstColumn="1" w:lastColumn="0" w:noHBand="0" w:noVBand="1"/>
      </w:tblPr>
      <w:tblGrid>
        <w:gridCol w:w="1413"/>
        <w:gridCol w:w="4961"/>
        <w:gridCol w:w="992"/>
        <w:gridCol w:w="851"/>
        <w:gridCol w:w="1276"/>
      </w:tblGrid>
      <w:tr w:rsidR="00C72A9C" w:rsidRPr="00AE3AFA" w14:paraId="274A97DA" w14:textId="77777777" w:rsidTr="00C72A9C">
        <w:tc>
          <w:tcPr>
            <w:tcW w:w="1413" w:type="dxa"/>
            <w:shd w:val="clear" w:color="auto" w:fill="002B62"/>
          </w:tcPr>
          <w:p w14:paraId="75B90466"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4961" w:type="dxa"/>
            <w:shd w:val="clear" w:color="auto" w:fill="002B62"/>
          </w:tcPr>
          <w:p w14:paraId="55EAC5CC"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992" w:type="dxa"/>
            <w:shd w:val="clear" w:color="auto" w:fill="002B62"/>
          </w:tcPr>
          <w:p w14:paraId="2AB30FFB"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required</w:t>
            </w:r>
          </w:p>
        </w:tc>
        <w:tc>
          <w:tcPr>
            <w:tcW w:w="851" w:type="dxa"/>
            <w:shd w:val="clear" w:color="auto" w:fill="002B62"/>
          </w:tcPr>
          <w:p w14:paraId="3278E71A"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type</w:t>
            </w:r>
          </w:p>
        </w:tc>
        <w:tc>
          <w:tcPr>
            <w:tcW w:w="1276" w:type="dxa"/>
            <w:shd w:val="clear" w:color="auto" w:fill="002B62"/>
          </w:tcPr>
          <w:p w14:paraId="63469EE5"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w:t>
            </w:r>
          </w:p>
        </w:tc>
      </w:tr>
      <w:tr w:rsidR="0048121B" w:rsidRPr="00AE3AFA" w14:paraId="0F03D1A8" w14:textId="77777777" w:rsidTr="004C5F89">
        <w:trPr>
          <w:trHeight w:val="2518"/>
        </w:trPr>
        <w:tc>
          <w:tcPr>
            <w:tcW w:w="1413" w:type="dxa"/>
          </w:tcPr>
          <w:p w14:paraId="73B045CE" w14:textId="77777777" w:rsidR="0048121B" w:rsidRPr="00AE3AFA" w:rsidRDefault="0048121B" w:rsidP="00532072">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case </w:t>
            </w:r>
            <w:r w:rsidRPr="00AE3AFA">
              <w:rPr>
                <w:rFonts w:asciiTheme="majorHAnsi" w:hAnsiTheme="majorHAnsi" w:cstheme="majorHAnsi"/>
                <w:color w:val="000000"/>
                <w:sz w:val="18"/>
                <w:szCs w:val="18"/>
                <w:shd w:val="clear" w:color="auto" w:fill="FFFFFF"/>
              </w:rPr>
              <w:br/>
              <w:t>(1-6)</w:t>
            </w:r>
          </w:p>
        </w:tc>
        <w:tc>
          <w:tcPr>
            <w:tcW w:w="4961" w:type="dxa"/>
          </w:tcPr>
          <w:p w14:paraId="4C72F834" w14:textId="77777777" w:rsidR="0048121B" w:rsidRPr="00AE3AFA" w:rsidRDefault="00C72A9C" w:rsidP="00C72A9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Set conditional branch according to the execution result of </w:t>
            </w:r>
            <w:r w:rsidR="0048121B" w:rsidRPr="00AE3AFA">
              <w:rPr>
                <w:rFonts w:asciiTheme="majorHAnsi" w:hAnsiTheme="majorHAnsi" w:cstheme="majorHAnsi"/>
                <w:color w:val="000000"/>
                <w:sz w:val="18"/>
                <w:szCs w:val="18"/>
                <w:shd w:val="clear" w:color="auto" w:fill="FFFFFF"/>
              </w:rPr>
              <w:t>Movement</w:t>
            </w:r>
            <w:r w:rsidRPr="00AE3AFA">
              <w:rPr>
                <w:rFonts w:asciiTheme="majorHAnsi" w:hAnsiTheme="majorHAnsi" w:cstheme="majorHAnsi"/>
                <w:color w:val="000000"/>
                <w:sz w:val="18"/>
                <w:szCs w:val="18"/>
                <w:shd w:val="clear" w:color="auto" w:fill="FFFFFF"/>
              </w:rPr>
              <w:t xml:space="preserve"> and </w:t>
            </w:r>
            <w:r w:rsidR="0048121B" w:rsidRPr="00AE3AFA">
              <w:rPr>
                <w:rFonts w:asciiTheme="majorHAnsi" w:hAnsiTheme="majorHAnsi" w:cstheme="majorHAnsi"/>
                <w:color w:val="000000"/>
                <w:sz w:val="18"/>
                <w:szCs w:val="18"/>
                <w:shd w:val="clear" w:color="auto" w:fill="FFFFFF"/>
              </w:rPr>
              <w:t>Conductor</w:t>
            </w:r>
            <w:r w:rsidRPr="00AE3AFA">
              <w:rPr>
                <w:rFonts w:asciiTheme="majorHAnsi" w:hAnsiTheme="majorHAnsi" w:cstheme="majorHAnsi"/>
                <w:color w:val="000000"/>
                <w:sz w:val="18"/>
                <w:szCs w:val="18"/>
                <w:shd w:val="clear" w:color="auto" w:fill="FFFFFF"/>
              </w:rPr>
              <w:t xml:space="preserve"> </w:t>
            </w:r>
            <w:r w:rsidR="0048121B" w:rsidRPr="00AE3AFA">
              <w:rPr>
                <w:rFonts w:asciiTheme="majorHAnsi" w:hAnsiTheme="majorHAnsi" w:cstheme="majorHAnsi"/>
                <w:color w:val="000000"/>
                <w:sz w:val="18"/>
                <w:szCs w:val="18"/>
                <w:shd w:val="clear" w:color="auto" w:fill="FFFFFF"/>
              </w:rPr>
              <w:t>Call</w:t>
            </w:r>
            <w:r w:rsidRPr="00AE3AFA">
              <w:rPr>
                <w:rFonts w:asciiTheme="majorHAnsi" w:hAnsiTheme="majorHAnsi" w:cstheme="majorHAnsi"/>
                <w:color w:val="000000"/>
                <w:sz w:val="18"/>
                <w:szCs w:val="18"/>
                <w:shd w:val="clear" w:color="auto" w:fill="FFFFFF"/>
              </w:rPr>
              <w:t>.</w:t>
            </w:r>
          </w:p>
          <w:p w14:paraId="71A8D335" w14:textId="77777777" w:rsidR="0048121B" w:rsidRPr="00AE3AFA" w:rsidRDefault="00C72A9C" w:rsidP="0048121B">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User can change the condition by drag and drop</w:t>
            </w:r>
          </w:p>
          <w:p w14:paraId="74BB7CCE" w14:textId="77777777" w:rsidR="0048121B" w:rsidRPr="00AE3AFA" w:rsidRDefault="004C5F89" w:rsidP="004C5F89">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The following is set by</w:t>
            </w:r>
            <w:r w:rsidR="00C72A9C" w:rsidRPr="00AE3AFA">
              <w:rPr>
                <w:rFonts w:asciiTheme="majorHAnsi" w:hAnsiTheme="majorHAnsi" w:cstheme="majorHAnsi"/>
                <w:color w:val="000000"/>
                <w:sz w:val="18"/>
                <w:szCs w:val="18"/>
                <w:shd w:val="clear" w:color="auto" w:fill="FFFFFF"/>
              </w:rPr>
              <w:t xml:space="preserve"> default</w:t>
            </w:r>
          </w:p>
          <w:p w14:paraId="57AFE20C" w14:textId="77777777" w:rsidR="004C5F89" w:rsidRPr="00AE3AFA" w:rsidRDefault="004C5F89" w:rsidP="004C5F89">
            <w:pPr>
              <w:spacing w:line="240" w:lineRule="exact"/>
              <w:rPr>
                <w:rFonts w:asciiTheme="majorHAnsi" w:hAnsiTheme="majorHAnsi" w:cstheme="majorHAnsi"/>
                <w:color w:val="000000"/>
                <w:sz w:val="18"/>
                <w:szCs w:val="18"/>
                <w:shd w:val="clear" w:color="auto" w:fill="FFFFFF"/>
              </w:rPr>
            </w:pPr>
          </w:p>
          <w:tbl>
            <w:tblPr>
              <w:tblStyle w:val="aa"/>
              <w:tblW w:w="3401" w:type="dxa"/>
              <w:tblInd w:w="210" w:type="dxa"/>
              <w:tblLayout w:type="fixed"/>
              <w:tblLook w:val="04A0" w:firstRow="1" w:lastRow="0" w:firstColumn="1" w:lastColumn="0" w:noHBand="0" w:noVBand="1"/>
            </w:tblPr>
            <w:tblGrid>
              <w:gridCol w:w="850"/>
              <w:gridCol w:w="2551"/>
            </w:tblGrid>
            <w:tr w:rsidR="004C5F89" w:rsidRPr="00AE3AFA" w14:paraId="0FFB745B" w14:textId="77777777" w:rsidTr="00922C3A">
              <w:tc>
                <w:tcPr>
                  <w:tcW w:w="850" w:type="dxa"/>
                  <w:vAlign w:val="center"/>
                </w:tcPr>
                <w:p w14:paraId="117FBFE7" w14:textId="77777777" w:rsidR="004C5F89" w:rsidRPr="00AE3AFA" w:rsidRDefault="004C5F89" w:rsidP="004C5F89">
                  <w:pPr>
                    <w:spacing w:line="240" w:lineRule="exact"/>
                    <w:jc w:val="center"/>
                    <w:rPr>
                      <w:rFonts w:asciiTheme="majorHAnsi" w:hAnsiTheme="majorHAnsi" w:cstheme="majorHAnsi"/>
                      <w:b/>
                      <w:color w:val="000000"/>
                      <w:sz w:val="18"/>
                      <w:szCs w:val="18"/>
                      <w:shd w:val="clear" w:color="auto" w:fill="FFFFFF"/>
                    </w:rPr>
                  </w:pPr>
                  <w:r w:rsidRPr="00AE3AFA">
                    <w:rPr>
                      <w:rFonts w:asciiTheme="majorHAnsi" w:hAnsiTheme="majorHAnsi" w:cstheme="majorHAnsi"/>
                      <w:b/>
                      <w:color w:val="000000"/>
                      <w:sz w:val="18"/>
                      <w:szCs w:val="18"/>
                      <w:shd w:val="clear" w:color="auto" w:fill="FFFFFF"/>
                    </w:rPr>
                    <w:t>Case1</w:t>
                  </w:r>
                </w:p>
              </w:tc>
              <w:tc>
                <w:tcPr>
                  <w:tcW w:w="2551" w:type="dxa"/>
                </w:tcPr>
                <w:p w14:paraId="6CF1B6B7" w14:textId="77777777" w:rsidR="004C5F89" w:rsidRPr="00AE3AFA" w:rsidRDefault="004C5F89" w:rsidP="004C5F89">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Normal end</w:t>
                  </w:r>
                </w:p>
              </w:tc>
            </w:tr>
            <w:tr w:rsidR="004C5F89" w:rsidRPr="00AE3AFA" w14:paraId="441DB67C" w14:textId="77777777" w:rsidTr="00922C3A">
              <w:tc>
                <w:tcPr>
                  <w:tcW w:w="850" w:type="dxa"/>
                  <w:vAlign w:val="center"/>
                </w:tcPr>
                <w:p w14:paraId="3CAB93DC" w14:textId="77777777" w:rsidR="004C5F89" w:rsidRPr="00AE3AFA" w:rsidRDefault="004C5F89" w:rsidP="004C5F89">
                  <w:pPr>
                    <w:spacing w:line="240" w:lineRule="exact"/>
                    <w:jc w:val="center"/>
                    <w:rPr>
                      <w:rFonts w:asciiTheme="majorHAnsi" w:hAnsiTheme="majorHAnsi" w:cstheme="majorHAnsi"/>
                      <w:b/>
                      <w:color w:val="000000"/>
                      <w:sz w:val="18"/>
                      <w:szCs w:val="18"/>
                      <w:shd w:val="clear" w:color="auto" w:fill="FFFFFF"/>
                    </w:rPr>
                  </w:pPr>
                  <w:r w:rsidRPr="00AE3AFA">
                    <w:rPr>
                      <w:rFonts w:asciiTheme="majorHAnsi" w:hAnsiTheme="majorHAnsi" w:cstheme="majorHAnsi"/>
                      <w:b/>
                      <w:color w:val="000000"/>
                      <w:sz w:val="18"/>
                      <w:szCs w:val="18"/>
                      <w:shd w:val="clear" w:color="auto" w:fill="FFFFFF"/>
                    </w:rPr>
                    <w:t>Other</w:t>
                  </w:r>
                </w:p>
              </w:tc>
              <w:tc>
                <w:tcPr>
                  <w:tcW w:w="2551" w:type="dxa"/>
                </w:tcPr>
                <w:p w14:paraId="1D543FBB" w14:textId="77777777" w:rsidR="004C5F89" w:rsidRPr="00AE3AFA" w:rsidRDefault="004C5F89" w:rsidP="004C5F89">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Abnormal end</w:t>
                  </w: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Emergency stop, Preparation error, Unexpected error, Skip complete</w:t>
                  </w:r>
                  <w:r w:rsidR="00651EC0" w:rsidRPr="00AE3AFA">
                    <w:rPr>
                      <w:rFonts w:asciiTheme="majorHAnsi" w:hAnsiTheme="majorHAnsi" w:cstheme="majorHAnsi"/>
                      <w:color w:val="000000"/>
                      <w:sz w:val="18"/>
                      <w:szCs w:val="18"/>
                      <w:shd w:val="clear" w:color="auto" w:fill="FFFFFF"/>
                    </w:rPr>
                    <w:t>, Warning end</w:t>
                  </w:r>
                </w:p>
              </w:tc>
            </w:tr>
          </w:tbl>
          <w:p w14:paraId="42EE8CD0" w14:textId="77777777" w:rsidR="004C5F89" w:rsidRPr="00AE3AFA" w:rsidRDefault="004C5F89" w:rsidP="00C72A9C">
            <w:pPr>
              <w:spacing w:line="240" w:lineRule="exact"/>
              <w:ind w:leftChars="100" w:left="210"/>
              <w:rPr>
                <w:rFonts w:asciiTheme="majorHAnsi" w:hAnsiTheme="majorHAnsi" w:cstheme="majorHAnsi"/>
                <w:color w:val="000000"/>
                <w:sz w:val="18"/>
                <w:szCs w:val="18"/>
                <w:shd w:val="clear" w:color="auto" w:fill="FFFFFF"/>
              </w:rPr>
            </w:pPr>
          </w:p>
        </w:tc>
        <w:tc>
          <w:tcPr>
            <w:tcW w:w="992" w:type="dxa"/>
          </w:tcPr>
          <w:p w14:paraId="549CD244" w14:textId="77777777" w:rsidR="0048121B" w:rsidRPr="00AE3AFA" w:rsidRDefault="0048121B" w:rsidP="00532072">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1" w:type="dxa"/>
          </w:tcPr>
          <w:p w14:paraId="1F3B5837" w14:textId="77777777" w:rsidR="0048121B" w:rsidRPr="00AE3AFA" w:rsidRDefault="00C72A9C" w:rsidP="00A53BCB">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276" w:type="dxa"/>
          </w:tcPr>
          <w:p w14:paraId="42B403D5" w14:textId="77777777" w:rsidR="0048121B" w:rsidRPr="00AE3AFA" w:rsidRDefault="00651EC0" w:rsidP="00532072">
            <w:pPr>
              <w:spacing w:line="240" w:lineRule="exact"/>
              <w:jc w:val="center"/>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color w:val="000000"/>
                <w:sz w:val="18"/>
                <w:szCs w:val="18"/>
                <w:shd w:val="clear" w:color="auto" w:fill="FFFFFF"/>
              </w:rPr>
              <w:t>※</w:t>
            </w:r>
          </w:p>
        </w:tc>
      </w:tr>
      <w:tr w:rsidR="00A24139" w:rsidRPr="00AE3AFA" w14:paraId="04D0F3AE" w14:textId="77777777" w:rsidTr="00C72A9C">
        <w:tc>
          <w:tcPr>
            <w:tcW w:w="1413" w:type="dxa"/>
          </w:tcPr>
          <w:p w14:paraId="208ED441" w14:textId="77777777" w:rsidR="00A24139" w:rsidRPr="00AE3AFA" w:rsidRDefault="00A24139" w:rsidP="00A24139">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Note</w:t>
            </w:r>
          </w:p>
        </w:tc>
        <w:tc>
          <w:tcPr>
            <w:tcW w:w="4961" w:type="dxa"/>
          </w:tcPr>
          <w:p w14:paraId="22717A43" w14:textId="77777777" w:rsidR="00A24139" w:rsidRPr="00AE3AFA" w:rsidRDefault="00A24139" w:rsidP="00A24139">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a comment or a description regarding the Node.</w:t>
            </w:r>
          </w:p>
        </w:tc>
        <w:tc>
          <w:tcPr>
            <w:tcW w:w="992" w:type="dxa"/>
          </w:tcPr>
          <w:p w14:paraId="766C1C1A"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p>
        </w:tc>
        <w:tc>
          <w:tcPr>
            <w:tcW w:w="851" w:type="dxa"/>
          </w:tcPr>
          <w:p w14:paraId="2C7F0164"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276" w:type="dxa"/>
          </w:tcPr>
          <w:p w14:paraId="1F651B31"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p>
        </w:tc>
      </w:tr>
    </w:tbl>
    <w:p w14:paraId="5F211B9F" w14:textId="77777777" w:rsidR="0048121B" w:rsidRPr="00AE3AFA" w:rsidRDefault="00740C1B" w:rsidP="00EA4BE8">
      <w:pPr>
        <w:rPr>
          <w:rFonts w:asciiTheme="majorHAnsi" w:hAnsiTheme="majorHAnsi" w:cstheme="majorHAnsi"/>
        </w:rPr>
      </w:pPr>
      <w:r w:rsidRPr="00AE3AFA">
        <w:rPr>
          <w:rStyle w:val="af5"/>
          <w:rFonts w:asciiTheme="majorHAnsi" w:hAnsiTheme="majorHAnsi" w:cstheme="majorHAnsi"/>
        </w:rPr>
        <w:commentReference w:id="140"/>
      </w:r>
    </w:p>
    <w:p w14:paraId="142D928F" w14:textId="77777777" w:rsidR="00BD4742" w:rsidRPr="00AE3AFA" w:rsidRDefault="00C72A9C" w:rsidP="00BD4742">
      <w:pPr>
        <w:jc w:val="center"/>
        <w:rPr>
          <w:rFonts w:asciiTheme="majorHAnsi" w:hAnsiTheme="majorHAnsi" w:cstheme="majorHAnsi"/>
        </w:rPr>
      </w:pPr>
      <w:r w:rsidRPr="00AE3AFA">
        <w:rPr>
          <w:rFonts w:asciiTheme="majorHAnsi" w:hAnsiTheme="majorHAnsi" w:cstheme="majorHAnsi"/>
          <w:noProof/>
        </w:rPr>
        <w:drawing>
          <wp:inline distT="0" distB="0" distL="0" distR="0" wp14:anchorId="7379E626" wp14:editId="267F481A">
            <wp:extent cx="1782229" cy="1630908"/>
            <wp:effectExtent l="0" t="0" r="8890" b="762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7039" cy="1644461"/>
                    </a:xfrm>
                    <a:prstGeom prst="rect">
                      <a:avLst/>
                    </a:prstGeom>
                  </pic:spPr>
                </pic:pic>
              </a:graphicData>
            </a:graphic>
          </wp:inline>
        </w:drawing>
      </w:r>
    </w:p>
    <w:p w14:paraId="335C2BBA" w14:textId="1AEF7AD3" w:rsidR="00C72A9C" w:rsidRPr="00AE3AFA" w:rsidRDefault="00C72A9C" w:rsidP="00C83A82">
      <w:pPr>
        <w:jc w:val="center"/>
        <w:rPr>
          <w:rFonts w:asciiTheme="majorHAnsi" w:hAnsiTheme="majorHAnsi" w:cstheme="majorHAnsi"/>
        </w:rPr>
      </w:pPr>
      <w:r w:rsidRPr="00AE3AFA">
        <w:rPr>
          <w:rFonts w:asciiTheme="majorHAnsi" w:hAnsiTheme="majorHAnsi" w:cstheme="majorHAnsi"/>
          <w:b/>
        </w:rPr>
        <w:t>Figure</w:t>
      </w:r>
      <w:r w:rsidR="00BD4742" w:rsidRPr="00AE3AFA">
        <w:rPr>
          <w:rFonts w:asciiTheme="majorHAnsi" w:hAnsiTheme="majorHAnsi" w:cstheme="majorHAnsi"/>
          <w:b/>
        </w:rPr>
        <w:t xml:space="preserve"> </w:t>
      </w:r>
      <w:r w:rsidR="00BD4742" w:rsidRPr="00AE3AFA">
        <w:rPr>
          <w:rFonts w:asciiTheme="majorHAnsi" w:hAnsiTheme="majorHAnsi" w:cstheme="majorHAnsi"/>
          <w:b/>
        </w:rPr>
        <w:fldChar w:fldCharType="begin"/>
      </w:r>
      <w:r w:rsidR="00BD4742" w:rsidRPr="00AE3AFA">
        <w:rPr>
          <w:rFonts w:asciiTheme="majorHAnsi" w:hAnsiTheme="majorHAnsi" w:cstheme="majorHAnsi"/>
          <w:b/>
        </w:rPr>
        <w:instrText xml:space="preserve"> STYLEREF 2 \s </w:instrText>
      </w:r>
      <w:r w:rsidR="00BD4742" w:rsidRPr="00AE3AFA">
        <w:rPr>
          <w:rFonts w:asciiTheme="majorHAnsi" w:hAnsiTheme="majorHAnsi" w:cstheme="majorHAnsi"/>
          <w:b/>
        </w:rPr>
        <w:fldChar w:fldCharType="separate"/>
      </w:r>
      <w:r w:rsidR="00A6356E">
        <w:rPr>
          <w:rFonts w:asciiTheme="majorHAnsi" w:hAnsiTheme="majorHAnsi" w:cstheme="majorHAnsi"/>
          <w:b/>
          <w:noProof/>
        </w:rPr>
        <w:t>4.1</w:t>
      </w:r>
      <w:r w:rsidR="00BD4742" w:rsidRPr="00AE3AFA">
        <w:rPr>
          <w:rFonts w:asciiTheme="majorHAnsi" w:hAnsiTheme="majorHAnsi" w:cstheme="majorHAnsi"/>
          <w:b/>
        </w:rPr>
        <w:fldChar w:fldCharType="end"/>
      </w:r>
      <w:r w:rsidR="00BD4742" w:rsidRPr="00AE3AFA">
        <w:rPr>
          <w:rFonts w:asciiTheme="majorHAnsi" w:hAnsiTheme="majorHAnsi" w:cstheme="majorHAnsi"/>
          <w:b/>
        </w:rPr>
        <w:noBreakHyphen/>
      </w:r>
      <w:r w:rsidR="00651EC0" w:rsidRPr="00AE3AFA">
        <w:rPr>
          <w:rFonts w:asciiTheme="majorHAnsi" w:hAnsiTheme="majorHAnsi" w:cstheme="majorHAnsi"/>
          <w:b/>
        </w:rPr>
        <w:t>21</w:t>
      </w:r>
      <w:r w:rsidRPr="00AE3AFA">
        <w:rPr>
          <w:rFonts w:asciiTheme="majorHAnsi" w:hAnsiTheme="majorHAnsi" w:cstheme="majorHAnsi"/>
        </w:rPr>
        <w:t xml:space="preserve"> </w:t>
      </w:r>
      <w:r w:rsidR="00A24139" w:rsidRPr="00AE3AFA">
        <w:rPr>
          <w:rFonts w:asciiTheme="majorHAnsi" w:hAnsiTheme="majorHAnsi" w:cstheme="majorHAnsi"/>
          <w:b/>
        </w:rPr>
        <w:t>“Conditional branch” tab</w:t>
      </w:r>
    </w:p>
    <w:p w14:paraId="720645C0" w14:textId="77777777" w:rsidR="00BD4742" w:rsidRPr="00AE3AFA" w:rsidRDefault="00BD4742" w:rsidP="00EA4BE8">
      <w:pPr>
        <w:rPr>
          <w:rFonts w:asciiTheme="majorHAnsi" w:hAnsiTheme="majorHAnsi" w:cstheme="majorHAnsi"/>
        </w:rPr>
      </w:pPr>
    </w:p>
    <w:p w14:paraId="2DC90096" w14:textId="16149416" w:rsidR="003A5D18" w:rsidRPr="00AE3AFA" w:rsidRDefault="003A5D18" w:rsidP="003A5D18">
      <w:pPr>
        <w:pStyle w:val="afb"/>
        <w:numPr>
          <w:ilvl w:val="0"/>
          <w:numId w:val="26"/>
        </w:numPr>
        <w:rPr>
          <w:ins w:id="141" w:author="作成者"/>
          <w:rFonts w:asciiTheme="majorHAnsi" w:hAnsiTheme="majorHAnsi" w:cstheme="majorHAnsi"/>
        </w:rPr>
      </w:pPr>
      <w:ins w:id="142" w:author="作成者">
        <w:r w:rsidRPr="00AE3AFA">
          <w:rPr>
            <w:rFonts w:asciiTheme="majorHAnsi" w:hAnsiTheme="majorHAnsi" w:cstheme="majorHAnsi"/>
          </w:rPr>
          <w:t>Parallel merge tab</w:t>
        </w:r>
        <w:r w:rsidRPr="00AE3AFA">
          <w:rPr>
            <w:rFonts w:asciiTheme="majorHAnsi" w:hAnsiTheme="majorHAnsi" w:cstheme="majorHAnsi"/>
          </w:rPr>
          <w:br/>
        </w:r>
        <w:r w:rsidRPr="00AE3AFA">
          <w:rPr>
            <w:rFonts w:asciiTheme="majorHAnsi" w:hAnsiTheme="majorHAnsi" w:cstheme="majorHAnsi"/>
          </w:rPr>
          <w:t>・</w:t>
        </w:r>
        <w:r w:rsidRPr="00AE3AFA">
          <w:rPr>
            <w:rFonts w:asciiTheme="majorHAnsi" w:hAnsiTheme="majorHAnsi" w:cstheme="majorHAnsi"/>
          </w:rPr>
          <w:t>This tab is displayed if “Parallel merge” is selected in the Node list’s Function tab.</w:t>
        </w:r>
        <w:r w:rsidRPr="00AE3AFA">
          <w:rPr>
            <w:rFonts w:asciiTheme="majorHAnsi" w:hAnsiTheme="majorHAnsi" w:cstheme="majorHAnsi"/>
          </w:rPr>
          <w:br/>
        </w:r>
        <w:r w:rsidRPr="00AE3AFA">
          <w:rPr>
            <w:rFonts w:asciiTheme="majorHAnsi" w:hAnsiTheme="majorHAnsi" w:cstheme="majorHAnsi"/>
          </w:rPr>
          <w:t>・</w:t>
        </w:r>
        <w:r w:rsidRPr="00AE3AFA">
          <w:rPr>
            <w:rFonts w:asciiTheme="majorHAnsi" w:hAnsiTheme="majorHAnsi" w:cstheme="majorHAnsi"/>
          </w:rPr>
          <w:t>The items found in the tab are as following.</w:t>
        </w:r>
      </w:ins>
    </w:p>
    <w:p w14:paraId="75AEC604" w14:textId="754D33CC" w:rsidR="00BD4742" w:rsidRPr="00AE3AFA" w:rsidDel="003A5D18" w:rsidRDefault="00BD4742" w:rsidP="00C72DC3">
      <w:pPr>
        <w:pStyle w:val="afb"/>
        <w:numPr>
          <w:ilvl w:val="0"/>
          <w:numId w:val="26"/>
        </w:numPr>
        <w:rPr>
          <w:del w:id="143" w:author="作成者"/>
          <w:rFonts w:asciiTheme="majorHAnsi" w:hAnsiTheme="majorHAnsi" w:cstheme="majorHAnsi"/>
        </w:rPr>
      </w:pPr>
      <w:del w:id="144" w:author="作成者">
        <w:r w:rsidRPr="00AE3AFA" w:rsidDel="003A5D18">
          <w:rPr>
            <w:rFonts w:asciiTheme="majorHAnsi" w:hAnsiTheme="majorHAnsi" w:cstheme="majorHAnsi"/>
          </w:rPr>
          <w:delText>Conditional branch</w:delText>
        </w:r>
        <w:r w:rsidR="00842507" w:rsidRPr="00AE3AFA" w:rsidDel="003A5D18">
          <w:rPr>
            <w:rFonts w:asciiTheme="majorHAnsi" w:hAnsiTheme="majorHAnsi" w:cstheme="majorHAnsi"/>
          </w:rPr>
          <w:delText xml:space="preserve"> detail</w:delText>
        </w:r>
        <w:r w:rsidR="00DD4584" w:rsidRPr="00AE3AFA" w:rsidDel="003A5D18">
          <w:rPr>
            <w:rFonts w:asciiTheme="majorHAnsi" w:hAnsiTheme="majorHAnsi" w:cstheme="majorHAnsi"/>
          </w:rPr>
          <w:delText>s</w:delText>
        </w:r>
        <w:r w:rsidR="00842507" w:rsidRPr="00AE3AFA" w:rsidDel="003A5D18">
          <w:rPr>
            <w:rFonts w:asciiTheme="majorHAnsi" w:hAnsiTheme="majorHAnsi" w:cstheme="majorHAnsi"/>
          </w:rPr>
          <w:delText xml:space="preserve"> and input items</w:delText>
        </w:r>
      </w:del>
    </w:p>
    <w:p w14:paraId="4CEF7D9D" w14:textId="77777777" w:rsidR="00651EC0" w:rsidRPr="00AE3AFA" w:rsidRDefault="00651EC0" w:rsidP="00C83A82">
      <w:pPr>
        <w:rPr>
          <w:rFonts w:asciiTheme="majorHAnsi" w:hAnsiTheme="majorHAnsi" w:cstheme="majorHAnsi"/>
        </w:rPr>
      </w:pPr>
    </w:p>
    <w:p w14:paraId="1AB2DB1C" w14:textId="0BC5E5BE" w:rsidR="00D14953" w:rsidRPr="00AE3AFA" w:rsidRDefault="00C72A9C" w:rsidP="00D14953">
      <w:pPr>
        <w:jc w:val="center"/>
        <w:rPr>
          <w:rFonts w:asciiTheme="majorHAnsi" w:hAnsiTheme="majorHAnsi" w:cstheme="majorHAnsi"/>
          <w:b/>
        </w:rPr>
      </w:pPr>
      <w:r w:rsidRPr="00AE3AFA">
        <w:rPr>
          <w:rFonts w:asciiTheme="majorHAnsi" w:hAnsiTheme="majorHAnsi" w:cstheme="majorHAnsi"/>
          <w:b/>
        </w:rPr>
        <w:t xml:space="preserve">Table </w:t>
      </w:r>
      <w:r w:rsidR="00D14953" w:rsidRPr="00AE3AFA">
        <w:rPr>
          <w:rFonts w:asciiTheme="majorHAnsi" w:hAnsiTheme="majorHAnsi" w:cstheme="majorHAnsi"/>
          <w:b/>
        </w:rPr>
        <w:fldChar w:fldCharType="begin"/>
      </w:r>
      <w:r w:rsidR="00D14953" w:rsidRPr="00AE3AFA">
        <w:rPr>
          <w:rFonts w:asciiTheme="majorHAnsi" w:hAnsiTheme="majorHAnsi" w:cstheme="majorHAnsi"/>
          <w:b/>
        </w:rPr>
        <w:instrText xml:space="preserve"> STYLEREF 1 \s </w:instrText>
      </w:r>
      <w:r w:rsidR="00D14953" w:rsidRPr="00AE3AFA">
        <w:rPr>
          <w:rFonts w:asciiTheme="majorHAnsi" w:hAnsiTheme="majorHAnsi" w:cstheme="majorHAnsi"/>
          <w:b/>
        </w:rPr>
        <w:fldChar w:fldCharType="separate"/>
      </w:r>
      <w:r w:rsidR="00A6356E">
        <w:rPr>
          <w:rFonts w:asciiTheme="majorHAnsi" w:hAnsiTheme="majorHAnsi" w:cstheme="majorHAnsi"/>
          <w:b/>
          <w:noProof/>
        </w:rPr>
        <w:t>4</w:t>
      </w:r>
      <w:r w:rsidR="00D14953" w:rsidRPr="00AE3AFA">
        <w:rPr>
          <w:rFonts w:asciiTheme="majorHAnsi" w:hAnsiTheme="majorHAnsi" w:cstheme="majorHAnsi"/>
          <w:b/>
        </w:rPr>
        <w:fldChar w:fldCharType="end"/>
      </w:r>
      <w:r w:rsidR="00D14953" w:rsidRPr="00AE3AFA">
        <w:rPr>
          <w:rFonts w:asciiTheme="majorHAnsi" w:hAnsiTheme="majorHAnsi" w:cstheme="majorHAnsi"/>
          <w:b/>
        </w:rPr>
        <w:t>.1-</w:t>
      </w:r>
      <w:r w:rsidR="00651EC0" w:rsidRPr="00AE3AFA">
        <w:rPr>
          <w:rFonts w:asciiTheme="majorHAnsi" w:hAnsiTheme="majorHAnsi" w:cstheme="majorHAnsi"/>
          <w:b/>
        </w:rPr>
        <w:t>13</w:t>
      </w:r>
      <w:r w:rsidR="00D14953" w:rsidRPr="00AE3AFA">
        <w:rPr>
          <w:rFonts w:asciiTheme="majorHAnsi" w:hAnsiTheme="majorHAnsi" w:cstheme="majorHAnsi"/>
          <w:b/>
        </w:rPr>
        <w:t xml:space="preserve">　</w:t>
      </w:r>
      <w:r w:rsidR="008934D5" w:rsidRPr="00AE3AFA">
        <w:rPr>
          <w:rFonts w:asciiTheme="majorHAnsi" w:hAnsiTheme="majorHAnsi" w:cstheme="majorHAnsi"/>
          <w:b/>
        </w:rPr>
        <w:t xml:space="preserve"> </w:t>
      </w:r>
      <w:r w:rsidR="00A24139" w:rsidRPr="00AE3AFA">
        <w:rPr>
          <w:rFonts w:asciiTheme="majorHAnsi" w:hAnsiTheme="majorHAnsi" w:cstheme="majorHAnsi"/>
          <w:b/>
        </w:rPr>
        <w:t>“Merge” tab</w:t>
      </w:r>
    </w:p>
    <w:tbl>
      <w:tblPr>
        <w:tblStyle w:val="aa"/>
        <w:tblW w:w="9493" w:type="dxa"/>
        <w:tblLayout w:type="fixed"/>
        <w:tblLook w:val="04A0" w:firstRow="1" w:lastRow="0" w:firstColumn="1" w:lastColumn="0" w:noHBand="0" w:noVBand="1"/>
      </w:tblPr>
      <w:tblGrid>
        <w:gridCol w:w="1413"/>
        <w:gridCol w:w="4678"/>
        <w:gridCol w:w="992"/>
        <w:gridCol w:w="992"/>
        <w:gridCol w:w="1418"/>
      </w:tblGrid>
      <w:tr w:rsidR="00C72A9C" w:rsidRPr="00AE3AFA" w14:paraId="015362A6" w14:textId="77777777" w:rsidTr="00730226">
        <w:tc>
          <w:tcPr>
            <w:tcW w:w="1413" w:type="dxa"/>
            <w:shd w:val="clear" w:color="auto" w:fill="002B62"/>
          </w:tcPr>
          <w:p w14:paraId="5A8C8A4D"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4678" w:type="dxa"/>
            <w:shd w:val="clear" w:color="auto" w:fill="002B62"/>
          </w:tcPr>
          <w:p w14:paraId="5CA2909A"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992" w:type="dxa"/>
            <w:shd w:val="clear" w:color="auto" w:fill="002B62"/>
          </w:tcPr>
          <w:p w14:paraId="63923B9C"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required</w:t>
            </w:r>
          </w:p>
        </w:tc>
        <w:tc>
          <w:tcPr>
            <w:tcW w:w="992" w:type="dxa"/>
            <w:shd w:val="clear" w:color="auto" w:fill="002B62"/>
          </w:tcPr>
          <w:p w14:paraId="7C05BD70"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type</w:t>
            </w:r>
          </w:p>
        </w:tc>
        <w:tc>
          <w:tcPr>
            <w:tcW w:w="1418" w:type="dxa"/>
            <w:shd w:val="clear" w:color="auto" w:fill="002B62"/>
          </w:tcPr>
          <w:p w14:paraId="034175DD"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w:t>
            </w:r>
          </w:p>
        </w:tc>
      </w:tr>
      <w:tr w:rsidR="00D14953" w:rsidRPr="00AE3AFA" w14:paraId="37DFFE00" w14:textId="77777777" w:rsidTr="00730226">
        <w:tc>
          <w:tcPr>
            <w:tcW w:w="1413" w:type="dxa"/>
          </w:tcPr>
          <w:p w14:paraId="76FC3918" w14:textId="77777777" w:rsidR="00D14953" w:rsidRPr="00AE3AFA" w:rsidRDefault="00D14953" w:rsidP="00532072">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case</w:t>
            </w:r>
          </w:p>
        </w:tc>
        <w:tc>
          <w:tcPr>
            <w:tcW w:w="4678" w:type="dxa"/>
          </w:tcPr>
          <w:p w14:paraId="452746CC" w14:textId="77777777" w:rsidR="00D14953" w:rsidRPr="00AE3AFA" w:rsidRDefault="00730226" w:rsidP="00532072">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 the number of parallel operation.</w:t>
            </w:r>
          </w:p>
          <w:p w14:paraId="0ED3DB4D" w14:textId="77777777" w:rsidR="00730226" w:rsidRPr="00AE3AFA" w:rsidRDefault="00730226" w:rsidP="0073022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2 branches is set on default, click the following to add or delete branch.</w:t>
            </w:r>
          </w:p>
          <w:p w14:paraId="7090CE9E" w14:textId="77777777" w:rsidR="00D14953" w:rsidRPr="00AE3AFA" w:rsidRDefault="00D14953" w:rsidP="00532072">
            <w:pPr>
              <w:spacing w:line="240" w:lineRule="exact"/>
              <w:ind w:firstLineChars="50" w:firstLine="90"/>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Add</w:t>
            </w:r>
          </w:p>
          <w:p w14:paraId="7E5385B2" w14:textId="77777777" w:rsidR="00D14953" w:rsidRPr="00AE3AFA" w:rsidRDefault="00D14953" w:rsidP="00532072">
            <w:pPr>
              <w:spacing w:line="240" w:lineRule="exact"/>
              <w:ind w:firstLineChars="50" w:firstLine="90"/>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Del</w:t>
            </w:r>
            <w:r w:rsidR="00842507" w:rsidRPr="00AE3AFA">
              <w:rPr>
                <w:rFonts w:asciiTheme="majorHAnsi" w:hAnsiTheme="majorHAnsi" w:cstheme="majorHAnsi"/>
                <w:color w:val="000000"/>
                <w:sz w:val="18"/>
                <w:szCs w:val="18"/>
                <w:shd w:val="clear" w:color="auto" w:fill="FFFFFF"/>
              </w:rPr>
              <w:t>e</w:t>
            </w:r>
            <w:r w:rsidRPr="00AE3AFA">
              <w:rPr>
                <w:rFonts w:asciiTheme="majorHAnsi" w:hAnsiTheme="majorHAnsi" w:cstheme="majorHAnsi"/>
                <w:color w:val="000000"/>
                <w:sz w:val="18"/>
                <w:szCs w:val="18"/>
                <w:shd w:val="clear" w:color="auto" w:fill="FFFFFF"/>
              </w:rPr>
              <w:t>te</w:t>
            </w:r>
          </w:p>
        </w:tc>
        <w:tc>
          <w:tcPr>
            <w:tcW w:w="992" w:type="dxa"/>
          </w:tcPr>
          <w:p w14:paraId="653CF912" w14:textId="77777777" w:rsidR="00D14953" w:rsidRPr="00AE3AFA" w:rsidRDefault="00D14953" w:rsidP="00532072">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2" w:type="dxa"/>
          </w:tcPr>
          <w:p w14:paraId="6F2C07AB" w14:textId="77777777" w:rsidR="00D14953" w:rsidRPr="00AE3AFA" w:rsidRDefault="00C72A9C" w:rsidP="00673C8F">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418" w:type="dxa"/>
          </w:tcPr>
          <w:p w14:paraId="072F2D0D" w14:textId="77777777" w:rsidR="00D14953" w:rsidRPr="00AE3AFA" w:rsidRDefault="00D14953" w:rsidP="00532072">
            <w:pPr>
              <w:spacing w:line="240" w:lineRule="exact"/>
              <w:jc w:val="center"/>
              <w:rPr>
                <w:rFonts w:asciiTheme="majorHAnsi" w:hAnsiTheme="majorHAnsi" w:cstheme="majorHAnsi"/>
                <w:color w:val="000000"/>
                <w:sz w:val="18"/>
                <w:szCs w:val="18"/>
                <w:shd w:val="clear" w:color="auto" w:fill="FFFFFF"/>
              </w:rPr>
            </w:pPr>
          </w:p>
        </w:tc>
      </w:tr>
      <w:tr w:rsidR="00A24139" w:rsidRPr="00AE3AFA" w14:paraId="284241A1" w14:textId="77777777" w:rsidTr="00730226">
        <w:tc>
          <w:tcPr>
            <w:tcW w:w="1413" w:type="dxa"/>
          </w:tcPr>
          <w:p w14:paraId="27201B45" w14:textId="77777777" w:rsidR="00A24139" w:rsidRPr="00AE3AFA" w:rsidRDefault="00A24139" w:rsidP="00A24139">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Note</w:t>
            </w:r>
          </w:p>
        </w:tc>
        <w:tc>
          <w:tcPr>
            <w:tcW w:w="4678" w:type="dxa"/>
          </w:tcPr>
          <w:p w14:paraId="15C2F4AB" w14:textId="77777777" w:rsidR="00A24139" w:rsidRPr="00AE3AFA" w:rsidRDefault="00A24139" w:rsidP="00A24139">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a comment or a description regarding the Node.</w:t>
            </w:r>
          </w:p>
        </w:tc>
        <w:tc>
          <w:tcPr>
            <w:tcW w:w="992" w:type="dxa"/>
          </w:tcPr>
          <w:p w14:paraId="73310C59"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p>
        </w:tc>
        <w:tc>
          <w:tcPr>
            <w:tcW w:w="992" w:type="dxa"/>
          </w:tcPr>
          <w:p w14:paraId="3BB3B66E"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418" w:type="dxa"/>
          </w:tcPr>
          <w:p w14:paraId="786A7CCA"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p>
        </w:tc>
      </w:tr>
    </w:tbl>
    <w:p w14:paraId="10DC74DD" w14:textId="77777777" w:rsidR="00D14953" w:rsidRPr="00AE3AFA" w:rsidRDefault="00D14953" w:rsidP="00EA4BE8">
      <w:pPr>
        <w:rPr>
          <w:rFonts w:asciiTheme="majorHAnsi" w:hAnsiTheme="majorHAnsi" w:cstheme="majorHAnsi"/>
        </w:rPr>
      </w:pPr>
    </w:p>
    <w:p w14:paraId="747BFEAD" w14:textId="77777777" w:rsidR="00BD4742" w:rsidRPr="00AE3AFA" w:rsidRDefault="00BD4742" w:rsidP="00BD4742">
      <w:pPr>
        <w:jc w:val="center"/>
        <w:rPr>
          <w:rFonts w:asciiTheme="majorHAnsi" w:hAnsiTheme="majorHAnsi" w:cstheme="majorHAnsi"/>
        </w:rPr>
      </w:pPr>
      <w:r w:rsidRPr="00AE3AFA">
        <w:rPr>
          <w:rFonts w:asciiTheme="majorHAnsi" w:hAnsiTheme="majorHAnsi" w:cstheme="majorHAnsi"/>
          <w:noProof/>
        </w:rPr>
        <w:lastRenderedPageBreak/>
        <w:drawing>
          <wp:inline distT="0" distB="0" distL="0" distR="0" wp14:anchorId="7BFDD081" wp14:editId="5334D481">
            <wp:extent cx="1936750" cy="953679"/>
            <wp:effectExtent l="0" t="0" r="6350" b="0"/>
            <wp:docPr id="81"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0"/>
                    <pic:cNvPicPr>
                      <a:picLocks noChangeAspect="1"/>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1947444" cy="958945"/>
                    </a:xfrm>
                    <a:prstGeom prst="rect">
                      <a:avLst/>
                    </a:prstGeom>
                    <a:ln>
                      <a:noFill/>
                    </a:ln>
                    <a:extLst>
                      <a:ext uri="{53640926-AAD7-44D8-BBD7-CCE9431645EC}">
                        <a14:shadowObscured xmlns:a14="http://schemas.microsoft.com/office/drawing/2010/main"/>
                      </a:ext>
                    </a:extLst>
                  </pic:spPr>
                </pic:pic>
              </a:graphicData>
            </a:graphic>
          </wp:inline>
        </w:drawing>
      </w:r>
    </w:p>
    <w:p w14:paraId="53E61C1F" w14:textId="4C112683" w:rsidR="00BD4742" w:rsidRPr="00AE3AFA" w:rsidRDefault="00C72A9C" w:rsidP="00BD4742">
      <w:pPr>
        <w:jc w:val="center"/>
        <w:rPr>
          <w:ins w:id="145" w:author="作成者"/>
          <w:rFonts w:asciiTheme="majorHAnsi" w:hAnsiTheme="majorHAnsi" w:cstheme="majorHAnsi"/>
          <w:b/>
        </w:rPr>
      </w:pPr>
      <w:r w:rsidRPr="00AE3AFA">
        <w:rPr>
          <w:rFonts w:asciiTheme="majorHAnsi" w:hAnsiTheme="majorHAnsi" w:cstheme="majorHAnsi"/>
          <w:b/>
        </w:rPr>
        <w:t>Figure</w:t>
      </w:r>
      <w:r w:rsidR="00BD4742" w:rsidRPr="00AE3AFA">
        <w:rPr>
          <w:rFonts w:asciiTheme="majorHAnsi" w:hAnsiTheme="majorHAnsi" w:cstheme="majorHAnsi"/>
          <w:b/>
        </w:rPr>
        <w:t xml:space="preserve"> </w:t>
      </w:r>
      <w:r w:rsidR="00BD4742" w:rsidRPr="00AE3AFA">
        <w:rPr>
          <w:rFonts w:asciiTheme="majorHAnsi" w:hAnsiTheme="majorHAnsi" w:cstheme="majorHAnsi"/>
          <w:b/>
        </w:rPr>
        <w:fldChar w:fldCharType="begin"/>
      </w:r>
      <w:r w:rsidR="00BD4742" w:rsidRPr="00AE3AFA">
        <w:rPr>
          <w:rFonts w:asciiTheme="majorHAnsi" w:hAnsiTheme="majorHAnsi" w:cstheme="majorHAnsi"/>
          <w:b/>
        </w:rPr>
        <w:instrText xml:space="preserve"> STYLEREF 2 \s </w:instrText>
      </w:r>
      <w:r w:rsidR="00BD4742" w:rsidRPr="00AE3AFA">
        <w:rPr>
          <w:rFonts w:asciiTheme="majorHAnsi" w:hAnsiTheme="majorHAnsi" w:cstheme="majorHAnsi"/>
          <w:b/>
        </w:rPr>
        <w:fldChar w:fldCharType="separate"/>
      </w:r>
      <w:r w:rsidR="00A6356E">
        <w:rPr>
          <w:rFonts w:asciiTheme="majorHAnsi" w:hAnsiTheme="majorHAnsi" w:cstheme="majorHAnsi"/>
          <w:b/>
          <w:noProof/>
        </w:rPr>
        <w:t>4.1</w:t>
      </w:r>
      <w:r w:rsidR="00BD4742" w:rsidRPr="00AE3AFA">
        <w:rPr>
          <w:rFonts w:asciiTheme="majorHAnsi" w:hAnsiTheme="majorHAnsi" w:cstheme="majorHAnsi"/>
          <w:b/>
        </w:rPr>
        <w:fldChar w:fldCharType="end"/>
      </w:r>
      <w:r w:rsidR="00BD4742" w:rsidRPr="00AE3AFA">
        <w:rPr>
          <w:rFonts w:asciiTheme="majorHAnsi" w:hAnsiTheme="majorHAnsi" w:cstheme="majorHAnsi"/>
          <w:b/>
        </w:rPr>
        <w:noBreakHyphen/>
      </w:r>
      <w:commentRangeStart w:id="146"/>
      <w:del w:id="147" w:author="作成者">
        <w:r w:rsidR="00651EC0" w:rsidRPr="00AE3AFA" w:rsidDel="00530326">
          <w:rPr>
            <w:rFonts w:asciiTheme="majorHAnsi" w:hAnsiTheme="majorHAnsi" w:cstheme="majorHAnsi"/>
            <w:b/>
          </w:rPr>
          <w:delText>21</w:delText>
        </w:r>
        <w:commentRangeEnd w:id="146"/>
        <w:r w:rsidR="00740C1B" w:rsidRPr="00AE3AFA" w:rsidDel="00530326">
          <w:rPr>
            <w:rStyle w:val="af5"/>
            <w:rFonts w:asciiTheme="majorHAnsi" w:hAnsiTheme="majorHAnsi" w:cstheme="majorHAnsi"/>
          </w:rPr>
          <w:commentReference w:id="146"/>
        </w:r>
        <w:r w:rsidRPr="00AE3AFA" w:rsidDel="00530326">
          <w:rPr>
            <w:rFonts w:asciiTheme="majorHAnsi" w:hAnsiTheme="majorHAnsi" w:cstheme="majorHAnsi"/>
            <w:b/>
          </w:rPr>
          <w:delText xml:space="preserve"> </w:delText>
        </w:r>
      </w:del>
      <w:ins w:id="148" w:author="作成者">
        <w:r w:rsidR="00530326" w:rsidRPr="00AE3AFA">
          <w:rPr>
            <w:rFonts w:asciiTheme="majorHAnsi" w:hAnsiTheme="majorHAnsi" w:cstheme="majorHAnsi"/>
            <w:b/>
          </w:rPr>
          <w:t xml:space="preserve">22 </w:t>
        </w:r>
        <w:r w:rsidR="00AE2E86" w:rsidRPr="00AE3AFA">
          <w:rPr>
            <w:rFonts w:asciiTheme="majorHAnsi" w:hAnsiTheme="majorHAnsi" w:cstheme="majorHAnsi"/>
            <w:b/>
          </w:rPr>
          <w:t>“</w:t>
        </w:r>
      </w:ins>
      <w:del w:id="149" w:author="作成者">
        <w:r w:rsidRPr="00AE3AFA" w:rsidDel="00AE2E86">
          <w:rPr>
            <w:rFonts w:asciiTheme="majorHAnsi" w:hAnsiTheme="majorHAnsi" w:cstheme="majorHAnsi"/>
            <w:b/>
          </w:rPr>
          <w:delText>Detail and input items (</w:delText>
        </w:r>
        <w:r w:rsidR="00BD4742" w:rsidRPr="00AE3AFA" w:rsidDel="00AE2E86">
          <w:rPr>
            <w:rFonts w:asciiTheme="majorHAnsi" w:hAnsiTheme="majorHAnsi" w:cstheme="majorHAnsi"/>
            <w:b/>
          </w:rPr>
          <w:delText xml:space="preserve">Parallel </w:delText>
        </w:r>
      </w:del>
      <w:ins w:id="150" w:author="作成者">
        <w:r w:rsidR="00AE2E86" w:rsidRPr="00AE3AFA">
          <w:rPr>
            <w:rFonts w:asciiTheme="majorHAnsi" w:hAnsiTheme="majorHAnsi" w:cstheme="majorHAnsi"/>
            <w:b/>
          </w:rPr>
          <w:t>M</w:t>
        </w:r>
      </w:ins>
      <w:del w:id="151" w:author="作成者">
        <w:r w:rsidR="00BD4742" w:rsidRPr="00AE3AFA" w:rsidDel="00AE2E86">
          <w:rPr>
            <w:rFonts w:asciiTheme="majorHAnsi" w:hAnsiTheme="majorHAnsi" w:cstheme="majorHAnsi"/>
            <w:b/>
          </w:rPr>
          <w:delText>m</w:delText>
        </w:r>
      </w:del>
      <w:r w:rsidR="00BD4742" w:rsidRPr="00AE3AFA">
        <w:rPr>
          <w:rFonts w:asciiTheme="majorHAnsi" w:hAnsiTheme="majorHAnsi" w:cstheme="majorHAnsi"/>
          <w:b/>
        </w:rPr>
        <w:t>erge</w:t>
      </w:r>
      <w:ins w:id="152" w:author="作成者">
        <w:r w:rsidR="00AE2E86" w:rsidRPr="00AE3AFA">
          <w:rPr>
            <w:rFonts w:asciiTheme="majorHAnsi" w:hAnsiTheme="majorHAnsi" w:cstheme="majorHAnsi"/>
            <w:b/>
          </w:rPr>
          <w:t>” tab</w:t>
        </w:r>
      </w:ins>
      <w:del w:id="153" w:author="作成者">
        <w:r w:rsidR="00B557DE" w:rsidRPr="00AE3AFA" w:rsidDel="00AE2E86">
          <w:rPr>
            <w:rFonts w:asciiTheme="majorHAnsi" w:hAnsiTheme="majorHAnsi" w:cstheme="majorHAnsi"/>
            <w:b/>
          </w:rPr>
          <w:delText>)</w:delText>
        </w:r>
      </w:del>
    </w:p>
    <w:p w14:paraId="4842B79C" w14:textId="77777777" w:rsidR="00AE2E86" w:rsidRPr="00AE3AFA" w:rsidRDefault="00AE2E86">
      <w:pPr>
        <w:pStyle w:val="afb"/>
        <w:numPr>
          <w:ilvl w:val="0"/>
          <w:numId w:val="26"/>
        </w:numPr>
        <w:rPr>
          <w:ins w:id="154" w:author="作成者"/>
          <w:rFonts w:asciiTheme="majorHAnsi" w:hAnsiTheme="majorHAnsi" w:cstheme="majorHAnsi"/>
        </w:rPr>
        <w:pPrChange w:id="155" w:author="作成者">
          <w:pPr>
            <w:pStyle w:val="afb"/>
            <w:numPr>
              <w:numId w:val="30"/>
            </w:numPr>
            <w:ind w:left="562" w:hanging="420"/>
          </w:pPr>
        </w:pPrChange>
      </w:pPr>
      <w:ins w:id="156" w:author="作成者">
        <w:r w:rsidRPr="00AE3AFA">
          <w:rPr>
            <w:rFonts w:asciiTheme="majorHAnsi" w:hAnsiTheme="majorHAnsi" w:cstheme="majorHAnsi"/>
          </w:rPr>
          <w:t>“End ”tab</w:t>
        </w:r>
      </w:ins>
    </w:p>
    <w:p w14:paraId="40163476" w14:textId="57A1A0AB" w:rsidR="00AE2E86" w:rsidRPr="00AE3AFA" w:rsidRDefault="00AE2E86">
      <w:pPr>
        <w:pStyle w:val="afb"/>
        <w:ind w:left="420" w:firstLine="0"/>
        <w:rPr>
          <w:ins w:id="157" w:author="作成者"/>
          <w:rFonts w:asciiTheme="majorHAnsi" w:hAnsiTheme="majorHAnsi" w:cstheme="majorHAnsi"/>
        </w:rPr>
        <w:pPrChange w:id="158" w:author="作成者">
          <w:pPr>
            <w:pStyle w:val="afb"/>
            <w:numPr>
              <w:numId w:val="30"/>
            </w:numPr>
            <w:ind w:left="562" w:hanging="420"/>
          </w:pPr>
        </w:pPrChange>
      </w:pPr>
      <w:ins w:id="159" w:author="作成者">
        <w:r w:rsidRPr="00AE3AFA">
          <w:rPr>
            <w:rFonts w:asciiTheme="majorHAnsi" w:hAnsiTheme="majorHAnsi" w:cstheme="majorHAnsi"/>
          </w:rPr>
          <w:t>・</w:t>
        </w:r>
        <w:r w:rsidR="003A5D18" w:rsidRPr="00AE3AFA">
          <w:rPr>
            <w:rFonts w:asciiTheme="majorHAnsi" w:hAnsiTheme="majorHAnsi" w:cstheme="majorHAnsi"/>
          </w:rPr>
          <w:t>This tab is displayed if “End” is selected in the Node list’s Function tab.</w:t>
        </w:r>
      </w:ins>
    </w:p>
    <w:p w14:paraId="2EE77446" w14:textId="44F92356" w:rsidR="00AE2E86" w:rsidRPr="00AE3AFA" w:rsidRDefault="00AE2E86">
      <w:pPr>
        <w:pStyle w:val="afb"/>
        <w:ind w:firstLine="420"/>
        <w:rPr>
          <w:ins w:id="160" w:author="作成者"/>
          <w:rFonts w:asciiTheme="majorHAnsi" w:hAnsiTheme="majorHAnsi" w:cstheme="majorHAnsi"/>
        </w:rPr>
        <w:pPrChange w:id="161" w:author="作成者">
          <w:pPr>
            <w:pStyle w:val="afb"/>
            <w:numPr>
              <w:numId w:val="30"/>
            </w:numPr>
            <w:ind w:left="562" w:hanging="420"/>
          </w:pPr>
        </w:pPrChange>
      </w:pPr>
      <w:ins w:id="162" w:author="作成者">
        <w:r w:rsidRPr="00AE3AFA">
          <w:rPr>
            <w:rFonts w:asciiTheme="majorHAnsi" w:hAnsiTheme="majorHAnsi" w:cstheme="majorHAnsi"/>
          </w:rPr>
          <w:t>・</w:t>
        </w:r>
        <w:r w:rsidRPr="00AE3AFA">
          <w:rPr>
            <w:rFonts w:asciiTheme="majorHAnsi" w:hAnsiTheme="majorHAnsi" w:cstheme="majorHAnsi"/>
          </w:rPr>
          <w:t>Item listed in tab are following</w:t>
        </w:r>
      </w:ins>
    </w:p>
    <w:p w14:paraId="0064805E" w14:textId="77777777" w:rsidR="00AE2E86" w:rsidRPr="00AE3AFA" w:rsidRDefault="00AE2E86" w:rsidP="00AE2E86">
      <w:pPr>
        <w:pStyle w:val="afb"/>
        <w:ind w:left="1680" w:firstLine="0"/>
        <w:rPr>
          <w:ins w:id="163" w:author="作成者"/>
          <w:rFonts w:asciiTheme="majorHAnsi" w:hAnsiTheme="majorHAnsi" w:cstheme="majorHAnsi"/>
        </w:rPr>
      </w:pPr>
    </w:p>
    <w:p w14:paraId="2A9D4EF2" w14:textId="32998F6F" w:rsidR="00AE2E86" w:rsidRPr="00AE3AFA" w:rsidRDefault="003A5D18" w:rsidP="00AE2E86">
      <w:pPr>
        <w:pStyle w:val="af1"/>
        <w:jc w:val="center"/>
        <w:rPr>
          <w:ins w:id="164" w:author="作成者"/>
          <w:rFonts w:asciiTheme="majorHAnsi" w:hAnsiTheme="majorHAnsi" w:cstheme="majorHAnsi"/>
        </w:rPr>
      </w:pPr>
      <w:ins w:id="165" w:author="作成者">
        <w:r w:rsidRPr="00AE3AFA">
          <w:rPr>
            <w:rFonts w:asciiTheme="majorHAnsi" w:hAnsiTheme="majorHAnsi" w:cstheme="majorHAnsi"/>
          </w:rPr>
          <w:t>Table</w:t>
        </w:r>
        <w:r w:rsidR="00AE2E86" w:rsidRPr="00AE3AFA">
          <w:rPr>
            <w:rFonts w:asciiTheme="majorHAnsi" w:hAnsiTheme="majorHAnsi" w:cstheme="majorHAnsi"/>
          </w:rPr>
          <w:t xml:space="preserve"> 4.1- </w:t>
        </w:r>
        <w:r w:rsidR="00AE2E86" w:rsidRPr="00AE3AFA">
          <w:rPr>
            <w:rFonts w:asciiTheme="majorHAnsi" w:hAnsiTheme="majorHAnsi" w:cstheme="majorHAnsi"/>
          </w:rPr>
          <w:fldChar w:fldCharType="begin"/>
        </w:r>
        <w:r w:rsidR="00AE2E86" w:rsidRPr="00AE3AFA">
          <w:rPr>
            <w:rFonts w:asciiTheme="majorHAnsi" w:hAnsiTheme="majorHAnsi" w:cstheme="majorHAnsi"/>
          </w:rPr>
          <w:instrText xml:space="preserve"> SEQ </w:instrText>
        </w:r>
        <w:r w:rsidR="00AE2E86" w:rsidRPr="00AE3AFA">
          <w:rPr>
            <w:rFonts w:asciiTheme="majorHAnsi" w:hAnsiTheme="majorHAnsi" w:cstheme="majorHAnsi"/>
          </w:rPr>
          <w:instrText>表</w:instrText>
        </w:r>
        <w:r w:rsidR="00AE2E86" w:rsidRPr="00AE3AFA">
          <w:rPr>
            <w:rFonts w:asciiTheme="majorHAnsi" w:hAnsiTheme="majorHAnsi" w:cstheme="majorHAnsi"/>
          </w:rPr>
          <w:instrText xml:space="preserve">_4.1- \* ARABIC </w:instrText>
        </w:r>
        <w:r w:rsidR="00AE2E86" w:rsidRPr="00AE3AFA">
          <w:rPr>
            <w:rFonts w:asciiTheme="majorHAnsi" w:hAnsiTheme="majorHAnsi" w:cstheme="majorHAnsi"/>
          </w:rPr>
          <w:fldChar w:fldCharType="separate"/>
        </w:r>
      </w:ins>
      <w:r w:rsidR="00A6356E">
        <w:rPr>
          <w:rFonts w:asciiTheme="majorHAnsi" w:hAnsiTheme="majorHAnsi" w:cstheme="majorHAnsi"/>
          <w:noProof/>
        </w:rPr>
        <w:t>3</w:t>
      </w:r>
      <w:ins w:id="166" w:author="作成者">
        <w:r w:rsidR="00AE2E86" w:rsidRPr="00AE3AFA">
          <w:rPr>
            <w:rFonts w:asciiTheme="majorHAnsi" w:hAnsiTheme="majorHAnsi" w:cstheme="majorHAnsi"/>
          </w:rPr>
          <w:fldChar w:fldCharType="end"/>
        </w:r>
        <w:r w:rsidR="00AE2E86" w:rsidRPr="00AE3AFA">
          <w:rPr>
            <w:rFonts w:asciiTheme="majorHAnsi" w:hAnsiTheme="majorHAnsi" w:cstheme="majorHAnsi"/>
          </w:rPr>
          <w:t xml:space="preserve">　</w:t>
        </w:r>
        <w:r w:rsidR="00AE2E86" w:rsidRPr="00AE3AFA">
          <w:rPr>
            <w:rFonts w:asciiTheme="majorHAnsi" w:hAnsiTheme="majorHAnsi" w:cstheme="majorHAnsi"/>
          </w:rPr>
          <w:t xml:space="preserve"> </w:t>
        </w:r>
        <w:r w:rsidRPr="00AE3AFA">
          <w:rPr>
            <w:rFonts w:asciiTheme="majorHAnsi" w:hAnsiTheme="majorHAnsi" w:cstheme="majorHAnsi"/>
          </w:rPr>
          <w:t>“End” tab</w:t>
        </w:r>
      </w:ins>
    </w:p>
    <w:tbl>
      <w:tblPr>
        <w:tblStyle w:val="aa"/>
        <w:tblW w:w="9640" w:type="dxa"/>
        <w:tblInd w:w="-5" w:type="dxa"/>
        <w:tblLayout w:type="fixed"/>
        <w:tblLook w:val="04A0" w:firstRow="1" w:lastRow="0" w:firstColumn="1" w:lastColumn="0" w:noHBand="0" w:noVBand="1"/>
        <w:tblPrChange w:id="167" w:author="作成者">
          <w:tblPr>
            <w:tblStyle w:val="aa"/>
            <w:tblW w:w="8393" w:type="dxa"/>
            <w:tblInd w:w="1242" w:type="dxa"/>
            <w:tblLayout w:type="fixed"/>
            <w:tblLook w:val="04A0" w:firstRow="1" w:lastRow="0" w:firstColumn="1" w:lastColumn="0" w:noHBand="0" w:noVBand="1"/>
          </w:tblPr>
        </w:tblPrChange>
      </w:tblPr>
      <w:tblGrid>
        <w:gridCol w:w="1418"/>
        <w:gridCol w:w="4678"/>
        <w:gridCol w:w="992"/>
        <w:gridCol w:w="992"/>
        <w:gridCol w:w="1560"/>
        <w:tblGridChange w:id="168">
          <w:tblGrid>
            <w:gridCol w:w="993"/>
            <w:gridCol w:w="4281"/>
            <w:gridCol w:w="142"/>
            <w:gridCol w:w="709"/>
            <w:gridCol w:w="141"/>
            <w:gridCol w:w="851"/>
            <w:gridCol w:w="142"/>
            <w:gridCol w:w="1134"/>
          </w:tblGrid>
        </w:tblGridChange>
      </w:tblGrid>
      <w:tr w:rsidR="003A5D18" w:rsidRPr="00AE3AFA" w14:paraId="040D2BBF" w14:textId="77777777" w:rsidTr="0025540B">
        <w:trPr>
          <w:ins w:id="169" w:author="作成者"/>
        </w:trPr>
        <w:tc>
          <w:tcPr>
            <w:tcW w:w="1418" w:type="dxa"/>
            <w:tcBorders>
              <w:top w:val="single" w:sz="4" w:space="0" w:color="auto"/>
              <w:left w:val="single" w:sz="4" w:space="0" w:color="auto"/>
              <w:bottom w:val="single" w:sz="4" w:space="0" w:color="auto"/>
              <w:right w:val="single" w:sz="4" w:space="0" w:color="auto"/>
            </w:tcBorders>
            <w:shd w:val="clear" w:color="auto" w:fill="002B62"/>
            <w:vAlign w:val="center"/>
            <w:hideMark/>
            <w:tcPrChange w:id="170" w:author="作成者">
              <w:tcPr>
                <w:tcW w:w="993" w:type="dxa"/>
                <w:tcBorders>
                  <w:top w:val="single" w:sz="4" w:space="0" w:color="auto"/>
                  <w:left w:val="single" w:sz="4" w:space="0" w:color="auto"/>
                  <w:bottom w:val="single" w:sz="4" w:space="0" w:color="auto"/>
                  <w:right w:val="single" w:sz="4" w:space="0" w:color="auto"/>
                </w:tcBorders>
                <w:shd w:val="clear" w:color="auto" w:fill="002B62"/>
                <w:vAlign w:val="center"/>
                <w:hideMark/>
              </w:tcPr>
            </w:tcPrChange>
          </w:tcPr>
          <w:p w14:paraId="6FEA679D" w14:textId="08287CC1" w:rsidR="00AE2E86" w:rsidRPr="00AE3AFA" w:rsidRDefault="003A5D18">
            <w:pPr>
              <w:spacing w:line="240" w:lineRule="exact"/>
              <w:jc w:val="center"/>
              <w:rPr>
                <w:ins w:id="171" w:author="作成者"/>
                <w:rFonts w:asciiTheme="majorHAnsi" w:hAnsiTheme="majorHAnsi" w:cstheme="majorHAnsi"/>
                <w:b/>
                <w:color w:val="FFFFFF" w:themeColor="background1"/>
                <w:sz w:val="18"/>
                <w:szCs w:val="18"/>
                <w:rPrChange w:id="172" w:author="作成者">
                  <w:rPr>
                    <w:ins w:id="173" w:author="作成者"/>
                    <w:rFonts w:asciiTheme="minorEastAsia" w:hAnsiTheme="minorEastAsia" w:cstheme="minorHAnsi"/>
                    <w:b/>
                    <w:color w:val="FFFFFF" w:themeColor="background1"/>
                    <w:sz w:val="18"/>
                    <w:szCs w:val="18"/>
                  </w:rPr>
                </w:rPrChange>
              </w:rPr>
            </w:pPr>
            <w:ins w:id="174" w:author="作成者">
              <w:r w:rsidRPr="00AE3AFA">
                <w:rPr>
                  <w:rFonts w:asciiTheme="majorHAnsi" w:hAnsiTheme="majorHAnsi" w:cstheme="majorHAnsi"/>
                  <w:b/>
                  <w:color w:val="FFFFFF" w:themeColor="background1"/>
                  <w:sz w:val="18"/>
                  <w:szCs w:val="18"/>
                  <w:rPrChange w:id="175" w:author="作成者">
                    <w:rPr>
                      <w:rFonts w:asciiTheme="minorEastAsia" w:hAnsiTheme="minorEastAsia" w:cstheme="minorHAnsi"/>
                      <w:b/>
                      <w:color w:val="FFFFFF" w:themeColor="background1"/>
                      <w:sz w:val="18"/>
                      <w:szCs w:val="18"/>
                    </w:rPr>
                  </w:rPrChange>
                </w:rPr>
                <w:t>Item</w:t>
              </w:r>
            </w:ins>
          </w:p>
        </w:tc>
        <w:tc>
          <w:tcPr>
            <w:tcW w:w="4678" w:type="dxa"/>
            <w:tcBorders>
              <w:top w:val="single" w:sz="4" w:space="0" w:color="auto"/>
              <w:left w:val="single" w:sz="4" w:space="0" w:color="auto"/>
              <w:bottom w:val="single" w:sz="4" w:space="0" w:color="auto"/>
              <w:right w:val="single" w:sz="4" w:space="0" w:color="auto"/>
            </w:tcBorders>
            <w:shd w:val="clear" w:color="auto" w:fill="002B62"/>
            <w:vAlign w:val="center"/>
            <w:hideMark/>
            <w:tcPrChange w:id="176" w:author="作成者">
              <w:tcPr>
                <w:tcW w:w="4281" w:type="dxa"/>
                <w:tcBorders>
                  <w:top w:val="single" w:sz="4" w:space="0" w:color="auto"/>
                  <w:left w:val="single" w:sz="4" w:space="0" w:color="auto"/>
                  <w:bottom w:val="single" w:sz="4" w:space="0" w:color="auto"/>
                  <w:right w:val="single" w:sz="4" w:space="0" w:color="auto"/>
                </w:tcBorders>
                <w:shd w:val="clear" w:color="auto" w:fill="002B62"/>
                <w:vAlign w:val="center"/>
                <w:hideMark/>
              </w:tcPr>
            </w:tcPrChange>
          </w:tcPr>
          <w:p w14:paraId="0E95E820" w14:textId="5FA676A2" w:rsidR="00AE2E86" w:rsidRPr="00AE3AFA" w:rsidRDefault="003A5D18">
            <w:pPr>
              <w:spacing w:line="240" w:lineRule="exact"/>
              <w:jc w:val="center"/>
              <w:rPr>
                <w:ins w:id="177" w:author="作成者"/>
                <w:rFonts w:asciiTheme="majorHAnsi" w:hAnsiTheme="majorHAnsi" w:cstheme="majorHAnsi"/>
                <w:b/>
                <w:color w:val="FFFFFF" w:themeColor="background1"/>
                <w:sz w:val="18"/>
                <w:szCs w:val="18"/>
                <w:rPrChange w:id="178" w:author="作成者">
                  <w:rPr>
                    <w:ins w:id="179" w:author="作成者"/>
                    <w:rFonts w:asciiTheme="minorEastAsia" w:hAnsiTheme="minorEastAsia" w:cstheme="minorHAnsi"/>
                    <w:b/>
                    <w:color w:val="FFFFFF" w:themeColor="background1"/>
                    <w:sz w:val="18"/>
                    <w:szCs w:val="18"/>
                  </w:rPr>
                </w:rPrChange>
              </w:rPr>
            </w:pPr>
            <w:ins w:id="180" w:author="作成者">
              <w:r w:rsidRPr="00AE3AFA">
                <w:rPr>
                  <w:rFonts w:asciiTheme="majorHAnsi" w:hAnsiTheme="majorHAnsi" w:cstheme="majorHAnsi"/>
                  <w:b/>
                  <w:color w:val="FFFFFF" w:themeColor="background1"/>
                  <w:sz w:val="18"/>
                  <w:szCs w:val="18"/>
                  <w:rPrChange w:id="181" w:author="作成者">
                    <w:rPr>
                      <w:rFonts w:asciiTheme="minorEastAsia" w:hAnsiTheme="minorEastAsia" w:cstheme="minorHAnsi"/>
                      <w:b/>
                      <w:color w:val="FFFFFF" w:themeColor="background1"/>
                      <w:sz w:val="18"/>
                      <w:szCs w:val="18"/>
                    </w:rPr>
                  </w:rPrChange>
                </w:rPr>
                <w:t>Description</w:t>
              </w:r>
            </w:ins>
          </w:p>
        </w:tc>
        <w:tc>
          <w:tcPr>
            <w:tcW w:w="992" w:type="dxa"/>
            <w:tcBorders>
              <w:top w:val="single" w:sz="4" w:space="0" w:color="auto"/>
              <w:left w:val="single" w:sz="4" w:space="0" w:color="auto"/>
              <w:bottom w:val="single" w:sz="4" w:space="0" w:color="auto"/>
              <w:right w:val="single" w:sz="4" w:space="0" w:color="auto"/>
            </w:tcBorders>
            <w:shd w:val="clear" w:color="auto" w:fill="002B62"/>
            <w:vAlign w:val="center"/>
            <w:hideMark/>
            <w:tcPrChange w:id="182" w:author="作成者">
              <w:tcPr>
                <w:tcW w:w="992" w:type="dxa"/>
                <w:gridSpan w:val="3"/>
                <w:tcBorders>
                  <w:top w:val="single" w:sz="4" w:space="0" w:color="auto"/>
                  <w:left w:val="single" w:sz="4" w:space="0" w:color="auto"/>
                  <w:bottom w:val="single" w:sz="4" w:space="0" w:color="auto"/>
                  <w:right w:val="single" w:sz="4" w:space="0" w:color="auto"/>
                </w:tcBorders>
                <w:shd w:val="clear" w:color="auto" w:fill="002B62"/>
                <w:vAlign w:val="center"/>
                <w:hideMark/>
              </w:tcPr>
            </w:tcPrChange>
          </w:tcPr>
          <w:p w14:paraId="42C7F087" w14:textId="17757360" w:rsidR="003A5D18" w:rsidRPr="00AE3AFA" w:rsidRDefault="003A5D18" w:rsidP="003A5D18">
            <w:pPr>
              <w:spacing w:line="240" w:lineRule="exact"/>
              <w:jc w:val="center"/>
              <w:rPr>
                <w:ins w:id="183" w:author="作成者"/>
                <w:rFonts w:asciiTheme="majorHAnsi" w:hAnsiTheme="majorHAnsi" w:cstheme="majorHAnsi"/>
                <w:b/>
                <w:color w:val="FFFFFF" w:themeColor="background1"/>
                <w:sz w:val="18"/>
                <w:szCs w:val="18"/>
                <w:rPrChange w:id="184" w:author="作成者">
                  <w:rPr>
                    <w:ins w:id="185" w:author="作成者"/>
                    <w:rFonts w:asciiTheme="minorEastAsia" w:hAnsiTheme="minorEastAsia" w:cstheme="minorHAnsi"/>
                    <w:b/>
                    <w:color w:val="FFFFFF" w:themeColor="background1"/>
                    <w:sz w:val="18"/>
                    <w:szCs w:val="18"/>
                  </w:rPr>
                </w:rPrChange>
              </w:rPr>
            </w:pPr>
            <w:ins w:id="186" w:author="作成者">
              <w:r w:rsidRPr="00AE3AFA">
                <w:rPr>
                  <w:rFonts w:asciiTheme="majorHAnsi" w:hAnsiTheme="majorHAnsi" w:cstheme="majorHAnsi"/>
                  <w:b/>
                  <w:color w:val="FFFFFF" w:themeColor="background1"/>
                  <w:sz w:val="18"/>
                  <w:szCs w:val="18"/>
                  <w:rPrChange w:id="187" w:author="作成者">
                    <w:rPr>
                      <w:rFonts w:asciiTheme="minorEastAsia" w:hAnsiTheme="minorEastAsia" w:cstheme="minorHAnsi"/>
                      <w:b/>
                      <w:color w:val="FFFFFF" w:themeColor="background1"/>
                      <w:sz w:val="18"/>
                      <w:szCs w:val="18"/>
                    </w:rPr>
                  </w:rPrChange>
                </w:rPr>
                <w:t>Input require</w:t>
              </w:r>
              <w:r w:rsidRPr="00AE3AFA">
                <w:rPr>
                  <w:rFonts w:asciiTheme="majorHAnsi" w:hAnsiTheme="majorHAnsi" w:cstheme="majorHAnsi"/>
                  <w:b/>
                  <w:color w:val="FFFFFF" w:themeColor="background1"/>
                  <w:sz w:val="18"/>
                  <w:szCs w:val="18"/>
                </w:rPr>
                <w:t>d</w:t>
              </w:r>
            </w:ins>
          </w:p>
        </w:tc>
        <w:tc>
          <w:tcPr>
            <w:tcW w:w="992" w:type="dxa"/>
            <w:tcBorders>
              <w:top w:val="single" w:sz="4" w:space="0" w:color="auto"/>
              <w:left w:val="single" w:sz="4" w:space="0" w:color="auto"/>
              <w:bottom w:val="single" w:sz="4" w:space="0" w:color="auto"/>
              <w:right w:val="single" w:sz="4" w:space="0" w:color="auto"/>
            </w:tcBorders>
            <w:shd w:val="clear" w:color="auto" w:fill="002B62"/>
            <w:vAlign w:val="center"/>
            <w:hideMark/>
            <w:tcPrChange w:id="188" w:author="作成者">
              <w:tcPr>
                <w:tcW w:w="851" w:type="dxa"/>
                <w:tcBorders>
                  <w:top w:val="single" w:sz="4" w:space="0" w:color="auto"/>
                  <w:left w:val="single" w:sz="4" w:space="0" w:color="auto"/>
                  <w:bottom w:val="single" w:sz="4" w:space="0" w:color="auto"/>
                  <w:right w:val="single" w:sz="4" w:space="0" w:color="auto"/>
                </w:tcBorders>
                <w:shd w:val="clear" w:color="auto" w:fill="002B62"/>
                <w:vAlign w:val="center"/>
                <w:hideMark/>
              </w:tcPr>
            </w:tcPrChange>
          </w:tcPr>
          <w:p w14:paraId="0B63536C" w14:textId="496C16A4" w:rsidR="00AE2E86" w:rsidRPr="00AE3AFA" w:rsidRDefault="003A5D18">
            <w:pPr>
              <w:spacing w:line="240" w:lineRule="exact"/>
              <w:jc w:val="center"/>
              <w:rPr>
                <w:ins w:id="189" w:author="作成者"/>
                <w:rFonts w:asciiTheme="majorHAnsi" w:hAnsiTheme="majorHAnsi" w:cstheme="majorHAnsi"/>
                <w:b/>
                <w:color w:val="FFFFFF" w:themeColor="background1"/>
                <w:sz w:val="18"/>
                <w:szCs w:val="18"/>
                <w:rPrChange w:id="190" w:author="作成者">
                  <w:rPr>
                    <w:ins w:id="191" w:author="作成者"/>
                    <w:rFonts w:asciiTheme="minorEastAsia" w:hAnsiTheme="minorEastAsia" w:cstheme="minorHAnsi"/>
                    <w:b/>
                    <w:color w:val="FFFFFF" w:themeColor="background1"/>
                    <w:sz w:val="18"/>
                    <w:szCs w:val="18"/>
                  </w:rPr>
                </w:rPrChange>
              </w:rPr>
            </w:pPr>
            <w:ins w:id="192" w:author="作成者">
              <w:r w:rsidRPr="00AE3AFA">
                <w:rPr>
                  <w:rFonts w:asciiTheme="majorHAnsi" w:hAnsiTheme="majorHAnsi" w:cstheme="majorHAnsi"/>
                  <w:b/>
                  <w:color w:val="FFFFFF" w:themeColor="background1"/>
                  <w:sz w:val="18"/>
                  <w:szCs w:val="18"/>
                  <w:rPrChange w:id="193" w:author="作成者">
                    <w:rPr>
                      <w:rFonts w:asciiTheme="minorEastAsia" w:hAnsiTheme="minorEastAsia" w:cstheme="minorHAnsi"/>
                      <w:b/>
                      <w:color w:val="FFFFFF" w:themeColor="background1"/>
                      <w:sz w:val="18"/>
                      <w:szCs w:val="18"/>
                    </w:rPr>
                  </w:rPrChange>
                </w:rPr>
                <w:t>Input type</w:t>
              </w:r>
            </w:ins>
          </w:p>
        </w:tc>
        <w:tc>
          <w:tcPr>
            <w:tcW w:w="1560" w:type="dxa"/>
            <w:tcBorders>
              <w:top w:val="single" w:sz="4" w:space="0" w:color="auto"/>
              <w:left w:val="single" w:sz="4" w:space="0" w:color="auto"/>
              <w:bottom w:val="single" w:sz="4" w:space="0" w:color="auto"/>
              <w:right w:val="single" w:sz="4" w:space="0" w:color="auto"/>
            </w:tcBorders>
            <w:shd w:val="clear" w:color="auto" w:fill="002B62"/>
            <w:vAlign w:val="center"/>
            <w:hideMark/>
            <w:tcPrChange w:id="194" w:author="作成者">
              <w:tcPr>
                <w:tcW w:w="1276" w:type="dxa"/>
                <w:gridSpan w:val="2"/>
                <w:tcBorders>
                  <w:top w:val="single" w:sz="4" w:space="0" w:color="auto"/>
                  <w:left w:val="single" w:sz="4" w:space="0" w:color="auto"/>
                  <w:bottom w:val="single" w:sz="4" w:space="0" w:color="auto"/>
                  <w:right w:val="single" w:sz="4" w:space="0" w:color="auto"/>
                </w:tcBorders>
                <w:shd w:val="clear" w:color="auto" w:fill="002B62"/>
                <w:vAlign w:val="center"/>
                <w:hideMark/>
              </w:tcPr>
            </w:tcPrChange>
          </w:tcPr>
          <w:p w14:paraId="7C840AAE" w14:textId="476E0D37" w:rsidR="00AE2E86" w:rsidRPr="00AE3AFA" w:rsidRDefault="003A5D18">
            <w:pPr>
              <w:spacing w:line="240" w:lineRule="exact"/>
              <w:jc w:val="center"/>
              <w:rPr>
                <w:ins w:id="195" w:author="作成者"/>
                <w:rFonts w:asciiTheme="majorHAnsi" w:hAnsiTheme="majorHAnsi" w:cstheme="majorHAnsi"/>
                <w:b/>
                <w:color w:val="FFFFFF" w:themeColor="background1"/>
                <w:sz w:val="18"/>
                <w:szCs w:val="18"/>
                <w:rPrChange w:id="196" w:author="作成者">
                  <w:rPr>
                    <w:ins w:id="197" w:author="作成者"/>
                    <w:rFonts w:asciiTheme="minorEastAsia" w:hAnsiTheme="minorEastAsia" w:cstheme="minorHAnsi"/>
                    <w:b/>
                    <w:color w:val="FFFFFF" w:themeColor="background1"/>
                    <w:sz w:val="18"/>
                    <w:szCs w:val="18"/>
                  </w:rPr>
                </w:rPrChange>
              </w:rPr>
            </w:pPr>
            <w:ins w:id="198" w:author="作成者">
              <w:r w:rsidRPr="00AE3AFA">
                <w:rPr>
                  <w:rFonts w:asciiTheme="majorHAnsi" w:hAnsiTheme="majorHAnsi" w:cstheme="majorHAnsi"/>
                  <w:b/>
                  <w:color w:val="FFFFFF" w:themeColor="background1"/>
                  <w:sz w:val="18"/>
                  <w:szCs w:val="18"/>
                  <w:rPrChange w:id="199" w:author="作成者">
                    <w:rPr>
                      <w:rFonts w:asciiTheme="minorEastAsia" w:hAnsiTheme="minorEastAsia" w:cstheme="minorHAnsi"/>
                      <w:b/>
                      <w:color w:val="FFFFFF" w:themeColor="background1"/>
                      <w:sz w:val="18"/>
                      <w:szCs w:val="18"/>
                    </w:rPr>
                  </w:rPrChange>
                </w:rPr>
                <w:t>Restriction</w:t>
              </w:r>
            </w:ins>
          </w:p>
        </w:tc>
      </w:tr>
      <w:tr w:rsidR="00AE2E86" w:rsidRPr="00AE3AFA" w14:paraId="6E308914" w14:textId="77777777" w:rsidTr="0025540B">
        <w:tblPrEx>
          <w:tblPrExChange w:id="200" w:author="作成者">
            <w:tblPrEx>
              <w:tblW w:w="0" w:type="dxa"/>
            </w:tblPrEx>
          </w:tblPrExChange>
        </w:tblPrEx>
        <w:trPr>
          <w:ins w:id="201" w:author="作成者"/>
        </w:trPr>
        <w:tc>
          <w:tcPr>
            <w:tcW w:w="1418" w:type="dxa"/>
            <w:tcBorders>
              <w:top w:val="single" w:sz="4" w:space="0" w:color="auto"/>
              <w:left w:val="single" w:sz="4" w:space="0" w:color="auto"/>
              <w:bottom w:val="single" w:sz="4" w:space="0" w:color="auto"/>
              <w:right w:val="single" w:sz="4" w:space="0" w:color="auto"/>
            </w:tcBorders>
            <w:hideMark/>
            <w:tcPrChange w:id="202" w:author="作成者">
              <w:tcPr>
                <w:tcW w:w="993" w:type="dxa"/>
                <w:tcBorders>
                  <w:top w:val="single" w:sz="4" w:space="0" w:color="auto"/>
                  <w:left w:val="single" w:sz="4" w:space="0" w:color="auto"/>
                  <w:bottom w:val="single" w:sz="4" w:space="0" w:color="auto"/>
                  <w:right w:val="single" w:sz="4" w:space="0" w:color="auto"/>
                </w:tcBorders>
                <w:hideMark/>
              </w:tcPr>
            </w:tcPrChange>
          </w:tcPr>
          <w:p w14:paraId="7B08EB6C" w14:textId="77777777" w:rsidR="00AE2E86" w:rsidRPr="00AE3AFA" w:rsidRDefault="00AE2E86">
            <w:pPr>
              <w:spacing w:line="240" w:lineRule="exact"/>
              <w:jc w:val="left"/>
              <w:rPr>
                <w:ins w:id="203" w:author="作成者"/>
                <w:rFonts w:asciiTheme="majorHAnsi" w:hAnsiTheme="majorHAnsi" w:cstheme="majorHAnsi"/>
                <w:color w:val="000000"/>
                <w:sz w:val="18"/>
                <w:szCs w:val="18"/>
                <w:shd w:val="clear" w:color="auto" w:fill="FFFFFF"/>
              </w:rPr>
            </w:pPr>
            <w:ins w:id="204" w:author="作成者">
              <w:r w:rsidRPr="00AE3AFA">
                <w:rPr>
                  <w:rFonts w:asciiTheme="majorHAnsi" w:hAnsiTheme="majorHAnsi" w:cstheme="majorHAnsi"/>
                  <w:color w:val="000000"/>
                  <w:sz w:val="18"/>
                  <w:szCs w:val="18"/>
                  <w:shd w:val="clear" w:color="auto" w:fill="FFFFFF"/>
                </w:rPr>
                <w:t>End status</w:t>
              </w:r>
            </w:ins>
          </w:p>
        </w:tc>
        <w:tc>
          <w:tcPr>
            <w:tcW w:w="4678" w:type="dxa"/>
            <w:tcBorders>
              <w:top w:val="single" w:sz="4" w:space="0" w:color="auto"/>
              <w:left w:val="single" w:sz="4" w:space="0" w:color="auto"/>
              <w:bottom w:val="single" w:sz="4" w:space="0" w:color="auto"/>
              <w:right w:val="single" w:sz="4" w:space="0" w:color="auto"/>
            </w:tcBorders>
            <w:tcPrChange w:id="205" w:author="作成者">
              <w:tcPr>
                <w:tcW w:w="4423" w:type="dxa"/>
                <w:gridSpan w:val="2"/>
                <w:tcBorders>
                  <w:top w:val="single" w:sz="4" w:space="0" w:color="auto"/>
                  <w:left w:val="single" w:sz="4" w:space="0" w:color="auto"/>
                  <w:bottom w:val="single" w:sz="4" w:space="0" w:color="auto"/>
                  <w:right w:val="single" w:sz="4" w:space="0" w:color="auto"/>
                </w:tcBorders>
              </w:tcPr>
            </w:tcPrChange>
          </w:tcPr>
          <w:p w14:paraId="203C8EBD" w14:textId="4AA84EA7" w:rsidR="00AE2E86" w:rsidRPr="00AE3AFA" w:rsidRDefault="003A5D18">
            <w:pPr>
              <w:spacing w:line="240" w:lineRule="exact"/>
              <w:rPr>
                <w:ins w:id="206" w:author="作成者"/>
                <w:rFonts w:asciiTheme="majorHAnsi" w:hAnsiTheme="majorHAnsi" w:cstheme="majorHAnsi"/>
                <w:color w:val="000000"/>
                <w:sz w:val="18"/>
                <w:szCs w:val="18"/>
                <w:shd w:val="clear" w:color="auto" w:fill="FFFFFF"/>
              </w:rPr>
            </w:pPr>
            <w:ins w:id="207" w:author="作成者">
              <w:r w:rsidRPr="00AE3AFA">
                <w:rPr>
                  <w:rFonts w:asciiTheme="majorHAnsi" w:hAnsiTheme="majorHAnsi" w:cstheme="majorHAnsi"/>
                  <w:color w:val="000000"/>
                  <w:sz w:val="18"/>
                  <w:szCs w:val="18"/>
                  <w:shd w:val="clear" w:color="auto" w:fill="FFFFFF"/>
                </w:rPr>
                <w:t xml:space="preserve">When </w:t>
              </w:r>
              <w:r w:rsidR="00AE2E86" w:rsidRPr="00AE3AFA">
                <w:rPr>
                  <w:rFonts w:asciiTheme="majorHAnsi" w:hAnsiTheme="majorHAnsi" w:cstheme="majorHAnsi"/>
                  <w:color w:val="000000"/>
                  <w:sz w:val="18"/>
                  <w:szCs w:val="18"/>
                  <w:shd w:val="clear" w:color="auto" w:fill="FFFFFF"/>
                </w:rPr>
                <w:t>End</w:t>
              </w:r>
              <w:r w:rsidRPr="00AE3AFA">
                <w:rPr>
                  <w:rFonts w:asciiTheme="majorHAnsi" w:hAnsiTheme="majorHAnsi" w:cstheme="majorHAnsi"/>
                  <w:color w:val="000000"/>
                  <w:sz w:val="18"/>
                  <w:szCs w:val="18"/>
                  <w:shd w:val="clear" w:color="auto" w:fill="FFFFFF"/>
                </w:rPr>
                <w:t xml:space="preserve"> is processed, selected status is reflected on Conductor. </w:t>
              </w:r>
            </w:ins>
          </w:p>
          <w:p w14:paraId="4E3CAFEB" w14:textId="1CAD7D31" w:rsidR="00AE2E86" w:rsidRPr="00AE3AFA" w:rsidRDefault="00AE2E86">
            <w:pPr>
              <w:spacing w:line="240" w:lineRule="exact"/>
              <w:ind w:firstLineChars="100" w:firstLine="180"/>
              <w:rPr>
                <w:ins w:id="208" w:author="作成者"/>
                <w:rFonts w:asciiTheme="majorHAnsi" w:hAnsiTheme="majorHAnsi" w:cstheme="majorHAnsi"/>
                <w:color w:val="000000"/>
                <w:sz w:val="18"/>
                <w:szCs w:val="18"/>
                <w:shd w:val="clear" w:color="auto" w:fill="FFFFFF"/>
              </w:rPr>
            </w:pPr>
            <w:ins w:id="209" w:author="作成者">
              <w:r w:rsidRPr="00AE3AFA">
                <w:rPr>
                  <w:rFonts w:asciiTheme="majorHAnsi" w:hAnsiTheme="majorHAnsi" w:cstheme="majorHAnsi"/>
                  <w:color w:val="000000"/>
                  <w:sz w:val="18"/>
                  <w:szCs w:val="18"/>
                  <w:shd w:val="clear" w:color="auto" w:fill="FFFFFF"/>
                </w:rPr>
                <w:t xml:space="preserve">- </w:t>
              </w:r>
              <w:r w:rsidR="003A5D18" w:rsidRPr="00AE3AFA">
                <w:rPr>
                  <w:rFonts w:asciiTheme="majorHAnsi" w:hAnsiTheme="majorHAnsi" w:cstheme="majorHAnsi"/>
                  <w:color w:val="000000"/>
                  <w:sz w:val="18"/>
                  <w:szCs w:val="18"/>
                  <w:shd w:val="clear" w:color="auto" w:fill="FFFFFF"/>
                </w:rPr>
                <w:t>Normal end</w:t>
              </w:r>
              <w:r w:rsidRPr="00AE3AFA">
                <w:rPr>
                  <w:rFonts w:asciiTheme="majorHAnsi" w:hAnsiTheme="majorHAnsi" w:cstheme="majorHAnsi"/>
                  <w:color w:val="000000"/>
                  <w:sz w:val="18"/>
                  <w:szCs w:val="18"/>
                  <w:shd w:val="clear" w:color="auto" w:fill="FFFFFF"/>
                </w:rPr>
                <w:t xml:space="preserve"> (</w:t>
              </w:r>
              <w:r w:rsidR="003A5D18" w:rsidRPr="00AE3AFA">
                <w:rPr>
                  <w:rFonts w:asciiTheme="majorHAnsi" w:hAnsiTheme="majorHAnsi" w:cstheme="majorHAnsi"/>
                  <w:color w:val="000000"/>
                  <w:sz w:val="18"/>
                  <w:szCs w:val="18"/>
                  <w:shd w:val="clear" w:color="auto" w:fill="FFFFFF"/>
                  <w:rPrChange w:id="210" w:author="作成者">
                    <w:rPr>
                      <w:rFonts w:ascii="ＭＳ ゴシック" w:eastAsia="ＭＳ ゴシック" w:hAnsi="ＭＳ ゴシック" w:cs="ＭＳ ゴシック"/>
                      <w:color w:val="000000"/>
                      <w:sz w:val="18"/>
                      <w:szCs w:val="18"/>
                      <w:shd w:val="clear" w:color="auto" w:fill="FFFFFF"/>
                    </w:rPr>
                  </w:rPrChange>
                </w:rPr>
                <w:t>Default value</w:t>
              </w:r>
              <w:r w:rsidRPr="00AE3AFA">
                <w:rPr>
                  <w:rFonts w:asciiTheme="majorHAnsi" w:hAnsiTheme="majorHAnsi" w:cstheme="majorHAnsi"/>
                  <w:color w:val="000000"/>
                  <w:sz w:val="18"/>
                  <w:szCs w:val="18"/>
                  <w:shd w:val="clear" w:color="auto" w:fill="FFFFFF"/>
                </w:rPr>
                <w:t>)</w:t>
              </w:r>
            </w:ins>
          </w:p>
          <w:p w14:paraId="09359A40" w14:textId="57225058" w:rsidR="00AE2E86" w:rsidRPr="00AE3AFA" w:rsidRDefault="00AE2E86">
            <w:pPr>
              <w:spacing w:line="240" w:lineRule="exact"/>
              <w:ind w:firstLineChars="100" w:firstLine="180"/>
              <w:rPr>
                <w:ins w:id="211" w:author="作成者"/>
                <w:rFonts w:asciiTheme="majorHAnsi" w:hAnsiTheme="majorHAnsi" w:cstheme="majorHAnsi"/>
                <w:color w:val="000000"/>
                <w:sz w:val="18"/>
                <w:szCs w:val="18"/>
                <w:shd w:val="clear" w:color="auto" w:fill="FFFFFF"/>
              </w:rPr>
            </w:pPr>
            <w:ins w:id="212" w:author="作成者">
              <w:r w:rsidRPr="00AE3AFA">
                <w:rPr>
                  <w:rFonts w:asciiTheme="majorHAnsi" w:hAnsiTheme="majorHAnsi" w:cstheme="majorHAnsi"/>
                  <w:color w:val="000000"/>
                  <w:sz w:val="18"/>
                  <w:szCs w:val="18"/>
                  <w:shd w:val="clear" w:color="auto" w:fill="FFFFFF"/>
                </w:rPr>
                <w:t xml:space="preserve">- </w:t>
              </w:r>
              <w:r w:rsidR="003A5D18" w:rsidRPr="00AE3AFA">
                <w:rPr>
                  <w:rFonts w:asciiTheme="majorHAnsi" w:hAnsiTheme="majorHAnsi" w:cstheme="majorHAnsi"/>
                  <w:color w:val="000000"/>
                  <w:sz w:val="18"/>
                  <w:szCs w:val="18"/>
                  <w:shd w:val="clear" w:color="auto" w:fill="FFFFFF"/>
                </w:rPr>
                <w:t>Warning end</w:t>
              </w:r>
            </w:ins>
          </w:p>
          <w:p w14:paraId="686B2E7D" w14:textId="43D853BB" w:rsidR="00AE2E86" w:rsidRPr="00AE3AFA" w:rsidRDefault="00AE2E86">
            <w:pPr>
              <w:spacing w:line="240" w:lineRule="exact"/>
              <w:ind w:firstLineChars="100" w:firstLine="180"/>
              <w:rPr>
                <w:ins w:id="213" w:author="作成者"/>
                <w:rFonts w:asciiTheme="majorHAnsi" w:hAnsiTheme="majorHAnsi" w:cstheme="majorHAnsi"/>
                <w:color w:val="000000"/>
                <w:sz w:val="18"/>
                <w:szCs w:val="18"/>
                <w:shd w:val="clear" w:color="auto" w:fill="FFFFFF"/>
              </w:rPr>
            </w:pPr>
            <w:ins w:id="214" w:author="作成者">
              <w:r w:rsidRPr="00AE3AFA">
                <w:rPr>
                  <w:rFonts w:asciiTheme="majorHAnsi" w:hAnsiTheme="majorHAnsi" w:cstheme="majorHAnsi"/>
                  <w:color w:val="000000"/>
                  <w:sz w:val="18"/>
                  <w:szCs w:val="18"/>
                  <w:shd w:val="clear" w:color="auto" w:fill="FFFFFF"/>
                </w:rPr>
                <w:t xml:space="preserve">- </w:t>
              </w:r>
              <w:r w:rsidR="003A5D18" w:rsidRPr="00AE3AFA">
                <w:rPr>
                  <w:rFonts w:asciiTheme="majorHAnsi" w:hAnsiTheme="majorHAnsi" w:cstheme="majorHAnsi"/>
                  <w:color w:val="000000"/>
                  <w:sz w:val="18"/>
                  <w:szCs w:val="18"/>
                  <w:shd w:val="clear" w:color="auto" w:fill="FFFFFF"/>
                </w:rPr>
                <w:t>Error end</w:t>
              </w:r>
            </w:ins>
          </w:p>
          <w:p w14:paraId="72E355D0" w14:textId="77777777" w:rsidR="00AE2E86" w:rsidRPr="00AE3AFA" w:rsidRDefault="00AE2E86">
            <w:pPr>
              <w:spacing w:line="240" w:lineRule="exact"/>
              <w:rPr>
                <w:ins w:id="215" w:author="作成者"/>
                <w:rFonts w:asciiTheme="majorHAnsi" w:hAnsiTheme="majorHAnsi" w:cstheme="majorHAnsi"/>
                <w:color w:val="000000"/>
                <w:sz w:val="18"/>
                <w:szCs w:val="18"/>
                <w:shd w:val="clear" w:color="auto" w:fill="FFFFFF"/>
              </w:rPr>
            </w:pPr>
          </w:p>
          <w:p w14:paraId="165FF5B1" w14:textId="79AD4542" w:rsidR="00AE2E86" w:rsidRPr="00AE3AFA" w:rsidRDefault="00646379" w:rsidP="00E362CB">
            <w:pPr>
              <w:spacing w:line="240" w:lineRule="exact"/>
              <w:rPr>
                <w:ins w:id="216" w:author="作成者"/>
                <w:rFonts w:asciiTheme="majorHAnsi" w:hAnsiTheme="majorHAnsi" w:cstheme="majorHAnsi"/>
                <w:color w:val="000000"/>
                <w:sz w:val="18"/>
                <w:szCs w:val="18"/>
                <w:shd w:val="clear" w:color="auto" w:fill="FFFFFF"/>
              </w:rPr>
            </w:pPr>
            <w:ins w:id="217" w:author="作成者">
              <w:r w:rsidRPr="00AE3AFA">
                <w:rPr>
                  <w:rFonts w:asciiTheme="majorHAnsi" w:hAnsiTheme="majorHAnsi" w:cstheme="majorHAnsi"/>
                  <w:color w:val="000000"/>
                  <w:sz w:val="18"/>
                  <w:szCs w:val="18"/>
                  <w:shd w:val="clear" w:color="auto" w:fill="FFFFFF"/>
                  <w:rPrChange w:id="218" w:author="作成者">
                    <w:rPr>
                      <w:rFonts w:ascii="ＭＳ ゴシック" w:eastAsia="ＭＳ ゴシック" w:hAnsi="ＭＳ ゴシック" w:cs="ＭＳ ゴシック"/>
                      <w:color w:val="000000"/>
                      <w:sz w:val="18"/>
                      <w:szCs w:val="18"/>
                      <w:shd w:val="clear" w:color="auto" w:fill="FFFFFF"/>
                    </w:rPr>
                  </w:rPrChange>
                </w:rPr>
                <w:t xml:space="preserve">Priority of status when multiple </w:t>
              </w:r>
              <w:r w:rsidR="00AE2E86" w:rsidRPr="00AE3AFA">
                <w:rPr>
                  <w:rFonts w:asciiTheme="majorHAnsi" w:hAnsiTheme="majorHAnsi" w:cstheme="majorHAnsi"/>
                  <w:color w:val="000000"/>
                  <w:sz w:val="18"/>
                  <w:szCs w:val="18"/>
                  <w:shd w:val="clear" w:color="auto" w:fill="FFFFFF"/>
                </w:rPr>
                <w:t>End</w:t>
              </w:r>
              <w:r w:rsidRPr="00AE3AFA">
                <w:rPr>
                  <w:rFonts w:asciiTheme="majorHAnsi" w:hAnsiTheme="majorHAnsi" w:cstheme="majorHAnsi"/>
                  <w:color w:val="000000"/>
                  <w:sz w:val="18"/>
                  <w:szCs w:val="18"/>
                  <w:shd w:val="clear" w:color="auto" w:fill="FFFFFF"/>
                  <w:rPrChange w:id="219" w:author="作成者">
                    <w:rPr>
                      <w:rFonts w:ascii="ＭＳ ゴシック" w:eastAsia="ＭＳ ゴシック" w:hAnsi="ＭＳ ゴシック" w:cs="ＭＳ ゴシック"/>
                      <w:color w:val="000000"/>
                      <w:sz w:val="18"/>
                      <w:szCs w:val="18"/>
                      <w:shd w:val="clear" w:color="auto" w:fill="FFFFFF"/>
                    </w:rPr>
                  </w:rPrChange>
                </w:rPr>
                <w:t xml:space="preserve"> node is executed</w:t>
              </w:r>
              <w:r w:rsidR="00AE2E86" w:rsidRPr="00AE3AFA">
                <w:rPr>
                  <w:rFonts w:asciiTheme="majorHAnsi" w:hAnsiTheme="majorHAnsi" w:cstheme="majorHAnsi"/>
                  <w:color w:val="000000"/>
                  <w:sz w:val="18"/>
                  <w:szCs w:val="18"/>
                  <w:shd w:val="clear" w:color="auto" w:fill="FFFFFF"/>
                </w:rPr>
                <w:br/>
              </w:r>
              <w:r w:rsidR="00340AEB" w:rsidRPr="00AE3AFA">
                <w:rPr>
                  <w:rFonts w:asciiTheme="majorHAnsi" w:hAnsiTheme="majorHAnsi" w:cstheme="majorHAnsi"/>
                  <w:color w:val="000000"/>
                  <w:sz w:val="18"/>
                  <w:szCs w:val="18"/>
                  <w:shd w:val="clear" w:color="auto" w:fill="FFFFFF"/>
                  <w:rPrChange w:id="220" w:author="作成者">
                    <w:rPr>
                      <w:rFonts w:ascii="ＭＳ ゴシック" w:eastAsia="ＭＳ ゴシック" w:hAnsi="ＭＳ ゴシック" w:cs="ＭＳ ゴシック"/>
                      <w:color w:val="000000"/>
                      <w:sz w:val="18"/>
                      <w:szCs w:val="18"/>
                      <w:shd w:val="clear" w:color="auto" w:fill="FFFFFF"/>
                    </w:rPr>
                  </w:rPrChange>
                </w:rPr>
                <w:t>Priority</w:t>
              </w:r>
              <w:r w:rsidR="00340AEB" w:rsidRPr="00AE3AFA">
                <w:rPr>
                  <w:rFonts w:asciiTheme="majorHAnsi" w:hAnsiTheme="majorHAnsi" w:cstheme="majorHAnsi"/>
                  <w:color w:val="000000"/>
                  <w:sz w:val="18"/>
                  <w:szCs w:val="18"/>
                  <w:shd w:val="clear" w:color="auto" w:fill="FFFFFF"/>
                  <w:rPrChange w:id="221" w:author="作成者">
                    <w:rPr>
                      <w:rFonts w:ascii="ＭＳ ゴシック" w:eastAsia="ＭＳ ゴシック" w:hAnsi="ＭＳ ゴシック" w:cs="ＭＳ ゴシック" w:hint="eastAsia"/>
                      <w:color w:val="000000"/>
                      <w:sz w:val="18"/>
                      <w:szCs w:val="18"/>
                      <w:shd w:val="clear" w:color="auto" w:fill="FFFFFF"/>
                    </w:rPr>
                  </w:rPrChange>
                </w:rPr>
                <w:t xml:space="preserve">：　　</w:t>
              </w:r>
              <w:r w:rsidR="00340AEB" w:rsidRPr="00AE3AFA">
                <w:rPr>
                  <w:rFonts w:asciiTheme="majorHAnsi" w:hAnsiTheme="majorHAnsi" w:cstheme="majorHAnsi"/>
                  <w:color w:val="000000"/>
                  <w:sz w:val="18"/>
                  <w:szCs w:val="18"/>
                  <w:shd w:val="clear" w:color="auto" w:fill="FFFFFF"/>
                  <w:rPrChange w:id="222" w:author="作成者">
                    <w:rPr>
                      <w:rFonts w:ascii="ＭＳ ゴシック" w:eastAsia="ＭＳ ゴシック" w:hAnsi="ＭＳ ゴシック" w:cs="ＭＳ ゴシック"/>
                      <w:color w:val="000000"/>
                      <w:sz w:val="18"/>
                      <w:szCs w:val="18"/>
                      <w:shd w:val="clear" w:color="auto" w:fill="FFFFFF"/>
                    </w:rPr>
                  </w:rPrChange>
                </w:rPr>
                <w:t>Normal</w:t>
              </w:r>
              <w:r w:rsidR="00AE2E86" w:rsidRPr="00AE3AFA">
                <w:rPr>
                  <w:rFonts w:asciiTheme="majorHAnsi" w:hAnsiTheme="majorHAnsi" w:cstheme="majorHAnsi"/>
                  <w:color w:val="000000"/>
                  <w:sz w:val="18"/>
                  <w:szCs w:val="18"/>
                  <w:shd w:val="clear" w:color="auto" w:fill="FFFFFF"/>
                </w:rPr>
                <w:t xml:space="preserve"> &lt; </w:t>
              </w:r>
              <w:r w:rsidR="00340AEB" w:rsidRPr="00AE3AFA">
                <w:rPr>
                  <w:rFonts w:asciiTheme="majorHAnsi" w:hAnsiTheme="majorHAnsi" w:cstheme="majorHAnsi"/>
                  <w:color w:val="000000"/>
                  <w:sz w:val="18"/>
                  <w:szCs w:val="18"/>
                  <w:shd w:val="clear" w:color="auto" w:fill="FFFFFF"/>
                  <w:rPrChange w:id="223" w:author="作成者">
                    <w:rPr>
                      <w:rFonts w:ascii="ＭＳ ゴシック" w:eastAsia="ＭＳ ゴシック" w:hAnsi="ＭＳ ゴシック" w:cs="ＭＳ ゴシック"/>
                      <w:color w:val="000000"/>
                      <w:sz w:val="18"/>
                      <w:szCs w:val="18"/>
                      <w:shd w:val="clear" w:color="auto" w:fill="FFFFFF"/>
                    </w:rPr>
                  </w:rPrChange>
                </w:rPr>
                <w:t>Warning</w:t>
              </w:r>
              <w:r w:rsidR="00AE2E86" w:rsidRPr="00AE3AFA">
                <w:rPr>
                  <w:rFonts w:asciiTheme="majorHAnsi" w:hAnsiTheme="majorHAnsi" w:cstheme="majorHAnsi"/>
                  <w:color w:val="000000"/>
                  <w:sz w:val="18"/>
                  <w:szCs w:val="18"/>
                  <w:shd w:val="clear" w:color="auto" w:fill="FFFFFF"/>
                </w:rPr>
                <w:t xml:space="preserve"> &lt; </w:t>
              </w:r>
              <w:r w:rsidR="00340AEB" w:rsidRPr="00AE3AFA">
                <w:rPr>
                  <w:rFonts w:asciiTheme="majorHAnsi" w:hAnsiTheme="majorHAnsi" w:cstheme="majorHAnsi"/>
                  <w:color w:val="000000"/>
                  <w:sz w:val="18"/>
                  <w:szCs w:val="18"/>
                  <w:shd w:val="clear" w:color="auto" w:fill="FFFFFF"/>
                  <w:rPrChange w:id="224" w:author="作成者">
                    <w:rPr>
                      <w:rFonts w:ascii="ＭＳ ゴシック" w:eastAsia="ＭＳ ゴシック" w:hAnsi="ＭＳ ゴシック" w:cs="ＭＳ ゴシック"/>
                      <w:color w:val="000000"/>
                      <w:sz w:val="18"/>
                      <w:szCs w:val="18"/>
                      <w:shd w:val="clear" w:color="auto" w:fill="FFFFFF"/>
                    </w:rPr>
                  </w:rPrChange>
                </w:rPr>
                <w:t>Error</w:t>
              </w:r>
            </w:ins>
          </w:p>
        </w:tc>
        <w:tc>
          <w:tcPr>
            <w:tcW w:w="992" w:type="dxa"/>
            <w:tcBorders>
              <w:top w:val="single" w:sz="4" w:space="0" w:color="auto"/>
              <w:left w:val="single" w:sz="4" w:space="0" w:color="auto"/>
              <w:bottom w:val="single" w:sz="4" w:space="0" w:color="auto"/>
              <w:right w:val="single" w:sz="4" w:space="0" w:color="auto"/>
            </w:tcBorders>
            <w:hideMark/>
            <w:tcPrChange w:id="225" w:author="作成者">
              <w:tcPr>
                <w:tcW w:w="709" w:type="dxa"/>
                <w:tcBorders>
                  <w:top w:val="single" w:sz="4" w:space="0" w:color="auto"/>
                  <w:left w:val="single" w:sz="4" w:space="0" w:color="auto"/>
                  <w:bottom w:val="single" w:sz="4" w:space="0" w:color="auto"/>
                  <w:right w:val="single" w:sz="4" w:space="0" w:color="auto"/>
                </w:tcBorders>
                <w:hideMark/>
              </w:tcPr>
            </w:tcPrChange>
          </w:tcPr>
          <w:p w14:paraId="7A6134C7" w14:textId="77777777" w:rsidR="00AE2E86" w:rsidRPr="00AE3AFA" w:rsidRDefault="00AE2E86">
            <w:pPr>
              <w:spacing w:line="240" w:lineRule="exact"/>
              <w:jc w:val="center"/>
              <w:rPr>
                <w:ins w:id="226" w:author="作成者"/>
                <w:rFonts w:asciiTheme="majorHAnsi" w:hAnsiTheme="majorHAnsi" w:cstheme="majorHAnsi"/>
                <w:color w:val="000000"/>
                <w:sz w:val="18"/>
                <w:szCs w:val="18"/>
                <w:shd w:val="clear" w:color="auto" w:fill="FFFFFF"/>
              </w:rPr>
            </w:pPr>
            <w:ins w:id="227" w:author="作成者">
              <w:r w:rsidRPr="00AE3AFA">
                <w:rPr>
                  <w:rFonts w:asciiTheme="majorHAnsi" w:hAnsiTheme="majorHAnsi" w:cstheme="majorHAnsi"/>
                  <w:color w:val="000000"/>
                  <w:sz w:val="18"/>
                  <w:szCs w:val="18"/>
                  <w:shd w:val="clear" w:color="auto" w:fill="FFFFFF"/>
                </w:rPr>
                <w:t>-</w:t>
              </w:r>
            </w:ins>
          </w:p>
        </w:tc>
        <w:tc>
          <w:tcPr>
            <w:tcW w:w="992" w:type="dxa"/>
            <w:tcBorders>
              <w:top w:val="single" w:sz="4" w:space="0" w:color="auto"/>
              <w:left w:val="single" w:sz="4" w:space="0" w:color="auto"/>
              <w:bottom w:val="single" w:sz="4" w:space="0" w:color="auto"/>
              <w:right w:val="single" w:sz="4" w:space="0" w:color="auto"/>
            </w:tcBorders>
            <w:hideMark/>
            <w:tcPrChange w:id="228" w:author="作成者">
              <w:tcPr>
                <w:tcW w:w="1134" w:type="dxa"/>
                <w:gridSpan w:val="3"/>
                <w:tcBorders>
                  <w:top w:val="single" w:sz="4" w:space="0" w:color="auto"/>
                  <w:left w:val="single" w:sz="4" w:space="0" w:color="auto"/>
                  <w:bottom w:val="single" w:sz="4" w:space="0" w:color="auto"/>
                  <w:right w:val="single" w:sz="4" w:space="0" w:color="auto"/>
                </w:tcBorders>
                <w:hideMark/>
              </w:tcPr>
            </w:tcPrChange>
          </w:tcPr>
          <w:p w14:paraId="7E32C04F" w14:textId="5A73CDA7" w:rsidR="00AE2E86" w:rsidRPr="00AE3AFA" w:rsidRDefault="003A5D18">
            <w:pPr>
              <w:spacing w:line="240" w:lineRule="exact"/>
              <w:jc w:val="left"/>
              <w:rPr>
                <w:ins w:id="229" w:author="作成者"/>
                <w:rFonts w:asciiTheme="majorHAnsi" w:hAnsiTheme="majorHAnsi" w:cstheme="majorHAnsi"/>
                <w:color w:val="000000"/>
                <w:sz w:val="18"/>
                <w:szCs w:val="18"/>
                <w:shd w:val="clear" w:color="auto" w:fill="FFFFFF"/>
                <w:rPrChange w:id="230" w:author="作成者">
                  <w:rPr>
                    <w:ins w:id="231" w:author="作成者"/>
                    <w:rFonts w:asciiTheme="minorEastAsia" w:hAnsiTheme="minorEastAsia" w:cstheme="minorHAnsi"/>
                    <w:color w:val="000000"/>
                    <w:sz w:val="18"/>
                    <w:szCs w:val="18"/>
                    <w:shd w:val="clear" w:color="auto" w:fill="FFFFFF"/>
                  </w:rPr>
                </w:rPrChange>
              </w:rPr>
              <w:pPrChange w:id="232" w:author="作成者">
                <w:pPr>
                  <w:spacing w:line="240" w:lineRule="exact"/>
                  <w:jc w:val="center"/>
                </w:pPr>
              </w:pPrChange>
            </w:pPr>
            <w:ins w:id="233" w:author="作成者">
              <w:r w:rsidRPr="00AE3AFA">
                <w:rPr>
                  <w:rFonts w:asciiTheme="majorHAnsi" w:hAnsiTheme="majorHAnsi" w:cstheme="majorHAnsi"/>
                  <w:color w:val="000000"/>
                  <w:sz w:val="18"/>
                  <w:szCs w:val="18"/>
                  <w:shd w:val="clear" w:color="auto" w:fill="FFFFFF"/>
                  <w:rPrChange w:id="234" w:author="作成者">
                    <w:rPr>
                      <w:rFonts w:asciiTheme="minorEastAsia" w:hAnsiTheme="minorEastAsia" w:cstheme="minorHAnsi"/>
                      <w:color w:val="000000"/>
                      <w:sz w:val="18"/>
                      <w:szCs w:val="18"/>
                      <w:shd w:val="clear" w:color="auto" w:fill="FFFFFF"/>
                    </w:rPr>
                  </w:rPrChange>
                </w:rPr>
                <w:t>Select</w:t>
              </w:r>
            </w:ins>
          </w:p>
        </w:tc>
        <w:tc>
          <w:tcPr>
            <w:tcW w:w="1560" w:type="dxa"/>
            <w:tcBorders>
              <w:top w:val="single" w:sz="4" w:space="0" w:color="auto"/>
              <w:left w:val="single" w:sz="4" w:space="0" w:color="auto"/>
              <w:bottom w:val="single" w:sz="4" w:space="0" w:color="auto"/>
              <w:right w:val="single" w:sz="4" w:space="0" w:color="auto"/>
            </w:tcBorders>
            <w:tcPrChange w:id="235" w:author="作成者">
              <w:tcPr>
                <w:tcW w:w="1134" w:type="dxa"/>
                <w:tcBorders>
                  <w:top w:val="single" w:sz="4" w:space="0" w:color="auto"/>
                  <w:left w:val="single" w:sz="4" w:space="0" w:color="auto"/>
                  <w:bottom w:val="single" w:sz="4" w:space="0" w:color="auto"/>
                  <w:right w:val="single" w:sz="4" w:space="0" w:color="auto"/>
                </w:tcBorders>
              </w:tcPr>
            </w:tcPrChange>
          </w:tcPr>
          <w:p w14:paraId="7C088703" w14:textId="77777777" w:rsidR="00AE2E86" w:rsidRPr="00AE3AFA" w:rsidRDefault="00AE2E86">
            <w:pPr>
              <w:spacing w:line="240" w:lineRule="exact"/>
              <w:jc w:val="center"/>
              <w:rPr>
                <w:ins w:id="236" w:author="作成者"/>
                <w:rFonts w:asciiTheme="majorHAnsi" w:hAnsiTheme="majorHAnsi" w:cstheme="majorHAnsi"/>
                <w:color w:val="000000"/>
                <w:sz w:val="18"/>
                <w:szCs w:val="18"/>
                <w:shd w:val="clear" w:color="auto" w:fill="FFFFFF"/>
              </w:rPr>
            </w:pPr>
          </w:p>
        </w:tc>
      </w:tr>
      <w:tr w:rsidR="00AE2E86" w:rsidRPr="00AE3AFA" w14:paraId="40D67E16" w14:textId="77777777" w:rsidTr="0025540B">
        <w:tblPrEx>
          <w:tblPrExChange w:id="237" w:author="作成者">
            <w:tblPrEx>
              <w:tblW w:w="0" w:type="dxa"/>
            </w:tblPrEx>
          </w:tblPrExChange>
        </w:tblPrEx>
        <w:trPr>
          <w:ins w:id="238" w:author="作成者"/>
        </w:trPr>
        <w:tc>
          <w:tcPr>
            <w:tcW w:w="1418" w:type="dxa"/>
            <w:tcBorders>
              <w:top w:val="single" w:sz="4" w:space="0" w:color="auto"/>
              <w:left w:val="single" w:sz="4" w:space="0" w:color="auto"/>
              <w:bottom w:val="single" w:sz="4" w:space="0" w:color="auto"/>
              <w:right w:val="single" w:sz="4" w:space="0" w:color="auto"/>
            </w:tcBorders>
            <w:hideMark/>
            <w:tcPrChange w:id="239" w:author="作成者">
              <w:tcPr>
                <w:tcW w:w="993" w:type="dxa"/>
                <w:tcBorders>
                  <w:top w:val="single" w:sz="4" w:space="0" w:color="auto"/>
                  <w:left w:val="single" w:sz="4" w:space="0" w:color="auto"/>
                  <w:bottom w:val="single" w:sz="4" w:space="0" w:color="auto"/>
                  <w:right w:val="single" w:sz="4" w:space="0" w:color="auto"/>
                </w:tcBorders>
                <w:hideMark/>
              </w:tcPr>
            </w:tcPrChange>
          </w:tcPr>
          <w:p w14:paraId="5707C25E" w14:textId="77777777" w:rsidR="00AE2E86" w:rsidRPr="00AE3AFA" w:rsidRDefault="00AE2E86">
            <w:pPr>
              <w:spacing w:line="240" w:lineRule="exact"/>
              <w:jc w:val="left"/>
              <w:rPr>
                <w:ins w:id="240" w:author="作成者"/>
                <w:rFonts w:asciiTheme="majorHAnsi" w:hAnsiTheme="majorHAnsi" w:cstheme="majorHAnsi"/>
                <w:color w:val="000000"/>
                <w:sz w:val="18"/>
                <w:szCs w:val="18"/>
                <w:shd w:val="clear" w:color="auto" w:fill="FFFFFF"/>
              </w:rPr>
            </w:pPr>
            <w:ins w:id="241" w:author="作成者">
              <w:r w:rsidRPr="00AE3AFA">
                <w:rPr>
                  <w:rFonts w:asciiTheme="majorHAnsi" w:hAnsiTheme="majorHAnsi" w:cstheme="majorHAnsi"/>
                  <w:color w:val="000000"/>
                  <w:sz w:val="18"/>
                  <w:szCs w:val="18"/>
                  <w:shd w:val="clear" w:color="auto" w:fill="FFFFFF"/>
                </w:rPr>
                <w:t>Note</w:t>
              </w:r>
            </w:ins>
          </w:p>
        </w:tc>
        <w:tc>
          <w:tcPr>
            <w:tcW w:w="4678" w:type="dxa"/>
            <w:tcBorders>
              <w:top w:val="single" w:sz="4" w:space="0" w:color="auto"/>
              <w:left w:val="single" w:sz="4" w:space="0" w:color="auto"/>
              <w:bottom w:val="single" w:sz="4" w:space="0" w:color="auto"/>
              <w:right w:val="single" w:sz="4" w:space="0" w:color="auto"/>
            </w:tcBorders>
            <w:hideMark/>
            <w:tcPrChange w:id="242" w:author="作成者">
              <w:tcPr>
                <w:tcW w:w="4423" w:type="dxa"/>
                <w:gridSpan w:val="2"/>
                <w:tcBorders>
                  <w:top w:val="single" w:sz="4" w:space="0" w:color="auto"/>
                  <w:left w:val="single" w:sz="4" w:space="0" w:color="auto"/>
                  <w:bottom w:val="single" w:sz="4" w:space="0" w:color="auto"/>
                  <w:right w:val="single" w:sz="4" w:space="0" w:color="auto"/>
                </w:tcBorders>
                <w:hideMark/>
              </w:tcPr>
            </w:tcPrChange>
          </w:tcPr>
          <w:p w14:paraId="5FB884F6" w14:textId="7A6BC9CB" w:rsidR="00AE2E86" w:rsidRPr="00AE3AFA" w:rsidRDefault="00340AEB">
            <w:pPr>
              <w:spacing w:line="240" w:lineRule="exact"/>
              <w:rPr>
                <w:ins w:id="243" w:author="作成者"/>
                <w:rFonts w:asciiTheme="majorHAnsi" w:hAnsiTheme="majorHAnsi" w:cstheme="majorHAnsi"/>
                <w:color w:val="000000"/>
                <w:sz w:val="18"/>
                <w:szCs w:val="18"/>
                <w:shd w:val="clear" w:color="auto" w:fill="FFFFFF"/>
              </w:rPr>
            </w:pPr>
            <w:ins w:id="244" w:author="作成者">
              <w:r w:rsidRPr="00AE3AFA">
                <w:rPr>
                  <w:rFonts w:asciiTheme="majorHAnsi" w:hAnsiTheme="majorHAnsi" w:cstheme="majorHAnsi"/>
                  <w:color w:val="000000"/>
                  <w:sz w:val="18"/>
                  <w:szCs w:val="18"/>
                  <w:shd w:val="clear" w:color="auto" w:fill="FFFFFF"/>
                </w:rPr>
                <w:t>Enter a comment or a description regarding the Node.</w:t>
              </w:r>
            </w:ins>
          </w:p>
        </w:tc>
        <w:tc>
          <w:tcPr>
            <w:tcW w:w="992" w:type="dxa"/>
            <w:tcBorders>
              <w:top w:val="single" w:sz="4" w:space="0" w:color="auto"/>
              <w:left w:val="single" w:sz="4" w:space="0" w:color="auto"/>
              <w:bottom w:val="single" w:sz="4" w:space="0" w:color="auto"/>
              <w:right w:val="single" w:sz="4" w:space="0" w:color="auto"/>
            </w:tcBorders>
            <w:hideMark/>
            <w:tcPrChange w:id="245" w:author="作成者">
              <w:tcPr>
                <w:tcW w:w="709" w:type="dxa"/>
                <w:tcBorders>
                  <w:top w:val="single" w:sz="4" w:space="0" w:color="auto"/>
                  <w:left w:val="single" w:sz="4" w:space="0" w:color="auto"/>
                  <w:bottom w:val="single" w:sz="4" w:space="0" w:color="auto"/>
                  <w:right w:val="single" w:sz="4" w:space="0" w:color="auto"/>
                </w:tcBorders>
                <w:hideMark/>
              </w:tcPr>
            </w:tcPrChange>
          </w:tcPr>
          <w:p w14:paraId="44D1B206" w14:textId="77777777" w:rsidR="00AE2E86" w:rsidRPr="00AE3AFA" w:rsidRDefault="00AE2E86">
            <w:pPr>
              <w:spacing w:line="240" w:lineRule="exact"/>
              <w:jc w:val="center"/>
              <w:rPr>
                <w:ins w:id="246" w:author="作成者"/>
                <w:rFonts w:asciiTheme="majorHAnsi" w:hAnsiTheme="majorHAnsi" w:cstheme="majorHAnsi"/>
                <w:color w:val="000000"/>
                <w:sz w:val="18"/>
                <w:szCs w:val="18"/>
                <w:shd w:val="clear" w:color="auto" w:fill="FFFFFF"/>
              </w:rPr>
            </w:pPr>
            <w:ins w:id="247" w:author="作成者">
              <w:r w:rsidRPr="00AE3AFA">
                <w:rPr>
                  <w:rFonts w:asciiTheme="majorHAnsi" w:hAnsiTheme="majorHAnsi" w:cstheme="majorHAnsi"/>
                  <w:color w:val="000000"/>
                  <w:sz w:val="18"/>
                  <w:szCs w:val="18"/>
                  <w:shd w:val="clear" w:color="auto" w:fill="FFFFFF"/>
                </w:rPr>
                <w:t>-</w:t>
              </w:r>
            </w:ins>
          </w:p>
        </w:tc>
        <w:tc>
          <w:tcPr>
            <w:tcW w:w="992" w:type="dxa"/>
            <w:tcBorders>
              <w:top w:val="single" w:sz="4" w:space="0" w:color="auto"/>
              <w:left w:val="single" w:sz="4" w:space="0" w:color="auto"/>
              <w:bottom w:val="single" w:sz="4" w:space="0" w:color="auto"/>
              <w:right w:val="single" w:sz="4" w:space="0" w:color="auto"/>
            </w:tcBorders>
            <w:hideMark/>
            <w:tcPrChange w:id="248" w:author="作成者">
              <w:tcPr>
                <w:tcW w:w="1134" w:type="dxa"/>
                <w:gridSpan w:val="3"/>
                <w:tcBorders>
                  <w:top w:val="single" w:sz="4" w:space="0" w:color="auto"/>
                  <w:left w:val="single" w:sz="4" w:space="0" w:color="auto"/>
                  <w:bottom w:val="single" w:sz="4" w:space="0" w:color="auto"/>
                  <w:right w:val="single" w:sz="4" w:space="0" w:color="auto"/>
                </w:tcBorders>
                <w:hideMark/>
              </w:tcPr>
            </w:tcPrChange>
          </w:tcPr>
          <w:p w14:paraId="3BA77628" w14:textId="37276A90" w:rsidR="00AE2E86" w:rsidRPr="00AE3AFA" w:rsidRDefault="003A5D18">
            <w:pPr>
              <w:spacing w:line="240" w:lineRule="exact"/>
              <w:jc w:val="left"/>
              <w:rPr>
                <w:ins w:id="249" w:author="作成者"/>
                <w:rFonts w:asciiTheme="majorHAnsi" w:hAnsiTheme="majorHAnsi" w:cstheme="majorHAnsi"/>
                <w:color w:val="000000"/>
                <w:sz w:val="18"/>
                <w:szCs w:val="18"/>
                <w:shd w:val="clear" w:color="auto" w:fill="FFFFFF"/>
                <w:rPrChange w:id="250" w:author="作成者">
                  <w:rPr>
                    <w:ins w:id="251" w:author="作成者"/>
                    <w:rFonts w:asciiTheme="minorEastAsia" w:hAnsiTheme="minorEastAsia" w:cstheme="minorHAnsi"/>
                    <w:color w:val="000000"/>
                    <w:sz w:val="18"/>
                    <w:szCs w:val="18"/>
                    <w:shd w:val="clear" w:color="auto" w:fill="FFFFFF"/>
                  </w:rPr>
                </w:rPrChange>
              </w:rPr>
              <w:pPrChange w:id="252" w:author="作成者">
                <w:pPr>
                  <w:spacing w:line="240" w:lineRule="exact"/>
                  <w:jc w:val="center"/>
                </w:pPr>
              </w:pPrChange>
            </w:pPr>
            <w:ins w:id="253" w:author="作成者">
              <w:r w:rsidRPr="00AE3AFA">
                <w:rPr>
                  <w:rFonts w:asciiTheme="majorHAnsi" w:hAnsiTheme="majorHAnsi" w:cstheme="majorHAnsi"/>
                  <w:color w:val="000000"/>
                  <w:sz w:val="18"/>
                  <w:szCs w:val="18"/>
                  <w:shd w:val="clear" w:color="auto" w:fill="FFFFFF"/>
                  <w:rPrChange w:id="254" w:author="作成者">
                    <w:rPr>
                      <w:rFonts w:asciiTheme="minorEastAsia" w:hAnsiTheme="minorEastAsia" w:cstheme="minorHAnsi"/>
                      <w:color w:val="000000"/>
                      <w:sz w:val="18"/>
                      <w:szCs w:val="18"/>
                      <w:shd w:val="clear" w:color="auto" w:fill="FFFFFF"/>
                    </w:rPr>
                  </w:rPrChange>
                </w:rPr>
                <w:t>Manual input</w:t>
              </w:r>
            </w:ins>
          </w:p>
        </w:tc>
        <w:tc>
          <w:tcPr>
            <w:tcW w:w="1560" w:type="dxa"/>
            <w:tcBorders>
              <w:top w:val="single" w:sz="4" w:space="0" w:color="auto"/>
              <w:left w:val="single" w:sz="4" w:space="0" w:color="auto"/>
              <w:bottom w:val="single" w:sz="4" w:space="0" w:color="auto"/>
              <w:right w:val="single" w:sz="4" w:space="0" w:color="auto"/>
            </w:tcBorders>
            <w:hideMark/>
            <w:tcPrChange w:id="255" w:author="作成者">
              <w:tcPr>
                <w:tcW w:w="1134" w:type="dxa"/>
                <w:tcBorders>
                  <w:top w:val="single" w:sz="4" w:space="0" w:color="auto"/>
                  <w:left w:val="single" w:sz="4" w:space="0" w:color="auto"/>
                  <w:bottom w:val="single" w:sz="4" w:space="0" w:color="auto"/>
                  <w:right w:val="single" w:sz="4" w:space="0" w:color="auto"/>
                </w:tcBorders>
                <w:hideMark/>
              </w:tcPr>
            </w:tcPrChange>
          </w:tcPr>
          <w:p w14:paraId="226CBE8A" w14:textId="77777777" w:rsidR="00AE2E86" w:rsidRPr="00AE3AFA" w:rsidRDefault="00AE2E86">
            <w:pPr>
              <w:spacing w:line="240" w:lineRule="exact"/>
              <w:jc w:val="center"/>
              <w:rPr>
                <w:ins w:id="256" w:author="作成者"/>
                <w:rFonts w:asciiTheme="majorHAnsi" w:hAnsiTheme="majorHAnsi" w:cstheme="majorHAnsi"/>
                <w:color w:val="000000"/>
                <w:sz w:val="18"/>
                <w:szCs w:val="18"/>
                <w:shd w:val="clear" w:color="auto" w:fill="FFFFFF"/>
              </w:rPr>
            </w:pPr>
            <w:ins w:id="257" w:author="作成者">
              <w:r w:rsidRPr="00AE3AFA">
                <w:rPr>
                  <w:rFonts w:asciiTheme="majorHAnsi" w:hAnsiTheme="majorHAnsi" w:cstheme="majorHAnsi"/>
                  <w:color w:val="000000"/>
                  <w:sz w:val="18"/>
                  <w:szCs w:val="18"/>
                  <w:shd w:val="clear" w:color="auto" w:fill="FFFFFF"/>
                </w:rPr>
                <w:t>-</w:t>
              </w:r>
            </w:ins>
          </w:p>
        </w:tc>
      </w:tr>
    </w:tbl>
    <w:p w14:paraId="7FAFF68B" w14:textId="77777777" w:rsidR="00AE2E86" w:rsidRPr="00AE3AFA" w:rsidRDefault="00AE2E86" w:rsidP="00AE2E86">
      <w:pPr>
        <w:pStyle w:val="afb"/>
        <w:ind w:left="1680" w:firstLine="0"/>
        <w:rPr>
          <w:ins w:id="258" w:author="作成者"/>
          <w:rFonts w:asciiTheme="majorHAnsi" w:hAnsiTheme="majorHAnsi" w:cstheme="majorHAnsi"/>
        </w:rPr>
      </w:pPr>
    </w:p>
    <w:p w14:paraId="1C92298F" w14:textId="3BECD660" w:rsidR="00AE2E86" w:rsidRPr="00AE3AFA" w:rsidRDefault="0025540B" w:rsidP="00AE2E86">
      <w:pPr>
        <w:pStyle w:val="afb"/>
        <w:ind w:leftChars="1400" w:left="2940" w:firstLine="0"/>
        <w:rPr>
          <w:ins w:id="259" w:author="作成者"/>
          <w:rFonts w:asciiTheme="majorHAnsi" w:hAnsiTheme="majorHAnsi" w:cstheme="majorHAnsi"/>
        </w:rPr>
      </w:pPr>
      <w:ins w:id="260" w:author="作成者">
        <w:r w:rsidRPr="00AE3AFA">
          <w:rPr>
            <w:rFonts w:asciiTheme="majorHAnsi" w:hAnsiTheme="majorHAnsi" w:cstheme="majorHAnsi"/>
            <w:noProof/>
          </w:rPr>
          <w:drawing>
            <wp:inline distT="0" distB="0" distL="0" distR="0" wp14:anchorId="07E8F95E" wp14:editId="6ED004DC">
              <wp:extent cx="2857500" cy="1910738"/>
              <wp:effectExtent l="0" t="0" r="0" b="0"/>
              <wp:docPr id="464" name="図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283" cy="1915942"/>
                      </a:xfrm>
                      <a:prstGeom prst="rect">
                        <a:avLst/>
                      </a:prstGeom>
                    </pic:spPr>
                  </pic:pic>
                </a:graphicData>
              </a:graphic>
            </wp:inline>
          </w:drawing>
        </w:r>
      </w:ins>
    </w:p>
    <w:p w14:paraId="2E511E8E" w14:textId="6261ABFD" w:rsidR="00AE2E86" w:rsidRPr="00AE3AFA" w:rsidRDefault="00646379" w:rsidP="00AE2E86">
      <w:pPr>
        <w:pStyle w:val="af1"/>
        <w:jc w:val="center"/>
        <w:rPr>
          <w:ins w:id="261" w:author="作成者"/>
          <w:rFonts w:asciiTheme="majorHAnsi" w:hAnsiTheme="majorHAnsi" w:cstheme="majorHAnsi"/>
        </w:rPr>
      </w:pPr>
      <w:ins w:id="262" w:author="作成者">
        <w:r w:rsidRPr="00AE3AFA">
          <w:rPr>
            <w:rFonts w:asciiTheme="majorHAnsi" w:hAnsiTheme="majorHAnsi" w:cstheme="majorHAnsi"/>
          </w:rPr>
          <w:t>Figure</w:t>
        </w:r>
        <w:r w:rsidR="00AE2E86" w:rsidRPr="00AE3AFA">
          <w:rPr>
            <w:rFonts w:asciiTheme="majorHAnsi" w:hAnsiTheme="majorHAnsi" w:cstheme="majorHAnsi"/>
          </w:rPr>
          <w:t xml:space="preserve"> 4.1- </w:t>
        </w:r>
        <w:r w:rsidR="00AE2E86" w:rsidRPr="00AE3AFA">
          <w:rPr>
            <w:rFonts w:asciiTheme="majorHAnsi" w:hAnsiTheme="majorHAnsi" w:cstheme="majorHAnsi"/>
          </w:rPr>
          <w:fldChar w:fldCharType="begin"/>
        </w:r>
        <w:r w:rsidR="00AE2E86" w:rsidRPr="00AE3AFA">
          <w:rPr>
            <w:rFonts w:asciiTheme="majorHAnsi" w:hAnsiTheme="majorHAnsi" w:cstheme="majorHAnsi"/>
          </w:rPr>
          <w:instrText xml:space="preserve"> SEQ </w:instrText>
        </w:r>
        <w:r w:rsidR="00AE2E86" w:rsidRPr="00AE3AFA">
          <w:rPr>
            <w:rFonts w:asciiTheme="majorHAnsi" w:hAnsiTheme="majorHAnsi" w:cstheme="majorHAnsi"/>
          </w:rPr>
          <w:instrText>図</w:instrText>
        </w:r>
        <w:r w:rsidR="00AE2E86" w:rsidRPr="00AE3AFA">
          <w:rPr>
            <w:rFonts w:asciiTheme="majorHAnsi" w:hAnsiTheme="majorHAnsi" w:cstheme="majorHAnsi"/>
          </w:rPr>
          <w:instrText xml:space="preserve">_4.1- \* ARABIC </w:instrText>
        </w:r>
        <w:r w:rsidR="00AE2E86" w:rsidRPr="00AE3AFA">
          <w:rPr>
            <w:rFonts w:asciiTheme="majorHAnsi" w:hAnsiTheme="majorHAnsi" w:cstheme="majorHAnsi"/>
          </w:rPr>
          <w:fldChar w:fldCharType="separate"/>
        </w:r>
      </w:ins>
      <w:r w:rsidR="00A6356E">
        <w:rPr>
          <w:rFonts w:asciiTheme="majorHAnsi" w:hAnsiTheme="majorHAnsi" w:cstheme="majorHAnsi"/>
          <w:noProof/>
        </w:rPr>
        <w:t>2</w:t>
      </w:r>
      <w:ins w:id="263" w:author="作成者">
        <w:r w:rsidR="00AE2E86" w:rsidRPr="00AE3AFA">
          <w:rPr>
            <w:rFonts w:asciiTheme="majorHAnsi" w:hAnsiTheme="majorHAnsi" w:cstheme="majorHAnsi"/>
          </w:rPr>
          <w:fldChar w:fldCharType="end"/>
        </w:r>
        <w:r w:rsidR="00AE2E86" w:rsidRPr="00AE3AFA">
          <w:rPr>
            <w:rFonts w:asciiTheme="majorHAnsi" w:hAnsiTheme="majorHAnsi" w:cstheme="majorHAnsi"/>
          </w:rPr>
          <w:t xml:space="preserve"> </w:t>
        </w:r>
        <w:r w:rsidR="0025540B" w:rsidRPr="00AE3AFA">
          <w:rPr>
            <w:rFonts w:asciiTheme="majorHAnsi" w:hAnsiTheme="majorHAnsi" w:cstheme="majorHAnsi"/>
          </w:rPr>
          <w:t>“</w:t>
        </w:r>
        <w:r w:rsidR="00AE2E86" w:rsidRPr="00AE3AFA">
          <w:rPr>
            <w:rFonts w:asciiTheme="majorHAnsi" w:hAnsiTheme="majorHAnsi" w:cstheme="majorHAnsi"/>
          </w:rPr>
          <w:t>End</w:t>
        </w:r>
        <w:r w:rsidR="0025540B" w:rsidRPr="00AE3AFA">
          <w:rPr>
            <w:rFonts w:asciiTheme="majorHAnsi" w:hAnsiTheme="majorHAnsi" w:cstheme="majorHAnsi"/>
          </w:rPr>
          <w:t>” tab</w:t>
        </w:r>
      </w:ins>
    </w:p>
    <w:p w14:paraId="26154240" w14:textId="03E5CB54" w:rsidR="00AE2E86" w:rsidRPr="00AE3AFA" w:rsidRDefault="00AE2E86">
      <w:pPr>
        <w:rPr>
          <w:ins w:id="264" w:author="作成者"/>
          <w:rFonts w:asciiTheme="majorHAnsi" w:hAnsiTheme="majorHAnsi" w:cstheme="majorHAnsi"/>
          <w:b/>
        </w:rPr>
        <w:pPrChange w:id="265" w:author="作成者">
          <w:pPr>
            <w:ind w:left="1260"/>
            <w:jc w:val="center"/>
          </w:pPr>
        </w:pPrChange>
      </w:pPr>
    </w:p>
    <w:p w14:paraId="189B6519" w14:textId="578223C9" w:rsidR="00AE2E86" w:rsidRPr="00AE3AFA" w:rsidRDefault="00646379">
      <w:pPr>
        <w:pStyle w:val="afb"/>
        <w:numPr>
          <w:ilvl w:val="0"/>
          <w:numId w:val="26"/>
        </w:numPr>
        <w:rPr>
          <w:ins w:id="266" w:author="作成者"/>
          <w:rFonts w:asciiTheme="majorHAnsi" w:hAnsiTheme="majorHAnsi" w:cstheme="majorHAnsi"/>
        </w:rPr>
        <w:pPrChange w:id="267" w:author="作成者">
          <w:pPr>
            <w:pStyle w:val="afb"/>
            <w:numPr>
              <w:numId w:val="29"/>
            </w:numPr>
            <w:ind w:left="1680" w:hanging="420"/>
          </w:pPr>
        </w:pPrChange>
      </w:pPr>
      <w:ins w:id="268" w:author="作成者">
        <w:r w:rsidRPr="00AE3AFA">
          <w:rPr>
            <w:rFonts w:asciiTheme="majorHAnsi" w:hAnsiTheme="majorHAnsi" w:cstheme="majorHAnsi"/>
          </w:rPr>
          <w:t>“</w:t>
        </w:r>
        <w:r w:rsidR="00AE2E86" w:rsidRPr="00AE3AFA">
          <w:rPr>
            <w:rFonts w:asciiTheme="majorHAnsi" w:hAnsiTheme="majorHAnsi" w:cstheme="majorHAnsi"/>
          </w:rPr>
          <w:t>Status file branch</w:t>
        </w:r>
        <w:r w:rsidRPr="00AE3AFA">
          <w:rPr>
            <w:rFonts w:asciiTheme="majorHAnsi" w:hAnsiTheme="majorHAnsi" w:cstheme="majorHAnsi"/>
          </w:rPr>
          <w:t>” tab</w:t>
        </w:r>
      </w:ins>
    </w:p>
    <w:p w14:paraId="05C01954" w14:textId="77777777" w:rsidR="00646379" w:rsidRPr="00AE3AFA" w:rsidRDefault="00646379">
      <w:pPr>
        <w:pStyle w:val="afb"/>
        <w:ind w:left="420" w:firstLine="0"/>
        <w:rPr>
          <w:ins w:id="269" w:author="作成者"/>
          <w:rFonts w:asciiTheme="majorHAnsi" w:hAnsiTheme="majorHAnsi" w:cstheme="majorHAnsi"/>
        </w:rPr>
        <w:pPrChange w:id="270" w:author="作成者">
          <w:pPr>
            <w:pStyle w:val="afb"/>
            <w:numPr>
              <w:numId w:val="26"/>
            </w:numPr>
            <w:ind w:left="420" w:hanging="420"/>
          </w:pPr>
        </w:pPrChange>
      </w:pPr>
      <w:ins w:id="271" w:author="作成者">
        <w:r w:rsidRPr="00AE3AFA">
          <w:rPr>
            <w:rFonts w:asciiTheme="majorHAnsi" w:hAnsiTheme="majorHAnsi" w:cstheme="majorHAnsi"/>
          </w:rPr>
          <w:t>・</w:t>
        </w:r>
        <w:r w:rsidRPr="00AE3AFA">
          <w:rPr>
            <w:rFonts w:asciiTheme="majorHAnsi" w:hAnsiTheme="majorHAnsi" w:cstheme="majorHAnsi"/>
          </w:rPr>
          <w:t>This tab is displayed if “End” is selected in the Node list’s Function tab.</w:t>
        </w:r>
      </w:ins>
    </w:p>
    <w:p w14:paraId="35986729" w14:textId="77777777" w:rsidR="00646379" w:rsidRPr="00AE3AFA" w:rsidRDefault="00646379">
      <w:pPr>
        <w:pStyle w:val="afb"/>
        <w:ind w:left="420" w:firstLine="0"/>
        <w:rPr>
          <w:ins w:id="272" w:author="作成者"/>
          <w:rFonts w:asciiTheme="majorHAnsi" w:hAnsiTheme="majorHAnsi" w:cstheme="majorHAnsi"/>
        </w:rPr>
        <w:pPrChange w:id="273" w:author="作成者">
          <w:pPr>
            <w:pStyle w:val="afb"/>
            <w:numPr>
              <w:numId w:val="26"/>
            </w:numPr>
            <w:ind w:left="420" w:hanging="420"/>
          </w:pPr>
        </w:pPrChange>
      </w:pPr>
      <w:ins w:id="274" w:author="作成者">
        <w:r w:rsidRPr="00AE3AFA">
          <w:rPr>
            <w:rFonts w:asciiTheme="majorHAnsi" w:hAnsiTheme="majorHAnsi" w:cstheme="majorHAnsi"/>
          </w:rPr>
          <w:t>・</w:t>
        </w:r>
        <w:r w:rsidRPr="00AE3AFA">
          <w:rPr>
            <w:rFonts w:asciiTheme="majorHAnsi" w:hAnsiTheme="majorHAnsi" w:cstheme="majorHAnsi"/>
          </w:rPr>
          <w:t>Item listed in tab are following</w:t>
        </w:r>
      </w:ins>
    </w:p>
    <w:p w14:paraId="0CFC3AD5" w14:textId="77777777" w:rsidR="00AE2E86" w:rsidRPr="00AE3AFA" w:rsidRDefault="00AE2E86">
      <w:pPr>
        <w:pStyle w:val="afb"/>
        <w:ind w:firstLine="0"/>
        <w:rPr>
          <w:ins w:id="275" w:author="作成者"/>
          <w:rFonts w:asciiTheme="majorHAnsi" w:hAnsiTheme="majorHAnsi" w:cstheme="majorHAnsi"/>
        </w:rPr>
        <w:pPrChange w:id="276" w:author="作成者">
          <w:pPr>
            <w:pStyle w:val="afb"/>
            <w:ind w:left="1680" w:firstLine="0"/>
          </w:pPr>
        </w:pPrChange>
      </w:pPr>
    </w:p>
    <w:p w14:paraId="4369AFF5" w14:textId="031FFA89" w:rsidR="00AE2E86" w:rsidRPr="00AE3AFA" w:rsidRDefault="00646379" w:rsidP="00AE2E86">
      <w:pPr>
        <w:pStyle w:val="af1"/>
        <w:jc w:val="center"/>
        <w:rPr>
          <w:ins w:id="277" w:author="作成者"/>
          <w:rFonts w:asciiTheme="majorHAnsi" w:hAnsiTheme="majorHAnsi" w:cstheme="majorHAnsi"/>
        </w:rPr>
      </w:pPr>
      <w:ins w:id="278" w:author="作成者">
        <w:r w:rsidRPr="00AE3AFA">
          <w:rPr>
            <w:rFonts w:asciiTheme="majorHAnsi" w:hAnsiTheme="majorHAnsi" w:cstheme="majorHAnsi"/>
          </w:rPr>
          <w:t>Table</w:t>
        </w:r>
        <w:r w:rsidR="00AE2E86" w:rsidRPr="00AE3AFA">
          <w:rPr>
            <w:rFonts w:asciiTheme="majorHAnsi" w:hAnsiTheme="majorHAnsi" w:cstheme="majorHAnsi"/>
          </w:rPr>
          <w:t xml:space="preserve"> 4.1- </w:t>
        </w:r>
        <w:r w:rsidR="00AE2E86" w:rsidRPr="00AE3AFA">
          <w:rPr>
            <w:rFonts w:asciiTheme="majorHAnsi" w:hAnsiTheme="majorHAnsi" w:cstheme="majorHAnsi"/>
          </w:rPr>
          <w:fldChar w:fldCharType="begin"/>
        </w:r>
        <w:r w:rsidR="00AE2E86" w:rsidRPr="00AE3AFA">
          <w:rPr>
            <w:rFonts w:asciiTheme="majorHAnsi" w:hAnsiTheme="majorHAnsi" w:cstheme="majorHAnsi"/>
          </w:rPr>
          <w:instrText xml:space="preserve"> SEQ </w:instrText>
        </w:r>
        <w:r w:rsidR="00AE2E86" w:rsidRPr="00AE3AFA">
          <w:rPr>
            <w:rFonts w:asciiTheme="majorHAnsi" w:hAnsiTheme="majorHAnsi" w:cstheme="majorHAnsi"/>
          </w:rPr>
          <w:instrText>表</w:instrText>
        </w:r>
        <w:r w:rsidR="00AE2E86" w:rsidRPr="00AE3AFA">
          <w:rPr>
            <w:rFonts w:asciiTheme="majorHAnsi" w:hAnsiTheme="majorHAnsi" w:cstheme="majorHAnsi"/>
          </w:rPr>
          <w:instrText xml:space="preserve">_4.1- \* ARABIC </w:instrText>
        </w:r>
        <w:r w:rsidR="00AE2E86" w:rsidRPr="00AE3AFA">
          <w:rPr>
            <w:rFonts w:asciiTheme="majorHAnsi" w:hAnsiTheme="majorHAnsi" w:cstheme="majorHAnsi"/>
          </w:rPr>
          <w:fldChar w:fldCharType="separate"/>
        </w:r>
      </w:ins>
      <w:r w:rsidR="00A6356E">
        <w:rPr>
          <w:rFonts w:asciiTheme="majorHAnsi" w:hAnsiTheme="majorHAnsi" w:cstheme="majorHAnsi"/>
          <w:noProof/>
        </w:rPr>
        <w:t>4</w:t>
      </w:r>
      <w:ins w:id="279" w:author="作成者">
        <w:r w:rsidR="00AE2E86" w:rsidRPr="00AE3AFA">
          <w:rPr>
            <w:rFonts w:asciiTheme="majorHAnsi" w:hAnsiTheme="majorHAnsi" w:cstheme="majorHAnsi"/>
          </w:rPr>
          <w:fldChar w:fldCharType="end"/>
        </w:r>
        <w:r w:rsidRPr="00AE3AFA">
          <w:rPr>
            <w:rFonts w:asciiTheme="majorHAnsi" w:hAnsiTheme="majorHAnsi" w:cstheme="majorHAnsi"/>
          </w:rPr>
          <w:t xml:space="preserve">　</w:t>
        </w:r>
        <w:r w:rsidRPr="00AE3AFA">
          <w:rPr>
            <w:rFonts w:asciiTheme="majorHAnsi" w:hAnsiTheme="majorHAnsi" w:cstheme="majorHAnsi"/>
          </w:rPr>
          <w:t>“</w:t>
        </w:r>
        <w:r w:rsidR="00AE2E86" w:rsidRPr="00AE3AFA">
          <w:rPr>
            <w:rFonts w:asciiTheme="majorHAnsi" w:hAnsiTheme="majorHAnsi" w:cstheme="majorHAnsi"/>
          </w:rPr>
          <w:t>Status file branch</w:t>
        </w:r>
        <w:r w:rsidRPr="00AE3AFA">
          <w:rPr>
            <w:rFonts w:asciiTheme="majorHAnsi" w:hAnsiTheme="majorHAnsi" w:cstheme="majorHAnsi"/>
          </w:rPr>
          <w:t>” tab</w:t>
        </w:r>
      </w:ins>
    </w:p>
    <w:tbl>
      <w:tblPr>
        <w:tblStyle w:val="aa"/>
        <w:tblW w:w="9639" w:type="dxa"/>
        <w:tblInd w:w="-5" w:type="dxa"/>
        <w:tblLayout w:type="fixed"/>
        <w:tblLook w:val="04A0" w:firstRow="1" w:lastRow="0" w:firstColumn="1" w:lastColumn="0" w:noHBand="0" w:noVBand="1"/>
        <w:tblPrChange w:id="280" w:author="作成者">
          <w:tblPr>
            <w:tblStyle w:val="aa"/>
            <w:tblW w:w="0" w:type="dxa"/>
            <w:tblInd w:w="1725" w:type="dxa"/>
            <w:tblLayout w:type="fixed"/>
            <w:tblLook w:val="04A0" w:firstRow="1" w:lastRow="0" w:firstColumn="1" w:lastColumn="0" w:noHBand="0" w:noVBand="1"/>
          </w:tblPr>
        </w:tblPrChange>
      </w:tblPr>
      <w:tblGrid>
        <w:gridCol w:w="1418"/>
        <w:gridCol w:w="4678"/>
        <w:gridCol w:w="992"/>
        <w:gridCol w:w="992"/>
        <w:gridCol w:w="1559"/>
        <w:tblGridChange w:id="281">
          <w:tblGrid>
            <w:gridCol w:w="850"/>
            <w:gridCol w:w="3855"/>
            <w:gridCol w:w="709"/>
            <w:gridCol w:w="1134"/>
            <w:gridCol w:w="1134"/>
          </w:tblGrid>
        </w:tblGridChange>
      </w:tblGrid>
      <w:tr w:rsidR="00AE2E86" w:rsidRPr="00AE3AFA" w14:paraId="7AF8E908" w14:textId="77777777" w:rsidTr="0025540B">
        <w:trPr>
          <w:ins w:id="282" w:author="作成者"/>
        </w:trPr>
        <w:tc>
          <w:tcPr>
            <w:tcW w:w="1418" w:type="dxa"/>
            <w:tcBorders>
              <w:top w:val="single" w:sz="4" w:space="0" w:color="auto"/>
              <w:left w:val="single" w:sz="4" w:space="0" w:color="auto"/>
              <w:bottom w:val="single" w:sz="4" w:space="0" w:color="auto"/>
              <w:right w:val="single" w:sz="4" w:space="0" w:color="auto"/>
            </w:tcBorders>
            <w:shd w:val="clear" w:color="auto" w:fill="002B62"/>
            <w:vAlign w:val="center"/>
            <w:hideMark/>
            <w:tcPrChange w:id="283" w:author="作成者">
              <w:tcPr>
                <w:tcW w:w="850" w:type="dxa"/>
                <w:tcBorders>
                  <w:top w:val="single" w:sz="4" w:space="0" w:color="auto"/>
                  <w:left w:val="single" w:sz="4" w:space="0" w:color="auto"/>
                  <w:bottom w:val="single" w:sz="4" w:space="0" w:color="auto"/>
                  <w:right w:val="single" w:sz="4" w:space="0" w:color="auto"/>
                </w:tcBorders>
                <w:shd w:val="clear" w:color="auto" w:fill="002B62"/>
                <w:vAlign w:val="center"/>
                <w:hideMark/>
              </w:tcPr>
            </w:tcPrChange>
          </w:tcPr>
          <w:p w14:paraId="489014C8" w14:textId="6A3C23F1" w:rsidR="00AE2E86" w:rsidRPr="00AE3AFA" w:rsidRDefault="00646379">
            <w:pPr>
              <w:spacing w:line="240" w:lineRule="exact"/>
              <w:jc w:val="center"/>
              <w:rPr>
                <w:ins w:id="284" w:author="作成者"/>
                <w:rFonts w:asciiTheme="majorHAnsi" w:hAnsiTheme="majorHAnsi" w:cstheme="majorHAnsi"/>
                <w:b/>
                <w:color w:val="FFFFFF" w:themeColor="background1"/>
                <w:sz w:val="18"/>
                <w:szCs w:val="18"/>
                <w:rPrChange w:id="285" w:author="作成者">
                  <w:rPr>
                    <w:ins w:id="286" w:author="作成者"/>
                    <w:rFonts w:asciiTheme="minorEastAsia" w:hAnsiTheme="minorEastAsia" w:cstheme="minorHAnsi"/>
                    <w:b/>
                    <w:color w:val="FFFFFF" w:themeColor="background1"/>
                    <w:sz w:val="18"/>
                    <w:szCs w:val="18"/>
                  </w:rPr>
                </w:rPrChange>
              </w:rPr>
            </w:pPr>
            <w:ins w:id="287" w:author="作成者">
              <w:r w:rsidRPr="00AE3AFA">
                <w:rPr>
                  <w:rFonts w:asciiTheme="majorHAnsi" w:hAnsiTheme="majorHAnsi" w:cstheme="majorHAnsi"/>
                  <w:b/>
                  <w:color w:val="FFFFFF" w:themeColor="background1"/>
                  <w:sz w:val="18"/>
                  <w:szCs w:val="18"/>
                  <w:rPrChange w:id="288" w:author="作成者">
                    <w:rPr>
                      <w:rFonts w:asciiTheme="minorEastAsia" w:hAnsiTheme="minorEastAsia" w:cstheme="minorHAnsi"/>
                      <w:b/>
                      <w:color w:val="FFFFFF" w:themeColor="background1"/>
                      <w:sz w:val="18"/>
                      <w:szCs w:val="18"/>
                    </w:rPr>
                  </w:rPrChange>
                </w:rPr>
                <w:t>Item</w:t>
              </w:r>
            </w:ins>
          </w:p>
        </w:tc>
        <w:tc>
          <w:tcPr>
            <w:tcW w:w="4678" w:type="dxa"/>
            <w:tcBorders>
              <w:top w:val="single" w:sz="4" w:space="0" w:color="auto"/>
              <w:left w:val="single" w:sz="4" w:space="0" w:color="auto"/>
              <w:bottom w:val="single" w:sz="4" w:space="0" w:color="auto"/>
              <w:right w:val="single" w:sz="4" w:space="0" w:color="auto"/>
            </w:tcBorders>
            <w:shd w:val="clear" w:color="auto" w:fill="002B62"/>
            <w:vAlign w:val="center"/>
            <w:hideMark/>
            <w:tcPrChange w:id="289" w:author="作成者">
              <w:tcPr>
                <w:tcW w:w="3855" w:type="dxa"/>
                <w:tcBorders>
                  <w:top w:val="single" w:sz="4" w:space="0" w:color="auto"/>
                  <w:left w:val="single" w:sz="4" w:space="0" w:color="auto"/>
                  <w:bottom w:val="single" w:sz="4" w:space="0" w:color="auto"/>
                  <w:right w:val="single" w:sz="4" w:space="0" w:color="auto"/>
                </w:tcBorders>
                <w:shd w:val="clear" w:color="auto" w:fill="002B62"/>
                <w:vAlign w:val="center"/>
                <w:hideMark/>
              </w:tcPr>
            </w:tcPrChange>
          </w:tcPr>
          <w:p w14:paraId="5A7A2122" w14:textId="6D84CF7E" w:rsidR="00AE2E86" w:rsidRPr="00AE3AFA" w:rsidRDefault="00646379">
            <w:pPr>
              <w:spacing w:line="240" w:lineRule="exact"/>
              <w:jc w:val="center"/>
              <w:rPr>
                <w:ins w:id="290" w:author="作成者"/>
                <w:rFonts w:asciiTheme="majorHAnsi" w:hAnsiTheme="majorHAnsi" w:cstheme="majorHAnsi"/>
                <w:b/>
                <w:color w:val="FFFFFF" w:themeColor="background1"/>
                <w:sz w:val="18"/>
                <w:szCs w:val="18"/>
                <w:rPrChange w:id="291" w:author="作成者">
                  <w:rPr>
                    <w:ins w:id="292" w:author="作成者"/>
                    <w:rFonts w:asciiTheme="minorEastAsia" w:hAnsiTheme="minorEastAsia" w:cstheme="minorHAnsi"/>
                    <w:b/>
                    <w:color w:val="FFFFFF" w:themeColor="background1"/>
                    <w:sz w:val="18"/>
                    <w:szCs w:val="18"/>
                  </w:rPr>
                </w:rPrChange>
              </w:rPr>
            </w:pPr>
            <w:ins w:id="293" w:author="作成者">
              <w:r w:rsidRPr="00AE3AFA">
                <w:rPr>
                  <w:rFonts w:asciiTheme="majorHAnsi" w:hAnsiTheme="majorHAnsi" w:cstheme="majorHAnsi"/>
                  <w:b/>
                  <w:color w:val="FFFFFF" w:themeColor="background1"/>
                  <w:sz w:val="18"/>
                  <w:szCs w:val="18"/>
                  <w:rPrChange w:id="294" w:author="作成者">
                    <w:rPr>
                      <w:rFonts w:asciiTheme="minorEastAsia" w:hAnsiTheme="minorEastAsia" w:cstheme="minorHAnsi"/>
                      <w:b/>
                      <w:color w:val="FFFFFF" w:themeColor="background1"/>
                      <w:sz w:val="18"/>
                      <w:szCs w:val="18"/>
                    </w:rPr>
                  </w:rPrChange>
                </w:rPr>
                <w:t>Description</w:t>
              </w:r>
            </w:ins>
          </w:p>
        </w:tc>
        <w:tc>
          <w:tcPr>
            <w:tcW w:w="992" w:type="dxa"/>
            <w:tcBorders>
              <w:top w:val="single" w:sz="4" w:space="0" w:color="auto"/>
              <w:left w:val="single" w:sz="4" w:space="0" w:color="auto"/>
              <w:bottom w:val="single" w:sz="4" w:space="0" w:color="auto"/>
              <w:right w:val="single" w:sz="4" w:space="0" w:color="auto"/>
            </w:tcBorders>
            <w:shd w:val="clear" w:color="auto" w:fill="002B62"/>
            <w:vAlign w:val="center"/>
            <w:hideMark/>
            <w:tcPrChange w:id="295" w:author="作成者">
              <w:tcPr>
                <w:tcW w:w="709" w:type="dxa"/>
                <w:tcBorders>
                  <w:top w:val="single" w:sz="4" w:space="0" w:color="auto"/>
                  <w:left w:val="single" w:sz="4" w:space="0" w:color="auto"/>
                  <w:bottom w:val="single" w:sz="4" w:space="0" w:color="auto"/>
                  <w:right w:val="single" w:sz="4" w:space="0" w:color="auto"/>
                </w:tcBorders>
                <w:shd w:val="clear" w:color="auto" w:fill="002B62"/>
                <w:vAlign w:val="center"/>
                <w:hideMark/>
              </w:tcPr>
            </w:tcPrChange>
          </w:tcPr>
          <w:p w14:paraId="711BB60F" w14:textId="3AE046D0" w:rsidR="00AE2E86" w:rsidRPr="00AE3AFA" w:rsidRDefault="00646379">
            <w:pPr>
              <w:spacing w:line="240" w:lineRule="exact"/>
              <w:jc w:val="center"/>
              <w:rPr>
                <w:ins w:id="296" w:author="作成者"/>
                <w:rFonts w:asciiTheme="majorHAnsi" w:hAnsiTheme="majorHAnsi" w:cstheme="majorHAnsi"/>
                <w:b/>
                <w:color w:val="FFFFFF" w:themeColor="background1"/>
                <w:sz w:val="18"/>
                <w:szCs w:val="18"/>
                <w:rPrChange w:id="297" w:author="作成者">
                  <w:rPr>
                    <w:ins w:id="298" w:author="作成者"/>
                    <w:rFonts w:asciiTheme="minorEastAsia" w:hAnsiTheme="minorEastAsia" w:cstheme="minorHAnsi"/>
                    <w:b/>
                    <w:color w:val="FFFFFF" w:themeColor="background1"/>
                    <w:sz w:val="18"/>
                    <w:szCs w:val="18"/>
                  </w:rPr>
                </w:rPrChange>
              </w:rPr>
            </w:pPr>
            <w:ins w:id="299" w:author="作成者">
              <w:r w:rsidRPr="00AE3AFA">
                <w:rPr>
                  <w:rFonts w:asciiTheme="majorHAnsi" w:hAnsiTheme="majorHAnsi" w:cstheme="majorHAnsi"/>
                  <w:b/>
                  <w:color w:val="FFFFFF" w:themeColor="background1"/>
                  <w:sz w:val="18"/>
                  <w:szCs w:val="18"/>
                  <w:rPrChange w:id="300" w:author="作成者">
                    <w:rPr>
                      <w:rFonts w:asciiTheme="minorEastAsia" w:hAnsiTheme="minorEastAsia" w:cstheme="minorHAnsi"/>
                      <w:b/>
                      <w:color w:val="FFFFFF" w:themeColor="background1"/>
                      <w:sz w:val="18"/>
                      <w:szCs w:val="18"/>
                    </w:rPr>
                  </w:rPrChange>
                </w:rPr>
                <w:t>Input required</w:t>
              </w:r>
            </w:ins>
          </w:p>
        </w:tc>
        <w:tc>
          <w:tcPr>
            <w:tcW w:w="992" w:type="dxa"/>
            <w:tcBorders>
              <w:top w:val="single" w:sz="4" w:space="0" w:color="auto"/>
              <w:left w:val="single" w:sz="4" w:space="0" w:color="auto"/>
              <w:bottom w:val="single" w:sz="4" w:space="0" w:color="auto"/>
              <w:right w:val="single" w:sz="4" w:space="0" w:color="auto"/>
            </w:tcBorders>
            <w:shd w:val="clear" w:color="auto" w:fill="002B62"/>
            <w:vAlign w:val="center"/>
            <w:hideMark/>
            <w:tcPrChange w:id="301" w:author="作成者">
              <w:tcPr>
                <w:tcW w:w="1134" w:type="dxa"/>
                <w:tcBorders>
                  <w:top w:val="single" w:sz="4" w:space="0" w:color="auto"/>
                  <w:left w:val="single" w:sz="4" w:space="0" w:color="auto"/>
                  <w:bottom w:val="single" w:sz="4" w:space="0" w:color="auto"/>
                  <w:right w:val="single" w:sz="4" w:space="0" w:color="auto"/>
                </w:tcBorders>
                <w:shd w:val="clear" w:color="auto" w:fill="002B62"/>
                <w:vAlign w:val="center"/>
                <w:hideMark/>
              </w:tcPr>
            </w:tcPrChange>
          </w:tcPr>
          <w:p w14:paraId="4F2460DF" w14:textId="75DFFC45" w:rsidR="00AE2E86" w:rsidRPr="00AE3AFA" w:rsidRDefault="00646379">
            <w:pPr>
              <w:spacing w:line="240" w:lineRule="exact"/>
              <w:jc w:val="center"/>
              <w:rPr>
                <w:ins w:id="302" w:author="作成者"/>
                <w:rFonts w:asciiTheme="majorHAnsi" w:hAnsiTheme="majorHAnsi" w:cstheme="majorHAnsi"/>
                <w:b/>
                <w:color w:val="FFFFFF" w:themeColor="background1"/>
                <w:sz w:val="18"/>
                <w:szCs w:val="18"/>
                <w:rPrChange w:id="303" w:author="作成者">
                  <w:rPr>
                    <w:ins w:id="304" w:author="作成者"/>
                    <w:rFonts w:asciiTheme="minorEastAsia" w:hAnsiTheme="minorEastAsia" w:cstheme="minorHAnsi"/>
                    <w:b/>
                    <w:color w:val="FFFFFF" w:themeColor="background1"/>
                    <w:sz w:val="18"/>
                    <w:szCs w:val="18"/>
                  </w:rPr>
                </w:rPrChange>
              </w:rPr>
            </w:pPr>
            <w:ins w:id="305" w:author="作成者">
              <w:r w:rsidRPr="00AE3AFA">
                <w:rPr>
                  <w:rFonts w:asciiTheme="majorHAnsi" w:hAnsiTheme="majorHAnsi" w:cstheme="majorHAnsi"/>
                  <w:b/>
                  <w:color w:val="FFFFFF" w:themeColor="background1"/>
                  <w:sz w:val="18"/>
                  <w:szCs w:val="18"/>
                  <w:rPrChange w:id="306" w:author="作成者">
                    <w:rPr>
                      <w:rFonts w:asciiTheme="minorEastAsia" w:hAnsiTheme="minorEastAsia" w:cstheme="minorHAnsi"/>
                      <w:b/>
                      <w:color w:val="FFFFFF" w:themeColor="background1"/>
                      <w:sz w:val="18"/>
                      <w:szCs w:val="18"/>
                    </w:rPr>
                  </w:rPrChange>
                </w:rPr>
                <w:t>Input type</w:t>
              </w:r>
            </w:ins>
          </w:p>
        </w:tc>
        <w:tc>
          <w:tcPr>
            <w:tcW w:w="1559" w:type="dxa"/>
            <w:tcBorders>
              <w:top w:val="single" w:sz="4" w:space="0" w:color="auto"/>
              <w:left w:val="single" w:sz="4" w:space="0" w:color="auto"/>
              <w:bottom w:val="single" w:sz="4" w:space="0" w:color="auto"/>
              <w:right w:val="single" w:sz="4" w:space="0" w:color="auto"/>
            </w:tcBorders>
            <w:shd w:val="clear" w:color="auto" w:fill="002B62"/>
            <w:vAlign w:val="center"/>
            <w:hideMark/>
            <w:tcPrChange w:id="307" w:author="作成者">
              <w:tcPr>
                <w:tcW w:w="1134" w:type="dxa"/>
                <w:tcBorders>
                  <w:top w:val="single" w:sz="4" w:space="0" w:color="auto"/>
                  <w:left w:val="single" w:sz="4" w:space="0" w:color="auto"/>
                  <w:bottom w:val="single" w:sz="4" w:space="0" w:color="auto"/>
                  <w:right w:val="single" w:sz="4" w:space="0" w:color="auto"/>
                </w:tcBorders>
                <w:shd w:val="clear" w:color="auto" w:fill="002B62"/>
                <w:vAlign w:val="center"/>
                <w:hideMark/>
              </w:tcPr>
            </w:tcPrChange>
          </w:tcPr>
          <w:p w14:paraId="41A53BEE" w14:textId="2CE86C6E" w:rsidR="00AE2E86" w:rsidRPr="00AE3AFA" w:rsidRDefault="00646379">
            <w:pPr>
              <w:spacing w:line="240" w:lineRule="exact"/>
              <w:jc w:val="center"/>
              <w:rPr>
                <w:ins w:id="308" w:author="作成者"/>
                <w:rFonts w:asciiTheme="majorHAnsi" w:hAnsiTheme="majorHAnsi" w:cstheme="majorHAnsi"/>
                <w:b/>
                <w:color w:val="FFFFFF" w:themeColor="background1"/>
                <w:sz w:val="18"/>
                <w:szCs w:val="18"/>
                <w:rPrChange w:id="309" w:author="作成者">
                  <w:rPr>
                    <w:ins w:id="310" w:author="作成者"/>
                    <w:rFonts w:asciiTheme="minorEastAsia" w:hAnsiTheme="minorEastAsia" w:cstheme="minorHAnsi"/>
                    <w:b/>
                    <w:color w:val="FFFFFF" w:themeColor="background1"/>
                    <w:sz w:val="18"/>
                    <w:szCs w:val="18"/>
                  </w:rPr>
                </w:rPrChange>
              </w:rPr>
            </w:pPr>
            <w:ins w:id="311" w:author="作成者">
              <w:r w:rsidRPr="00AE3AFA">
                <w:rPr>
                  <w:rFonts w:asciiTheme="majorHAnsi" w:hAnsiTheme="majorHAnsi" w:cstheme="majorHAnsi"/>
                  <w:b/>
                  <w:color w:val="FFFFFF" w:themeColor="background1"/>
                  <w:sz w:val="18"/>
                  <w:szCs w:val="18"/>
                  <w:rPrChange w:id="312" w:author="作成者">
                    <w:rPr>
                      <w:rFonts w:asciiTheme="minorEastAsia" w:hAnsiTheme="minorEastAsia" w:cstheme="minorHAnsi"/>
                      <w:b/>
                      <w:color w:val="FFFFFF" w:themeColor="background1"/>
                      <w:sz w:val="18"/>
                      <w:szCs w:val="18"/>
                    </w:rPr>
                  </w:rPrChange>
                </w:rPr>
                <w:t>Restriction</w:t>
              </w:r>
            </w:ins>
          </w:p>
        </w:tc>
      </w:tr>
      <w:tr w:rsidR="00AE2E86" w:rsidRPr="00AE3AFA" w14:paraId="3A4B7060" w14:textId="77777777" w:rsidTr="0025540B">
        <w:trPr>
          <w:ins w:id="313" w:author="作成者"/>
        </w:trPr>
        <w:tc>
          <w:tcPr>
            <w:tcW w:w="1418" w:type="dxa"/>
            <w:tcBorders>
              <w:top w:val="single" w:sz="4" w:space="0" w:color="auto"/>
              <w:left w:val="single" w:sz="4" w:space="0" w:color="auto"/>
              <w:bottom w:val="single" w:sz="4" w:space="0" w:color="auto"/>
              <w:right w:val="single" w:sz="4" w:space="0" w:color="auto"/>
            </w:tcBorders>
            <w:hideMark/>
            <w:tcPrChange w:id="314" w:author="作成者">
              <w:tcPr>
                <w:tcW w:w="850" w:type="dxa"/>
                <w:tcBorders>
                  <w:top w:val="single" w:sz="4" w:space="0" w:color="auto"/>
                  <w:left w:val="single" w:sz="4" w:space="0" w:color="auto"/>
                  <w:bottom w:val="single" w:sz="4" w:space="0" w:color="auto"/>
                  <w:right w:val="single" w:sz="4" w:space="0" w:color="auto"/>
                </w:tcBorders>
                <w:hideMark/>
              </w:tcPr>
            </w:tcPrChange>
          </w:tcPr>
          <w:p w14:paraId="3A10D45D" w14:textId="77777777" w:rsidR="00AE2E86" w:rsidRPr="00AE3AFA" w:rsidRDefault="00AE2E86">
            <w:pPr>
              <w:spacing w:line="240" w:lineRule="exact"/>
              <w:jc w:val="left"/>
              <w:rPr>
                <w:ins w:id="315" w:author="作成者"/>
                <w:rFonts w:asciiTheme="majorHAnsi" w:hAnsiTheme="majorHAnsi" w:cstheme="majorHAnsi"/>
                <w:color w:val="000000"/>
                <w:sz w:val="18"/>
                <w:szCs w:val="18"/>
                <w:shd w:val="clear" w:color="auto" w:fill="FFFFFF"/>
              </w:rPr>
            </w:pPr>
            <w:ins w:id="316" w:author="作成者">
              <w:r w:rsidRPr="00AE3AFA">
                <w:rPr>
                  <w:rFonts w:asciiTheme="majorHAnsi" w:hAnsiTheme="majorHAnsi" w:cstheme="majorHAnsi"/>
                  <w:color w:val="000000"/>
                  <w:sz w:val="18"/>
                  <w:szCs w:val="18"/>
                  <w:shd w:val="clear" w:color="auto" w:fill="FFFFFF"/>
                </w:rPr>
                <w:t>If</w:t>
              </w:r>
            </w:ins>
          </w:p>
          <w:p w14:paraId="32AFC263" w14:textId="77777777" w:rsidR="00AE2E86" w:rsidRPr="00AE3AFA" w:rsidRDefault="00AE2E86">
            <w:pPr>
              <w:spacing w:line="240" w:lineRule="exact"/>
              <w:jc w:val="left"/>
              <w:rPr>
                <w:ins w:id="317" w:author="作成者"/>
                <w:rFonts w:asciiTheme="majorHAnsi" w:hAnsiTheme="majorHAnsi" w:cstheme="majorHAnsi"/>
                <w:color w:val="000000"/>
                <w:sz w:val="18"/>
                <w:szCs w:val="18"/>
                <w:shd w:val="clear" w:color="auto" w:fill="FFFFFF"/>
              </w:rPr>
            </w:pPr>
            <w:ins w:id="318" w:author="作成者">
              <w:r w:rsidRPr="00AE3AFA">
                <w:rPr>
                  <w:rFonts w:asciiTheme="majorHAnsi" w:hAnsiTheme="majorHAnsi" w:cstheme="majorHAnsi"/>
                  <w:color w:val="000000"/>
                  <w:sz w:val="18"/>
                  <w:szCs w:val="18"/>
                  <w:shd w:val="clear" w:color="auto" w:fill="FFFFFF"/>
                </w:rPr>
                <w:t>/</w:t>
              </w:r>
            </w:ins>
          </w:p>
          <w:p w14:paraId="1BC11833" w14:textId="77777777" w:rsidR="00AE2E86" w:rsidRPr="00AE3AFA" w:rsidRDefault="00AE2E86">
            <w:pPr>
              <w:spacing w:line="240" w:lineRule="exact"/>
              <w:jc w:val="left"/>
              <w:rPr>
                <w:ins w:id="319" w:author="作成者"/>
                <w:rFonts w:asciiTheme="majorHAnsi" w:hAnsiTheme="majorHAnsi" w:cstheme="majorHAnsi"/>
                <w:color w:val="000000"/>
                <w:sz w:val="18"/>
                <w:szCs w:val="18"/>
                <w:shd w:val="clear" w:color="auto" w:fill="FFFFFF"/>
              </w:rPr>
            </w:pPr>
            <w:ins w:id="320" w:author="作成者">
              <w:r w:rsidRPr="00AE3AFA">
                <w:rPr>
                  <w:rFonts w:asciiTheme="majorHAnsi" w:hAnsiTheme="majorHAnsi" w:cstheme="majorHAnsi"/>
                  <w:color w:val="000000"/>
                  <w:sz w:val="18"/>
                  <w:szCs w:val="18"/>
                  <w:shd w:val="clear" w:color="auto" w:fill="FFFFFF"/>
                </w:rPr>
                <w:t>elseif</w:t>
              </w:r>
            </w:ins>
          </w:p>
        </w:tc>
        <w:tc>
          <w:tcPr>
            <w:tcW w:w="4678" w:type="dxa"/>
            <w:tcBorders>
              <w:top w:val="single" w:sz="4" w:space="0" w:color="auto"/>
              <w:left w:val="single" w:sz="4" w:space="0" w:color="auto"/>
              <w:bottom w:val="single" w:sz="4" w:space="0" w:color="auto"/>
              <w:right w:val="single" w:sz="4" w:space="0" w:color="auto"/>
            </w:tcBorders>
            <w:hideMark/>
            <w:tcPrChange w:id="321" w:author="作成者">
              <w:tcPr>
                <w:tcW w:w="3855" w:type="dxa"/>
                <w:tcBorders>
                  <w:top w:val="single" w:sz="4" w:space="0" w:color="auto"/>
                  <w:left w:val="single" w:sz="4" w:space="0" w:color="auto"/>
                  <w:bottom w:val="single" w:sz="4" w:space="0" w:color="auto"/>
                  <w:right w:val="single" w:sz="4" w:space="0" w:color="auto"/>
                </w:tcBorders>
                <w:hideMark/>
              </w:tcPr>
            </w:tcPrChange>
          </w:tcPr>
          <w:p w14:paraId="59CA13E6" w14:textId="591A610B" w:rsidR="00AE2E86" w:rsidRPr="00AE3AFA" w:rsidRDefault="00A12FA5">
            <w:pPr>
              <w:spacing w:line="240" w:lineRule="exact"/>
              <w:rPr>
                <w:ins w:id="322" w:author="作成者"/>
                <w:rFonts w:asciiTheme="majorHAnsi" w:hAnsiTheme="majorHAnsi" w:cstheme="majorHAnsi"/>
                <w:color w:val="000000"/>
                <w:sz w:val="18"/>
                <w:szCs w:val="18"/>
                <w:shd w:val="clear" w:color="auto" w:fill="FFFFFF"/>
              </w:rPr>
              <w:pPrChange w:id="323" w:author="作成者">
                <w:pPr>
                  <w:spacing w:line="240" w:lineRule="exact"/>
                  <w:jc w:val="left"/>
                </w:pPr>
              </w:pPrChange>
            </w:pPr>
            <w:ins w:id="324" w:author="作成者">
              <w:r w:rsidRPr="00AE3AFA">
                <w:rPr>
                  <w:rFonts w:asciiTheme="majorHAnsi" w:hAnsiTheme="majorHAnsi" w:cstheme="majorHAnsi"/>
                  <w:color w:val="000000"/>
                  <w:sz w:val="18"/>
                  <w:szCs w:val="18"/>
                  <w:shd w:val="clear" w:color="auto" w:fill="FFFFFF"/>
                </w:rPr>
                <w:t xml:space="preserve">Set branch requirement for </w:t>
              </w:r>
              <w:r w:rsidR="00AE2E86" w:rsidRPr="00AE3AFA">
                <w:rPr>
                  <w:rFonts w:asciiTheme="majorHAnsi" w:hAnsiTheme="majorHAnsi" w:cstheme="majorHAnsi"/>
                  <w:color w:val="000000"/>
                  <w:sz w:val="18"/>
                  <w:szCs w:val="18"/>
                  <w:shd w:val="clear" w:color="auto" w:fill="FFFFFF"/>
                </w:rPr>
                <w:t>Movement</w:t>
              </w:r>
              <w:r w:rsidRPr="00AE3AFA">
                <w:rPr>
                  <w:rFonts w:asciiTheme="majorHAnsi" w:hAnsiTheme="majorHAnsi" w:cstheme="majorHAnsi"/>
                  <w:color w:val="000000"/>
                  <w:sz w:val="18"/>
                  <w:szCs w:val="18"/>
                  <w:shd w:val="clear" w:color="auto" w:fill="FFFFFF"/>
                </w:rPr>
                <w:t xml:space="preserve"> status file.</w:t>
              </w:r>
            </w:ins>
          </w:p>
          <w:p w14:paraId="386A4150" w14:textId="4ECAC144" w:rsidR="00AE2E86" w:rsidRPr="00AE3AFA" w:rsidRDefault="00A12FA5">
            <w:pPr>
              <w:spacing w:line="240" w:lineRule="exact"/>
              <w:rPr>
                <w:ins w:id="325" w:author="作成者"/>
                <w:rFonts w:asciiTheme="majorHAnsi" w:hAnsiTheme="majorHAnsi" w:cstheme="majorHAnsi"/>
                <w:color w:val="000000"/>
                <w:sz w:val="18"/>
                <w:szCs w:val="18"/>
                <w:shd w:val="clear" w:color="auto" w:fill="FFFFFF"/>
              </w:rPr>
              <w:pPrChange w:id="326" w:author="作成者">
                <w:pPr>
                  <w:spacing w:line="240" w:lineRule="exact"/>
                  <w:jc w:val="left"/>
                </w:pPr>
              </w:pPrChange>
            </w:pPr>
            <w:ins w:id="327" w:author="作成者">
              <w:r w:rsidRPr="00AE3AFA">
                <w:rPr>
                  <w:rFonts w:asciiTheme="majorHAnsi" w:hAnsiTheme="majorHAnsi" w:cstheme="majorHAnsi"/>
                  <w:color w:val="000000"/>
                  <w:sz w:val="18"/>
                  <w:szCs w:val="18"/>
                  <w:shd w:val="clear" w:color="auto" w:fill="FFFFFF"/>
                </w:rPr>
                <w:t>Press “</w:t>
              </w:r>
              <w:r w:rsidR="00AE2E86" w:rsidRPr="00AE3AFA">
                <w:rPr>
                  <w:rFonts w:asciiTheme="majorHAnsi" w:hAnsiTheme="majorHAnsi" w:cstheme="majorHAnsi"/>
                  <w:color w:val="000000"/>
                  <w:sz w:val="18"/>
                  <w:szCs w:val="18"/>
                  <w:shd w:val="clear" w:color="auto" w:fill="FFFFFF"/>
                </w:rPr>
                <w:t>Add</w:t>
              </w:r>
              <w:r w:rsidRPr="00AE3AFA">
                <w:rPr>
                  <w:rFonts w:asciiTheme="majorHAnsi" w:hAnsiTheme="majorHAnsi" w:cstheme="majorHAnsi"/>
                  <w:color w:val="000000"/>
                  <w:sz w:val="18"/>
                  <w:szCs w:val="18"/>
                  <w:shd w:val="clear" w:color="auto" w:fill="FFFFFF"/>
                </w:rPr>
                <w:t>”/”Delete” button to add or delete branch.</w:t>
              </w:r>
            </w:ins>
          </w:p>
          <w:p w14:paraId="5F585CF9" w14:textId="411F38BC" w:rsidR="00AE2E86" w:rsidRPr="00AE3AFA" w:rsidRDefault="00A12FA5">
            <w:pPr>
              <w:spacing w:line="240" w:lineRule="exact"/>
              <w:rPr>
                <w:ins w:id="328" w:author="作成者"/>
                <w:rFonts w:asciiTheme="majorHAnsi" w:hAnsiTheme="majorHAnsi" w:cstheme="majorHAnsi"/>
                <w:color w:val="000000"/>
                <w:sz w:val="18"/>
                <w:szCs w:val="18"/>
                <w:shd w:val="clear" w:color="auto" w:fill="FFFFFF"/>
              </w:rPr>
              <w:pPrChange w:id="329" w:author="作成者">
                <w:pPr>
                  <w:spacing w:line="240" w:lineRule="exact"/>
                  <w:jc w:val="left"/>
                </w:pPr>
              </w:pPrChange>
            </w:pPr>
            <w:ins w:id="330" w:author="作成者">
              <w:r w:rsidRPr="00AE3AFA">
                <w:rPr>
                  <w:rFonts w:asciiTheme="majorHAnsi" w:hAnsiTheme="majorHAnsi" w:cstheme="majorHAnsi"/>
                  <w:color w:val="000000"/>
                  <w:sz w:val="18"/>
                  <w:szCs w:val="18"/>
                  <w:shd w:val="clear" w:color="auto" w:fill="FFFFFF"/>
                  <w:rPrChange w:id="331" w:author="作成者">
                    <w:rPr>
                      <w:rFonts w:ascii="ＭＳ ゴシック" w:eastAsia="ＭＳ ゴシック" w:hAnsi="ＭＳ ゴシック" w:cs="ＭＳ ゴシック"/>
                      <w:color w:val="000000"/>
                      <w:sz w:val="18"/>
                      <w:szCs w:val="18"/>
                      <w:shd w:val="clear" w:color="auto" w:fill="FFFFFF"/>
                    </w:rPr>
                  </w:rPrChange>
                </w:rPr>
                <w:t>Default branch is “</w:t>
              </w:r>
              <w:r w:rsidR="00AE2E86" w:rsidRPr="00AE3AFA">
                <w:rPr>
                  <w:rFonts w:asciiTheme="majorHAnsi" w:hAnsiTheme="majorHAnsi" w:cstheme="majorHAnsi"/>
                  <w:color w:val="000000"/>
                  <w:sz w:val="18"/>
                  <w:szCs w:val="18"/>
                  <w:shd w:val="clear" w:color="auto" w:fill="FFFFFF"/>
                </w:rPr>
                <w:t>if</w:t>
              </w:r>
              <w:r w:rsidRPr="00AE3AFA">
                <w:rPr>
                  <w:rFonts w:asciiTheme="majorHAnsi" w:hAnsiTheme="majorHAnsi" w:cstheme="majorHAnsi"/>
                  <w:color w:val="000000"/>
                  <w:sz w:val="18"/>
                  <w:szCs w:val="18"/>
                  <w:shd w:val="clear" w:color="auto" w:fill="FFFFFF"/>
                  <w:rPrChange w:id="332" w:author="作成者">
                    <w:rPr>
                      <w:rFonts w:ascii="ＭＳ ゴシック" w:eastAsia="ＭＳ ゴシック" w:hAnsi="ＭＳ ゴシック" w:cs="ＭＳ ゴシック"/>
                      <w:color w:val="000000"/>
                      <w:sz w:val="18"/>
                      <w:szCs w:val="18"/>
                      <w:shd w:val="clear" w:color="auto" w:fill="FFFFFF"/>
                    </w:rPr>
                  </w:rPrChange>
                </w:rPr>
                <w:t>”</w:t>
              </w:r>
              <w:r w:rsidRPr="00AE3AFA">
                <w:rPr>
                  <w:rFonts w:asciiTheme="majorHAnsi" w:hAnsiTheme="majorHAnsi" w:cstheme="majorHAnsi"/>
                  <w:color w:val="000000"/>
                  <w:sz w:val="18"/>
                  <w:szCs w:val="18"/>
                  <w:shd w:val="clear" w:color="auto" w:fill="FFFFFF"/>
                </w:rPr>
                <w:t xml:space="preserve"> </w:t>
              </w:r>
              <w:r w:rsidRPr="00AE3AFA">
                <w:rPr>
                  <w:rFonts w:asciiTheme="majorHAnsi" w:hAnsiTheme="majorHAnsi" w:cstheme="majorHAnsi"/>
                  <w:color w:val="000000"/>
                  <w:sz w:val="18"/>
                  <w:szCs w:val="18"/>
                  <w:shd w:val="clear" w:color="auto" w:fill="FFFFFF"/>
                  <w:rPrChange w:id="333" w:author="作成者">
                    <w:rPr>
                      <w:rFonts w:ascii="ＭＳ ゴシック" w:eastAsia="ＭＳ ゴシック" w:hAnsi="ＭＳ ゴシック" w:cs="ＭＳ ゴシック"/>
                      <w:color w:val="000000"/>
                      <w:sz w:val="18"/>
                      <w:szCs w:val="18"/>
                      <w:shd w:val="clear" w:color="auto" w:fill="FFFFFF"/>
                    </w:rPr>
                  </w:rPrChange>
                </w:rPr>
                <w:t>and “</w:t>
              </w:r>
              <w:r w:rsidR="00AE2E86" w:rsidRPr="00AE3AFA">
                <w:rPr>
                  <w:rFonts w:asciiTheme="majorHAnsi" w:hAnsiTheme="majorHAnsi" w:cstheme="majorHAnsi"/>
                  <w:color w:val="000000"/>
                  <w:sz w:val="18"/>
                  <w:szCs w:val="18"/>
                  <w:shd w:val="clear" w:color="auto" w:fill="FFFFFF"/>
                </w:rPr>
                <w:t>else</w:t>
              </w:r>
              <w:r w:rsidRPr="00AE3AFA">
                <w:rPr>
                  <w:rFonts w:asciiTheme="majorHAnsi" w:hAnsiTheme="majorHAnsi" w:cstheme="majorHAnsi"/>
                  <w:color w:val="000000"/>
                  <w:sz w:val="18"/>
                  <w:szCs w:val="18"/>
                  <w:shd w:val="clear" w:color="auto" w:fill="FFFFFF"/>
                  <w:rPrChange w:id="334" w:author="作成者">
                    <w:rPr>
                      <w:rFonts w:ascii="ＭＳ ゴシック" w:eastAsia="ＭＳ ゴシック" w:hAnsi="ＭＳ ゴシック" w:cs="ＭＳ ゴシック"/>
                      <w:color w:val="000000"/>
                      <w:sz w:val="18"/>
                      <w:szCs w:val="18"/>
                      <w:shd w:val="clear" w:color="auto" w:fill="FFFFFF"/>
                    </w:rPr>
                  </w:rPrChange>
                </w:rPr>
                <w:t>”</w:t>
              </w:r>
            </w:ins>
          </w:p>
        </w:tc>
        <w:tc>
          <w:tcPr>
            <w:tcW w:w="992" w:type="dxa"/>
            <w:tcBorders>
              <w:top w:val="single" w:sz="4" w:space="0" w:color="auto"/>
              <w:left w:val="single" w:sz="4" w:space="0" w:color="auto"/>
              <w:bottom w:val="single" w:sz="4" w:space="0" w:color="auto"/>
              <w:right w:val="single" w:sz="4" w:space="0" w:color="auto"/>
            </w:tcBorders>
            <w:hideMark/>
            <w:tcPrChange w:id="335" w:author="作成者">
              <w:tcPr>
                <w:tcW w:w="709" w:type="dxa"/>
                <w:tcBorders>
                  <w:top w:val="single" w:sz="4" w:space="0" w:color="auto"/>
                  <w:left w:val="single" w:sz="4" w:space="0" w:color="auto"/>
                  <w:bottom w:val="single" w:sz="4" w:space="0" w:color="auto"/>
                  <w:right w:val="single" w:sz="4" w:space="0" w:color="auto"/>
                </w:tcBorders>
                <w:hideMark/>
              </w:tcPr>
            </w:tcPrChange>
          </w:tcPr>
          <w:p w14:paraId="5BF39E2A" w14:textId="77777777" w:rsidR="00AE2E86" w:rsidRPr="00AE3AFA" w:rsidRDefault="00AE2E86">
            <w:pPr>
              <w:spacing w:line="240" w:lineRule="exact"/>
              <w:jc w:val="center"/>
              <w:rPr>
                <w:ins w:id="336" w:author="作成者"/>
                <w:rFonts w:asciiTheme="majorHAnsi" w:hAnsiTheme="majorHAnsi" w:cstheme="majorHAnsi"/>
                <w:color w:val="000000"/>
                <w:sz w:val="18"/>
                <w:szCs w:val="18"/>
                <w:shd w:val="clear" w:color="auto" w:fill="FFFFFF"/>
              </w:rPr>
            </w:pPr>
            <w:ins w:id="337" w:author="作成者">
              <w:r w:rsidRPr="00AE3AFA">
                <w:rPr>
                  <w:rFonts w:asciiTheme="majorHAnsi" w:hAnsiTheme="majorHAnsi" w:cstheme="majorHAnsi"/>
                  <w:color w:val="000000"/>
                  <w:sz w:val="18"/>
                  <w:szCs w:val="18"/>
                  <w:shd w:val="clear" w:color="auto" w:fill="FFFFFF"/>
                </w:rPr>
                <w:t>-</w:t>
              </w:r>
            </w:ins>
          </w:p>
        </w:tc>
        <w:tc>
          <w:tcPr>
            <w:tcW w:w="992" w:type="dxa"/>
            <w:tcBorders>
              <w:top w:val="single" w:sz="4" w:space="0" w:color="auto"/>
              <w:left w:val="single" w:sz="4" w:space="0" w:color="auto"/>
              <w:bottom w:val="single" w:sz="4" w:space="0" w:color="auto"/>
              <w:right w:val="single" w:sz="4" w:space="0" w:color="auto"/>
            </w:tcBorders>
            <w:hideMark/>
            <w:tcPrChange w:id="338" w:author="作成者">
              <w:tcPr>
                <w:tcW w:w="1134" w:type="dxa"/>
                <w:tcBorders>
                  <w:top w:val="single" w:sz="4" w:space="0" w:color="auto"/>
                  <w:left w:val="single" w:sz="4" w:space="0" w:color="auto"/>
                  <w:bottom w:val="single" w:sz="4" w:space="0" w:color="auto"/>
                  <w:right w:val="single" w:sz="4" w:space="0" w:color="auto"/>
                </w:tcBorders>
                <w:hideMark/>
              </w:tcPr>
            </w:tcPrChange>
          </w:tcPr>
          <w:p w14:paraId="2C0785B4" w14:textId="1794AA6F" w:rsidR="00AE2E86" w:rsidRPr="00AE3AFA" w:rsidRDefault="003122AA">
            <w:pPr>
              <w:spacing w:line="240" w:lineRule="exact"/>
              <w:jc w:val="center"/>
              <w:rPr>
                <w:ins w:id="339" w:author="作成者"/>
                <w:rFonts w:asciiTheme="majorHAnsi" w:hAnsiTheme="majorHAnsi" w:cstheme="majorHAnsi"/>
                <w:color w:val="000000"/>
                <w:sz w:val="18"/>
                <w:szCs w:val="18"/>
                <w:shd w:val="clear" w:color="auto" w:fill="FFFFFF"/>
              </w:rPr>
            </w:pPr>
            <w:ins w:id="340" w:author="作成者">
              <w:r w:rsidRPr="00AE3AFA">
                <w:rPr>
                  <w:rFonts w:asciiTheme="majorHAnsi" w:hAnsiTheme="majorHAnsi" w:cstheme="majorHAnsi"/>
                  <w:color w:val="000000"/>
                  <w:sz w:val="18"/>
                  <w:szCs w:val="18"/>
                  <w:shd w:val="clear" w:color="auto" w:fill="FFFFFF"/>
                </w:rPr>
                <w:t>Manual input</w:t>
              </w:r>
            </w:ins>
          </w:p>
        </w:tc>
        <w:tc>
          <w:tcPr>
            <w:tcW w:w="1559" w:type="dxa"/>
            <w:tcBorders>
              <w:top w:val="single" w:sz="4" w:space="0" w:color="auto"/>
              <w:left w:val="single" w:sz="4" w:space="0" w:color="auto"/>
              <w:bottom w:val="single" w:sz="4" w:space="0" w:color="auto"/>
              <w:right w:val="single" w:sz="4" w:space="0" w:color="auto"/>
            </w:tcBorders>
            <w:hideMark/>
            <w:tcPrChange w:id="341" w:author="作成者">
              <w:tcPr>
                <w:tcW w:w="1134" w:type="dxa"/>
                <w:tcBorders>
                  <w:top w:val="single" w:sz="4" w:space="0" w:color="auto"/>
                  <w:left w:val="single" w:sz="4" w:space="0" w:color="auto"/>
                  <w:bottom w:val="single" w:sz="4" w:space="0" w:color="auto"/>
                  <w:right w:val="single" w:sz="4" w:space="0" w:color="auto"/>
                </w:tcBorders>
                <w:hideMark/>
              </w:tcPr>
            </w:tcPrChange>
          </w:tcPr>
          <w:p w14:paraId="37A11911" w14:textId="77777777" w:rsidR="00AE2E86" w:rsidRPr="00AE3AFA" w:rsidRDefault="00AE2E86">
            <w:pPr>
              <w:spacing w:line="240" w:lineRule="exact"/>
              <w:jc w:val="center"/>
              <w:rPr>
                <w:ins w:id="342" w:author="作成者"/>
                <w:rFonts w:asciiTheme="majorHAnsi" w:hAnsiTheme="majorHAnsi" w:cstheme="majorHAnsi"/>
                <w:color w:val="000000"/>
                <w:sz w:val="18"/>
                <w:szCs w:val="18"/>
                <w:shd w:val="clear" w:color="auto" w:fill="FFFFFF"/>
              </w:rPr>
              <w:pPrChange w:id="343" w:author="作成者">
                <w:pPr>
                  <w:spacing w:line="240" w:lineRule="exact"/>
                </w:pPr>
              </w:pPrChange>
            </w:pPr>
            <w:ins w:id="344" w:author="作成者">
              <w:r w:rsidRPr="00AE3AFA">
                <w:rPr>
                  <w:rFonts w:ascii="ＭＳ ゴシック" w:eastAsia="ＭＳ ゴシック" w:hAnsi="ＭＳ ゴシック" w:cs="ＭＳ ゴシック" w:hint="eastAsia"/>
                  <w:color w:val="000000"/>
                  <w:sz w:val="18"/>
                  <w:szCs w:val="18"/>
                  <w:shd w:val="clear" w:color="auto" w:fill="FFFFFF"/>
                </w:rPr>
                <w:t>※</w:t>
              </w:r>
            </w:ins>
          </w:p>
        </w:tc>
      </w:tr>
      <w:tr w:rsidR="00AE2E86" w:rsidRPr="00AE3AFA" w14:paraId="080305E9" w14:textId="77777777" w:rsidTr="0025540B">
        <w:trPr>
          <w:ins w:id="345" w:author="作成者"/>
        </w:trPr>
        <w:tc>
          <w:tcPr>
            <w:tcW w:w="1418" w:type="dxa"/>
            <w:tcBorders>
              <w:top w:val="single" w:sz="4" w:space="0" w:color="auto"/>
              <w:left w:val="single" w:sz="4" w:space="0" w:color="auto"/>
              <w:bottom w:val="single" w:sz="4" w:space="0" w:color="auto"/>
              <w:right w:val="single" w:sz="4" w:space="0" w:color="auto"/>
            </w:tcBorders>
            <w:hideMark/>
            <w:tcPrChange w:id="346" w:author="作成者">
              <w:tcPr>
                <w:tcW w:w="850" w:type="dxa"/>
                <w:tcBorders>
                  <w:top w:val="single" w:sz="4" w:space="0" w:color="auto"/>
                  <w:left w:val="single" w:sz="4" w:space="0" w:color="auto"/>
                  <w:bottom w:val="single" w:sz="4" w:space="0" w:color="auto"/>
                  <w:right w:val="single" w:sz="4" w:space="0" w:color="auto"/>
                </w:tcBorders>
                <w:hideMark/>
              </w:tcPr>
            </w:tcPrChange>
          </w:tcPr>
          <w:p w14:paraId="7B22EC7C" w14:textId="77777777" w:rsidR="00AE2E86" w:rsidRPr="00AE3AFA" w:rsidRDefault="00AE2E86">
            <w:pPr>
              <w:spacing w:line="240" w:lineRule="exact"/>
              <w:jc w:val="left"/>
              <w:rPr>
                <w:ins w:id="347" w:author="作成者"/>
                <w:rFonts w:asciiTheme="majorHAnsi" w:hAnsiTheme="majorHAnsi" w:cstheme="majorHAnsi"/>
                <w:color w:val="000000"/>
                <w:sz w:val="18"/>
                <w:szCs w:val="18"/>
                <w:shd w:val="clear" w:color="auto" w:fill="FFFFFF"/>
              </w:rPr>
            </w:pPr>
            <w:ins w:id="348" w:author="作成者">
              <w:r w:rsidRPr="00AE3AFA">
                <w:rPr>
                  <w:rFonts w:asciiTheme="majorHAnsi" w:hAnsiTheme="majorHAnsi" w:cstheme="majorHAnsi"/>
                  <w:color w:val="000000"/>
                  <w:sz w:val="18"/>
                  <w:szCs w:val="18"/>
                  <w:shd w:val="clear" w:color="auto" w:fill="FFFFFF"/>
                </w:rPr>
                <w:t>Note</w:t>
              </w:r>
            </w:ins>
          </w:p>
        </w:tc>
        <w:tc>
          <w:tcPr>
            <w:tcW w:w="4678" w:type="dxa"/>
            <w:tcBorders>
              <w:top w:val="single" w:sz="4" w:space="0" w:color="auto"/>
              <w:left w:val="single" w:sz="4" w:space="0" w:color="auto"/>
              <w:bottom w:val="single" w:sz="4" w:space="0" w:color="auto"/>
              <w:right w:val="single" w:sz="4" w:space="0" w:color="auto"/>
            </w:tcBorders>
            <w:hideMark/>
            <w:tcPrChange w:id="349" w:author="作成者">
              <w:tcPr>
                <w:tcW w:w="3855" w:type="dxa"/>
                <w:tcBorders>
                  <w:top w:val="single" w:sz="4" w:space="0" w:color="auto"/>
                  <w:left w:val="single" w:sz="4" w:space="0" w:color="auto"/>
                  <w:bottom w:val="single" w:sz="4" w:space="0" w:color="auto"/>
                  <w:right w:val="single" w:sz="4" w:space="0" w:color="auto"/>
                </w:tcBorders>
                <w:hideMark/>
              </w:tcPr>
            </w:tcPrChange>
          </w:tcPr>
          <w:p w14:paraId="05D75A8B" w14:textId="175A4A03" w:rsidR="00AE2E86" w:rsidRPr="00AE3AFA" w:rsidRDefault="003122AA">
            <w:pPr>
              <w:spacing w:line="240" w:lineRule="exact"/>
              <w:rPr>
                <w:ins w:id="350" w:author="作成者"/>
                <w:rFonts w:asciiTheme="majorHAnsi" w:hAnsiTheme="majorHAnsi" w:cstheme="majorHAnsi"/>
                <w:color w:val="000000"/>
                <w:sz w:val="18"/>
                <w:szCs w:val="18"/>
                <w:shd w:val="clear" w:color="auto" w:fill="FFFFFF"/>
              </w:rPr>
            </w:pPr>
            <w:ins w:id="351" w:author="作成者">
              <w:r w:rsidRPr="00AE3AFA">
                <w:rPr>
                  <w:rFonts w:asciiTheme="majorHAnsi" w:hAnsiTheme="majorHAnsi" w:cstheme="majorHAnsi"/>
                  <w:color w:val="000000"/>
                  <w:sz w:val="18"/>
                  <w:szCs w:val="18"/>
                  <w:shd w:val="clear" w:color="auto" w:fill="FFFFFF"/>
                </w:rPr>
                <w:t>Enter a comment or a description regarding the Node.</w:t>
              </w:r>
            </w:ins>
          </w:p>
        </w:tc>
        <w:tc>
          <w:tcPr>
            <w:tcW w:w="992" w:type="dxa"/>
            <w:tcBorders>
              <w:top w:val="single" w:sz="4" w:space="0" w:color="auto"/>
              <w:left w:val="single" w:sz="4" w:space="0" w:color="auto"/>
              <w:bottom w:val="single" w:sz="4" w:space="0" w:color="auto"/>
              <w:right w:val="single" w:sz="4" w:space="0" w:color="auto"/>
            </w:tcBorders>
            <w:hideMark/>
            <w:tcPrChange w:id="352" w:author="作成者">
              <w:tcPr>
                <w:tcW w:w="709" w:type="dxa"/>
                <w:tcBorders>
                  <w:top w:val="single" w:sz="4" w:space="0" w:color="auto"/>
                  <w:left w:val="single" w:sz="4" w:space="0" w:color="auto"/>
                  <w:bottom w:val="single" w:sz="4" w:space="0" w:color="auto"/>
                  <w:right w:val="single" w:sz="4" w:space="0" w:color="auto"/>
                </w:tcBorders>
                <w:hideMark/>
              </w:tcPr>
            </w:tcPrChange>
          </w:tcPr>
          <w:p w14:paraId="31B945F6" w14:textId="77777777" w:rsidR="00AE2E86" w:rsidRPr="00AE3AFA" w:rsidRDefault="00AE2E86">
            <w:pPr>
              <w:spacing w:line="240" w:lineRule="exact"/>
              <w:jc w:val="center"/>
              <w:rPr>
                <w:ins w:id="353" w:author="作成者"/>
                <w:rFonts w:asciiTheme="majorHAnsi" w:hAnsiTheme="majorHAnsi" w:cstheme="majorHAnsi"/>
                <w:color w:val="000000"/>
                <w:sz w:val="18"/>
                <w:szCs w:val="18"/>
                <w:shd w:val="clear" w:color="auto" w:fill="FFFFFF"/>
              </w:rPr>
            </w:pPr>
            <w:ins w:id="354" w:author="作成者">
              <w:r w:rsidRPr="00AE3AFA">
                <w:rPr>
                  <w:rFonts w:asciiTheme="majorHAnsi" w:hAnsiTheme="majorHAnsi" w:cstheme="majorHAnsi"/>
                  <w:color w:val="000000"/>
                  <w:sz w:val="18"/>
                  <w:szCs w:val="18"/>
                  <w:shd w:val="clear" w:color="auto" w:fill="FFFFFF"/>
                </w:rPr>
                <w:t>-</w:t>
              </w:r>
            </w:ins>
          </w:p>
        </w:tc>
        <w:tc>
          <w:tcPr>
            <w:tcW w:w="992" w:type="dxa"/>
            <w:tcBorders>
              <w:top w:val="single" w:sz="4" w:space="0" w:color="auto"/>
              <w:left w:val="single" w:sz="4" w:space="0" w:color="auto"/>
              <w:bottom w:val="single" w:sz="4" w:space="0" w:color="auto"/>
              <w:right w:val="single" w:sz="4" w:space="0" w:color="auto"/>
            </w:tcBorders>
            <w:hideMark/>
            <w:tcPrChange w:id="355" w:author="作成者">
              <w:tcPr>
                <w:tcW w:w="1134" w:type="dxa"/>
                <w:tcBorders>
                  <w:top w:val="single" w:sz="4" w:space="0" w:color="auto"/>
                  <w:left w:val="single" w:sz="4" w:space="0" w:color="auto"/>
                  <w:bottom w:val="single" w:sz="4" w:space="0" w:color="auto"/>
                  <w:right w:val="single" w:sz="4" w:space="0" w:color="auto"/>
                </w:tcBorders>
                <w:hideMark/>
              </w:tcPr>
            </w:tcPrChange>
          </w:tcPr>
          <w:p w14:paraId="2BBDC270" w14:textId="77933CB9" w:rsidR="00AE2E86" w:rsidRPr="00AE3AFA" w:rsidRDefault="003122AA">
            <w:pPr>
              <w:spacing w:line="240" w:lineRule="exact"/>
              <w:jc w:val="center"/>
              <w:rPr>
                <w:ins w:id="356" w:author="作成者"/>
                <w:rFonts w:asciiTheme="majorHAnsi" w:hAnsiTheme="majorHAnsi" w:cstheme="majorHAnsi"/>
                <w:color w:val="000000"/>
                <w:sz w:val="18"/>
                <w:szCs w:val="18"/>
                <w:shd w:val="clear" w:color="auto" w:fill="FFFFFF"/>
              </w:rPr>
            </w:pPr>
            <w:ins w:id="357" w:author="作成者">
              <w:r w:rsidRPr="00AE3AFA">
                <w:rPr>
                  <w:rFonts w:asciiTheme="majorHAnsi" w:hAnsiTheme="majorHAnsi" w:cstheme="majorHAnsi"/>
                  <w:color w:val="000000"/>
                  <w:sz w:val="18"/>
                  <w:szCs w:val="18"/>
                  <w:shd w:val="clear" w:color="auto" w:fill="FFFFFF"/>
                </w:rPr>
                <w:t>Manual input</w:t>
              </w:r>
            </w:ins>
          </w:p>
        </w:tc>
        <w:tc>
          <w:tcPr>
            <w:tcW w:w="1559" w:type="dxa"/>
            <w:tcBorders>
              <w:top w:val="single" w:sz="4" w:space="0" w:color="auto"/>
              <w:left w:val="single" w:sz="4" w:space="0" w:color="auto"/>
              <w:bottom w:val="single" w:sz="4" w:space="0" w:color="auto"/>
              <w:right w:val="single" w:sz="4" w:space="0" w:color="auto"/>
            </w:tcBorders>
            <w:hideMark/>
            <w:tcPrChange w:id="358" w:author="作成者">
              <w:tcPr>
                <w:tcW w:w="1134" w:type="dxa"/>
                <w:tcBorders>
                  <w:top w:val="single" w:sz="4" w:space="0" w:color="auto"/>
                  <w:left w:val="single" w:sz="4" w:space="0" w:color="auto"/>
                  <w:bottom w:val="single" w:sz="4" w:space="0" w:color="auto"/>
                  <w:right w:val="single" w:sz="4" w:space="0" w:color="auto"/>
                </w:tcBorders>
                <w:hideMark/>
              </w:tcPr>
            </w:tcPrChange>
          </w:tcPr>
          <w:p w14:paraId="29D914E3" w14:textId="77777777" w:rsidR="00AE2E86" w:rsidRPr="00AE3AFA" w:rsidRDefault="00AE2E86">
            <w:pPr>
              <w:spacing w:line="240" w:lineRule="exact"/>
              <w:jc w:val="center"/>
              <w:rPr>
                <w:ins w:id="359" w:author="作成者"/>
                <w:rFonts w:asciiTheme="majorHAnsi" w:hAnsiTheme="majorHAnsi" w:cstheme="majorHAnsi"/>
                <w:color w:val="000000"/>
                <w:sz w:val="18"/>
                <w:szCs w:val="18"/>
                <w:shd w:val="clear" w:color="auto" w:fill="FFFFFF"/>
              </w:rPr>
            </w:pPr>
            <w:ins w:id="360" w:author="作成者">
              <w:r w:rsidRPr="00AE3AFA">
                <w:rPr>
                  <w:rFonts w:asciiTheme="majorHAnsi" w:hAnsiTheme="majorHAnsi" w:cstheme="majorHAnsi"/>
                  <w:color w:val="000000"/>
                  <w:sz w:val="18"/>
                  <w:szCs w:val="18"/>
                  <w:shd w:val="clear" w:color="auto" w:fill="FFFFFF"/>
                </w:rPr>
                <w:t>-</w:t>
              </w:r>
            </w:ins>
          </w:p>
        </w:tc>
      </w:tr>
    </w:tbl>
    <w:p w14:paraId="4C914D8E" w14:textId="783E3B58" w:rsidR="00AE2E86" w:rsidRPr="00AE3AFA" w:rsidRDefault="00AE2E86">
      <w:pPr>
        <w:pStyle w:val="afb"/>
        <w:ind w:firstLine="0"/>
        <w:rPr>
          <w:ins w:id="361" w:author="作成者"/>
          <w:rFonts w:asciiTheme="majorHAnsi" w:hAnsiTheme="majorHAnsi" w:cstheme="majorHAnsi"/>
        </w:rPr>
        <w:pPrChange w:id="362" w:author="作成者">
          <w:pPr>
            <w:pStyle w:val="afb"/>
            <w:ind w:left="1680" w:firstLine="0"/>
          </w:pPr>
        </w:pPrChange>
      </w:pPr>
    </w:p>
    <w:p w14:paraId="7D591A6C" w14:textId="68760353" w:rsidR="00AE2E86" w:rsidRPr="00AE3AFA" w:rsidRDefault="00AE2E86" w:rsidP="00AE2E86">
      <w:pPr>
        <w:ind w:left="1260"/>
        <w:jc w:val="center"/>
        <w:rPr>
          <w:ins w:id="363" w:author="作成者"/>
          <w:rFonts w:asciiTheme="majorHAnsi" w:hAnsiTheme="majorHAnsi" w:cstheme="majorHAnsi"/>
        </w:rPr>
      </w:pPr>
      <w:ins w:id="364" w:author="作成者">
        <w:r w:rsidRPr="00AE3AFA">
          <w:rPr>
            <w:rFonts w:asciiTheme="majorHAnsi" w:hAnsiTheme="majorHAnsi" w:cstheme="majorHAnsi"/>
            <w:noProof/>
          </w:rPr>
          <w:drawing>
            <wp:inline distT="0" distB="0" distL="0" distR="0" wp14:anchorId="424FF422" wp14:editId="3A9B075B">
              <wp:extent cx="2962275" cy="1990725"/>
              <wp:effectExtent l="0" t="0" r="9525" b="9525"/>
              <wp:docPr id="461" name="図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43">
                        <a:extLst>
                          <a:ext uri="{28A0092B-C50C-407E-A947-70E740481C1C}">
                            <a14:useLocalDpi xmlns:a14="http://schemas.microsoft.com/office/drawing/2010/main" val="0"/>
                          </a:ext>
                        </a:extLst>
                      </a:blip>
                      <a:srcRect r="-1176"/>
                      <a:stretch>
                        <a:fillRect/>
                      </a:stretch>
                    </pic:blipFill>
                    <pic:spPr bwMode="auto">
                      <a:xfrm>
                        <a:off x="0" y="0"/>
                        <a:ext cx="2962275" cy="1990725"/>
                      </a:xfrm>
                      <a:prstGeom prst="rect">
                        <a:avLst/>
                      </a:prstGeom>
                      <a:noFill/>
                      <a:ln>
                        <a:noFill/>
                      </a:ln>
                    </pic:spPr>
                  </pic:pic>
                </a:graphicData>
              </a:graphic>
            </wp:inline>
          </w:drawing>
        </w:r>
      </w:ins>
    </w:p>
    <w:p w14:paraId="5E579945" w14:textId="7017B835" w:rsidR="00AE2E86" w:rsidRPr="00AE3AFA" w:rsidRDefault="00A12FA5" w:rsidP="00AE2E86">
      <w:pPr>
        <w:pStyle w:val="af1"/>
        <w:jc w:val="center"/>
        <w:rPr>
          <w:ins w:id="365" w:author="作成者"/>
          <w:rFonts w:asciiTheme="majorHAnsi" w:hAnsiTheme="majorHAnsi" w:cstheme="majorHAnsi"/>
        </w:rPr>
      </w:pPr>
      <w:ins w:id="366" w:author="作成者">
        <w:r w:rsidRPr="00AE3AFA">
          <w:rPr>
            <w:rFonts w:asciiTheme="majorHAnsi" w:hAnsiTheme="majorHAnsi" w:cstheme="majorHAnsi"/>
          </w:rPr>
          <w:t>Figure</w:t>
        </w:r>
        <w:r w:rsidR="00AE2E86" w:rsidRPr="00AE3AFA">
          <w:rPr>
            <w:rFonts w:asciiTheme="majorHAnsi" w:hAnsiTheme="majorHAnsi" w:cstheme="majorHAnsi"/>
          </w:rPr>
          <w:t xml:space="preserve"> 4.1- </w:t>
        </w:r>
        <w:r w:rsidR="00AE2E86" w:rsidRPr="00AE3AFA">
          <w:rPr>
            <w:rFonts w:asciiTheme="majorHAnsi" w:hAnsiTheme="majorHAnsi" w:cstheme="majorHAnsi"/>
          </w:rPr>
          <w:fldChar w:fldCharType="begin"/>
        </w:r>
        <w:r w:rsidR="00AE2E86" w:rsidRPr="00AE3AFA">
          <w:rPr>
            <w:rFonts w:asciiTheme="majorHAnsi" w:hAnsiTheme="majorHAnsi" w:cstheme="majorHAnsi"/>
          </w:rPr>
          <w:instrText xml:space="preserve"> SEQ </w:instrText>
        </w:r>
        <w:r w:rsidR="00AE2E86" w:rsidRPr="00AE3AFA">
          <w:rPr>
            <w:rFonts w:asciiTheme="majorHAnsi" w:hAnsiTheme="majorHAnsi" w:cstheme="majorHAnsi"/>
          </w:rPr>
          <w:instrText>図</w:instrText>
        </w:r>
        <w:r w:rsidR="00AE2E86" w:rsidRPr="00AE3AFA">
          <w:rPr>
            <w:rFonts w:asciiTheme="majorHAnsi" w:hAnsiTheme="majorHAnsi" w:cstheme="majorHAnsi"/>
          </w:rPr>
          <w:instrText xml:space="preserve">_4.1- \* ARABIC </w:instrText>
        </w:r>
        <w:r w:rsidR="00AE2E86" w:rsidRPr="00AE3AFA">
          <w:rPr>
            <w:rFonts w:asciiTheme="majorHAnsi" w:hAnsiTheme="majorHAnsi" w:cstheme="majorHAnsi"/>
          </w:rPr>
          <w:fldChar w:fldCharType="separate"/>
        </w:r>
      </w:ins>
      <w:r w:rsidR="00A6356E">
        <w:rPr>
          <w:rFonts w:asciiTheme="majorHAnsi" w:hAnsiTheme="majorHAnsi" w:cstheme="majorHAnsi"/>
          <w:noProof/>
        </w:rPr>
        <w:t>3</w:t>
      </w:r>
      <w:ins w:id="367" w:author="作成者">
        <w:r w:rsidR="00AE2E86" w:rsidRPr="00AE3AFA">
          <w:rPr>
            <w:rFonts w:asciiTheme="majorHAnsi" w:hAnsiTheme="majorHAnsi" w:cstheme="majorHAnsi"/>
          </w:rPr>
          <w:fldChar w:fldCharType="end"/>
        </w:r>
        <w:r w:rsidR="00AE2E86" w:rsidRPr="00AE3AFA">
          <w:rPr>
            <w:rFonts w:asciiTheme="majorHAnsi" w:hAnsiTheme="majorHAnsi" w:cstheme="majorHAnsi"/>
          </w:rPr>
          <w:t xml:space="preserve"> </w:t>
        </w:r>
        <w:r w:rsidRPr="00AE3AFA">
          <w:rPr>
            <w:rFonts w:asciiTheme="majorHAnsi" w:hAnsiTheme="majorHAnsi" w:cstheme="majorHAnsi"/>
          </w:rPr>
          <w:t>“</w:t>
        </w:r>
        <w:r w:rsidR="00AE2E86" w:rsidRPr="00AE3AFA">
          <w:rPr>
            <w:rFonts w:asciiTheme="majorHAnsi" w:hAnsiTheme="majorHAnsi" w:cstheme="majorHAnsi"/>
          </w:rPr>
          <w:t>Status file branch</w:t>
        </w:r>
        <w:r w:rsidRPr="00AE3AFA">
          <w:rPr>
            <w:rFonts w:asciiTheme="majorHAnsi" w:hAnsiTheme="majorHAnsi" w:cstheme="majorHAnsi"/>
          </w:rPr>
          <w:t>” tab</w:t>
        </w:r>
      </w:ins>
    </w:p>
    <w:p w14:paraId="619FC59B" w14:textId="77777777" w:rsidR="00AE2E86" w:rsidRPr="00AE3AFA" w:rsidRDefault="00AE2E86" w:rsidP="00AE2E86">
      <w:pPr>
        <w:pStyle w:val="afb"/>
        <w:ind w:left="1680" w:firstLine="0"/>
        <w:rPr>
          <w:ins w:id="368" w:author="作成者"/>
          <w:rFonts w:asciiTheme="majorHAnsi" w:hAnsiTheme="majorHAnsi" w:cstheme="majorHAnsi"/>
        </w:rPr>
      </w:pPr>
    </w:p>
    <w:p w14:paraId="496CA778" w14:textId="69BBAD21" w:rsidR="00AE2E86" w:rsidRPr="00AE3AFA" w:rsidRDefault="00AE2E86">
      <w:pPr>
        <w:pStyle w:val="afb"/>
        <w:ind w:firstLine="0"/>
        <w:rPr>
          <w:ins w:id="369" w:author="作成者"/>
          <w:rFonts w:asciiTheme="majorHAnsi" w:hAnsiTheme="majorHAnsi" w:cstheme="majorHAnsi"/>
        </w:rPr>
        <w:pPrChange w:id="370" w:author="作成者">
          <w:pPr>
            <w:pStyle w:val="afb"/>
            <w:ind w:leftChars="540" w:left="1134" w:firstLineChars="100" w:firstLine="210"/>
          </w:pPr>
        </w:pPrChange>
      </w:pPr>
      <w:ins w:id="371" w:author="作成者">
        <w:r w:rsidRPr="00AE3AFA">
          <w:rPr>
            <w:rFonts w:ascii="ＭＳ ゴシック" w:eastAsia="ＭＳ ゴシック" w:hAnsi="ＭＳ ゴシック" w:cs="ＭＳ ゴシック" w:hint="eastAsia"/>
          </w:rPr>
          <w:t>※</w:t>
        </w:r>
        <w:r w:rsidR="0025540B" w:rsidRPr="00AE3AFA">
          <w:rPr>
            <w:rFonts w:asciiTheme="majorHAnsi" w:hAnsiTheme="majorHAnsi" w:cstheme="majorHAnsi"/>
          </w:rPr>
          <w:t>Reference status file</w:t>
        </w:r>
      </w:ins>
    </w:p>
    <w:p w14:paraId="68619077" w14:textId="208C0BAE" w:rsidR="00AE2E86" w:rsidRPr="00AE3AFA" w:rsidRDefault="0025540B">
      <w:pPr>
        <w:pStyle w:val="afb"/>
        <w:numPr>
          <w:ilvl w:val="0"/>
          <w:numId w:val="32"/>
        </w:numPr>
        <w:rPr>
          <w:ins w:id="372" w:author="作成者"/>
          <w:rFonts w:asciiTheme="majorHAnsi" w:hAnsiTheme="majorHAnsi" w:cstheme="majorHAnsi"/>
        </w:rPr>
        <w:pPrChange w:id="373" w:author="作成者">
          <w:pPr>
            <w:pStyle w:val="afb"/>
            <w:numPr>
              <w:numId w:val="31"/>
            </w:numPr>
            <w:ind w:left="2100" w:hanging="420"/>
          </w:pPr>
        </w:pPrChange>
      </w:pPr>
      <w:ins w:id="374" w:author="作成者">
        <w:r w:rsidRPr="00AE3AFA">
          <w:rPr>
            <w:rFonts w:asciiTheme="majorHAnsi" w:hAnsiTheme="majorHAnsi" w:cstheme="majorHAnsi"/>
          </w:rPr>
          <w:t xml:space="preserve">Refer to “MOVEMENT_STATUS_FILE” under operation result directory in each Movement for status file </w:t>
        </w:r>
      </w:ins>
    </w:p>
    <w:p w14:paraId="01F01853" w14:textId="19A29750" w:rsidR="00AE2E86" w:rsidRPr="00AE3AFA" w:rsidRDefault="0025540B">
      <w:pPr>
        <w:pStyle w:val="afb"/>
        <w:numPr>
          <w:ilvl w:val="0"/>
          <w:numId w:val="32"/>
        </w:numPr>
        <w:rPr>
          <w:ins w:id="375" w:author="作成者"/>
          <w:rFonts w:asciiTheme="majorHAnsi" w:hAnsiTheme="majorHAnsi" w:cstheme="majorHAnsi"/>
        </w:rPr>
        <w:pPrChange w:id="376" w:author="作成者">
          <w:pPr>
            <w:pStyle w:val="afb"/>
            <w:numPr>
              <w:numId w:val="31"/>
            </w:numPr>
            <w:ind w:left="2100" w:hanging="420"/>
          </w:pPr>
        </w:pPrChange>
      </w:pPr>
      <w:ins w:id="377" w:author="作成者">
        <w:r w:rsidRPr="00AE3AFA">
          <w:rPr>
            <w:rFonts w:asciiTheme="majorHAnsi" w:hAnsiTheme="majorHAnsi" w:cstheme="majorHAnsi"/>
          </w:rPr>
          <w:t xml:space="preserve">“else” process is operated when status file does not exist. </w:t>
        </w:r>
      </w:ins>
    </w:p>
    <w:p w14:paraId="72E1DBA0" w14:textId="70E02098" w:rsidR="00AE2E86" w:rsidRPr="00AE3AFA" w:rsidRDefault="0025540B">
      <w:pPr>
        <w:pStyle w:val="afb"/>
        <w:numPr>
          <w:ilvl w:val="0"/>
          <w:numId w:val="32"/>
        </w:numPr>
        <w:rPr>
          <w:ins w:id="378" w:author="作成者"/>
          <w:rFonts w:asciiTheme="majorHAnsi" w:hAnsiTheme="majorHAnsi" w:cstheme="majorHAnsi"/>
        </w:rPr>
        <w:pPrChange w:id="379" w:author="作成者">
          <w:pPr>
            <w:pStyle w:val="afb"/>
            <w:numPr>
              <w:numId w:val="31"/>
            </w:numPr>
            <w:ind w:left="2100" w:hanging="420"/>
          </w:pPr>
        </w:pPrChange>
      </w:pPr>
      <w:ins w:id="380" w:author="作成者">
        <w:r w:rsidRPr="00AE3AFA">
          <w:rPr>
            <w:rFonts w:asciiTheme="majorHAnsi" w:hAnsiTheme="majorHAnsi" w:cstheme="majorHAnsi"/>
          </w:rPr>
          <w:t>When status file has multiple line (including line feed), line after feed is excluded from evaluation subject.</w:t>
        </w:r>
      </w:ins>
    </w:p>
    <w:p w14:paraId="5DB38129" w14:textId="77777777" w:rsidR="00AE2E86" w:rsidRPr="00AE3AFA" w:rsidRDefault="00AE2E86" w:rsidP="00AE2E86">
      <w:pPr>
        <w:pStyle w:val="afb"/>
        <w:ind w:left="1680" w:firstLine="0"/>
        <w:rPr>
          <w:ins w:id="381" w:author="作成者"/>
          <w:rFonts w:asciiTheme="majorHAnsi" w:hAnsiTheme="majorHAnsi" w:cstheme="majorHAnsi"/>
        </w:rPr>
      </w:pPr>
    </w:p>
    <w:p w14:paraId="4A6EF25D" w14:textId="2C6E4D38" w:rsidR="00AE2E86" w:rsidRPr="00AE3AFA" w:rsidRDefault="00A12FA5">
      <w:pPr>
        <w:pStyle w:val="afb"/>
        <w:ind w:firstLine="0"/>
        <w:rPr>
          <w:ins w:id="382" w:author="作成者"/>
          <w:rFonts w:asciiTheme="majorHAnsi" w:hAnsiTheme="majorHAnsi" w:cstheme="majorHAnsi"/>
        </w:rPr>
        <w:pPrChange w:id="383" w:author="作成者">
          <w:pPr>
            <w:pStyle w:val="afb"/>
            <w:ind w:left="1680" w:firstLine="0"/>
          </w:pPr>
        </w:pPrChange>
      </w:pPr>
      <w:ins w:id="384" w:author="作成者">
        <w:r w:rsidRPr="00AE3AFA">
          <w:rPr>
            <w:rFonts w:asciiTheme="majorHAnsi" w:hAnsiTheme="majorHAnsi" w:cstheme="majorHAnsi"/>
          </w:rPr>
          <w:t>Ex</w:t>
        </w:r>
        <w:r w:rsidR="00AE2E86" w:rsidRPr="00AE3AFA">
          <w:rPr>
            <w:rFonts w:asciiTheme="majorHAnsi" w:hAnsiTheme="majorHAnsi" w:cstheme="majorHAnsi"/>
          </w:rPr>
          <w:t>）</w:t>
        </w:r>
        <w:r w:rsidRPr="00AE3AFA">
          <w:rPr>
            <w:rFonts w:asciiTheme="majorHAnsi" w:hAnsiTheme="majorHAnsi" w:cstheme="majorHAnsi"/>
          </w:rPr>
          <w:t xml:space="preserve"> Status file including line feed</w:t>
        </w:r>
      </w:ins>
    </w:p>
    <w:tbl>
      <w:tblPr>
        <w:tblStyle w:val="aa"/>
        <w:tblW w:w="0" w:type="auto"/>
        <w:tblInd w:w="-5" w:type="dxa"/>
        <w:tblLook w:val="04A0" w:firstRow="1" w:lastRow="0" w:firstColumn="1" w:lastColumn="0" w:noHBand="0" w:noVBand="1"/>
        <w:tblPrChange w:id="385" w:author="作成者">
          <w:tblPr>
            <w:tblStyle w:val="aa"/>
            <w:tblW w:w="0" w:type="auto"/>
            <w:tblInd w:w="1680" w:type="dxa"/>
            <w:tblLook w:val="04A0" w:firstRow="1" w:lastRow="0" w:firstColumn="1" w:lastColumn="0" w:noHBand="0" w:noVBand="1"/>
          </w:tblPr>
        </w:tblPrChange>
      </w:tblPr>
      <w:tblGrid>
        <w:gridCol w:w="9632"/>
        <w:tblGridChange w:id="386">
          <w:tblGrid>
            <w:gridCol w:w="7947"/>
          </w:tblGrid>
        </w:tblGridChange>
      </w:tblGrid>
      <w:tr w:rsidR="00AE2E86" w:rsidRPr="00AE3AFA" w14:paraId="467C689E" w14:textId="77777777" w:rsidTr="0025540B">
        <w:trPr>
          <w:ins w:id="387" w:author="作成者"/>
        </w:trPr>
        <w:tc>
          <w:tcPr>
            <w:tcW w:w="9632" w:type="dxa"/>
            <w:tcBorders>
              <w:top w:val="single" w:sz="4" w:space="0" w:color="auto"/>
              <w:left w:val="single" w:sz="4" w:space="0" w:color="auto"/>
              <w:bottom w:val="single" w:sz="4" w:space="0" w:color="auto"/>
              <w:right w:val="single" w:sz="4" w:space="0" w:color="auto"/>
            </w:tcBorders>
            <w:hideMark/>
            <w:tcPrChange w:id="388" w:author="作成者">
              <w:tcPr>
                <w:tcW w:w="9835" w:type="dxa"/>
                <w:tcBorders>
                  <w:top w:val="single" w:sz="4" w:space="0" w:color="auto"/>
                  <w:left w:val="single" w:sz="4" w:space="0" w:color="auto"/>
                  <w:bottom w:val="single" w:sz="4" w:space="0" w:color="auto"/>
                  <w:right w:val="single" w:sz="4" w:space="0" w:color="auto"/>
                </w:tcBorders>
                <w:hideMark/>
              </w:tcPr>
            </w:tcPrChange>
          </w:tcPr>
          <w:p w14:paraId="1D54A5EA" w14:textId="77777777" w:rsidR="00AE2E86" w:rsidRPr="00AE3AFA" w:rsidRDefault="00AE2E86">
            <w:pPr>
              <w:pStyle w:val="afb"/>
              <w:ind w:firstLine="0"/>
              <w:rPr>
                <w:ins w:id="389" w:author="作成者"/>
                <w:rFonts w:asciiTheme="majorHAnsi" w:hAnsiTheme="majorHAnsi" w:cstheme="majorHAnsi"/>
              </w:rPr>
            </w:pPr>
            <w:ins w:id="390" w:author="作成者">
              <w:r w:rsidRPr="00AE3AFA">
                <w:rPr>
                  <w:rFonts w:asciiTheme="majorHAnsi" w:hAnsiTheme="majorHAnsi" w:cstheme="majorHAnsi"/>
                </w:rPr>
                <w:t>1</w:t>
              </w:r>
            </w:ins>
          </w:p>
          <w:p w14:paraId="536DCA76" w14:textId="77777777" w:rsidR="00AE2E86" w:rsidRPr="00AE3AFA" w:rsidRDefault="00AE2E86">
            <w:pPr>
              <w:pStyle w:val="afb"/>
              <w:ind w:firstLine="0"/>
              <w:rPr>
                <w:ins w:id="391" w:author="作成者"/>
                <w:rFonts w:asciiTheme="majorHAnsi" w:hAnsiTheme="majorHAnsi" w:cstheme="majorHAnsi"/>
              </w:rPr>
            </w:pPr>
            <w:ins w:id="392" w:author="作成者">
              <w:r w:rsidRPr="00AE3AFA">
                <w:rPr>
                  <w:rFonts w:asciiTheme="majorHAnsi" w:hAnsiTheme="majorHAnsi" w:cstheme="majorHAnsi"/>
                </w:rPr>
                <w:t>23</w:t>
              </w:r>
            </w:ins>
          </w:p>
          <w:p w14:paraId="35FD0382" w14:textId="77777777" w:rsidR="00AE2E86" w:rsidRPr="00AE3AFA" w:rsidRDefault="00AE2E86">
            <w:pPr>
              <w:pStyle w:val="afb"/>
              <w:ind w:firstLine="0"/>
              <w:rPr>
                <w:ins w:id="393" w:author="作成者"/>
                <w:rFonts w:asciiTheme="majorHAnsi" w:hAnsiTheme="majorHAnsi" w:cstheme="majorHAnsi"/>
              </w:rPr>
            </w:pPr>
            <w:ins w:id="394" w:author="作成者">
              <w:r w:rsidRPr="00AE3AFA">
                <w:rPr>
                  <w:rFonts w:asciiTheme="majorHAnsi" w:hAnsiTheme="majorHAnsi" w:cstheme="majorHAnsi"/>
                </w:rPr>
                <w:t>4</w:t>
              </w:r>
            </w:ins>
          </w:p>
        </w:tc>
      </w:tr>
    </w:tbl>
    <w:p w14:paraId="2DC65FCC" w14:textId="77777777" w:rsidR="00AE2E86" w:rsidRPr="00AE3AFA" w:rsidRDefault="00AE2E86" w:rsidP="00AE2E86">
      <w:pPr>
        <w:pStyle w:val="afb"/>
        <w:ind w:left="1680" w:firstLine="0"/>
        <w:rPr>
          <w:ins w:id="395" w:author="作成者"/>
          <w:rFonts w:asciiTheme="majorHAnsi" w:hAnsiTheme="majorHAnsi" w:cstheme="majorHAnsi"/>
        </w:rPr>
      </w:pPr>
    </w:p>
    <w:p w14:paraId="2E55EC41" w14:textId="61CFB221" w:rsidR="00AE2E86" w:rsidRPr="00AE3AFA" w:rsidRDefault="00A00AC3">
      <w:pPr>
        <w:pStyle w:val="afb"/>
        <w:ind w:firstLine="0"/>
        <w:rPr>
          <w:ins w:id="396" w:author="作成者"/>
          <w:rFonts w:asciiTheme="majorHAnsi" w:hAnsiTheme="majorHAnsi" w:cstheme="majorHAnsi"/>
        </w:rPr>
        <w:pPrChange w:id="397" w:author="作成者">
          <w:pPr>
            <w:pStyle w:val="afb"/>
            <w:ind w:left="1680" w:firstLine="0"/>
          </w:pPr>
        </w:pPrChange>
      </w:pPr>
      <w:ins w:id="398" w:author="作成者">
        <w:r w:rsidRPr="00AE3AFA">
          <w:rPr>
            <w:rFonts w:asciiTheme="majorHAnsi" w:hAnsiTheme="majorHAnsi" w:cstheme="majorHAnsi"/>
          </w:rPr>
          <w:t>Evaluate “1” as status file content.</w:t>
        </w:r>
        <w:r w:rsidR="0025540B" w:rsidRPr="00AE3AFA">
          <w:rPr>
            <w:rFonts w:asciiTheme="majorHAnsi" w:hAnsiTheme="majorHAnsi" w:cstheme="majorHAnsi"/>
          </w:rPr>
          <w:t xml:space="preserve"> </w:t>
        </w:r>
      </w:ins>
    </w:p>
    <w:p w14:paraId="3155369B" w14:textId="77777777" w:rsidR="00AE2E86" w:rsidRPr="00AE3AFA" w:rsidRDefault="00AE2E86" w:rsidP="00AE2E86">
      <w:pPr>
        <w:pStyle w:val="afb"/>
        <w:ind w:left="1680" w:firstLine="0"/>
        <w:rPr>
          <w:ins w:id="399" w:author="作成者"/>
          <w:rFonts w:asciiTheme="majorHAnsi" w:hAnsiTheme="majorHAnsi" w:cstheme="majorHAnsi"/>
        </w:rPr>
      </w:pPr>
    </w:p>
    <w:p w14:paraId="2D1CAC9B" w14:textId="0EC4A511" w:rsidR="00AE2E86" w:rsidRPr="00AE3AFA" w:rsidRDefault="00A12FA5" w:rsidP="00AE2E86">
      <w:pPr>
        <w:pStyle w:val="af1"/>
        <w:jc w:val="center"/>
        <w:rPr>
          <w:ins w:id="400" w:author="作成者"/>
          <w:rFonts w:asciiTheme="majorHAnsi" w:hAnsiTheme="majorHAnsi" w:cstheme="majorHAnsi"/>
        </w:rPr>
      </w:pPr>
      <w:ins w:id="401" w:author="作成者">
        <w:r w:rsidRPr="00AE3AFA">
          <w:rPr>
            <w:rFonts w:asciiTheme="majorHAnsi" w:hAnsiTheme="majorHAnsi" w:cstheme="majorHAnsi"/>
          </w:rPr>
          <w:t>Table</w:t>
        </w:r>
        <w:r w:rsidR="00AE2E86" w:rsidRPr="00AE3AFA">
          <w:rPr>
            <w:rFonts w:asciiTheme="majorHAnsi" w:hAnsiTheme="majorHAnsi" w:cstheme="majorHAnsi"/>
          </w:rPr>
          <w:t xml:space="preserve"> 4.1- </w:t>
        </w:r>
        <w:r w:rsidR="00AE2E86" w:rsidRPr="00AE3AFA">
          <w:rPr>
            <w:rFonts w:asciiTheme="majorHAnsi" w:hAnsiTheme="majorHAnsi" w:cstheme="majorHAnsi"/>
          </w:rPr>
          <w:fldChar w:fldCharType="begin"/>
        </w:r>
        <w:r w:rsidR="00AE2E86" w:rsidRPr="00AE3AFA">
          <w:rPr>
            <w:rFonts w:asciiTheme="majorHAnsi" w:hAnsiTheme="majorHAnsi" w:cstheme="majorHAnsi"/>
          </w:rPr>
          <w:instrText xml:space="preserve"> SEQ </w:instrText>
        </w:r>
        <w:r w:rsidR="00AE2E86" w:rsidRPr="00AE3AFA">
          <w:rPr>
            <w:rFonts w:asciiTheme="majorHAnsi" w:hAnsiTheme="majorHAnsi" w:cstheme="majorHAnsi"/>
          </w:rPr>
          <w:instrText>表</w:instrText>
        </w:r>
        <w:r w:rsidR="00AE2E86" w:rsidRPr="00AE3AFA">
          <w:rPr>
            <w:rFonts w:asciiTheme="majorHAnsi" w:hAnsiTheme="majorHAnsi" w:cstheme="majorHAnsi"/>
          </w:rPr>
          <w:instrText xml:space="preserve">_4.1- \* ARABIC </w:instrText>
        </w:r>
        <w:r w:rsidR="00AE2E86" w:rsidRPr="00AE3AFA">
          <w:rPr>
            <w:rFonts w:asciiTheme="majorHAnsi" w:hAnsiTheme="majorHAnsi" w:cstheme="majorHAnsi"/>
          </w:rPr>
          <w:fldChar w:fldCharType="separate"/>
        </w:r>
      </w:ins>
      <w:r w:rsidR="00A6356E">
        <w:rPr>
          <w:rFonts w:asciiTheme="majorHAnsi" w:hAnsiTheme="majorHAnsi" w:cstheme="majorHAnsi"/>
          <w:noProof/>
        </w:rPr>
        <w:t>5</w:t>
      </w:r>
      <w:ins w:id="402" w:author="作成者">
        <w:r w:rsidR="00AE2E86" w:rsidRPr="00AE3AFA">
          <w:rPr>
            <w:rFonts w:asciiTheme="majorHAnsi" w:hAnsiTheme="majorHAnsi" w:cstheme="majorHAnsi"/>
          </w:rPr>
          <w:fldChar w:fldCharType="end"/>
        </w:r>
        <w:r w:rsidR="00AE2E86" w:rsidRPr="00AE3AFA">
          <w:rPr>
            <w:rFonts w:asciiTheme="majorHAnsi" w:hAnsiTheme="majorHAnsi" w:cstheme="majorHAnsi"/>
          </w:rPr>
          <w:t xml:space="preserve">　</w:t>
        </w:r>
        <w:r w:rsidRPr="00AE3AFA">
          <w:rPr>
            <w:rFonts w:asciiTheme="majorHAnsi" w:hAnsiTheme="majorHAnsi" w:cstheme="majorHAnsi"/>
          </w:rPr>
          <w:t>Status file</w:t>
        </w:r>
        <w:r w:rsidR="00AE2E86" w:rsidRPr="00AE3AFA">
          <w:rPr>
            <w:rFonts w:asciiTheme="majorHAnsi" w:hAnsiTheme="majorHAnsi" w:cstheme="majorHAnsi"/>
          </w:rPr>
          <w:t xml:space="preserve"> ITA </w:t>
        </w:r>
        <w:r w:rsidRPr="00AE3AFA">
          <w:rPr>
            <w:rFonts w:asciiTheme="majorHAnsi" w:hAnsiTheme="majorHAnsi" w:cstheme="majorHAnsi"/>
          </w:rPr>
          <w:t>variable</w:t>
        </w:r>
      </w:ins>
    </w:p>
    <w:tbl>
      <w:tblPr>
        <w:tblStyle w:val="aa"/>
        <w:tblW w:w="9469" w:type="dxa"/>
        <w:tblInd w:w="-5" w:type="dxa"/>
        <w:tblLayout w:type="fixed"/>
        <w:tblLook w:val="04A0" w:firstRow="1" w:lastRow="0" w:firstColumn="1" w:lastColumn="0" w:noHBand="0" w:noVBand="1"/>
        <w:tblPrChange w:id="403" w:author="作成者">
          <w:tblPr>
            <w:tblStyle w:val="aa"/>
            <w:tblW w:w="0" w:type="dxa"/>
            <w:tblInd w:w="1101" w:type="dxa"/>
            <w:tblLayout w:type="fixed"/>
            <w:tblLook w:val="04A0" w:firstRow="1" w:lastRow="0" w:firstColumn="1" w:lastColumn="0" w:noHBand="0" w:noVBand="1"/>
          </w:tblPr>
        </w:tblPrChange>
      </w:tblPr>
      <w:tblGrid>
        <w:gridCol w:w="2835"/>
        <w:gridCol w:w="3828"/>
        <w:gridCol w:w="2806"/>
        <w:tblGridChange w:id="404">
          <w:tblGrid>
            <w:gridCol w:w="2835"/>
            <w:gridCol w:w="3827"/>
            <w:gridCol w:w="1701"/>
          </w:tblGrid>
        </w:tblGridChange>
      </w:tblGrid>
      <w:tr w:rsidR="00AE2E86" w:rsidRPr="00AE3AFA" w14:paraId="7DB0C86A" w14:textId="77777777" w:rsidTr="0025540B">
        <w:trPr>
          <w:ins w:id="405" w:author="作成者"/>
        </w:trPr>
        <w:tc>
          <w:tcPr>
            <w:tcW w:w="2835" w:type="dxa"/>
            <w:tcBorders>
              <w:top w:val="single" w:sz="4" w:space="0" w:color="auto"/>
              <w:left w:val="single" w:sz="4" w:space="0" w:color="auto"/>
              <w:bottom w:val="single" w:sz="4" w:space="0" w:color="auto"/>
              <w:right w:val="single" w:sz="4" w:space="0" w:color="auto"/>
            </w:tcBorders>
            <w:shd w:val="clear" w:color="auto" w:fill="002B62"/>
            <w:hideMark/>
            <w:tcPrChange w:id="406" w:author="作成者">
              <w:tcPr>
                <w:tcW w:w="2835" w:type="dxa"/>
                <w:tcBorders>
                  <w:top w:val="single" w:sz="4" w:space="0" w:color="auto"/>
                  <w:left w:val="single" w:sz="4" w:space="0" w:color="auto"/>
                  <w:bottom w:val="single" w:sz="4" w:space="0" w:color="auto"/>
                  <w:right w:val="single" w:sz="4" w:space="0" w:color="auto"/>
                </w:tcBorders>
                <w:shd w:val="clear" w:color="auto" w:fill="002B62"/>
                <w:hideMark/>
              </w:tcPr>
            </w:tcPrChange>
          </w:tcPr>
          <w:p w14:paraId="4016770C" w14:textId="044202D5" w:rsidR="00AE2E86" w:rsidRPr="00AE3AFA" w:rsidRDefault="00AE2E86">
            <w:pPr>
              <w:rPr>
                <w:ins w:id="407" w:author="作成者"/>
                <w:rFonts w:asciiTheme="majorHAnsi" w:hAnsiTheme="majorHAnsi" w:cstheme="majorHAnsi"/>
                <w:b/>
              </w:rPr>
            </w:pPr>
            <w:ins w:id="408" w:author="作成者">
              <w:r w:rsidRPr="00AE3AFA">
                <w:rPr>
                  <w:rFonts w:asciiTheme="majorHAnsi" w:hAnsiTheme="majorHAnsi" w:cstheme="majorHAnsi"/>
                  <w:b/>
                </w:rPr>
                <w:t>ITA</w:t>
              </w:r>
              <w:r w:rsidR="00A12FA5" w:rsidRPr="00AE3AFA">
                <w:rPr>
                  <w:rFonts w:asciiTheme="majorHAnsi" w:hAnsiTheme="majorHAnsi" w:cstheme="majorHAnsi"/>
                  <w:b/>
                  <w:rPrChange w:id="409" w:author="作成者">
                    <w:rPr>
                      <w:rFonts w:ascii="ＭＳ ゴシック" w:eastAsia="ＭＳ ゴシック" w:hAnsi="ＭＳ ゴシック" w:cs="ＭＳ ゴシック"/>
                      <w:b/>
                    </w:rPr>
                  </w:rPrChange>
                </w:rPr>
                <w:t xml:space="preserve"> variable</w:t>
              </w:r>
            </w:ins>
          </w:p>
        </w:tc>
        <w:tc>
          <w:tcPr>
            <w:tcW w:w="3828" w:type="dxa"/>
            <w:tcBorders>
              <w:top w:val="single" w:sz="4" w:space="0" w:color="auto"/>
              <w:left w:val="single" w:sz="4" w:space="0" w:color="auto"/>
              <w:bottom w:val="single" w:sz="4" w:space="0" w:color="auto"/>
              <w:right w:val="single" w:sz="4" w:space="0" w:color="auto"/>
            </w:tcBorders>
            <w:shd w:val="clear" w:color="auto" w:fill="002B62"/>
            <w:hideMark/>
            <w:tcPrChange w:id="410" w:author="作成者">
              <w:tcPr>
                <w:tcW w:w="3827" w:type="dxa"/>
                <w:tcBorders>
                  <w:top w:val="single" w:sz="4" w:space="0" w:color="auto"/>
                  <w:left w:val="single" w:sz="4" w:space="0" w:color="auto"/>
                  <w:bottom w:val="single" w:sz="4" w:space="0" w:color="auto"/>
                  <w:right w:val="single" w:sz="4" w:space="0" w:color="auto"/>
                </w:tcBorders>
                <w:shd w:val="clear" w:color="auto" w:fill="002B62"/>
                <w:hideMark/>
              </w:tcPr>
            </w:tcPrChange>
          </w:tcPr>
          <w:p w14:paraId="38E1DECD" w14:textId="7950662E" w:rsidR="00AE2E86" w:rsidRPr="00AE3AFA" w:rsidRDefault="00A12FA5">
            <w:pPr>
              <w:rPr>
                <w:ins w:id="411" w:author="作成者"/>
                <w:rFonts w:asciiTheme="majorHAnsi" w:hAnsiTheme="majorHAnsi" w:cstheme="majorHAnsi"/>
                <w:b/>
              </w:rPr>
            </w:pPr>
            <w:ins w:id="412" w:author="作成者">
              <w:r w:rsidRPr="00AE3AFA">
                <w:rPr>
                  <w:rFonts w:asciiTheme="majorHAnsi" w:hAnsiTheme="majorHAnsi" w:cstheme="majorHAnsi"/>
                  <w:b/>
                  <w:rPrChange w:id="413" w:author="作成者">
                    <w:rPr>
                      <w:rFonts w:ascii="ＭＳ ゴシック" w:eastAsia="ＭＳ ゴシック" w:hAnsi="ＭＳ ゴシック" w:cs="ＭＳ ゴシック"/>
                      <w:b/>
                    </w:rPr>
                  </w:rPrChange>
                </w:rPr>
                <w:t>Variable content</w:t>
              </w:r>
            </w:ins>
          </w:p>
        </w:tc>
        <w:tc>
          <w:tcPr>
            <w:tcW w:w="2806" w:type="dxa"/>
            <w:tcBorders>
              <w:top w:val="single" w:sz="4" w:space="0" w:color="auto"/>
              <w:left w:val="single" w:sz="4" w:space="0" w:color="auto"/>
              <w:bottom w:val="single" w:sz="4" w:space="0" w:color="auto"/>
              <w:right w:val="single" w:sz="4" w:space="0" w:color="auto"/>
            </w:tcBorders>
            <w:shd w:val="clear" w:color="auto" w:fill="002B62"/>
            <w:vAlign w:val="center"/>
            <w:hideMark/>
            <w:tcPrChange w:id="414" w:author="作成者">
              <w:tcPr>
                <w:tcW w:w="1701" w:type="dxa"/>
                <w:tcBorders>
                  <w:top w:val="single" w:sz="4" w:space="0" w:color="auto"/>
                  <w:left w:val="single" w:sz="4" w:space="0" w:color="auto"/>
                  <w:bottom w:val="single" w:sz="4" w:space="0" w:color="auto"/>
                  <w:right w:val="single" w:sz="4" w:space="0" w:color="auto"/>
                </w:tcBorders>
                <w:shd w:val="clear" w:color="auto" w:fill="002B62"/>
                <w:vAlign w:val="center"/>
                <w:hideMark/>
              </w:tcPr>
            </w:tcPrChange>
          </w:tcPr>
          <w:p w14:paraId="4C2D3756" w14:textId="582B01F4" w:rsidR="00AE2E86" w:rsidRPr="00AE3AFA" w:rsidRDefault="00A12FA5">
            <w:pPr>
              <w:spacing w:line="240" w:lineRule="exact"/>
              <w:jc w:val="center"/>
              <w:rPr>
                <w:ins w:id="415" w:author="作成者"/>
                <w:rFonts w:asciiTheme="majorHAnsi" w:hAnsiTheme="majorHAnsi" w:cstheme="majorHAnsi"/>
                <w:b/>
                <w:rPrChange w:id="416" w:author="作成者">
                  <w:rPr>
                    <w:ins w:id="417" w:author="作成者"/>
                    <w:rFonts w:asciiTheme="minorEastAsia" w:hAnsiTheme="minorEastAsia" w:cstheme="minorHAnsi"/>
                    <w:b/>
                    <w:color w:val="FFFFFF" w:themeColor="background1"/>
                    <w:sz w:val="18"/>
                    <w:szCs w:val="18"/>
                  </w:rPr>
                </w:rPrChange>
              </w:rPr>
            </w:pPr>
            <w:ins w:id="418" w:author="作成者">
              <w:r w:rsidRPr="00AE3AFA">
                <w:rPr>
                  <w:rFonts w:asciiTheme="majorHAnsi" w:hAnsiTheme="majorHAnsi" w:cstheme="majorHAnsi"/>
                  <w:b/>
                  <w:rPrChange w:id="419" w:author="作成者">
                    <w:rPr>
                      <w:rFonts w:asciiTheme="minorEastAsia" w:hAnsiTheme="minorEastAsia" w:cstheme="minorHAnsi"/>
                      <w:b/>
                      <w:color w:val="FFFFFF" w:themeColor="background1"/>
                      <w:sz w:val="18"/>
                      <w:szCs w:val="18"/>
                    </w:rPr>
                  </w:rPrChange>
                </w:rPr>
                <w:t>Restriction</w:t>
              </w:r>
            </w:ins>
          </w:p>
        </w:tc>
      </w:tr>
      <w:tr w:rsidR="00AE2E86" w:rsidRPr="00AE3AFA" w14:paraId="01C2884A" w14:textId="77777777" w:rsidTr="0025540B">
        <w:trPr>
          <w:ins w:id="420" w:author="作成者"/>
        </w:trPr>
        <w:tc>
          <w:tcPr>
            <w:tcW w:w="2835" w:type="dxa"/>
            <w:tcBorders>
              <w:top w:val="single" w:sz="4" w:space="0" w:color="auto"/>
              <w:left w:val="single" w:sz="4" w:space="0" w:color="auto"/>
              <w:bottom w:val="single" w:sz="4" w:space="0" w:color="auto"/>
              <w:right w:val="single" w:sz="4" w:space="0" w:color="auto"/>
            </w:tcBorders>
            <w:hideMark/>
            <w:tcPrChange w:id="421" w:author="作成者">
              <w:tcPr>
                <w:tcW w:w="2835" w:type="dxa"/>
                <w:tcBorders>
                  <w:top w:val="single" w:sz="4" w:space="0" w:color="auto"/>
                  <w:left w:val="single" w:sz="4" w:space="0" w:color="auto"/>
                  <w:bottom w:val="single" w:sz="4" w:space="0" w:color="auto"/>
                  <w:right w:val="single" w:sz="4" w:space="0" w:color="auto"/>
                </w:tcBorders>
                <w:hideMark/>
              </w:tcPr>
            </w:tcPrChange>
          </w:tcPr>
          <w:p w14:paraId="0205731D" w14:textId="77777777" w:rsidR="00AE2E86" w:rsidRPr="00AE3AFA" w:rsidRDefault="00AE2E86">
            <w:pPr>
              <w:spacing w:line="240" w:lineRule="exact"/>
              <w:jc w:val="left"/>
              <w:rPr>
                <w:ins w:id="422" w:author="作成者"/>
                <w:rFonts w:asciiTheme="majorHAnsi" w:hAnsiTheme="majorHAnsi" w:cstheme="majorHAnsi"/>
                <w:color w:val="000000"/>
                <w:sz w:val="18"/>
                <w:szCs w:val="18"/>
                <w:shd w:val="clear" w:color="auto" w:fill="FFFFFF"/>
              </w:rPr>
            </w:pPr>
            <w:ins w:id="423" w:author="作成者">
              <w:r w:rsidRPr="00AE3AFA">
                <w:rPr>
                  <w:rFonts w:asciiTheme="majorHAnsi" w:hAnsiTheme="majorHAnsi" w:cstheme="majorHAnsi"/>
                  <w:color w:val="000000"/>
                  <w:sz w:val="18"/>
                  <w:szCs w:val="18"/>
                  <w:shd w:val="clear" w:color="auto" w:fill="FFFFFF"/>
                </w:rPr>
                <w:t>__movement_status_filepath__</w:t>
              </w:r>
            </w:ins>
          </w:p>
        </w:tc>
        <w:tc>
          <w:tcPr>
            <w:tcW w:w="3828" w:type="dxa"/>
            <w:tcBorders>
              <w:top w:val="single" w:sz="4" w:space="0" w:color="auto"/>
              <w:left w:val="single" w:sz="4" w:space="0" w:color="auto"/>
              <w:bottom w:val="single" w:sz="4" w:space="0" w:color="auto"/>
              <w:right w:val="single" w:sz="4" w:space="0" w:color="auto"/>
            </w:tcBorders>
            <w:hideMark/>
            <w:tcPrChange w:id="424" w:author="作成者">
              <w:tcPr>
                <w:tcW w:w="3827" w:type="dxa"/>
                <w:tcBorders>
                  <w:top w:val="single" w:sz="4" w:space="0" w:color="auto"/>
                  <w:left w:val="single" w:sz="4" w:space="0" w:color="auto"/>
                  <w:bottom w:val="single" w:sz="4" w:space="0" w:color="auto"/>
                  <w:right w:val="single" w:sz="4" w:space="0" w:color="auto"/>
                </w:tcBorders>
                <w:hideMark/>
              </w:tcPr>
            </w:tcPrChange>
          </w:tcPr>
          <w:p w14:paraId="261DC287" w14:textId="3257B08E" w:rsidR="00AE2E86" w:rsidRPr="00AE3AFA" w:rsidRDefault="00A00AC3" w:rsidP="00A00AC3">
            <w:pPr>
              <w:spacing w:line="240" w:lineRule="exact"/>
              <w:jc w:val="left"/>
              <w:rPr>
                <w:ins w:id="425" w:author="作成者"/>
                <w:rFonts w:asciiTheme="majorHAnsi" w:hAnsiTheme="majorHAnsi" w:cstheme="majorHAnsi"/>
                <w:color w:val="000000"/>
                <w:sz w:val="18"/>
                <w:szCs w:val="18"/>
                <w:shd w:val="clear" w:color="auto" w:fill="FFFFFF"/>
              </w:rPr>
            </w:pPr>
            <w:ins w:id="426" w:author="作成者">
              <w:r w:rsidRPr="00AE3AFA">
                <w:rPr>
                  <w:rFonts w:asciiTheme="majorHAnsi" w:hAnsiTheme="majorHAnsi" w:cstheme="majorHAnsi"/>
                  <w:color w:val="000000"/>
                  <w:sz w:val="18"/>
                  <w:szCs w:val="18"/>
                  <w:shd w:val="clear" w:color="auto" w:fill="FFFFFF"/>
                  <w:rPrChange w:id="427" w:author="作成者">
                    <w:rPr>
                      <w:rFonts w:ascii="ＭＳ ゴシック" w:eastAsia="ＭＳ ゴシック" w:hAnsi="ＭＳ ゴシック" w:cs="ＭＳ ゴシック"/>
                      <w:color w:val="000000"/>
                      <w:sz w:val="18"/>
                      <w:szCs w:val="18"/>
                      <w:shd w:val="clear" w:color="auto" w:fill="FFFFFF"/>
                    </w:rPr>
                  </w:rPrChange>
                </w:rPr>
                <w:t>Under operation result</w:t>
              </w:r>
              <w:r w:rsidRPr="00AE3AFA">
                <w:rPr>
                  <w:rFonts w:asciiTheme="majorHAnsi" w:hAnsiTheme="majorHAnsi" w:cstheme="majorHAnsi"/>
                  <w:color w:val="000000"/>
                  <w:sz w:val="18"/>
                  <w:szCs w:val="18"/>
                  <w:shd w:val="clear" w:color="auto" w:fill="FFFFFF"/>
                </w:rPr>
                <w:t xml:space="preserve"> </w:t>
              </w:r>
              <w:r w:rsidRPr="00AE3AFA">
                <w:rPr>
                  <w:rFonts w:asciiTheme="majorHAnsi" w:hAnsiTheme="majorHAnsi" w:cstheme="majorHAnsi"/>
                  <w:color w:val="000000"/>
                  <w:sz w:val="18"/>
                  <w:szCs w:val="18"/>
                  <w:shd w:val="clear" w:color="auto" w:fill="FFFFFF"/>
                  <w:rPrChange w:id="428" w:author="作成者">
                    <w:rPr>
                      <w:rFonts w:ascii="ＭＳ ゴシック" w:eastAsia="ＭＳ ゴシック" w:hAnsi="ＭＳ ゴシック" w:cs="ＭＳ ゴシック"/>
                      <w:color w:val="000000"/>
                      <w:sz w:val="18"/>
                      <w:szCs w:val="18"/>
                      <w:shd w:val="clear" w:color="auto" w:fill="FFFFFF"/>
                    </w:rPr>
                  </w:rPrChange>
                </w:rPr>
                <w:t>directory ”</w:t>
              </w:r>
              <w:r w:rsidR="00AE2E86" w:rsidRPr="00AE3AFA">
                <w:rPr>
                  <w:rFonts w:asciiTheme="majorHAnsi" w:hAnsiTheme="majorHAnsi" w:cstheme="majorHAnsi"/>
                  <w:color w:val="000000"/>
                  <w:sz w:val="18"/>
                  <w:szCs w:val="18"/>
                  <w:shd w:val="clear" w:color="auto" w:fill="FFFFFF"/>
                </w:rPr>
                <w:t>MOVEMENT_STATUS_FILE</w:t>
              </w: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Change w:id="429" w:author="作成者">
                    <w:rPr>
                      <w:rFonts w:ascii="ＭＳ ゴシック" w:eastAsia="ＭＳ ゴシック" w:hAnsi="ＭＳ ゴシック" w:cs="ＭＳ ゴシック"/>
                      <w:color w:val="000000"/>
                      <w:sz w:val="18"/>
                      <w:szCs w:val="18"/>
                      <w:shd w:val="clear" w:color="auto" w:fill="FFFFFF"/>
                    </w:rPr>
                  </w:rPrChange>
                </w:rPr>
                <w:t xml:space="preserve"> path</w:t>
              </w:r>
            </w:ins>
          </w:p>
        </w:tc>
        <w:tc>
          <w:tcPr>
            <w:tcW w:w="2806" w:type="dxa"/>
            <w:tcBorders>
              <w:top w:val="single" w:sz="4" w:space="0" w:color="auto"/>
              <w:left w:val="single" w:sz="4" w:space="0" w:color="auto"/>
              <w:bottom w:val="single" w:sz="4" w:space="0" w:color="auto"/>
              <w:right w:val="single" w:sz="4" w:space="0" w:color="auto"/>
            </w:tcBorders>
            <w:hideMark/>
            <w:tcPrChange w:id="430" w:author="作成者">
              <w:tcPr>
                <w:tcW w:w="1701" w:type="dxa"/>
                <w:tcBorders>
                  <w:top w:val="single" w:sz="4" w:space="0" w:color="auto"/>
                  <w:left w:val="single" w:sz="4" w:space="0" w:color="auto"/>
                  <w:bottom w:val="single" w:sz="4" w:space="0" w:color="auto"/>
                  <w:right w:val="single" w:sz="4" w:space="0" w:color="auto"/>
                </w:tcBorders>
                <w:hideMark/>
              </w:tcPr>
            </w:tcPrChange>
          </w:tcPr>
          <w:p w14:paraId="5EBC8837" w14:textId="77777777" w:rsidR="00AE2E86" w:rsidRPr="00AE3AFA" w:rsidRDefault="00AE2E86">
            <w:pPr>
              <w:spacing w:line="240" w:lineRule="exact"/>
              <w:rPr>
                <w:ins w:id="431" w:author="作成者"/>
                <w:rFonts w:asciiTheme="majorHAnsi" w:hAnsiTheme="majorHAnsi" w:cstheme="majorHAnsi"/>
                <w:color w:val="000000"/>
                <w:sz w:val="18"/>
                <w:szCs w:val="18"/>
                <w:shd w:val="clear" w:color="auto" w:fill="FFFFFF"/>
              </w:rPr>
            </w:pPr>
            <w:ins w:id="432" w:author="作成者">
              <w:r w:rsidRPr="00AE3AFA">
                <w:rPr>
                  <w:rFonts w:ascii="ＭＳ ゴシック" w:eastAsia="ＭＳ ゴシック" w:hAnsi="ＭＳ ゴシック" w:cs="ＭＳ ゴシック" w:hint="eastAsia"/>
                  <w:color w:val="000000"/>
                  <w:sz w:val="18"/>
                  <w:szCs w:val="18"/>
                  <w:shd w:val="clear" w:color="auto" w:fill="FFFFFF"/>
                </w:rPr>
                <w:t>※</w:t>
              </w:r>
            </w:ins>
          </w:p>
        </w:tc>
      </w:tr>
    </w:tbl>
    <w:p w14:paraId="1EF33E59" w14:textId="04BEDF63" w:rsidR="00AE2E86" w:rsidRPr="00AE3AFA" w:rsidRDefault="00AE2E86">
      <w:pPr>
        <w:pStyle w:val="afb"/>
        <w:ind w:firstLine="0"/>
        <w:rPr>
          <w:ins w:id="433" w:author="作成者"/>
          <w:rFonts w:asciiTheme="majorHAnsi" w:hAnsiTheme="majorHAnsi" w:cstheme="majorHAnsi"/>
        </w:rPr>
        <w:pPrChange w:id="434" w:author="作成者">
          <w:pPr>
            <w:pStyle w:val="afb"/>
            <w:ind w:left="1680" w:firstLine="0"/>
          </w:pPr>
        </w:pPrChange>
      </w:pPr>
      <w:ins w:id="435" w:author="作成者">
        <w:r w:rsidRPr="00AE3AFA">
          <w:rPr>
            <w:rFonts w:ascii="ＭＳ ゴシック" w:eastAsia="ＭＳ ゴシック" w:hAnsi="ＭＳ ゴシック" w:cs="ＭＳ ゴシック" w:hint="eastAsia"/>
            <w:color w:val="000000"/>
            <w:sz w:val="18"/>
            <w:szCs w:val="18"/>
            <w:shd w:val="clear" w:color="auto" w:fill="FFFFFF"/>
          </w:rPr>
          <w:t>※</w:t>
        </w:r>
        <w:r w:rsidR="00A00AC3" w:rsidRPr="00AE3AFA">
          <w:rPr>
            <w:rFonts w:asciiTheme="majorHAnsi" w:hAnsiTheme="majorHAnsi" w:cstheme="majorHAnsi"/>
            <w:rPrChange w:id="436" w:author="作成者">
              <w:rPr>
                <w:rFonts w:asciiTheme="minorEastAsia" w:hAnsiTheme="minorEastAsia" w:cstheme="minorHAnsi"/>
                <w:color w:val="000000"/>
                <w:sz w:val="18"/>
                <w:szCs w:val="18"/>
                <w:shd w:val="clear" w:color="auto" w:fill="FFFFFF"/>
              </w:rPr>
            </w:rPrChange>
          </w:rPr>
          <w:t>co</w:t>
        </w:r>
        <w:r w:rsidR="00A00AC3" w:rsidRPr="00AE3AFA">
          <w:rPr>
            <w:rFonts w:asciiTheme="majorHAnsi" w:hAnsiTheme="majorHAnsi" w:cstheme="majorHAnsi"/>
          </w:rPr>
          <w:t>mpatible</w:t>
        </w:r>
        <w:r w:rsidR="00A00AC3" w:rsidRPr="00AE3AFA">
          <w:rPr>
            <w:rFonts w:asciiTheme="majorHAnsi" w:hAnsiTheme="majorHAnsi" w:cstheme="majorHAnsi"/>
            <w:rPrChange w:id="437" w:author="作成者">
              <w:rPr>
                <w:rFonts w:asciiTheme="minorEastAsia" w:hAnsiTheme="minorEastAsia" w:cstheme="minorHAnsi"/>
                <w:color w:val="000000"/>
                <w:sz w:val="18"/>
                <w:szCs w:val="18"/>
                <w:shd w:val="clear" w:color="auto" w:fill="FFFFFF"/>
              </w:rPr>
            </w:rPrChange>
          </w:rPr>
          <w:t xml:space="preserve"> with “</w:t>
        </w:r>
        <w:r w:rsidRPr="00AE3AFA">
          <w:rPr>
            <w:rFonts w:asciiTheme="majorHAnsi" w:hAnsiTheme="majorHAnsi" w:cstheme="majorHAnsi"/>
            <w:rPrChange w:id="438" w:author="作成者">
              <w:rPr>
                <w:rFonts w:asciiTheme="minorEastAsia" w:hAnsiTheme="minorEastAsia" w:cstheme="minorHAnsi"/>
                <w:color w:val="000000"/>
                <w:sz w:val="18"/>
                <w:szCs w:val="18"/>
                <w:shd w:val="clear" w:color="auto" w:fill="FFFFFF"/>
              </w:rPr>
            </w:rPrChange>
          </w:rPr>
          <w:t>Ansible-Legacy</w:t>
        </w:r>
        <w:r w:rsidR="00A00AC3" w:rsidRPr="00AE3AFA">
          <w:rPr>
            <w:rFonts w:asciiTheme="majorHAnsi" w:hAnsiTheme="majorHAnsi" w:cstheme="majorHAnsi"/>
            <w:rPrChange w:id="439" w:author="作成者">
              <w:rPr>
                <w:rFonts w:asciiTheme="minorEastAsia" w:hAnsiTheme="minorEastAsia" w:cstheme="minorHAnsi"/>
                <w:color w:val="000000"/>
                <w:sz w:val="18"/>
                <w:szCs w:val="18"/>
                <w:shd w:val="clear" w:color="auto" w:fill="FFFFFF"/>
              </w:rPr>
            </w:rPrChange>
          </w:rPr>
          <w:t>”, ”</w:t>
        </w:r>
        <w:r w:rsidRPr="00AE3AFA">
          <w:rPr>
            <w:rFonts w:asciiTheme="majorHAnsi" w:hAnsiTheme="majorHAnsi" w:cstheme="majorHAnsi"/>
            <w:rPrChange w:id="440" w:author="作成者">
              <w:rPr>
                <w:rFonts w:asciiTheme="minorEastAsia" w:hAnsiTheme="minorEastAsia" w:cstheme="minorHAnsi"/>
                <w:color w:val="000000"/>
                <w:sz w:val="18"/>
                <w:szCs w:val="18"/>
                <w:shd w:val="clear" w:color="auto" w:fill="FFFFFF"/>
              </w:rPr>
            </w:rPrChange>
          </w:rPr>
          <w:t>Ansible-Pioneer</w:t>
        </w:r>
        <w:r w:rsidR="00A00AC3" w:rsidRPr="00AE3AFA">
          <w:rPr>
            <w:rFonts w:asciiTheme="majorHAnsi" w:hAnsiTheme="majorHAnsi" w:cstheme="majorHAnsi"/>
            <w:rPrChange w:id="441" w:author="作成者">
              <w:rPr>
                <w:rFonts w:asciiTheme="minorEastAsia" w:hAnsiTheme="minorEastAsia" w:cstheme="minorHAnsi"/>
                <w:color w:val="000000"/>
                <w:sz w:val="18"/>
                <w:szCs w:val="18"/>
                <w:shd w:val="clear" w:color="auto" w:fill="FFFFFF"/>
              </w:rPr>
            </w:rPrChange>
          </w:rPr>
          <w:t>” and ”</w:t>
        </w:r>
        <w:r w:rsidRPr="00AE3AFA">
          <w:rPr>
            <w:rFonts w:asciiTheme="majorHAnsi" w:hAnsiTheme="majorHAnsi" w:cstheme="majorHAnsi"/>
            <w:rPrChange w:id="442" w:author="作成者">
              <w:rPr>
                <w:rFonts w:asciiTheme="minorEastAsia" w:hAnsiTheme="minorEastAsia" w:cstheme="minorHAnsi"/>
                <w:color w:val="000000"/>
                <w:sz w:val="18"/>
                <w:szCs w:val="18"/>
                <w:shd w:val="clear" w:color="auto" w:fill="FFFFFF"/>
              </w:rPr>
            </w:rPrChange>
          </w:rPr>
          <w:t>Ansible-LegacyRole</w:t>
        </w:r>
        <w:r w:rsidR="00A00AC3" w:rsidRPr="00AE3AFA">
          <w:rPr>
            <w:rFonts w:asciiTheme="majorHAnsi" w:hAnsiTheme="majorHAnsi" w:cstheme="majorHAnsi"/>
            <w:rPrChange w:id="443" w:author="作成者">
              <w:rPr>
                <w:rFonts w:asciiTheme="minorEastAsia" w:hAnsiTheme="minorEastAsia" w:cstheme="minorHAnsi"/>
                <w:color w:val="000000"/>
                <w:sz w:val="18"/>
                <w:szCs w:val="18"/>
                <w:shd w:val="clear" w:color="auto" w:fill="FFFFFF"/>
              </w:rPr>
            </w:rPrChange>
          </w:rPr>
          <w:t>”</w:t>
        </w:r>
      </w:ins>
    </w:p>
    <w:p w14:paraId="6A5AFE1E" w14:textId="77777777" w:rsidR="00AE2E86" w:rsidRPr="00AE3AFA" w:rsidRDefault="00AE2E86">
      <w:pPr>
        <w:rPr>
          <w:rFonts w:asciiTheme="majorHAnsi" w:hAnsiTheme="majorHAnsi" w:cstheme="majorHAnsi"/>
          <w:b/>
        </w:rPr>
        <w:pPrChange w:id="444" w:author="作成者">
          <w:pPr>
            <w:jc w:val="center"/>
          </w:pPr>
        </w:pPrChange>
      </w:pPr>
    </w:p>
    <w:p w14:paraId="3DD1B30B" w14:textId="77777777" w:rsidR="00FD4705" w:rsidRPr="00AE3AFA" w:rsidRDefault="00FD4705" w:rsidP="00C72DC3">
      <w:pPr>
        <w:pStyle w:val="afb"/>
        <w:numPr>
          <w:ilvl w:val="0"/>
          <w:numId w:val="26"/>
        </w:numPr>
        <w:rPr>
          <w:rFonts w:asciiTheme="majorHAnsi" w:hAnsiTheme="majorHAnsi" w:cstheme="majorHAnsi"/>
        </w:rPr>
      </w:pPr>
      <w:r w:rsidRPr="00AE3AFA">
        <w:rPr>
          <w:rFonts w:asciiTheme="majorHAnsi" w:hAnsiTheme="majorHAnsi" w:cstheme="majorHAnsi"/>
        </w:rPr>
        <w:t>“Node” tab</w:t>
      </w:r>
    </w:p>
    <w:p w14:paraId="30CE8869" w14:textId="77777777" w:rsidR="00FD4705" w:rsidRPr="00AE3AFA" w:rsidRDefault="00FD4705" w:rsidP="00C72DC3">
      <w:pPr>
        <w:pStyle w:val="afb"/>
        <w:numPr>
          <w:ilvl w:val="0"/>
          <w:numId w:val="25"/>
        </w:numPr>
        <w:rPr>
          <w:rFonts w:asciiTheme="majorHAnsi" w:hAnsiTheme="majorHAnsi" w:cstheme="majorHAnsi"/>
        </w:rPr>
      </w:pPr>
      <w:r w:rsidRPr="00AE3AFA">
        <w:rPr>
          <w:rFonts w:asciiTheme="majorHAnsi" w:hAnsiTheme="majorHAnsi" w:cstheme="majorHAnsi"/>
        </w:rPr>
        <w:t xml:space="preserve">This will be displayed if there are multiple nodes selected in the </w:t>
      </w:r>
      <w:r w:rsidR="007073D8" w:rsidRPr="00AE3AFA">
        <w:rPr>
          <w:rFonts w:asciiTheme="majorHAnsi" w:hAnsiTheme="majorHAnsi" w:cstheme="majorHAnsi"/>
        </w:rPr>
        <w:t>Movement/Function tab in the Node list.</w:t>
      </w:r>
    </w:p>
    <w:p w14:paraId="7E53EEB2" w14:textId="77777777" w:rsidR="00FD4705" w:rsidRPr="00AE3AFA" w:rsidRDefault="007073D8" w:rsidP="00C72DC3">
      <w:pPr>
        <w:pStyle w:val="afb"/>
        <w:numPr>
          <w:ilvl w:val="0"/>
          <w:numId w:val="25"/>
        </w:numPr>
        <w:rPr>
          <w:rFonts w:asciiTheme="majorHAnsi" w:hAnsiTheme="majorHAnsi" w:cstheme="majorHAnsi"/>
        </w:rPr>
      </w:pPr>
      <w:r w:rsidRPr="00AE3AFA">
        <w:rPr>
          <w:rFonts w:asciiTheme="majorHAnsi" w:hAnsiTheme="majorHAnsi" w:cstheme="majorHAnsi"/>
        </w:rPr>
        <w:t>You can either drag and drop nodes into the selection area, or click multiple nodes while holding the Shift key to select multiple Nodes.</w:t>
      </w:r>
    </w:p>
    <w:p w14:paraId="74F91899" w14:textId="77777777" w:rsidR="00FD4705" w:rsidRPr="00AE3AFA" w:rsidRDefault="007073D8" w:rsidP="00C72DC3">
      <w:pPr>
        <w:pStyle w:val="afb"/>
        <w:numPr>
          <w:ilvl w:val="0"/>
          <w:numId w:val="25"/>
        </w:numPr>
        <w:rPr>
          <w:rFonts w:asciiTheme="majorHAnsi" w:hAnsiTheme="majorHAnsi" w:cstheme="majorHAnsi"/>
        </w:rPr>
      </w:pPr>
      <w:r w:rsidRPr="00AE3AFA">
        <w:rPr>
          <w:rFonts w:asciiTheme="majorHAnsi" w:hAnsiTheme="majorHAnsi" w:cstheme="majorHAnsi"/>
        </w:rPr>
        <w:t xml:space="preserve">The items found in the tab are listed </w:t>
      </w:r>
      <w:commentRangeStart w:id="445"/>
      <w:r w:rsidRPr="00AE3AFA">
        <w:rPr>
          <w:rFonts w:asciiTheme="majorHAnsi" w:hAnsiTheme="majorHAnsi" w:cstheme="majorHAnsi"/>
        </w:rPr>
        <w:t>below</w:t>
      </w:r>
      <w:commentRangeEnd w:id="445"/>
      <w:r w:rsidR="00740C1B" w:rsidRPr="00AE3AFA">
        <w:rPr>
          <w:rStyle w:val="af5"/>
          <w:rFonts w:asciiTheme="majorHAnsi" w:hAnsiTheme="majorHAnsi" w:cstheme="majorHAnsi"/>
        </w:rPr>
        <w:commentReference w:id="445"/>
      </w:r>
      <w:r w:rsidRPr="00AE3AFA">
        <w:rPr>
          <w:rFonts w:asciiTheme="majorHAnsi" w:hAnsiTheme="majorHAnsi" w:cstheme="majorHAnsi"/>
        </w:rPr>
        <w:t>.</w:t>
      </w:r>
    </w:p>
    <w:p w14:paraId="1331A231" w14:textId="77777777" w:rsidR="00FD4705" w:rsidRPr="00AE3AFA" w:rsidRDefault="00FD4705" w:rsidP="00FD4705">
      <w:pPr>
        <w:pStyle w:val="afb"/>
        <w:ind w:left="2100" w:firstLine="0"/>
        <w:rPr>
          <w:rFonts w:asciiTheme="majorHAnsi" w:hAnsiTheme="majorHAnsi" w:cstheme="majorHAnsi"/>
        </w:rPr>
      </w:pPr>
    </w:p>
    <w:p w14:paraId="7227E7F9" w14:textId="45A4950E" w:rsidR="00FD4705" w:rsidRPr="00AE3AFA" w:rsidRDefault="00FD4705" w:rsidP="00FD4705">
      <w:pPr>
        <w:pStyle w:val="af1"/>
        <w:jc w:val="center"/>
        <w:rPr>
          <w:rFonts w:asciiTheme="majorHAnsi" w:hAnsiTheme="majorHAnsi" w:cstheme="majorHAnsi"/>
        </w:rPr>
      </w:pPr>
      <w:r w:rsidRPr="00AE3AFA">
        <w:rPr>
          <w:rFonts w:asciiTheme="majorHAnsi" w:hAnsiTheme="majorHAnsi" w:cstheme="majorHAnsi"/>
        </w:rPr>
        <w:t xml:space="preserve">Table 4.1- </w:t>
      </w:r>
      <w:r w:rsidRPr="00AE3AFA">
        <w:rPr>
          <w:rFonts w:asciiTheme="majorHAnsi" w:hAnsiTheme="majorHAnsi" w:cstheme="majorHAnsi"/>
        </w:rPr>
        <w:fldChar w:fldCharType="begin"/>
      </w:r>
      <w:r w:rsidRPr="00AE3AFA">
        <w:rPr>
          <w:rFonts w:asciiTheme="majorHAnsi" w:hAnsiTheme="majorHAnsi" w:cstheme="majorHAnsi"/>
        </w:rPr>
        <w:instrText xml:space="preserve"> SEQ </w:instrText>
      </w:r>
      <w:r w:rsidRPr="00AE3AFA">
        <w:rPr>
          <w:rFonts w:asciiTheme="majorHAnsi" w:hAnsiTheme="majorHAnsi" w:cstheme="majorHAnsi"/>
        </w:rPr>
        <w:instrText>表</w:instrText>
      </w:r>
      <w:r w:rsidRPr="00AE3AFA">
        <w:rPr>
          <w:rFonts w:asciiTheme="majorHAnsi" w:hAnsiTheme="majorHAnsi" w:cstheme="majorHAnsi"/>
        </w:rPr>
        <w:instrText xml:space="preserve">_4.1- \* ARABIC </w:instrText>
      </w:r>
      <w:r w:rsidRPr="00AE3AFA">
        <w:rPr>
          <w:rFonts w:asciiTheme="majorHAnsi" w:hAnsiTheme="majorHAnsi" w:cstheme="majorHAnsi"/>
        </w:rPr>
        <w:fldChar w:fldCharType="separate"/>
      </w:r>
      <w:r w:rsidR="00A6356E">
        <w:rPr>
          <w:rFonts w:asciiTheme="majorHAnsi" w:hAnsiTheme="majorHAnsi" w:cstheme="majorHAnsi"/>
          <w:noProof/>
        </w:rPr>
        <w:t>6</w:t>
      </w:r>
      <w:r w:rsidRPr="00AE3AFA">
        <w:rPr>
          <w:rFonts w:asciiTheme="majorHAnsi" w:hAnsiTheme="majorHAnsi" w:cstheme="majorHAnsi"/>
        </w:rPr>
        <w:fldChar w:fldCharType="end"/>
      </w:r>
      <w:r w:rsidRPr="00AE3AFA">
        <w:rPr>
          <w:rFonts w:asciiTheme="majorHAnsi" w:hAnsiTheme="majorHAnsi" w:cstheme="majorHAnsi"/>
        </w:rPr>
        <w:t xml:space="preserve"> “Node” tab</w:t>
      </w:r>
    </w:p>
    <w:tbl>
      <w:tblPr>
        <w:tblStyle w:val="aa"/>
        <w:tblW w:w="7512" w:type="dxa"/>
        <w:tblInd w:w="870" w:type="dxa"/>
        <w:tblLayout w:type="fixed"/>
        <w:tblLook w:val="04A0" w:firstRow="1" w:lastRow="0" w:firstColumn="1" w:lastColumn="0" w:noHBand="0" w:noVBand="1"/>
      </w:tblPr>
      <w:tblGrid>
        <w:gridCol w:w="850"/>
        <w:gridCol w:w="3685"/>
        <w:gridCol w:w="850"/>
        <w:gridCol w:w="993"/>
        <w:gridCol w:w="1134"/>
      </w:tblGrid>
      <w:tr w:rsidR="00FD4705" w:rsidRPr="00AE3AFA" w14:paraId="4D5E2F11" w14:textId="77777777" w:rsidTr="00FD4705">
        <w:tc>
          <w:tcPr>
            <w:tcW w:w="850" w:type="dxa"/>
            <w:shd w:val="clear" w:color="auto" w:fill="002B62"/>
            <w:vAlign w:val="center"/>
          </w:tcPr>
          <w:p w14:paraId="7FFB21CE" w14:textId="77777777" w:rsidR="00FD4705" w:rsidRPr="00AE3AFA" w:rsidRDefault="00FD4705" w:rsidP="00922C3A">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3685" w:type="dxa"/>
            <w:shd w:val="clear" w:color="auto" w:fill="002B62"/>
            <w:vAlign w:val="center"/>
          </w:tcPr>
          <w:p w14:paraId="604CE0D5" w14:textId="77777777" w:rsidR="00FD4705" w:rsidRPr="00AE3AFA" w:rsidRDefault="00FD4705" w:rsidP="00922C3A">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850" w:type="dxa"/>
            <w:shd w:val="clear" w:color="auto" w:fill="002B62"/>
            <w:vAlign w:val="center"/>
          </w:tcPr>
          <w:p w14:paraId="005A351B" w14:textId="77777777" w:rsidR="00FD4705" w:rsidRPr="00AE3AFA" w:rsidRDefault="00FD4705" w:rsidP="00922C3A">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required</w:t>
            </w:r>
          </w:p>
        </w:tc>
        <w:tc>
          <w:tcPr>
            <w:tcW w:w="993" w:type="dxa"/>
            <w:shd w:val="clear" w:color="auto" w:fill="002B62"/>
            <w:vAlign w:val="center"/>
          </w:tcPr>
          <w:p w14:paraId="1FB40B9A" w14:textId="77777777" w:rsidR="00FD4705" w:rsidRPr="00AE3AFA" w:rsidRDefault="00FD4705" w:rsidP="00922C3A">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format</w:t>
            </w:r>
          </w:p>
        </w:tc>
        <w:tc>
          <w:tcPr>
            <w:tcW w:w="1134" w:type="dxa"/>
            <w:shd w:val="clear" w:color="auto" w:fill="002B62"/>
            <w:vAlign w:val="center"/>
          </w:tcPr>
          <w:p w14:paraId="592DCEAA" w14:textId="77777777" w:rsidR="00FD4705" w:rsidRPr="00AE3AFA" w:rsidRDefault="00FD4705" w:rsidP="00922C3A">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Restrictions</w:t>
            </w:r>
          </w:p>
        </w:tc>
      </w:tr>
      <w:tr w:rsidR="00FD4705" w:rsidRPr="00AE3AFA" w14:paraId="790A8CE3" w14:textId="77777777" w:rsidTr="00FD4705">
        <w:tc>
          <w:tcPr>
            <w:tcW w:w="850" w:type="dxa"/>
          </w:tcPr>
          <w:p w14:paraId="31407AD0"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11B45D06"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4F617264"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noProof/>
              </w:rPr>
              <w:drawing>
                <wp:inline distT="0" distB="0" distL="0" distR="0" wp14:anchorId="2CC94B94" wp14:editId="41654A20">
                  <wp:extent cx="360000" cy="360000"/>
                  <wp:effectExtent l="0" t="0" r="2540" b="2540"/>
                  <wp:docPr id="16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4"/>
                          <a:srcRect l="80729" t="18730" r="16702" b="76703"/>
                          <a:stretch/>
                        </pic:blipFill>
                        <pic:spPr bwMode="auto">
                          <a:xfrm>
                            <a:off x="0" y="0"/>
                            <a:ext cx="360000" cy="360000"/>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686E3D8B" w14:textId="77777777" w:rsidR="00FD4705" w:rsidRPr="00AE3AFA" w:rsidRDefault="004C5F89"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Aligns the selected nodes to the left</w:t>
            </w:r>
          </w:p>
        </w:tc>
        <w:tc>
          <w:tcPr>
            <w:tcW w:w="850" w:type="dxa"/>
          </w:tcPr>
          <w:p w14:paraId="683BE7D1"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3" w:type="dxa"/>
          </w:tcPr>
          <w:p w14:paraId="5D393376"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p>
        </w:tc>
        <w:tc>
          <w:tcPr>
            <w:tcW w:w="1134" w:type="dxa"/>
          </w:tcPr>
          <w:p w14:paraId="76781D57"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FD4705" w:rsidRPr="00AE3AFA" w14:paraId="0AF096BD" w14:textId="77777777" w:rsidTr="00FD4705">
        <w:tc>
          <w:tcPr>
            <w:tcW w:w="850" w:type="dxa"/>
          </w:tcPr>
          <w:p w14:paraId="24CBCB17"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393AF71D"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2626F17F"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noProof/>
              </w:rPr>
              <w:drawing>
                <wp:inline distT="0" distB="0" distL="0" distR="0" wp14:anchorId="65D993E6" wp14:editId="670BDC6F">
                  <wp:extent cx="360000" cy="393488"/>
                  <wp:effectExtent l="0" t="0" r="2540" b="6985"/>
                  <wp:docPr id="16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4"/>
                          <a:srcRect l="83242" t="18730" r="14357" b="76604"/>
                          <a:stretch/>
                        </pic:blipFill>
                        <pic:spPr bwMode="auto">
                          <a:xfrm>
                            <a:off x="0" y="0"/>
                            <a:ext cx="360000" cy="393488"/>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3F0B666F" w14:textId="77777777" w:rsidR="00FD4705" w:rsidRPr="00AE3AFA" w:rsidRDefault="004C5F89"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Aligns the selected nodes to the left and right center</w:t>
            </w:r>
          </w:p>
        </w:tc>
        <w:tc>
          <w:tcPr>
            <w:tcW w:w="850" w:type="dxa"/>
          </w:tcPr>
          <w:p w14:paraId="33658D3D"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3" w:type="dxa"/>
          </w:tcPr>
          <w:p w14:paraId="59E819A0" w14:textId="77777777" w:rsidR="00FD4705" w:rsidRPr="00AE3AFA" w:rsidRDefault="007073D8"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134" w:type="dxa"/>
          </w:tcPr>
          <w:p w14:paraId="382BFF5E"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FD4705" w:rsidRPr="00AE3AFA" w14:paraId="4A796F4D" w14:textId="77777777" w:rsidTr="00FD4705">
        <w:tc>
          <w:tcPr>
            <w:tcW w:w="850" w:type="dxa"/>
          </w:tcPr>
          <w:p w14:paraId="4AD37F1E"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2EC06D0E"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27246CAF"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noProof/>
              </w:rPr>
              <w:drawing>
                <wp:inline distT="0" distB="0" distL="0" distR="0" wp14:anchorId="4D146E28" wp14:editId="23D2DA96">
                  <wp:extent cx="360000" cy="375319"/>
                  <wp:effectExtent l="0" t="0" r="2540" b="5715"/>
                  <wp:docPr id="16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4"/>
                          <a:srcRect l="85590" t="18631" r="11785" b="76505"/>
                          <a:stretch/>
                        </pic:blipFill>
                        <pic:spPr bwMode="auto">
                          <a:xfrm>
                            <a:off x="0" y="0"/>
                            <a:ext cx="360000" cy="375319"/>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3B6A2AB3" w14:textId="77777777" w:rsidR="00FD4705" w:rsidRPr="00AE3AFA" w:rsidRDefault="004C5F89"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Aligns the selected nodes to the right</w:t>
            </w:r>
          </w:p>
        </w:tc>
        <w:tc>
          <w:tcPr>
            <w:tcW w:w="850" w:type="dxa"/>
          </w:tcPr>
          <w:p w14:paraId="72F4E68C"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3" w:type="dxa"/>
          </w:tcPr>
          <w:p w14:paraId="383D7AAD" w14:textId="77777777" w:rsidR="00FD4705" w:rsidRPr="00AE3AFA" w:rsidRDefault="007073D8"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134" w:type="dxa"/>
          </w:tcPr>
          <w:p w14:paraId="29981564"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FD4705" w:rsidRPr="00AE3AFA" w14:paraId="201464E3" w14:textId="77777777" w:rsidTr="00FD4705">
        <w:tc>
          <w:tcPr>
            <w:tcW w:w="850" w:type="dxa"/>
          </w:tcPr>
          <w:p w14:paraId="2FAFABE0"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01616E1F"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11CA4227"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noProof/>
              </w:rPr>
              <w:drawing>
                <wp:inline distT="0" distB="0" distL="0" distR="0" wp14:anchorId="6B186F1A" wp14:editId="236B24A5">
                  <wp:extent cx="360000" cy="352341"/>
                  <wp:effectExtent l="0" t="0" r="2540" b="0"/>
                  <wp:docPr id="16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4"/>
                          <a:srcRect l="88713" t="18830" r="8662" b="76604"/>
                          <a:stretch/>
                        </pic:blipFill>
                        <pic:spPr bwMode="auto">
                          <a:xfrm>
                            <a:off x="0" y="0"/>
                            <a:ext cx="360000" cy="352341"/>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17589010" w14:textId="77777777" w:rsidR="00FD4705" w:rsidRPr="00AE3AFA" w:rsidRDefault="004C5F89"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Aligns the selected nodes to the top</w:t>
            </w:r>
          </w:p>
        </w:tc>
        <w:tc>
          <w:tcPr>
            <w:tcW w:w="850" w:type="dxa"/>
          </w:tcPr>
          <w:p w14:paraId="3B9B7624"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3" w:type="dxa"/>
          </w:tcPr>
          <w:p w14:paraId="56100760" w14:textId="77777777" w:rsidR="00FD4705" w:rsidRPr="00AE3AFA" w:rsidRDefault="007073D8"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134" w:type="dxa"/>
          </w:tcPr>
          <w:p w14:paraId="3FF7CA30"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FD4705" w:rsidRPr="00AE3AFA" w14:paraId="4521DCB8" w14:textId="77777777" w:rsidTr="00FD4705">
        <w:tc>
          <w:tcPr>
            <w:tcW w:w="850" w:type="dxa"/>
          </w:tcPr>
          <w:p w14:paraId="496F1CF3"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46B670DE"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6014BF46"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noProof/>
              </w:rPr>
              <w:drawing>
                <wp:inline distT="0" distB="0" distL="0" distR="0" wp14:anchorId="60698C81" wp14:editId="4C402467">
                  <wp:extent cx="360000" cy="375653"/>
                  <wp:effectExtent l="0" t="0" r="2540" b="5715"/>
                  <wp:docPr id="16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4"/>
                          <a:srcRect l="91114" t="18631" r="6317" b="76603"/>
                          <a:stretch/>
                        </pic:blipFill>
                        <pic:spPr bwMode="auto">
                          <a:xfrm>
                            <a:off x="0" y="0"/>
                            <a:ext cx="360000" cy="375653"/>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16FADD57" w14:textId="77777777" w:rsidR="00FD4705" w:rsidRPr="00AE3AFA" w:rsidRDefault="004C5F89"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Aligns the selected nodes to the top and bottom center</w:t>
            </w:r>
          </w:p>
        </w:tc>
        <w:tc>
          <w:tcPr>
            <w:tcW w:w="850" w:type="dxa"/>
          </w:tcPr>
          <w:p w14:paraId="3109FE37"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3" w:type="dxa"/>
          </w:tcPr>
          <w:p w14:paraId="676A52E1" w14:textId="77777777" w:rsidR="00FD4705" w:rsidRPr="00AE3AFA" w:rsidRDefault="007073D8"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134" w:type="dxa"/>
          </w:tcPr>
          <w:p w14:paraId="74FA65D7"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FD4705" w:rsidRPr="00AE3AFA" w14:paraId="00CEC5BE" w14:textId="77777777" w:rsidTr="00FD4705">
        <w:tc>
          <w:tcPr>
            <w:tcW w:w="850" w:type="dxa"/>
          </w:tcPr>
          <w:p w14:paraId="3F1D632C"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65727123"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726B49F7"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noProof/>
              </w:rPr>
              <w:drawing>
                <wp:inline distT="0" distB="0" distL="0" distR="0" wp14:anchorId="53C160B4" wp14:editId="3CA7B8B3">
                  <wp:extent cx="360000" cy="368285"/>
                  <wp:effectExtent l="0" t="0" r="2540" b="0"/>
                  <wp:docPr id="17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4"/>
                          <a:srcRect l="93570" t="18830" r="3918" b="76601"/>
                          <a:stretch/>
                        </pic:blipFill>
                        <pic:spPr bwMode="auto">
                          <a:xfrm>
                            <a:off x="0" y="0"/>
                            <a:ext cx="360000" cy="368285"/>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19018B68" w14:textId="77777777" w:rsidR="00FD4705" w:rsidRPr="00AE3AFA" w:rsidRDefault="004C5F89"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Aligns the selected nodes to the bottom</w:t>
            </w:r>
          </w:p>
        </w:tc>
        <w:tc>
          <w:tcPr>
            <w:tcW w:w="850" w:type="dxa"/>
          </w:tcPr>
          <w:p w14:paraId="6B4DE63A"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3" w:type="dxa"/>
          </w:tcPr>
          <w:p w14:paraId="268629EC" w14:textId="77777777" w:rsidR="00FD4705" w:rsidRPr="00AE3AFA" w:rsidRDefault="007073D8"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134" w:type="dxa"/>
          </w:tcPr>
          <w:p w14:paraId="0402F71D"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FD4705" w:rsidRPr="00AE3AFA" w14:paraId="4381BC92" w14:textId="77777777" w:rsidTr="00FD4705">
        <w:tc>
          <w:tcPr>
            <w:tcW w:w="850" w:type="dxa"/>
          </w:tcPr>
          <w:p w14:paraId="1784B1F7"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58ABFD17"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59192EB6"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noProof/>
              </w:rPr>
              <w:drawing>
                <wp:inline distT="0" distB="0" distL="0" distR="0" wp14:anchorId="096586AB" wp14:editId="16EC0738">
                  <wp:extent cx="341906" cy="363545"/>
                  <wp:effectExtent l="0" t="0" r="1270" b="0"/>
                  <wp:docPr id="5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4"/>
                          <a:srcRect l="80841" t="27817" r="17034" b="68167"/>
                          <a:stretch/>
                        </pic:blipFill>
                        <pic:spPr bwMode="auto">
                          <a:xfrm>
                            <a:off x="0" y="0"/>
                            <a:ext cx="342467" cy="364142"/>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3621EC10" w14:textId="77777777" w:rsidR="00FD4705" w:rsidRPr="00AE3AFA" w:rsidRDefault="004C5F89"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Aligns the selected nodes vertically with equally spacing in-between them.</w:t>
            </w:r>
          </w:p>
        </w:tc>
        <w:tc>
          <w:tcPr>
            <w:tcW w:w="850" w:type="dxa"/>
          </w:tcPr>
          <w:p w14:paraId="4E69E386"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3" w:type="dxa"/>
          </w:tcPr>
          <w:p w14:paraId="4F4A70FB" w14:textId="77777777" w:rsidR="00FD4705" w:rsidRPr="00AE3AFA" w:rsidRDefault="007073D8"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134" w:type="dxa"/>
          </w:tcPr>
          <w:p w14:paraId="75DD3D33"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4C5F89" w:rsidRPr="00AE3AFA" w14:paraId="5E4BB92C" w14:textId="77777777" w:rsidTr="00FD4705">
        <w:tc>
          <w:tcPr>
            <w:tcW w:w="850" w:type="dxa"/>
          </w:tcPr>
          <w:p w14:paraId="632C0E5E" w14:textId="77777777" w:rsidR="004C5F89" w:rsidRPr="00AE3AFA" w:rsidRDefault="004C5F89" w:rsidP="004C5F89">
            <w:pPr>
              <w:spacing w:line="240" w:lineRule="exact"/>
              <w:jc w:val="left"/>
              <w:rPr>
                <w:rFonts w:asciiTheme="majorHAnsi" w:hAnsiTheme="majorHAnsi" w:cstheme="majorHAnsi"/>
                <w:color w:val="000000"/>
                <w:sz w:val="18"/>
                <w:szCs w:val="18"/>
                <w:shd w:val="clear" w:color="auto" w:fill="FFFFFF"/>
              </w:rPr>
            </w:pPr>
          </w:p>
          <w:p w14:paraId="2C302A7B" w14:textId="77777777" w:rsidR="004C5F89" w:rsidRPr="00AE3AFA" w:rsidRDefault="004C5F89" w:rsidP="004C5F89">
            <w:pPr>
              <w:spacing w:line="240" w:lineRule="exact"/>
              <w:jc w:val="left"/>
              <w:rPr>
                <w:rFonts w:asciiTheme="majorHAnsi" w:hAnsiTheme="majorHAnsi" w:cstheme="majorHAnsi"/>
                <w:color w:val="000000"/>
                <w:sz w:val="18"/>
                <w:szCs w:val="18"/>
                <w:shd w:val="clear" w:color="auto" w:fill="FFFFFF"/>
              </w:rPr>
            </w:pPr>
          </w:p>
          <w:p w14:paraId="4EDA6D9A" w14:textId="77777777" w:rsidR="004C5F89" w:rsidRPr="00AE3AFA" w:rsidRDefault="004C5F89" w:rsidP="004C5F89">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noProof/>
              </w:rPr>
              <w:drawing>
                <wp:inline distT="0" distB="0" distL="0" distR="0" wp14:anchorId="77DDB28D" wp14:editId="0F17C8CE">
                  <wp:extent cx="360000" cy="368485"/>
                  <wp:effectExtent l="0" t="0" r="2540" b="0"/>
                  <wp:docPr id="17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4"/>
                          <a:srcRect l="82907" t="27665" r="14748" b="68068"/>
                          <a:stretch/>
                        </pic:blipFill>
                        <pic:spPr bwMode="auto">
                          <a:xfrm>
                            <a:off x="0" y="0"/>
                            <a:ext cx="360000" cy="368485"/>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2CAB7A46" w14:textId="77777777" w:rsidR="004C5F89" w:rsidRPr="00AE3AFA" w:rsidRDefault="004C5F89" w:rsidP="004C5F89">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Aligns the selected nodes horizontally with equally spacing in-between them.</w:t>
            </w:r>
          </w:p>
        </w:tc>
        <w:tc>
          <w:tcPr>
            <w:tcW w:w="850" w:type="dxa"/>
          </w:tcPr>
          <w:p w14:paraId="497E944A" w14:textId="77777777" w:rsidR="004C5F89" w:rsidRPr="00AE3AFA" w:rsidRDefault="004C5F89" w:rsidP="004C5F8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3" w:type="dxa"/>
          </w:tcPr>
          <w:p w14:paraId="180BB1F4" w14:textId="77777777" w:rsidR="004C5F89" w:rsidRPr="00AE3AFA" w:rsidRDefault="004C5F89" w:rsidP="004C5F8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134" w:type="dxa"/>
          </w:tcPr>
          <w:p w14:paraId="13B693AB" w14:textId="77777777" w:rsidR="004C5F89" w:rsidRPr="00AE3AFA" w:rsidRDefault="004C5F89" w:rsidP="004C5F8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bl>
    <w:p w14:paraId="1A0BB3B7" w14:textId="77777777" w:rsidR="00FD4705" w:rsidRPr="00AE3AFA" w:rsidRDefault="00FD4705" w:rsidP="00FD4705">
      <w:pPr>
        <w:pStyle w:val="afb"/>
        <w:ind w:left="2100" w:firstLine="0"/>
        <w:rPr>
          <w:rFonts w:asciiTheme="majorHAnsi" w:hAnsiTheme="majorHAnsi" w:cstheme="majorHAnsi"/>
        </w:rPr>
      </w:pPr>
    </w:p>
    <w:p w14:paraId="4DFA2814" w14:textId="77777777" w:rsidR="00FD4705" w:rsidRPr="00AE3AFA" w:rsidRDefault="00FD4705" w:rsidP="00FD4705">
      <w:pPr>
        <w:pStyle w:val="afb"/>
        <w:ind w:left="1680" w:firstLine="0"/>
        <w:rPr>
          <w:rFonts w:asciiTheme="majorHAnsi" w:hAnsiTheme="majorHAnsi" w:cstheme="majorHAnsi"/>
        </w:rPr>
      </w:pPr>
    </w:p>
    <w:p w14:paraId="10E074BD" w14:textId="77777777" w:rsidR="00FD4705" w:rsidRPr="00AE3AFA" w:rsidRDefault="00FD4705" w:rsidP="00FD4705">
      <w:pPr>
        <w:pStyle w:val="afb"/>
        <w:ind w:left="2100" w:firstLine="0"/>
        <w:rPr>
          <w:rFonts w:asciiTheme="majorHAnsi" w:hAnsiTheme="majorHAnsi" w:cstheme="majorHAnsi"/>
        </w:rPr>
      </w:pPr>
      <w:r w:rsidRPr="00AE3AFA">
        <w:rPr>
          <w:rFonts w:asciiTheme="majorHAnsi" w:hAnsiTheme="majorHAnsi" w:cstheme="majorHAnsi"/>
          <w:noProof/>
        </w:rPr>
        <w:drawing>
          <wp:inline distT="0" distB="0" distL="0" distR="0" wp14:anchorId="1E7F4ACC" wp14:editId="14654449">
            <wp:extent cx="2880000" cy="3203397"/>
            <wp:effectExtent l="0" t="0" r="0" b="0"/>
            <wp:docPr id="17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4"/>
                    <a:srcRect l="79780" t="12477" b="47540"/>
                    <a:stretch/>
                  </pic:blipFill>
                  <pic:spPr bwMode="auto">
                    <a:xfrm>
                      <a:off x="0" y="0"/>
                      <a:ext cx="2880000" cy="3203397"/>
                    </a:xfrm>
                    <a:prstGeom prst="rect">
                      <a:avLst/>
                    </a:prstGeom>
                    <a:ln>
                      <a:noFill/>
                    </a:ln>
                    <a:extLst>
                      <a:ext uri="{53640926-AAD7-44D8-BBD7-CCE9431645EC}">
                        <a14:shadowObscured xmlns:a14="http://schemas.microsoft.com/office/drawing/2010/main"/>
                      </a:ext>
                    </a:extLst>
                  </pic:spPr>
                </pic:pic>
              </a:graphicData>
            </a:graphic>
          </wp:inline>
        </w:drawing>
      </w:r>
    </w:p>
    <w:p w14:paraId="0DEB389A" w14:textId="7181FCB8" w:rsidR="00FD4705" w:rsidRPr="00AE3AFA" w:rsidRDefault="00FD4705" w:rsidP="00FD4705">
      <w:pPr>
        <w:pStyle w:val="af1"/>
        <w:jc w:val="center"/>
        <w:rPr>
          <w:rFonts w:asciiTheme="majorHAnsi" w:hAnsiTheme="majorHAnsi" w:cstheme="majorHAnsi"/>
        </w:rPr>
      </w:pPr>
      <w:r w:rsidRPr="00AE3AFA">
        <w:rPr>
          <w:rFonts w:asciiTheme="majorHAnsi" w:hAnsiTheme="majorHAnsi" w:cstheme="majorHAnsi"/>
        </w:rPr>
        <w:t xml:space="preserve">Figure 4.1- </w:t>
      </w:r>
      <w:r w:rsidRPr="00AE3AFA">
        <w:rPr>
          <w:rFonts w:asciiTheme="majorHAnsi" w:hAnsiTheme="majorHAnsi" w:cstheme="majorHAnsi"/>
        </w:rPr>
        <w:fldChar w:fldCharType="begin"/>
      </w:r>
      <w:r w:rsidRPr="00AE3AFA">
        <w:rPr>
          <w:rFonts w:asciiTheme="majorHAnsi" w:hAnsiTheme="majorHAnsi" w:cstheme="majorHAnsi"/>
        </w:rPr>
        <w:instrText xml:space="preserve"> SEQ </w:instrText>
      </w:r>
      <w:r w:rsidRPr="00AE3AFA">
        <w:rPr>
          <w:rFonts w:asciiTheme="majorHAnsi" w:hAnsiTheme="majorHAnsi" w:cstheme="majorHAnsi"/>
        </w:rPr>
        <w:instrText>図</w:instrText>
      </w:r>
      <w:r w:rsidRPr="00AE3AFA">
        <w:rPr>
          <w:rFonts w:asciiTheme="majorHAnsi" w:hAnsiTheme="majorHAnsi" w:cstheme="majorHAnsi"/>
        </w:rPr>
        <w:instrText xml:space="preserve">_4.1- \* ARABIC </w:instrText>
      </w:r>
      <w:r w:rsidRPr="00AE3AFA">
        <w:rPr>
          <w:rFonts w:asciiTheme="majorHAnsi" w:hAnsiTheme="majorHAnsi" w:cstheme="majorHAnsi"/>
        </w:rPr>
        <w:fldChar w:fldCharType="separate"/>
      </w:r>
      <w:r w:rsidR="00A6356E">
        <w:rPr>
          <w:rFonts w:asciiTheme="majorHAnsi" w:hAnsiTheme="majorHAnsi" w:cstheme="majorHAnsi"/>
          <w:noProof/>
        </w:rPr>
        <w:t>4</w:t>
      </w:r>
      <w:r w:rsidRPr="00AE3AFA">
        <w:rPr>
          <w:rFonts w:asciiTheme="majorHAnsi" w:hAnsiTheme="majorHAnsi" w:cstheme="majorHAnsi"/>
        </w:rPr>
        <w:fldChar w:fldCharType="end"/>
      </w:r>
      <w:r w:rsidRPr="00AE3AFA">
        <w:rPr>
          <w:rFonts w:asciiTheme="majorHAnsi" w:hAnsiTheme="majorHAnsi" w:cstheme="majorHAnsi"/>
        </w:rPr>
        <w:t xml:space="preserve"> “Node” tab</w:t>
      </w:r>
    </w:p>
    <w:p w14:paraId="13E7196E" w14:textId="77777777" w:rsidR="00F816A6" w:rsidRPr="00AE3AFA" w:rsidRDefault="00F816A6" w:rsidP="00BD4742">
      <w:pPr>
        <w:jc w:val="center"/>
        <w:rPr>
          <w:rFonts w:asciiTheme="majorHAnsi" w:hAnsiTheme="majorHAnsi" w:cstheme="majorHAnsi"/>
        </w:rPr>
      </w:pPr>
    </w:p>
    <w:p w14:paraId="23C74E41" w14:textId="77777777" w:rsidR="00F816A6" w:rsidRPr="00AE3AFA" w:rsidRDefault="00C72A9C" w:rsidP="00C72DC3">
      <w:pPr>
        <w:pStyle w:val="afb"/>
        <w:numPr>
          <w:ilvl w:val="0"/>
          <w:numId w:val="10"/>
        </w:numPr>
        <w:rPr>
          <w:rFonts w:asciiTheme="majorHAnsi" w:hAnsiTheme="majorHAnsi" w:cstheme="majorHAnsi"/>
        </w:rPr>
      </w:pPr>
      <w:r w:rsidRPr="00AE3AFA">
        <w:rPr>
          <w:rFonts w:asciiTheme="majorHAnsi" w:hAnsiTheme="majorHAnsi" w:cstheme="majorHAnsi"/>
        </w:rPr>
        <w:t>Operations that can be executed in Class edit screen is as follows.</w:t>
      </w:r>
    </w:p>
    <w:p w14:paraId="3011DD6B" w14:textId="77777777" w:rsidR="00BD4742" w:rsidRPr="00AE3AFA" w:rsidRDefault="00BD4742" w:rsidP="00EA4BE8">
      <w:pPr>
        <w:rPr>
          <w:rFonts w:asciiTheme="majorHAnsi" w:hAnsiTheme="majorHAnsi" w:cstheme="majorHAnsi"/>
        </w:rPr>
      </w:pPr>
    </w:p>
    <w:p w14:paraId="3868287D" w14:textId="18292793" w:rsidR="00D14953" w:rsidRPr="00AE3AFA" w:rsidRDefault="00B82BF1" w:rsidP="00D14953">
      <w:pPr>
        <w:jc w:val="center"/>
        <w:rPr>
          <w:rFonts w:asciiTheme="majorHAnsi" w:hAnsiTheme="majorHAnsi" w:cstheme="majorHAnsi"/>
          <w:b/>
        </w:rPr>
      </w:pPr>
      <w:bookmarkStart w:id="446" w:name="_Ref48121610"/>
      <w:r w:rsidRPr="00AE3AFA">
        <w:rPr>
          <w:rFonts w:asciiTheme="majorHAnsi" w:hAnsiTheme="majorHAnsi" w:cstheme="majorHAnsi"/>
          <w:b/>
        </w:rPr>
        <w:t xml:space="preserve">Figure </w:t>
      </w:r>
      <w:r w:rsidR="00D14953" w:rsidRPr="00AE3AFA">
        <w:rPr>
          <w:rFonts w:asciiTheme="majorHAnsi" w:hAnsiTheme="majorHAnsi" w:cstheme="majorHAnsi"/>
          <w:b/>
        </w:rPr>
        <w:fldChar w:fldCharType="begin"/>
      </w:r>
      <w:r w:rsidR="00D14953" w:rsidRPr="00AE3AFA">
        <w:rPr>
          <w:rFonts w:asciiTheme="majorHAnsi" w:hAnsiTheme="majorHAnsi" w:cstheme="majorHAnsi"/>
          <w:b/>
        </w:rPr>
        <w:instrText xml:space="preserve"> STYLEREF 1 \s </w:instrText>
      </w:r>
      <w:r w:rsidR="00D14953" w:rsidRPr="00AE3AFA">
        <w:rPr>
          <w:rFonts w:asciiTheme="majorHAnsi" w:hAnsiTheme="majorHAnsi" w:cstheme="majorHAnsi"/>
          <w:b/>
        </w:rPr>
        <w:fldChar w:fldCharType="separate"/>
      </w:r>
      <w:r w:rsidR="00A6356E">
        <w:rPr>
          <w:rFonts w:asciiTheme="majorHAnsi" w:hAnsiTheme="majorHAnsi" w:cstheme="majorHAnsi"/>
          <w:b/>
          <w:noProof/>
        </w:rPr>
        <w:t>4</w:t>
      </w:r>
      <w:r w:rsidR="00D14953" w:rsidRPr="00AE3AFA">
        <w:rPr>
          <w:rFonts w:asciiTheme="majorHAnsi" w:hAnsiTheme="majorHAnsi" w:cstheme="majorHAnsi"/>
          <w:b/>
        </w:rPr>
        <w:fldChar w:fldCharType="end"/>
      </w:r>
      <w:r w:rsidR="00D14953" w:rsidRPr="00AE3AFA">
        <w:rPr>
          <w:rFonts w:asciiTheme="majorHAnsi" w:hAnsiTheme="majorHAnsi" w:cstheme="majorHAnsi"/>
          <w:b/>
        </w:rPr>
        <w:t>.1-</w:t>
      </w:r>
      <w:r w:rsidR="00B1183D" w:rsidRPr="00AE3AFA">
        <w:rPr>
          <w:rFonts w:asciiTheme="majorHAnsi" w:hAnsiTheme="majorHAnsi" w:cstheme="majorHAnsi"/>
          <w:b/>
        </w:rPr>
        <w:t>12</w:t>
      </w:r>
      <w:r w:rsidR="00D14953" w:rsidRPr="00AE3AFA">
        <w:rPr>
          <w:rFonts w:asciiTheme="majorHAnsi" w:hAnsiTheme="majorHAnsi" w:cstheme="majorHAnsi"/>
          <w:b/>
        </w:rPr>
        <w:t xml:space="preserve">　</w:t>
      </w:r>
      <w:bookmarkEnd w:id="446"/>
      <w:r w:rsidRPr="00AE3AFA">
        <w:rPr>
          <w:rFonts w:asciiTheme="majorHAnsi" w:hAnsiTheme="majorHAnsi" w:cstheme="majorHAnsi"/>
          <w:b/>
        </w:rPr>
        <w:t>List of operations that can be performed in Conductor class edit screen</w:t>
      </w:r>
    </w:p>
    <w:tbl>
      <w:tblPr>
        <w:tblStyle w:val="aa"/>
        <w:tblW w:w="9098" w:type="dxa"/>
        <w:tblLayout w:type="fixed"/>
        <w:tblLook w:val="04A0" w:firstRow="1" w:lastRow="0" w:firstColumn="1" w:lastColumn="0" w:noHBand="0" w:noVBand="1"/>
      </w:tblPr>
      <w:tblGrid>
        <w:gridCol w:w="1178"/>
        <w:gridCol w:w="4204"/>
        <w:gridCol w:w="992"/>
        <w:gridCol w:w="851"/>
        <w:gridCol w:w="850"/>
        <w:gridCol w:w="1023"/>
      </w:tblGrid>
      <w:tr w:rsidR="00F816A6" w:rsidRPr="00AE3AFA" w14:paraId="594B074B" w14:textId="77777777" w:rsidTr="00D36B7E">
        <w:trPr>
          <w:trHeight w:val="463"/>
        </w:trPr>
        <w:tc>
          <w:tcPr>
            <w:tcW w:w="1178" w:type="dxa"/>
            <w:shd w:val="clear" w:color="auto" w:fill="002B62"/>
          </w:tcPr>
          <w:p w14:paraId="0EE61C5A" w14:textId="77777777" w:rsidR="00F816A6" w:rsidRPr="00AE3AFA" w:rsidRDefault="00FD50A1" w:rsidP="00F816A6">
            <w:pPr>
              <w:spacing w:line="240" w:lineRule="exact"/>
              <w:jc w:val="center"/>
              <w:rPr>
                <w:rFonts w:asciiTheme="majorHAnsi" w:hAnsiTheme="majorHAnsi" w:cstheme="majorHAnsi"/>
                <w:b/>
                <w:color w:val="FFFFFF" w:themeColor="background1"/>
                <w:sz w:val="16"/>
                <w:szCs w:val="18"/>
              </w:rPr>
            </w:pPr>
            <w:r w:rsidRPr="00AE3AFA">
              <w:rPr>
                <w:rFonts w:asciiTheme="majorHAnsi" w:hAnsiTheme="majorHAnsi" w:cstheme="majorHAnsi"/>
                <w:b/>
                <w:color w:val="FFFFFF" w:themeColor="background1"/>
                <w:sz w:val="16"/>
                <w:szCs w:val="18"/>
              </w:rPr>
              <w:t>Item</w:t>
            </w:r>
          </w:p>
        </w:tc>
        <w:tc>
          <w:tcPr>
            <w:tcW w:w="4204" w:type="dxa"/>
            <w:shd w:val="clear" w:color="auto" w:fill="002B62"/>
          </w:tcPr>
          <w:p w14:paraId="2CDA737A" w14:textId="77777777" w:rsidR="00F816A6" w:rsidRPr="00AE3AFA" w:rsidRDefault="00FD50A1" w:rsidP="00F816A6">
            <w:pPr>
              <w:spacing w:line="240" w:lineRule="exact"/>
              <w:jc w:val="center"/>
              <w:rPr>
                <w:rFonts w:asciiTheme="majorHAnsi" w:hAnsiTheme="majorHAnsi" w:cstheme="majorHAnsi"/>
                <w:b/>
                <w:color w:val="FFFFFF" w:themeColor="background1"/>
                <w:sz w:val="16"/>
                <w:szCs w:val="18"/>
              </w:rPr>
            </w:pPr>
            <w:r w:rsidRPr="00AE3AFA">
              <w:rPr>
                <w:rFonts w:asciiTheme="majorHAnsi" w:hAnsiTheme="majorHAnsi" w:cstheme="majorHAnsi"/>
                <w:b/>
                <w:color w:val="FFFFFF" w:themeColor="background1"/>
                <w:sz w:val="16"/>
                <w:szCs w:val="18"/>
              </w:rPr>
              <w:t>Description</w:t>
            </w:r>
          </w:p>
        </w:tc>
        <w:tc>
          <w:tcPr>
            <w:tcW w:w="992" w:type="dxa"/>
            <w:shd w:val="clear" w:color="auto" w:fill="002B62"/>
          </w:tcPr>
          <w:p w14:paraId="538CCD6F" w14:textId="77777777" w:rsidR="00F816A6" w:rsidRPr="00AE3AFA" w:rsidRDefault="00D36B7E" w:rsidP="00F816A6">
            <w:pPr>
              <w:spacing w:line="240" w:lineRule="exact"/>
              <w:rPr>
                <w:rFonts w:asciiTheme="majorHAnsi" w:hAnsiTheme="majorHAnsi" w:cstheme="majorHAnsi"/>
                <w:b/>
                <w:color w:val="FFFFFF" w:themeColor="background1"/>
                <w:sz w:val="16"/>
                <w:szCs w:val="18"/>
              </w:rPr>
            </w:pPr>
            <w:r w:rsidRPr="00AE3AFA">
              <w:rPr>
                <w:rFonts w:asciiTheme="majorHAnsi" w:hAnsiTheme="majorHAnsi" w:cstheme="majorHAnsi"/>
                <w:b/>
                <w:color w:val="FFFFFF" w:themeColor="background1"/>
                <w:sz w:val="16"/>
                <w:szCs w:val="18"/>
              </w:rPr>
              <w:t>Register</w:t>
            </w:r>
          </w:p>
          <w:p w14:paraId="5BB20B6A" w14:textId="77777777" w:rsidR="00E22527" w:rsidRPr="00AE3AFA" w:rsidRDefault="00D36B7E" w:rsidP="00D36B7E">
            <w:pPr>
              <w:spacing w:line="240" w:lineRule="exact"/>
              <w:rPr>
                <w:rFonts w:asciiTheme="majorHAnsi" w:hAnsiTheme="majorHAnsi" w:cstheme="majorHAnsi"/>
                <w:b/>
                <w:color w:val="FFFFFF" w:themeColor="background1"/>
                <w:sz w:val="16"/>
                <w:szCs w:val="18"/>
              </w:rPr>
            </w:pPr>
            <w:r w:rsidRPr="00AE3AFA">
              <w:rPr>
                <w:rFonts w:asciiTheme="majorHAnsi" w:hAnsiTheme="majorHAnsi" w:cstheme="majorHAnsi"/>
                <w:b/>
                <w:color w:val="FFFFFF" w:themeColor="background1"/>
                <w:sz w:val="16"/>
                <w:szCs w:val="18"/>
              </w:rPr>
              <w:t>(</w:t>
            </w:r>
            <w:r w:rsidR="00E22527" w:rsidRPr="00AE3AFA">
              <w:rPr>
                <w:rFonts w:asciiTheme="majorHAnsi" w:hAnsiTheme="majorHAnsi" w:cstheme="majorHAnsi"/>
                <w:b/>
                <w:color w:val="FFFFFF" w:themeColor="background1"/>
                <w:sz w:val="16"/>
                <w:szCs w:val="18"/>
              </w:rPr>
              <w:t>EDIT</w:t>
            </w:r>
            <w:r w:rsidRPr="00AE3AFA">
              <w:rPr>
                <w:rFonts w:asciiTheme="majorHAnsi" w:hAnsiTheme="majorHAnsi" w:cstheme="majorHAnsi"/>
                <w:b/>
                <w:color w:val="FFFFFF" w:themeColor="background1"/>
                <w:sz w:val="16"/>
                <w:szCs w:val="18"/>
              </w:rPr>
              <w:t>）</w:t>
            </w:r>
          </w:p>
        </w:tc>
        <w:tc>
          <w:tcPr>
            <w:tcW w:w="851" w:type="dxa"/>
            <w:shd w:val="clear" w:color="auto" w:fill="002B62"/>
          </w:tcPr>
          <w:p w14:paraId="586CD785" w14:textId="77777777" w:rsidR="00D36B7E" w:rsidRPr="00AE3AFA" w:rsidRDefault="00D36B7E" w:rsidP="00D36B7E">
            <w:pPr>
              <w:spacing w:line="240" w:lineRule="exact"/>
              <w:rPr>
                <w:rFonts w:asciiTheme="majorHAnsi" w:hAnsiTheme="majorHAnsi" w:cstheme="majorHAnsi"/>
                <w:b/>
                <w:color w:val="FFFFFF" w:themeColor="background1"/>
                <w:sz w:val="16"/>
                <w:szCs w:val="18"/>
              </w:rPr>
            </w:pPr>
            <w:r w:rsidRPr="00AE3AFA">
              <w:rPr>
                <w:rFonts w:asciiTheme="majorHAnsi" w:hAnsiTheme="majorHAnsi" w:cstheme="majorHAnsi"/>
                <w:b/>
                <w:color w:val="FFFFFF" w:themeColor="background1"/>
                <w:sz w:val="16"/>
                <w:szCs w:val="18"/>
              </w:rPr>
              <w:t>Update</w:t>
            </w:r>
          </w:p>
          <w:p w14:paraId="6294E660" w14:textId="77777777" w:rsidR="00F816A6" w:rsidRPr="00AE3AFA" w:rsidRDefault="00D36B7E" w:rsidP="00D36B7E">
            <w:pPr>
              <w:spacing w:line="240" w:lineRule="exact"/>
              <w:rPr>
                <w:rFonts w:asciiTheme="majorHAnsi" w:hAnsiTheme="majorHAnsi" w:cstheme="majorHAnsi"/>
                <w:b/>
                <w:color w:val="FFFFFF" w:themeColor="background1"/>
                <w:sz w:val="16"/>
                <w:szCs w:val="18"/>
              </w:rPr>
            </w:pPr>
            <w:r w:rsidRPr="00AE3AFA">
              <w:rPr>
                <w:rFonts w:asciiTheme="majorHAnsi" w:hAnsiTheme="majorHAnsi" w:cstheme="majorHAnsi"/>
                <w:b/>
                <w:color w:val="FFFFFF" w:themeColor="background1"/>
                <w:sz w:val="16"/>
                <w:szCs w:val="18"/>
              </w:rPr>
              <w:t>(</w:t>
            </w:r>
            <w:r w:rsidR="00F816A6" w:rsidRPr="00AE3AFA">
              <w:rPr>
                <w:rFonts w:asciiTheme="majorHAnsi" w:hAnsiTheme="majorHAnsi" w:cstheme="majorHAnsi"/>
                <w:b/>
                <w:color w:val="FFFFFF" w:themeColor="background1"/>
                <w:sz w:val="16"/>
                <w:szCs w:val="18"/>
              </w:rPr>
              <w:t>VIEW</w:t>
            </w:r>
            <w:r w:rsidRPr="00AE3AFA">
              <w:rPr>
                <w:rFonts w:asciiTheme="majorHAnsi" w:hAnsiTheme="majorHAnsi" w:cstheme="majorHAnsi"/>
                <w:b/>
                <w:color w:val="FFFFFF" w:themeColor="background1"/>
                <w:sz w:val="16"/>
                <w:szCs w:val="18"/>
              </w:rPr>
              <w:t>)</w:t>
            </w:r>
          </w:p>
        </w:tc>
        <w:tc>
          <w:tcPr>
            <w:tcW w:w="850" w:type="dxa"/>
            <w:shd w:val="clear" w:color="auto" w:fill="002B62"/>
          </w:tcPr>
          <w:p w14:paraId="0556E1A5" w14:textId="77777777" w:rsidR="00D36B7E" w:rsidRPr="00AE3AFA" w:rsidRDefault="00D36B7E" w:rsidP="00F816A6">
            <w:pPr>
              <w:spacing w:line="240" w:lineRule="exact"/>
              <w:rPr>
                <w:rFonts w:asciiTheme="majorHAnsi" w:hAnsiTheme="majorHAnsi" w:cstheme="majorHAnsi"/>
                <w:b/>
                <w:color w:val="FFFFFF" w:themeColor="background1"/>
                <w:sz w:val="16"/>
                <w:szCs w:val="18"/>
              </w:rPr>
            </w:pPr>
            <w:r w:rsidRPr="00AE3AFA">
              <w:rPr>
                <w:rFonts w:asciiTheme="majorHAnsi" w:hAnsiTheme="majorHAnsi" w:cstheme="majorHAnsi"/>
                <w:b/>
                <w:color w:val="FFFFFF" w:themeColor="background1"/>
                <w:sz w:val="16"/>
                <w:szCs w:val="18"/>
              </w:rPr>
              <w:t>Update</w:t>
            </w:r>
          </w:p>
          <w:p w14:paraId="711B3893" w14:textId="77777777" w:rsidR="00F816A6" w:rsidRPr="00AE3AFA" w:rsidRDefault="00D36B7E" w:rsidP="00F816A6">
            <w:pPr>
              <w:spacing w:line="240" w:lineRule="exact"/>
              <w:rPr>
                <w:rFonts w:asciiTheme="majorHAnsi" w:hAnsiTheme="majorHAnsi" w:cstheme="majorHAnsi"/>
                <w:b/>
                <w:color w:val="FFFFFF" w:themeColor="background1"/>
                <w:sz w:val="16"/>
                <w:szCs w:val="18"/>
              </w:rPr>
            </w:pPr>
            <w:r w:rsidRPr="00AE3AFA">
              <w:rPr>
                <w:rFonts w:asciiTheme="majorHAnsi" w:hAnsiTheme="majorHAnsi" w:cstheme="majorHAnsi"/>
                <w:b/>
                <w:color w:val="FFFFFF" w:themeColor="background1"/>
                <w:sz w:val="16"/>
                <w:szCs w:val="18"/>
              </w:rPr>
              <w:t>(</w:t>
            </w:r>
            <w:r w:rsidR="00F816A6" w:rsidRPr="00AE3AFA">
              <w:rPr>
                <w:rFonts w:asciiTheme="majorHAnsi" w:hAnsiTheme="majorHAnsi" w:cstheme="majorHAnsi"/>
                <w:b/>
                <w:color w:val="FFFFFF" w:themeColor="background1"/>
                <w:sz w:val="16"/>
                <w:szCs w:val="18"/>
              </w:rPr>
              <w:t>EDIT</w:t>
            </w:r>
            <w:r w:rsidRPr="00AE3AFA">
              <w:rPr>
                <w:rFonts w:asciiTheme="majorHAnsi" w:hAnsiTheme="majorHAnsi" w:cstheme="majorHAnsi"/>
                <w:b/>
                <w:color w:val="FFFFFF" w:themeColor="background1"/>
                <w:sz w:val="16"/>
                <w:szCs w:val="18"/>
              </w:rPr>
              <w:t>）</w:t>
            </w:r>
          </w:p>
        </w:tc>
        <w:tc>
          <w:tcPr>
            <w:tcW w:w="1023" w:type="dxa"/>
            <w:shd w:val="clear" w:color="auto" w:fill="002B62"/>
          </w:tcPr>
          <w:p w14:paraId="3C56641A" w14:textId="77777777" w:rsidR="00F816A6" w:rsidRPr="00AE3AFA" w:rsidRDefault="00D36B7E" w:rsidP="00F816A6">
            <w:pPr>
              <w:spacing w:line="240" w:lineRule="exact"/>
              <w:jc w:val="center"/>
              <w:rPr>
                <w:rFonts w:asciiTheme="majorHAnsi" w:hAnsiTheme="majorHAnsi" w:cstheme="majorHAnsi"/>
                <w:b/>
                <w:color w:val="FFFFFF" w:themeColor="background1"/>
                <w:sz w:val="16"/>
                <w:szCs w:val="18"/>
              </w:rPr>
            </w:pPr>
            <w:r w:rsidRPr="00AE3AFA">
              <w:rPr>
                <w:rFonts w:asciiTheme="majorHAnsi" w:hAnsiTheme="majorHAnsi" w:cstheme="majorHAnsi"/>
                <w:b/>
                <w:color w:val="FFFFFF" w:themeColor="background1"/>
                <w:sz w:val="16"/>
                <w:szCs w:val="18"/>
              </w:rPr>
              <w:t>Remarks</w:t>
            </w:r>
          </w:p>
        </w:tc>
      </w:tr>
      <w:tr w:rsidR="00F816A6" w:rsidRPr="00AE3AFA" w14:paraId="32097F76" w14:textId="77777777" w:rsidTr="00D36B7E">
        <w:trPr>
          <w:trHeight w:val="231"/>
        </w:trPr>
        <w:tc>
          <w:tcPr>
            <w:tcW w:w="1178" w:type="dxa"/>
          </w:tcPr>
          <w:p w14:paraId="2E63BDE3" w14:textId="77777777" w:rsidR="00F816A6" w:rsidRPr="00AE3AFA" w:rsidRDefault="00D36B7E" w:rsidP="00F816A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New</w:t>
            </w:r>
          </w:p>
        </w:tc>
        <w:tc>
          <w:tcPr>
            <w:tcW w:w="4204" w:type="dxa"/>
          </w:tcPr>
          <w:p w14:paraId="437867AF" w14:textId="77777777" w:rsidR="00F816A6" w:rsidRPr="00AE3AFA" w:rsidRDefault="001C43B7"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Return to the default status.</w:t>
            </w:r>
          </w:p>
        </w:tc>
        <w:tc>
          <w:tcPr>
            <w:tcW w:w="992" w:type="dxa"/>
          </w:tcPr>
          <w:p w14:paraId="7D2E8394"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851" w:type="dxa"/>
          </w:tcPr>
          <w:p w14:paraId="7C7AD141"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0" w:type="dxa"/>
          </w:tcPr>
          <w:p w14:paraId="0EBA9AA2"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023" w:type="dxa"/>
          </w:tcPr>
          <w:p w14:paraId="27CB019C"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r>
      <w:tr w:rsidR="00F816A6" w:rsidRPr="00AE3AFA" w14:paraId="0853423A" w14:textId="77777777" w:rsidTr="00D36B7E">
        <w:trPr>
          <w:trHeight w:val="231"/>
        </w:trPr>
        <w:tc>
          <w:tcPr>
            <w:tcW w:w="1178" w:type="dxa"/>
          </w:tcPr>
          <w:p w14:paraId="316B97C7" w14:textId="77777777" w:rsidR="00F816A6" w:rsidRPr="00AE3AFA" w:rsidRDefault="00D36B7E" w:rsidP="00F816A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Save</w:t>
            </w:r>
          </w:p>
        </w:tc>
        <w:tc>
          <w:tcPr>
            <w:tcW w:w="4204" w:type="dxa"/>
          </w:tcPr>
          <w:p w14:paraId="07AA72D5" w14:textId="77777777" w:rsidR="00F816A6" w:rsidRPr="00AE3AFA" w:rsidRDefault="001C43B7"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Save the current edit screen as file.</w:t>
            </w:r>
          </w:p>
        </w:tc>
        <w:tc>
          <w:tcPr>
            <w:tcW w:w="992" w:type="dxa"/>
          </w:tcPr>
          <w:p w14:paraId="3103F812"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851" w:type="dxa"/>
          </w:tcPr>
          <w:p w14:paraId="0050A834"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0" w:type="dxa"/>
          </w:tcPr>
          <w:p w14:paraId="31518851"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023" w:type="dxa"/>
          </w:tcPr>
          <w:p w14:paraId="1FE75276"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r>
      <w:tr w:rsidR="00F816A6" w:rsidRPr="00AE3AFA" w14:paraId="1BF40D8B" w14:textId="77777777" w:rsidTr="00D36B7E">
        <w:trPr>
          <w:trHeight w:val="231"/>
        </w:trPr>
        <w:tc>
          <w:tcPr>
            <w:tcW w:w="1178" w:type="dxa"/>
          </w:tcPr>
          <w:p w14:paraId="7D2057E0" w14:textId="77777777" w:rsidR="00F816A6" w:rsidRPr="00AE3AFA" w:rsidRDefault="00D36B7E" w:rsidP="00F816A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Read</w:t>
            </w:r>
          </w:p>
        </w:tc>
        <w:tc>
          <w:tcPr>
            <w:tcW w:w="4204" w:type="dxa"/>
          </w:tcPr>
          <w:p w14:paraId="5CD81E0A" w14:textId="77777777" w:rsidR="00F816A6" w:rsidRPr="00AE3AFA" w:rsidRDefault="001C43B7" w:rsidP="001C43B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Read and restore status from saved file.</w:t>
            </w:r>
          </w:p>
        </w:tc>
        <w:tc>
          <w:tcPr>
            <w:tcW w:w="992" w:type="dxa"/>
          </w:tcPr>
          <w:p w14:paraId="6A055499"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851" w:type="dxa"/>
          </w:tcPr>
          <w:p w14:paraId="698B7228"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0" w:type="dxa"/>
          </w:tcPr>
          <w:p w14:paraId="25A75D0C"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023" w:type="dxa"/>
          </w:tcPr>
          <w:p w14:paraId="20A95A25"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r>
      <w:tr w:rsidR="00F816A6" w:rsidRPr="00AE3AFA" w14:paraId="695D2975" w14:textId="77777777" w:rsidTr="00D36B7E">
        <w:trPr>
          <w:trHeight w:val="280"/>
        </w:trPr>
        <w:tc>
          <w:tcPr>
            <w:tcW w:w="1178" w:type="dxa"/>
          </w:tcPr>
          <w:p w14:paraId="7CB847A3" w14:textId="77777777" w:rsidR="00F816A6" w:rsidRPr="00AE3AFA" w:rsidRDefault="00D36B7E" w:rsidP="00F816A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lastRenderedPageBreak/>
              <w:t>Cancel</w:t>
            </w:r>
          </w:p>
        </w:tc>
        <w:tc>
          <w:tcPr>
            <w:tcW w:w="4204" w:type="dxa"/>
          </w:tcPr>
          <w:p w14:paraId="44A1369E" w14:textId="77777777" w:rsidR="00F816A6" w:rsidRPr="00AE3AFA" w:rsidRDefault="001C43B7" w:rsidP="001C43B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Cancel the previous operation.</w:t>
            </w:r>
          </w:p>
        </w:tc>
        <w:tc>
          <w:tcPr>
            <w:tcW w:w="992" w:type="dxa"/>
          </w:tcPr>
          <w:p w14:paraId="77B935B8"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851" w:type="dxa"/>
          </w:tcPr>
          <w:p w14:paraId="174ECA62" w14:textId="77777777" w:rsidR="00F816A6" w:rsidRPr="00AE3AFA" w:rsidRDefault="00F816A6" w:rsidP="00F816A6">
            <w:pPr>
              <w:rPr>
                <w:rFonts w:asciiTheme="majorHAnsi" w:hAnsiTheme="majorHAnsi" w:cstheme="majorHAnsi"/>
              </w:rPr>
            </w:pPr>
            <w:r w:rsidRPr="00AE3AFA">
              <w:rPr>
                <w:rFonts w:asciiTheme="majorHAnsi" w:hAnsiTheme="majorHAnsi" w:cstheme="majorHAnsi"/>
                <w:color w:val="000000"/>
                <w:sz w:val="18"/>
                <w:szCs w:val="18"/>
                <w:shd w:val="clear" w:color="auto" w:fill="FFFFFF"/>
              </w:rPr>
              <w:t>-</w:t>
            </w:r>
          </w:p>
        </w:tc>
        <w:tc>
          <w:tcPr>
            <w:tcW w:w="850" w:type="dxa"/>
          </w:tcPr>
          <w:p w14:paraId="44B6D2DD" w14:textId="77777777" w:rsidR="00F816A6" w:rsidRPr="00AE3AFA" w:rsidRDefault="00F816A6" w:rsidP="00F816A6">
            <w:pPr>
              <w:rPr>
                <w:rFonts w:asciiTheme="majorHAnsi" w:hAnsiTheme="majorHAnsi" w:cstheme="majorHAnsi"/>
              </w:rPr>
            </w:pPr>
            <w:r w:rsidRPr="00AE3AFA">
              <w:rPr>
                <w:rFonts w:asciiTheme="majorHAnsi" w:hAnsiTheme="majorHAnsi" w:cstheme="majorHAnsi"/>
                <w:color w:val="000000"/>
                <w:sz w:val="18"/>
                <w:szCs w:val="18"/>
                <w:shd w:val="clear" w:color="auto" w:fill="FFFFFF"/>
              </w:rPr>
              <w:t>〇</w:t>
            </w:r>
          </w:p>
        </w:tc>
        <w:tc>
          <w:tcPr>
            <w:tcW w:w="1023" w:type="dxa"/>
          </w:tcPr>
          <w:p w14:paraId="34C44A24"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r>
      <w:tr w:rsidR="00F816A6" w:rsidRPr="00AE3AFA" w14:paraId="413766EB" w14:textId="77777777" w:rsidTr="00D36B7E">
        <w:trPr>
          <w:trHeight w:val="270"/>
        </w:trPr>
        <w:tc>
          <w:tcPr>
            <w:tcW w:w="1178" w:type="dxa"/>
          </w:tcPr>
          <w:p w14:paraId="360C5A4D" w14:textId="77777777" w:rsidR="00F816A6" w:rsidRPr="00AE3AFA" w:rsidRDefault="00D36B7E" w:rsidP="00F816A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Redo</w:t>
            </w:r>
          </w:p>
        </w:tc>
        <w:tc>
          <w:tcPr>
            <w:tcW w:w="4204" w:type="dxa"/>
          </w:tcPr>
          <w:p w14:paraId="12F10BED" w14:textId="77777777" w:rsidR="00F816A6" w:rsidRPr="00AE3AFA" w:rsidRDefault="001C43B7"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Redo the cancelled operation.</w:t>
            </w:r>
          </w:p>
        </w:tc>
        <w:tc>
          <w:tcPr>
            <w:tcW w:w="992" w:type="dxa"/>
          </w:tcPr>
          <w:p w14:paraId="44632F4E"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851" w:type="dxa"/>
          </w:tcPr>
          <w:p w14:paraId="2C1AA39F" w14:textId="77777777" w:rsidR="00F816A6" w:rsidRPr="00AE3AFA" w:rsidRDefault="00F816A6" w:rsidP="00F816A6">
            <w:pPr>
              <w:rPr>
                <w:rFonts w:asciiTheme="majorHAnsi" w:hAnsiTheme="majorHAnsi" w:cstheme="majorHAnsi"/>
              </w:rPr>
            </w:pPr>
            <w:r w:rsidRPr="00AE3AFA">
              <w:rPr>
                <w:rFonts w:asciiTheme="majorHAnsi" w:hAnsiTheme="majorHAnsi" w:cstheme="majorHAnsi"/>
                <w:color w:val="000000"/>
                <w:sz w:val="18"/>
                <w:szCs w:val="18"/>
                <w:shd w:val="clear" w:color="auto" w:fill="FFFFFF"/>
              </w:rPr>
              <w:t>-</w:t>
            </w:r>
          </w:p>
        </w:tc>
        <w:tc>
          <w:tcPr>
            <w:tcW w:w="850" w:type="dxa"/>
          </w:tcPr>
          <w:p w14:paraId="1503CDE7" w14:textId="77777777" w:rsidR="00F816A6" w:rsidRPr="00AE3AFA" w:rsidRDefault="00F816A6" w:rsidP="00F816A6">
            <w:pPr>
              <w:rPr>
                <w:rFonts w:asciiTheme="majorHAnsi" w:hAnsiTheme="majorHAnsi" w:cstheme="majorHAnsi"/>
              </w:rPr>
            </w:pPr>
            <w:r w:rsidRPr="00AE3AFA">
              <w:rPr>
                <w:rFonts w:asciiTheme="majorHAnsi" w:hAnsiTheme="majorHAnsi" w:cstheme="majorHAnsi"/>
                <w:color w:val="000000"/>
                <w:sz w:val="18"/>
                <w:szCs w:val="18"/>
                <w:shd w:val="clear" w:color="auto" w:fill="FFFFFF"/>
              </w:rPr>
              <w:t>〇</w:t>
            </w:r>
          </w:p>
        </w:tc>
        <w:tc>
          <w:tcPr>
            <w:tcW w:w="1023" w:type="dxa"/>
          </w:tcPr>
          <w:p w14:paraId="4DFEC0CD"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r>
      <w:tr w:rsidR="00F816A6" w:rsidRPr="00AE3AFA" w14:paraId="3C44339B" w14:textId="77777777" w:rsidTr="00D36B7E">
        <w:trPr>
          <w:trHeight w:val="280"/>
        </w:trPr>
        <w:tc>
          <w:tcPr>
            <w:tcW w:w="1178" w:type="dxa"/>
          </w:tcPr>
          <w:p w14:paraId="0574152C" w14:textId="77777777" w:rsidR="00F816A6" w:rsidRPr="00AE3AFA" w:rsidRDefault="00D36B7E" w:rsidP="00F816A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Delete node</w:t>
            </w:r>
          </w:p>
        </w:tc>
        <w:tc>
          <w:tcPr>
            <w:tcW w:w="4204" w:type="dxa"/>
          </w:tcPr>
          <w:p w14:paraId="515CFD9E" w14:textId="77777777" w:rsidR="00F816A6" w:rsidRPr="00AE3AFA" w:rsidRDefault="001C43B7"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Delete the selected node.</w:t>
            </w:r>
          </w:p>
        </w:tc>
        <w:tc>
          <w:tcPr>
            <w:tcW w:w="992" w:type="dxa"/>
          </w:tcPr>
          <w:p w14:paraId="777A7EEC"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851" w:type="dxa"/>
          </w:tcPr>
          <w:p w14:paraId="31640C7C" w14:textId="77777777" w:rsidR="00F816A6" w:rsidRPr="00AE3AFA" w:rsidRDefault="00F816A6" w:rsidP="00F816A6">
            <w:pPr>
              <w:rPr>
                <w:rFonts w:asciiTheme="majorHAnsi" w:hAnsiTheme="majorHAnsi" w:cstheme="majorHAnsi"/>
              </w:rPr>
            </w:pPr>
            <w:r w:rsidRPr="00AE3AFA">
              <w:rPr>
                <w:rFonts w:asciiTheme="majorHAnsi" w:hAnsiTheme="majorHAnsi" w:cstheme="majorHAnsi"/>
                <w:color w:val="000000"/>
                <w:sz w:val="18"/>
                <w:szCs w:val="18"/>
                <w:shd w:val="clear" w:color="auto" w:fill="FFFFFF"/>
              </w:rPr>
              <w:t>-</w:t>
            </w:r>
          </w:p>
        </w:tc>
        <w:tc>
          <w:tcPr>
            <w:tcW w:w="850" w:type="dxa"/>
          </w:tcPr>
          <w:p w14:paraId="663FC87C" w14:textId="77777777" w:rsidR="00F816A6" w:rsidRPr="00AE3AFA" w:rsidRDefault="00F816A6" w:rsidP="00F816A6">
            <w:pPr>
              <w:rPr>
                <w:rFonts w:asciiTheme="majorHAnsi" w:hAnsiTheme="majorHAnsi" w:cstheme="majorHAnsi"/>
              </w:rPr>
            </w:pPr>
            <w:r w:rsidRPr="00AE3AFA">
              <w:rPr>
                <w:rFonts w:asciiTheme="majorHAnsi" w:hAnsiTheme="majorHAnsi" w:cstheme="majorHAnsi"/>
                <w:color w:val="000000"/>
                <w:sz w:val="18"/>
                <w:szCs w:val="18"/>
                <w:shd w:val="clear" w:color="auto" w:fill="FFFFFF"/>
              </w:rPr>
              <w:t>〇</w:t>
            </w:r>
          </w:p>
        </w:tc>
        <w:tc>
          <w:tcPr>
            <w:tcW w:w="1023" w:type="dxa"/>
          </w:tcPr>
          <w:p w14:paraId="37FB3C47"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r>
      <w:tr w:rsidR="00F816A6" w:rsidRPr="00AE3AFA" w14:paraId="6D429E4D" w14:textId="77777777" w:rsidTr="00D36B7E">
        <w:trPr>
          <w:trHeight w:val="231"/>
        </w:trPr>
        <w:tc>
          <w:tcPr>
            <w:tcW w:w="1178" w:type="dxa"/>
          </w:tcPr>
          <w:p w14:paraId="1F7C838C" w14:textId="77777777" w:rsidR="00F816A6" w:rsidRPr="00AE3AFA" w:rsidRDefault="00D36B7E" w:rsidP="00F816A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Registration</w:t>
            </w:r>
          </w:p>
        </w:tc>
        <w:tc>
          <w:tcPr>
            <w:tcW w:w="4204" w:type="dxa"/>
          </w:tcPr>
          <w:p w14:paraId="06CF5B38" w14:textId="77777777" w:rsidR="00F816A6" w:rsidRPr="00AE3AFA" w:rsidRDefault="001C43B7"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Perform registration</w:t>
            </w:r>
          </w:p>
        </w:tc>
        <w:tc>
          <w:tcPr>
            <w:tcW w:w="992" w:type="dxa"/>
          </w:tcPr>
          <w:p w14:paraId="5BEB2026"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851" w:type="dxa"/>
          </w:tcPr>
          <w:p w14:paraId="663D4378"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0" w:type="dxa"/>
          </w:tcPr>
          <w:p w14:paraId="5752417D"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023" w:type="dxa"/>
          </w:tcPr>
          <w:p w14:paraId="09A72BA9"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r>
      <w:tr w:rsidR="00F816A6" w:rsidRPr="00AE3AFA" w14:paraId="334EA35F" w14:textId="77777777" w:rsidTr="00D36B7E">
        <w:trPr>
          <w:trHeight w:val="231"/>
        </w:trPr>
        <w:tc>
          <w:tcPr>
            <w:tcW w:w="1178" w:type="dxa"/>
          </w:tcPr>
          <w:p w14:paraId="2FBFDABF" w14:textId="77777777" w:rsidR="00F816A6" w:rsidRPr="00AE3AFA" w:rsidRDefault="00D36B7E" w:rsidP="00F816A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To Edit</w:t>
            </w:r>
          </w:p>
        </w:tc>
        <w:tc>
          <w:tcPr>
            <w:tcW w:w="4204" w:type="dxa"/>
          </w:tcPr>
          <w:p w14:paraId="6E37A514" w14:textId="77777777" w:rsidR="00F816A6" w:rsidRPr="00AE3AFA" w:rsidRDefault="001C43B7" w:rsidP="001C43B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Switch to </w:t>
            </w:r>
            <w:r w:rsidR="00F816A6" w:rsidRPr="00AE3AFA">
              <w:rPr>
                <w:rFonts w:asciiTheme="majorHAnsi" w:hAnsiTheme="majorHAnsi" w:cstheme="majorHAnsi"/>
                <w:color w:val="000000"/>
                <w:sz w:val="18"/>
                <w:szCs w:val="18"/>
                <w:shd w:val="clear" w:color="auto" w:fill="FFFFFF"/>
              </w:rPr>
              <w:t>EDIT</w:t>
            </w:r>
            <w:r w:rsidRPr="00AE3AFA">
              <w:rPr>
                <w:rFonts w:asciiTheme="majorHAnsi" w:hAnsiTheme="majorHAnsi" w:cstheme="majorHAnsi"/>
                <w:color w:val="000000"/>
                <w:sz w:val="18"/>
                <w:szCs w:val="18"/>
                <w:shd w:val="clear" w:color="auto" w:fill="FFFFFF"/>
              </w:rPr>
              <w:t xml:space="preserve"> mode to perform edit of Constructor class.</w:t>
            </w:r>
          </w:p>
        </w:tc>
        <w:tc>
          <w:tcPr>
            <w:tcW w:w="992" w:type="dxa"/>
          </w:tcPr>
          <w:p w14:paraId="67C4EC58"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1" w:type="dxa"/>
          </w:tcPr>
          <w:p w14:paraId="08ABE462"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850" w:type="dxa"/>
          </w:tcPr>
          <w:p w14:paraId="4565331B"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1023" w:type="dxa"/>
          </w:tcPr>
          <w:p w14:paraId="566672CA"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r>
      <w:tr w:rsidR="00F816A6" w:rsidRPr="00AE3AFA" w14:paraId="5C6D2D13" w14:textId="77777777" w:rsidTr="00D36B7E">
        <w:trPr>
          <w:trHeight w:val="463"/>
        </w:trPr>
        <w:tc>
          <w:tcPr>
            <w:tcW w:w="1178" w:type="dxa"/>
          </w:tcPr>
          <w:p w14:paraId="6ADE543E" w14:textId="77777777" w:rsidR="00F816A6" w:rsidRPr="00AE3AFA" w:rsidRDefault="00D36B7E" w:rsidP="00F816A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Diversion</w:t>
            </w:r>
          </w:p>
        </w:tc>
        <w:tc>
          <w:tcPr>
            <w:tcW w:w="4204" w:type="dxa"/>
          </w:tcPr>
          <w:p w14:paraId="6E52BB77" w14:textId="77777777" w:rsidR="00F816A6" w:rsidRPr="00AE3AFA" w:rsidRDefault="001C43B7" w:rsidP="001C43B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Diverse registered Conductor and register a new conductor. </w:t>
            </w:r>
          </w:p>
        </w:tc>
        <w:tc>
          <w:tcPr>
            <w:tcW w:w="992" w:type="dxa"/>
          </w:tcPr>
          <w:p w14:paraId="76EEC8A0"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1" w:type="dxa"/>
          </w:tcPr>
          <w:p w14:paraId="4193A0D4"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850" w:type="dxa"/>
          </w:tcPr>
          <w:p w14:paraId="578DC4D9"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1023" w:type="dxa"/>
          </w:tcPr>
          <w:p w14:paraId="74C59EE2"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r>
      <w:tr w:rsidR="00F816A6" w:rsidRPr="00AE3AFA" w14:paraId="621433CC" w14:textId="77777777" w:rsidTr="00D36B7E">
        <w:trPr>
          <w:trHeight w:val="231"/>
        </w:trPr>
        <w:tc>
          <w:tcPr>
            <w:tcW w:w="1178" w:type="dxa"/>
          </w:tcPr>
          <w:p w14:paraId="63671E2C" w14:textId="77777777" w:rsidR="00F816A6" w:rsidRPr="00AE3AFA" w:rsidRDefault="001C43B7" w:rsidP="00F816A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Update</w:t>
            </w:r>
          </w:p>
        </w:tc>
        <w:tc>
          <w:tcPr>
            <w:tcW w:w="4204" w:type="dxa"/>
          </w:tcPr>
          <w:p w14:paraId="05FD69E3" w14:textId="77777777" w:rsidR="00F816A6" w:rsidRPr="00AE3AFA" w:rsidRDefault="001C43B7"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Update the edited content.</w:t>
            </w:r>
          </w:p>
        </w:tc>
        <w:tc>
          <w:tcPr>
            <w:tcW w:w="992" w:type="dxa"/>
          </w:tcPr>
          <w:p w14:paraId="65D3CC28"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1" w:type="dxa"/>
          </w:tcPr>
          <w:p w14:paraId="094BF832"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0" w:type="dxa"/>
          </w:tcPr>
          <w:p w14:paraId="427D4B97"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1023" w:type="dxa"/>
          </w:tcPr>
          <w:p w14:paraId="5BC9A6E3"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r>
      <w:tr w:rsidR="00F816A6" w:rsidRPr="00AE3AFA" w14:paraId="04A9D802" w14:textId="77777777" w:rsidTr="00D36B7E">
        <w:trPr>
          <w:trHeight w:val="231"/>
        </w:trPr>
        <w:tc>
          <w:tcPr>
            <w:tcW w:w="1178" w:type="dxa"/>
          </w:tcPr>
          <w:p w14:paraId="3C13F113" w14:textId="77777777" w:rsidR="00F816A6" w:rsidRPr="00AE3AFA" w:rsidRDefault="001C43B7" w:rsidP="00F816A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Reload</w:t>
            </w:r>
          </w:p>
        </w:tc>
        <w:tc>
          <w:tcPr>
            <w:tcW w:w="4204" w:type="dxa"/>
          </w:tcPr>
          <w:p w14:paraId="6414492E" w14:textId="77777777" w:rsidR="00F816A6" w:rsidRPr="00AE3AFA" w:rsidRDefault="001C43B7" w:rsidP="001C43B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Discard the modification and return to the status before edit. </w:t>
            </w:r>
          </w:p>
        </w:tc>
        <w:tc>
          <w:tcPr>
            <w:tcW w:w="992" w:type="dxa"/>
          </w:tcPr>
          <w:p w14:paraId="79485D66"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1" w:type="dxa"/>
          </w:tcPr>
          <w:p w14:paraId="6833FD46"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0" w:type="dxa"/>
          </w:tcPr>
          <w:p w14:paraId="2D8863F0"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1023" w:type="dxa"/>
          </w:tcPr>
          <w:p w14:paraId="646EAB2D"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r>
      <w:tr w:rsidR="00F816A6" w:rsidRPr="00AE3AFA" w14:paraId="44BA0EE9" w14:textId="77777777" w:rsidTr="00D36B7E">
        <w:trPr>
          <w:trHeight w:val="231"/>
        </w:trPr>
        <w:tc>
          <w:tcPr>
            <w:tcW w:w="1178" w:type="dxa"/>
          </w:tcPr>
          <w:p w14:paraId="02D08578" w14:textId="77777777" w:rsidR="00F816A6" w:rsidRPr="00AE3AFA" w:rsidRDefault="001C43B7" w:rsidP="00F816A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Cancel</w:t>
            </w:r>
          </w:p>
        </w:tc>
        <w:tc>
          <w:tcPr>
            <w:tcW w:w="4204" w:type="dxa"/>
          </w:tcPr>
          <w:p w14:paraId="149CFDAD" w14:textId="77777777" w:rsidR="00F816A6" w:rsidRPr="00AE3AFA" w:rsidRDefault="001C43B7"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Discard the modification and switch to VIEW mode</w:t>
            </w:r>
          </w:p>
        </w:tc>
        <w:tc>
          <w:tcPr>
            <w:tcW w:w="992" w:type="dxa"/>
          </w:tcPr>
          <w:p w14:paraId="65BC885A"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c>
          <w:tcPr>
            <w:tcW w:w="851" w:type="dxa"/>
          </w:tcPr>
          <w:p w14:paraId="0CC7BF83"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0" w:type="dxa"/>
          </w:tcPr>
          <w:p w14:paraId="660ABDC2"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1023" w:type="dxa"/>
          </w:tcPr>
          <w:p w14:paraId="451EAC05"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r>
    </w:tbl>
    <w:p w14:paraId="30DAEB58" w14:textId="77777777" w:rsidR="00D14953" w:rsidRPr="00AE3AFA" w:rsidRDefault="00D14953" w:rsidP="00EA4BE8">
      <w:pPr>
        <w:rPr>
          <w:rFonts w:asciiTheme="majorHAnsi" w:hAnsiTheme="majorHAnsi" w:cstheme="majorHAnsi"/>
        </w:rPr>
      </w:pPr>
    </w:p>
    <w:p w14:paraId="59835B9F" w14:textId="77777777" w:rsidR="00D14953" w:rsidRPr="00AE3AFA" w:rsidRDefault="00D14953" w:rsidP="00EA4BE8">
      <w:pPr>
        <w:rPr>
          <w:rFonts w:asciiTheme="majorHAnsi" w:hAnsiTheme="majorHAnsi" w:cstheme="majorHAnsi"/>
        </w:rPr>
      </w:pPr>
    </w:p>
    <w:p w14:paraId="1F5EB5A2" w14:textId="77777777" w:rsidR="008913D0" w:rsidRPr="00AE3AFA" w:rsidRDefault="008913D0" w:rsidP="00EA4BE8">
      <w:pPr>
        <w:rPr>
          <w:rFonts w:asciiTheme="majorHAnsi" w:hAnsiTheme="majorHAnsi" w:cstheme="majorHAnsi"/>
        </w:rPr>
      </w:pPr>
    </w:p>
    <w:p w14:paraId="0F6ADDA6" w14:textId="77777777" w:rsidR="008913D0" w:rsidRPr="00AE3AFA" w:rsidRDefault="008913D0" w:rsidP="00EA4BE8">
      <w:pPr>
        <w:rPr>
          <w:rFonts w:asciiTheme="majorHAnsi" w:hAnsiTheme="majorHAnsi" w:cstheme="majorHAnsi"/>
        </w:rPr>
      </w:pPr>
    </w:p>
    <w:p w14:paraId="11C5DBF6" w14:textId="77777777" w:rsidR="00456169" w:rsidRPr="00AE3AFA" w:rsidRDefault="008913D0" w:rsidP="008913D0">
      <w:pPr>
        <w:jc w:val="left"/>
        <w:rPr>
          <w:rFonts w:asciiTheme="majorHAnsi" w:hAnsiTheme="majorHAnsi" w:cstheme="majorHAnsi"/>
        </w:rPr>
      </w:pPr>
      <w:r w:rsidRPr="00AE3AFA">
        <w:rPr>
          <w:rFonts w:asciiTheme="majorHAnsi" w:hAnsiTheme="majorHAnsi" w:cstheme="majorHAnsi"/>
        </w:rPr>
        <w:t>(2) View mode.</w:t>
      </w:r>
      <w:r w:rsidRPr="00AE3AFA">
        <w:rPr>
          <w:rFonts w:asciiTheme="majorHAnsi" w:hAnsiTheme="majorHAnsi" w:cstheme="majorHAnsi"/>
        </w:rPr>
        <w:br/>
      </w:r>
      <w:r w:rsidR="00B557DE" w:rsidRPr="00AE3AFA">
        <w:rPr>
          <w:rFonts w:asciiTheme="majorHAnsi" w:hAnsiTheme="majorHAnsi" w:cstheme="majorHAnsi"/>
        </w:rPr>
        <w:t>When moving from</w:t>
      </w:r>
      <w:r w:rsidR="00456169" w:rsidRPr="00AE3AFA">
        <w:rPr>
          <w:rFonts w:asciiTheme="majorHAnsi" w:hAnsiTheme="majorHAnsi" w:cstheme="majorHAnsi"/>
        </w:rPr>
        <w:t xml:space="preserve"> </w:t>
      </w:r>
      <w:r w:rsidR="00540A19" w:rsidRPr="00AE3AFA">
        <w:rPr>
          <w:rFonts w:asciiTheme="majorHAnsi" w:hAnsiTheme="majorHAnsi" w:cstheme="majorHAnsi"/>
        </w:rPr>
        <w:t>[</w:t>
      </w:r>
      <w:r w:rsidR="00220403" w:rsidRPr="00AE3AFA">
        <w:rPr>
          <w:rFonts w:asciiTheme="majorHAnsi" w:hAnsiTheme="majorHAnsi" w:cstheme="majorHAnsi"/>
        </w:rPr>
        <w:t>Conductor</w:t>
      </w:r>
      <w:r w:rsidR="00540A19" w:rsidRPr="00AE3AFA">
        <w:rPr>
          <w:rFonts w:asciiTheme="majorHAnsi" w:hAnsiTheme="majorHAnsi" w:cstheme="majorHAnsi"/>
        </w:rPr>
        <w:t xml:space="preserve"> </w:t>
      </w:r>
      <w:r w:rsidR="001C43B7" w:rsidRPr="00AE3AFA">
        <w:rPr>
          <w:rFonts w:asciiTheme="majorHAnsi" w:hAnsiTheme="majorHAnsi" w:cstheme="majorHAnsi"/>
        </w:rPr>
        <w:t>class list</w:t>
      </w:r>
      <w:r w:rsidR="00540A19" w:rsidRPr="00AE3AFA">
        <w:rPr>
          <w:rFonts w:asciiTheme="majorHAnsi" w:hAnsiTheme="majorHAnsi" w:cstheme="majorHAnsi"/>
        </w:rPr>
        <w:t>]</w:t>
      </w:r>
      <w:r w:rsidR="00B557DE" w:rsidRPr="00AE3AFA">
        <w:rPr>
          <w:rFonts w:asciiTheme="majorHAnsi" w:hAnsiTheme="majorHAnsi" w:cstheme="majorHAnsi"/>
        </w:rPr>
        <w:t xml:space="preserve"> screen to Conductor class edit screen or after registration, the following screen will be displayed </w:t>
      </w:r>
    </w:p>
    <w:p w14:paraId="6E9417C0" w14:textId="77777777" w:rsidR="00481EE4" w:rsidRPr="00AE3AFA" w:rsidRDefault="00B557DE" w:rsidP="00481EE4">
      <w:pPr>
        <w:ind w:left="283"/>
        <w:rPr>
          <w:rFonts w:asciiTheme="majorHAnsi" w:hAnsiTheme="majorHAnsi" w:cstheme="majorHAnsi"/>
        </w:rPr>
      </w:pPr>
      <w:r w:rsidRPr="00AE3AFA">
        <w:rPr>
          <w:rFonts w:asciiTheme="majorHAnsi" w:hAnsiTheme="majorHAnsi" w:cstheme="majorHAnsi"/>
          <w:noProof/>
        </w:rPr>
        <w:drawing>
          <wp:inline distT="0" distB="0" distL="0" distR="0" wp14:anchorId="0BF965A3" wp14:editId="79BCCBC5">
            <wp:extent cx="5086350" cy="276564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6019" cy="2770897"/>
                    </a:xfrm>
                    <a:prstGeom prst="rect">
                      <a:avLst/>
                    </a:prstGeom>
                  </pic:spPr>
                </pic:pic>
              </a:graphicData>
            </a:graphic>
          </wp:inline>
        </w:drawing>
      </w:r>
      <w:r w:rsidRPr="00AE3AFA">
        <w:rPr>
          <w:rFonts w:asciiTheme="majorHAnsi" w:hAnsiTheme="majorHAnsi" w:cstheme="majorHAnsi"/>
          <w:noProof/>
        </w:rPr>
        <w:t xml:space="preserve"> </w:t>
      </w:r>
    </w:p>
    <w:p w14:paraId="4260011C" w14:textId="3F1AD678" w:rsidR="00B54D11" w:rsidRPr="00AE3AFA" w:rsidRDefault="00B557DE" w:rsidP="00B54D11">
      <w:pPr>
        <w:jc w:val="center"/>
        <w:rPr>
          <w:rFonts w:asciiTheme="majorHAnsi" w:hAnsiTheme="majorHAnsi" w:cstheme="majorHAnsi"/>
          <w:b/>
        </w:rPr>
      </w:pPr>
      <w:r w:rsidRPr="00AE3AFA">
        <w:rPr>
          <w:rFonts w:asciiTheme="majorHAnsi" w:hAnsiTheme="majorHAnsi" w:cstheme="majorHAnsi"/>
          <w:b/>
        </w:rPr>
        <w:t>Figure</w:t>
      </w:r>
      <w:r w:rsidR="00B54D11" w:rsidRPr="00AE3AFA">
        <w:rPr>
          <w:rFonts w:asciiTheme="majorHAnsi" w:hAnsiTheme="majorHAnsi" w:cstheme="majorHAnsi"/>
          <w:b/>
        </w:rPr>
        <w:t xml:space="preserve"> </w:t>
      </w:r>
      <w:r w:rsidR="00B54D11" w:rsidRPr="00AE3AFA">
        <w:rPr>
          <w:rFonts w:asciiTheme="majorHAnsi" w:hAnsiTheme="majorHAnsi" w:cstheme="majorHAnsi"/>
          <w:b/>
        </w:rPr>
        <w:fldChar w:fldCharType="begin"/>
      </w:r>
      <w:r w:rsidR="00B54D11" w:rsidRPr="00AE3AFA">
        <w:rPr>
          <w:rFonts w:asciiTheme="majorHAnsi" w:hAnsiTheme="majorHAnsi" w:cstheme="majorHAnsi"/>
          <w:b/>
        </w:rPr>
        <w:instrText xml:space="preserve"> STYLEREF 2 \s </w:instrText>
      </w:r>
      <w:r w:rsidR="00B54D11" w:rsidRPr="00AE3AFA">
        <w:rPr>
          <w:rFonts w:asciiTheme="majorHAnsi" w:hAnsiTheme="majorHAnsi" w:cstheme="majorHAnsi"/>
          <w:b/>
        </w:rPr>
        <w:fldChar w:fldCharType="separate"/>
      </w:r>
      <w:r w:rsidR="00A6356E">
        <w:rPr>
          <w:rFonts w:asciiTheme="majorHAnsi" w:hAnsiTheme="majorHAnsi" w:cstheme="majorHAnsi"/>
          <w:b/>
          <w:noProof/>
        </w:rPr>
        <w:t>4.1</w:t>
      </w:r>
      <w:r w:rsidR="00B54D11" w:rsidRPr="00AE3AFA">
        <w:rPr>
          <w:rFonts w:asciiTheme="majorHAnsi" w:hAnsiTheme="majorHAnsi" w:cstheme="majorHAnsi"/>
          <w:b/>
        </w:rPr>
        <w:fldChar w:fldCharType="end"/>
      </w:r>
      <w:r w:rsidR="00B54D11" w:rsidRPr="00AE3AFA">
        <w:rPr>
          <w:rFonts w:asciiTheme="majorHAnsi" w:hAnsiTheme="majorHAnsi" w:cstheme="majorHAnsi"/>
          <w:b/>
        </w:rPr>
        <w:noBreakHyphen/>
      </w:r>
      <w:r w:rsidR="00B1183D" w:rsidRPr="00AE3AFA">
        <w:rPr>
          <w:rFonts w:asciiTheme="majorHAnsi" w:hAnsiTheme="majorHAnsi" w:cstheme="majorHAnsi"/>
          <w:b/>
        </w:rPr>
        <w:t>21</w:t>
      </w:r>
      <w:r w:rsidRPr="00AE3AFA">
        <w:rPr>
          <w:rFonts w:asciiTheme="majorHAnsi" w:hAnsiTheme="majorHAnsi" w:cstheme="majorHAnsi"/>
          <w:b/>
        </w:rPr>
        <w:t xml:space="preserve"> </w:t>
      </w:r>
      <w:r w:rsidR="00FD4705" w:rsidRPr="00AE3AFA">
        <w:rPr>
          <w:rFonts w:asciiTheme="majorHAnsi" w:hAnsiTheme="majorHAnsi" w:cstheme="majorHAnsi"/>
          <w:b/>
        </w:rPr>
        <w:t>“Conductor class edit” menu (“View” mode)</w:t>
      </w:r>
    </w:p>
    <w:p w14:paraId="7817596C" w14:textId="77777777" w:rsidR="008913D0" w:rsidRPr="00AE3AFA" w:rsidRDefault="008913D0" w:rsidP="008913D0">
      <w:pPr>
        <w:pStyle w:val="af1"/>
        <w:jc w:val="center"/>
        <w:rPr>
          <w:rFonts w:asciiTheme="majorHAnsi" w:hAnsiTheme="majorHAnsi" w:cstheme="majorHAnsi"/>
        </w:rPr>
      </w:pPr>
    </w:p>
    <w:p w14:paraId="32CE84AA" w14:textId="6C94B93A" w:rsidR="008913D0" w:rsidRPr="00AE3AFA" w:rsidRDefault="008913D0" w:rsidP="008913D0">
      <w:pPr>
        <w:pStyle w:val="af1"/>
        <w:jc w:val="center"/>
        <w:rPr>
          <w:rFonts w:asciiTheme="majorHAnsi" w:hAnsiTheme="majorHAnsi" w:cstheme="majorHAnsi"/>
          <w:b w:val="0"/>
        </w:rPr>
      </w:pPr>
      <w:r w:rsidRPr="00AE3AFA">
        <w:rPr>
          <w:rFonts w:asciiTheme="majorHAnsi" w:hAnsiTheme="majorHAnsi" w:cstheme="majorHAnsi"/>
        </w:rPr>
        <w:t xml:space="preserve">Table 4.1- </w:t>
      </w:r>
      <w:r w:rsidRPr="00AE3AFA">
        <w:rPr>
          <w:rFonts w:asciiTheme="majorHAnsi" w:hAnsiTheme="majorHAnsi" w:cstheme="majorHAnsi"/>
        </w:rPr>
        <w:fldChar w:fldCharType="begin"/>
      </w:r>
      <w:r w:rsidRPr="00AE3AFA">
        <w:rPr>
          <w:rFonts w:asciiTheme="majorHAnsi" w:hAnsiTheme="majorHAnsi" w:cstheme="majorHAnsi"/>
        </w:rPr>
        <w:instrText xml:space="preserve"> SEQ </w:instrText>
      </w:r>
      <w:r w:rsidRPr="00AE3AFA">
        <w:rPr>
          <w:rFonts w:asciiTheme="majorHAnsi" w:hAnsiTheme="majorHAnsi" w:cstheme="majorHAnsi"/>
        </w:rPr>
        <w:instrText>表</w:instrText>
      </w:r>
      <w:r w:rsidRPr="00AE3AFA">
        <w:rPr>
          <w:rFonts w:asciiTheme="majorHAnsi" w:hAnsiTheme="majorHAnsi" w:cstheme="majorHAnsi"/>
        </w:rPr>
        <w:instrText xml:space="preserve">_4.1- \* ARABIC </w:instrText>
      </w:r>
      <w:r w:rsidRPr="00AE3AFA">
        <w:rPr>
          <w:rFonts w:asciiTheme="majorHAnsi" w:hAnsiTheme="majorHAnsi" w:cstheme="majorHAnsi"/>
        </w:rPr>
        <w:fldChar w:fldCharType="separate"/>
      </w:r>
      <w:r w:rsidR="00A6356E">
        <w:rPr>
          <w:rFonts w:asciiTheme="majorHAnsi" w:hAnsiTheme="majorHAnsi" w:cstheme="majorHAnsi"/>
          <w:noProof/>
        </w:rPr>
        <w:t>7</w:t>
      </w:r>
      <w:r w:rsidRPr="00AE3AFA">
        <w:rPr>
          <w:rFonts w:asciiTheme="majorHAnsi" w:hAnsiTheme="majorHAnsi" w:cstheme="majorHAnsi"/>
        </w:rPr>
        <w:fldChar w:fldCharType="end"/>
      </w:r>
      <w:r w:rsidRPr="00AE3AFA">
        <w:rPr>
          <w:rFonts w:asciiTheme="majorHAnsi" w:hAnsiTheme="majorHAnsi" w:cstheme="majorHAnsi"/>
        </w:rPr>
        <w:t xml:space="preserve">　</w:t>
      </w:r>
      <w:r w:rsidRPr="00AE3AFA">
        <w:rPr>
          <w:rFonts w:asciiTheme="majorHAnsi" w:hAnsiTheme="majorHAnsi" w:cstheme="majorHAnsi"/>
        </w:rPr>
        <w:t xml:space="preserve"> “View” mode</w:t>
      </w:r>
    </w:p>
    <w:tbl>
      <w:tblPr>
        <w:tblStyle w:val="aa"/>
        <w:tblW w:w="7398" w:type="dxa"/>
        <w:tblInd w:w="1386" w:type="dxa"/>
        <w:tblLayout w:type="fixed"/>
        <w:tblLook w:val="04A0" w:firstRow="1" w:lastRow="0" w:firstColumn="1" w:lastColumn="0" w:noHBand="0" w:noVBand="1"/>
      </w:tblPr>
      <w:tblGrid>
        <w:gridCol w:w="1701"/>
        <w:gridCol w:w="5697"/>
      </w:tblGrid>
      <w:tr w:rsidR="008913D0" w:rsidRPr="00AE3AFA" w14:paraId="7A6F162D" w14:textId="77777777" w:rsidTr="008913D0">
        <w:tc>
          <w:tcPr>
            <w:tcW w:w="1701" w:type="dxa"/>
            <w:shd w:val="clear" w:color="auto" w:fill="002B62"/>
            <w:vAlign w:val="center"/>
          </w:tcPr>
          <w:p w14:paraId="37C42E1F" w14:textId="77777777" w:rsidR="008913D0" w:rsidRPr="00AE3AFA" w:rsidRDefault="008913D0" w:rsidP="00FD4705">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5697" w:type="dxa"/>
            <w:shd w:val="clear" w:color="auto" w:fill="002B62"/>
            <w:vAlign w:val="center"/>
          </w:tcPr>
          <w:p w14:paraId="7C2A3639" w14:textId="77777777" w:rsidR="008913D0" w:rsidRPr="00AE3AFA" w:rsidRDefault="008913D0" w:rsidP="00FD4705">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r>
      <w:tr w:rsidR="008913D0" w:rsidRPr="00AE3AFA" w14:paraId="6C1D0738" w14:textId="77777777" w:rsidTr="008913D0">
        <w:tc>
          <w:tcPr>
            <w:tcW w:w="1701" w:type="dxa"/>
          </w:tcPr>
          <w:p w14:paraId="12B2A4BA" w14:textId="77777777" w:rsidR="008913D0" w:rsidRPr="00AE3AFA" w:rsidRDefault="008913D0" w:rsidP="008913D0">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“To edit” button</w:t>
            </w:r>
          </w:p>
        </w:tc>
        <w:tc>
          <w:tcPr>
            <w:tcW w:w="5697" w:type="dxa"/>
          </w:tcPr>
          <w:p w14:paraId="6A662818" w14:textId="77777777" w:rsidR="008913D0" w:rsidRPr="00AE3AFA" w:rsidRDefault="008913D0" w:rsidP="008913D0">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Press this button to edit a registered Conductor</w:t>
            </w:r>
          </w:p>
        </w:tc>
      </w:tr>
      <w:tr w:rsidR="008913D0" w:rsidRPr="00AE3AFA" w14:paraId="7BBEAA87" w14:textId="77777777" w:rsidTr="008913D0">
        <w:tc>
          <w:tcPr>
            <w:tcW w:w="1701" w:type="dxa"/>
          </w:tcPr>
          <w:p w14:paraId="30AADBC4" w14:textId="77777777" w:rsidR="008913D0" w:rsidRPr="00AE3AFA" w:rsidRDefault="008913D0" w:rsidP="008913D0">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“Diversion” button</w:t>
            </w:r>
          </w:p>
        </w:tc>
        <w:tc>
          <w:tcPr>
            <w:tcW w:w="5697" w:type="dxa"/>
          </w:tcPr>
          <w:p w14:paraId="25BDC1C0" w14:textId="77777777" w:rsidR="008913D0" w:rsidRPr="00AE3AFA" w:rsidRDefault="008913D0" w:rsidP="008913D0">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Press this button to copy a registered Conductor.</w:t>
            </w:r>
          </w:p>
        </w:tc>
      </w:tr>
    </w:tbl>
    <w:p w14:paraId="5CA0FDB2" w14:textId="77777777" w:rsidR="005060E4" w:rsidRPr="00AE3AFA" w:rsidRDefault="003B53B9" w:rsidP="008913D0">
      <w:pPr>
        <w:ind w:leftChars="-67" w:hangingChars="67" w:hanging="141"/>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637248" behindDoc="0" locked="0" layoutInCell="1" allowOverlap="1" wp14:anchorId="5AE22F30" wp14:editId="3239308F">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19D48" w14:textId="77777777" w:rsidR="00463247" w:rsidRPr="00A6170A" w:rsidRDefault="00463247"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08CBB983" w14:textId="77777777" w:rsidR="00463247" w:rsidRPr="00A6170A" w:rsidRDefault="00463247"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0A988EB7" w14:textId="77777777" w:rsidR="00463247" w:rsidRDefault="00463247"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19A7B7D5" w14:textId="77777777" w:rsidR="00463247" w:rsidRPr="00A6170A" w:rsidRDefault="00463247"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2442671" w14:textId="77777777" w:rsidR="00463247" w:rsidRPr="00A6170A" w:rsidRDefault="00463247"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1B83A282" w14:textId="77777777" w:rsidR="00463247" w:rsidRPr="00A6170A" w:rsidRDefault="00463247"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22F30" id="正方形/長方形 462" o:spid="_x0000_s1054"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AjwWse&#10;uAIAAA0GAAAOAAAAAAAAAAAAAAAAAC4CAABkcnMvZTJvRG9jLnhtbFBLAQItABQABgAIAAAAIQDs&#10;Ts9I4QAAAA8BAAAPAAAAAAAAAAAAAAAAABIFAABkcnMvZG93bnJldi54bWxQSwUGAAAAAAQABADz&#10;AAAAIAYAAAAA&#10;" fillcolor="black [1615]" strokecolor="black [1615]" strokeweight="2pt">
                <v:textbox inset=",0,,0">
                  <w:txbxContent>
                    <w:p w14:paraId="52119D48" w14:textId="77777777" w:rsidR="00463247" w:rsidRPr="00A6170A" w:rsidRDefault="00463247"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08CBB983" w14:textId="77777777" w:rsidR="00463247" w:rsidRPr="00A6170A" w:rsidRDefault="00463247"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0A988EB7" w14:textId="77777777" w:rsidR="00463247" w:rsidRDefault="00463247"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19A7B7D5" w14:textId="77777777" w:rsidR="00463247" w:rsidRPr="00A6170A" w:rsidRDefault="00463247"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2442671" w14:textId="77777777" w:rsidR="00463247" w:rsidRPr="00A6170A" w:rsidRDefault="00463247"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1B83A282" w14:textId="77777777" w:rsidR="00463247" w:rsidRPr="00A6170A" w:rsidRDefault="00463247"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27316ADC" w14:textId="77777777" w:rsidR="000A38D6" w:rsidRPr="00AE3AFA" w:rsidRDefault="00910087" w:rsidP="00C72DC3">
      <w:pPr>
        <w:pStyle w:val="a8"/>
        <w:numPr>
          <w:ilvl w:val="0"/>
          <w:numId w:val="13"/>
        </w:numPr>
        <w:ind w:leftChars="0"/>
        <w:rPr>
          <w:rFonts w:asciiTheme="majorHAnsi" w:hAnsiTheme="majorHAnsi" w:cstheme="majorHAnsi"/>
        </w:rPr>
      </w:pPr>
      <w:r w:rsidRPr="00AE3AFA">
        <w:rPr>
          <w:rFonts w:asciiTheme="majorHAnsi" w:hAnsiTheme="majorHAnsi" w:cstheme="majorHAnsi"/>
        </w:rPr>
        <w:t xml:space="preserve">The following screen will be displayed if “To edit” button is clicked. </w:t>
      </w:r>
    </w:p>
    <w:p w14:paraId="2DDD418E" w14:textId="77777777" w:rsidR="00481EE4" w:rsidRPr="00AE3AFA" w:rsidRDefault="000A38D6" w:rsidP="00B54D11">
      <w:pPr>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717120" behindDoc="0" locked="0" layoutInCell="1" allowOverlap="1" wp14:anchorId="5708BBE9" wp14:editId="051DAAF2">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4A76F1" w14:textId="77777777" w:rsidR="00463247" w:rsidRPr="00A6170A" w:rsidRDefault="00463247"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AC1DD7C" w14:textId="77777777" w:rsidR="00463247" w:rsidRPr="00A6170A" w:rsidRDefault="00463247"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3A5AA109" w14:textId="77777777" w:rsidR="00463247" w:rsidRDefault="00463247"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41E09895" w14:textId="77777777" w:rsidR="00463247" w:rsidRPr="00A6170A" w:rsidRDefault="00463247"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604A5C73" w14:textId="77777777" w:rsidR="00463247" w:rsidRPr="00A6170A" w:rsidRDefault="00463247"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1FC99D31" w14:textId="77777777" w:rsidR="00463247" w:rsidRPr="00A6170A" w:rsidRDefault="00463247"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8BBE9" id="正方形/長方形 467" o:spid="_x0000_s1055"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6RTuA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H76RT&#10;uAIAAA0GAAAOAAAAAAAAAAAAAAAAAC4CAABkcnMvZTJvRG9jLnhtbFBLAQItABQABgAIAAAAIQDs&#10;Ts9I4QAAAA8BAAAPAAAAAAAAAAAAAAAAABIFAABkcnMvZG93bnJldi54bWxQSwUGAAAAAAQABADz&#10;AAAAIAYAAAAA&#10;" fillcolor="black [1615]" strokecolor="black [1615]" strokeweight="2pt">
                <v:textbox inset=",0,,0">
                  <w:txbxContent>
                    <w:p w14:paraId="634A76F1" w14:textId="77777777" w:rsidR="00463247" w:rsidRPr="00A6170A" w:rsidRDefault="00463247"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AC1DD7C" w14:textId="77777777" w:rsidR="00463247" w:rsidRPr="00A6170A" w:rsidRDefault="00463247"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3A5AA109" w14:textId="77777777" w:rsidR="00463247" w:rsidRDefault="00463247"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41E09895" w14:textId="77777777" w:rsidR="00463247" w:rsidRPr="00A6170A" w:rsidRDefault="00463247"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604A5C73" w14:textId="77777777" w:rsidR="00463247" w:rsidRPr="00A6170A" w:rsidRDefault="00463247"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1FC99D31" w14:textId="77777777" w:rsidR="00463247" w:rsidRPr="00A6170A" w:rsidRDefault="00463247"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1C28B0F1" w14:textId="77777777" w:rsidR="00481EE4" w:rsidRPr="00AE3AFA" w:rsidRDefault="008913D0" w:rsidP="00481EE4">
      <w:pPr>
        <w:pStyle w:val="afb"/>
        <w:ind w:firstLine="0"/>
        <w:rPr>
          <w:rFonts w:asciiTheme="majorHAnsi" w:hAnsiTheme="majorHAnsi" w:cstheme="majorHAnsi"/>
        </w:rPr>
      </w:pPr>
      <w:r w:rsidRPr="00AE3AFA">
        <w:rPr>
          <w:rFonts w:asciiTheme="majorHAnsi" w:hAnsiTheme="majorHAnsi" w:cstheme="majorHAnsi"/>
          <w:noProof/>
        </w:rPr>
        <w:lastRenderedPageBreak/>
        <mc:AlternateContent>
          <mc:Choice Requires="wps">
            <w:drawing>
              <wp:anchor distT="0" distB="0" distL="114300" distR="114300" simplePos="0" relativeHeight="251891200" behindDoc="0" locked="0" layoutInCell="1" allowOverlap="1" wp14:anchorId="5E33BC76" wp14:editId="01D1DDB4">
                <wp:simplePos x="0" y="0"/>
                <wp:positionH relativeFrom="column">
                  <wp:posOffset>746760</wp:posOffset>
                </wp:positionH>
                <wp:positionV relativeFrom="paragraph">
                  <wp:posOffset>372745</wp:posOffset>
                </wp:positionV>
                <wp:extent cx="375222" cy="182801"/>
                <wp:effectExtent l="19050" t="19050" r="25400" b="27305"/>
                <wp:wrapNone/>
                <wp:docPr id="65" name="正方形/長方形 65"/>
                <wp:cNvGraphicFramePr/>
                <a:graphic xmlns:a="http://schemas.openxmlformats.org/drawingml/2006/main">
                  <a:graphicData uri="http://schemas.microsoft.com/office/word/2010/wordprocessingShape">
                    <wps:wsp>
                      <wps:cNvSpPr/>
                      <wps:spPr>
                        <a:xfrm>
                          <a:off x="0" y="0"/>
                          <a:ext cx="375222" cy="18280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FAA13" id="正方形/長方形 65" o:spid="_x0000_s1026" style="position:absolute;left:0;text-align:left;margin-left:58.8pt;margin-top:29.35pt;width:29.55pt;height:14.4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" filled="f" strokecolor="red" strokeweight="3pt"/>
            </w:pict>
          </mc:Fallback>
        </mc:AlternateContent>
      </w:r>
      <w:r w:rsidR="00910087" w:rsidRPr="00AE3AFA">
        <w:rPr>
          <w:rFonts w:asciiTheme="majorHAnsi" w:hAnsiTheme="majorHAnsi" w:cstheme="majorHAnsi"/>
          <w:noProof/>
        </w:rPr>
        <w:drawing>
          <wp:inline distT="0" distB="0" distL="0" distR="0" wp14:anchorId="6B32E5E8" wp14:editId="1AAAD2DF">
            <wp:extent cx="6119495" cy="333692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9495" cy="3336925"/>
                    </a:xfrm>
                    <a:prstGeom prst="rect">
                      <a:avLst/>
                    </a:prstGeom>
                  </pic:spPr>
                </pic:pic>
              </a:graphicData>
            </a:graphic>
          </wp:inline>
        </w:drawing>
      </w:r>
      <w:r w:rsidR="00910087" w:rsidRPr="00AE3AFA">
        <w:rPr>
          <w:rFonts w:asciiTheme="majorHAnsi" w:hAnsiTheme="majorHAnsi" w:cstheme="majorHAnsi"/>
          <w:noProof/>
        </w:rPr>
        <w:t xml:space="preserve"> </w:t>
      </w:r>
    </w:p>
    <w:p w14:paraId="6018C48C" w14:textId="3C5FB6C9" w:rsidR="00B54D11" w:rsidRPr="00AE3AFA" w:rsidRDefault="00910087" w:rsidP="00B54D11">
      <w:pPr>
        <w:jc w:val="center"/>
        <w:rPr>
          <w:rFonts w:asciiTheme="majorHAnsi" w:hAnsiTheme="majorHAnsi" w:cstheme="majorHAnsi"/>
          <w:b/>
        </w:rPr>
      </w:pPr>
      <w:r w:rsidRPr="00AE3AFA">
        <w:rPr>
          <w:rFonts w:asciiTheme="majorHAnsi" w:hAnsiTheme="majorHAnsi" w:cstheme="majorHAnsi"/>
          <w:b/>
        </w:rPr>
        <w:t>Figure</w:t>
      </w:r>
      <w:r w:rsidR="00B54D11" w:rsidRPr="00AE3AFA">
        <w:rPr>
          <w:rFonts w:asciiTheme="majorHAnsi" w:hAnsiTheme="majorHAnsi" w:cstheme="majorHAnsi"/>
          <w:b/>
        </w:rPr>
        <w:t xml:space="preserve"> </w:t>
      </w:r>
      <w:r w:rsidR="00B54D11" w:rsidRPr="00AE3AFA">
        <w:rPr>
          <w:rFonts w:asciiTheme="majorHAnsi" w:hAnsiTheme="majorHAnsi" w:cstheme="majorHAnsi"/>
          <w:b/>
        </w:rPr>
        <w:fldChar w:fldCharType="begin"/>
      </w:r>
      <w:r w:rsidR="00B54D11" w:rsidRPr="00AE3AFA">
        <w:rPr>
          <w:rFonts w:asciiTheme="majorHAnsi" w:hAnsiTheme="majorHAnsi" w:cstheme="majorHAnsi"/>
          <w:b/>
        </w:rPr>
        <w:instrText xml:space="preserve"> STYLEREF 2 \s </w:instrText>
      </w:r>
      <w:r w:rsidR="00B54D11" w:rsidRPr="00AE3AFA">
        <w:rPr>
          <w:rFonts w:asciiTheme="majorHAnsi" w:hAnsiTheme="majorHAnsi" w:cstheme="majorHAnsi"/>
          <w:b/>
        </w:rPr>
        <w:fldChar w:fldCharType="separate"/>
      </w:r>
      <w:r w:rsidR="00A6356E">
        <w:rPr>
          <w:rFonts w:asciiTheme="majorHAnsi" w:hAnsiTheme="majorHAnsi" w:cstheme="majorHAnsi"/>
          <w:b/>
          <w:noProof/>
        </w:rPr>
        <w:t>4.1</w:t>
      </w:r>
      <w:r w:rsidR="00B54D11" w:rsidRPr="00AE3AFA">
        <w:rPr>
          <w:rFonts w:asciiTheme="majorHAnsi" w:hAnsiTheme="majorHAnsi" w:cstheme="majorHAnsi"/>
          <w:b/>
        </w:rPr>
        <w:fldChar w:fldCharType="end"/>
      </w:r>
      <w:r w:rsidR="00B54D11" w:rsidRPr="00AE3AFA">
        <w:rPr>
          <w:rFonts w:asciiTheme="majorHAnsi" w:hAnsiTheme="majorHAnsi" w:cstheme="majorHAnsi"/>
          <w:b/>
        </w:rPr>
        <w:noBreakHyphen/>
      </w:r>
      <w:r w:rsidR="00B1183D" w:rsidRPr="00AE3AFA">
        <w:rPr>
          <w:rFonts w:asciiTheme="majorHAnsi" w:hAnsiTheme="majorHAnsi" w:cstheme="majorHAnsi"/>
          <w:b/>
        </w:rPr>
        <w:t>22</w:t>
      </w:r>
      <w:r w:rsidRPr="00AE3AFA">
        <w:rPr>
          <w:rFonts w:asciiTheme="majorHAnsi" w:hAnsiTheme="majorHAnsi" w:cstheme="majorHAnsi"/>
          <w:b/>
        </w:rPr>
        <w:t xml:space="preserve"> </w:t>
      </w:r>
      <w:r w:rsidR="00FD4705" w:rsidRPr="00AE3AFA">
        <w:rPr>
          <w:rFonts w:asciiTheme="majorHAnsi" w:hAnsiTheme="majorHAnsi" w:cstheme="majorHAnsi"/>
          <w:b/>
        </w:rPr>
        <w:t>“Conductor class edit” menu (“Edit” mode)</w:t>
      </w:r>
    </w:p>
    <w:p w14:paraId="31391523" w14:textId="3793A3B4" w:rsidR="008913D0" w:rsidRPr="00AE3AFA" w:rsidRDefault="008913D0" w:rsidP="008913D0">
      <w:pPr>
        <w:pStyle w:val="af1"/>
        <w:jc w:val="center"/>
        <w:rPr>
          <w:rFonts w:asciiTheme="majorHAnsi" w:hAnsiTheme="majorHAnsi" w:cstheme="majorHAnsi"/>
        </w:rPr>
      </w:pPr>
      <w:r w:rsidRPr="00AE3AFA">
        <w:rPr>
          <w:rFonts w:asciiTheme="majorHAnsi" w:hAnsiTheme="majorHAnsi" w:cstheme="majorHAnsi"/>
        </w:rPr>
        <w:t xml:space="preserve">Table 4.1- </w:t>
      </w:r>
      <w:r w:rsidRPr="00AE3AFA">
        <w:rPr>
          <w:rFonts w:asciiTheme="majorHAnsi" w:hAnsiTheme="majorHAnsi" w:cstheme="majorHAnsi"/>
        </w:rPr>
        <w:fldChar w:fldCharType="begin"/>
      </w:r>
      <w:r w:rsidRPr="00AE3AFA">
        <w:rPr>
          <w:rFonts w:asciiTheme="majorHAnsi" w:hAnsiTheme="majorHAnsi" w:cstheme="majorHAnsi"/>
        </w:rPr>
        <w:instrText xml:space="preserve"> SEQ </w:instrText>
      </w:r>
      <w:r w:rsidRPr="00AE3AFA">
        <w:rPr>
          <w:rFonts w:asciiTheme="majorHAnsi" w:hAnsiTheme="majorHAnsi" w:cstheme="majorHAnsi"/>
        </w:rPr>
        <w:instrText>表</w:instrText>
      </w:r>
      <w:r w:rsidRPr="00AE3AFA">
        <w:rPr>
          <w:rFonts w:asciiTheme="majorHAnsi" w:hAnsiTheme="majorHAnsi" w:cstheme="majorHAnsi"/>
        </w:rPr>
        <w:instrText xml:space="preserve">_4.1- \* ARABIC </w:instrText>
      </w:r>
      <w:r w:rsidRPr="00AE3AFA">
        <w:rPr>
          <w:rFonts w:asciiTheme="majorHAnsi" w:hAnsiTheme="majorHAnsi" w:cstheme="majorHAnsi"/>
        </w:rPr>
        <w:fldChar w:fldCharType="separate"/>
      </w:r>
      <w:r w:rsidR="00A6356E">
        <w:rPr>
          <w:rFonts w:asciiTheme="majorHAnsi" w:hAnsiTheme="majorHAnsi" w:cstheme="majorHAnsi"/>
          <w:noProof/>
        </w:rPr>
        <w:t>8</w:t>
      </w:r>
      <w:r w:rsidRPr="00AE3AFA">
        <w:rPr>
          <w:rFonts w:asciiTheme="majorHAnsi" w:hAnsiTheme="majorHAnsi" w:cstheme="majorHAnsi"/>
        </w:rPr>
        <w:fldChar w:fldCharType="end"/>
      </w:r>
      <w:r w:rsidRPr="00AE3AFA">
        <w:rPr>
          <w:rFonts w:asciiTheme="majorHAnsi" w:hAnsiTheme="majorHAnsi" w:cstheme="majorHAnsi"/>
        </w:rPr>
        <w:t xml:space="preserve">　</w:t>
      </w:r>
      <w:r w:rsidRPr="00AE3AFA">
        <w:rPr>
          <w:rFonts w:asciiTheme="majorHAnsi" w:hAnsiTheme="majorHAnsi" w:cstheme="majorHAnsi"/>
        </w:rPr>
        <w:t xml:space="preserve"> “Edit” Mode</w:t>
      </w:r>
    </w:p>
    <w:p w14:paraId="75ECB73A" w14:textId="77777777" w:rsidR="008913D0" w:rsidRPr="00AE3AFA" w:rsidRDefault="008913D0" w:rsidP="008913D0">
      <w:pPr>
        <w:pStyle w:val="a8"/>
        <w:ind w:leftChars="0" w:left="703"/>
        <w:jc w:val="center"/>
        <w:rPr>
          <w:rFonts w:asciiTheme="majorHAnsi" w:hAnsiTheme="majorHAnsi" w:cstheme="majorHAnsi"/>
          <w:b/>
        </w:rPr>
      </w:pPr>
    </w:p>
    <w:tbl>
      <w:tblPr>
        <w:tblStyle w:val="aa"/>
        <w:tblpPr w:leftFromText="142" w:rightFromText="142" w:vertAnchor="text" w:horzAnchor="margin" w:tblpXSpec="center" w:tblpY="-3"/>
        <w:tblW w:w="8221" w:type="dxa"/>
        <w:tblLayout w:type="fixed"/>
        <w:tblLook w:val="04A0" w:firstRow="1" w:lastRow="0" w:firstColumn="1" w:lastColumn="0" w:noHBand="0" w:noVBand="1"/>
      </w:tblPr>
      <w:tblGrid>
        <w:gridCol w:w="2268"/>
        <w:gridCol w:w="5953"/>
      </w:tblGrid>
      <w:tr w:rsidR="008913D0" w:rsidRPr="00AE3AFA" w14:paraId="4692F4F5" w14:textId="77777777" w:rsidTr="00922C3A">
        <w:tc>
          <w:tcPr>
            <w:tcW w:w="2268" w:type="dxa"/>
            <w:shd w:val="clear" w:color="auto" w:fill="002B62"/>
            <w:vAlign w:val="center"/>
          </w:tcPr>
          <w:p w14:paraId="153E3245" w14:textId="77777777" w:rsidR="008913D0" w:rsidRPr="00AE3AFA" w:rsidRDefault="008913D0" w:rsidP="00922C3A">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5953" w:type="dxa"/>
            <w:shd w:val="clear" w:color="auto" w:fill="002B62"/>
            <w:vAlign w:val="center"/>
          </w:tcPr>
          <w:p w14:paraId="0E1B40D5" w14:textId="77777777" w:rsidR="008913D0" w:rsidRPr="00AE3AFA" w:rsidRDefault="008913D0" w:rsidP="00922C3A">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r>
      <w:tr w:rsidR="008913D0" w:rsidRPr="00AE3AFA" w14:paraId="349819B2" w14:textId="77777777" w:rsidTr="00922C3A">
        <w:tc>
          <w:tcPr>
            <w:tcW w:w="2268" w:type="dxa"/>
          </w:tcPr>
          <w:p w14:paraId="0ECC4315" w14:textId="77777777" w:rsidR="008913D0" w:rsidRPr="00AE3AFA" w:rsidRDefault="008913D0"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The entire display</w:t>
            </w:r>
          </w:p>
        </w:tc>
        <w:tc>
          <w:tcPr>
            <w:tcW w:w="5953" w:type="dxa"/>
          </w:tcPr>
          <w:p w14:paraId="4D363B91" w14:textId="77777777" w:rsidR="008913D0" w:rsidRPr="00AE3AFA" w:rsidRDefault="008913D0"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All nodes will be displayed</w:t>
            </w:r>
          </w:p>
        </w:tc>
      </w:tr>
      <w:tr w:rsidR="008913D0" w:rsidRPr="00AE3AFA" w14:paraId="05ED2933" w14:textId="77777777" w:rsidTr="00922C3A">
        <w:tc>
          <w:tcPr>
            <w:tcW w:w="2268" w:type="dxa"/>
          </w:tcPr>
          <w:p w14:paraId="4A1E8A58" w14:textId="77777777" w:rsidR="008913D0" w:rsidRPr="00AE3AFA" w:rsidRDefault="008913D0"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“Display reset” button</w:t>
            </w:r>
          </w:p>
        </w:tc>
        <w:tc>
          <w:tcPr>
            <w:tcW w:w="5953" w:type="dxa"/>
          </w:tcPr>
          <w:p w14:paraId="10AE3327" w14:textId="77777777" w:rsidR="008913D0" w:rsidRPr="00AE3AFA" w:rsidRDefault="008913D0"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The display will reset according to the “Conductor_start”</w:t>
            </w:r>
          </w:p>
        </w:tc>
      </w:tr>
      <w:tr w:rsidR="008913D0" w:rsidRPr="00AE3AFA" w14:paraId="43A3E437" w14:textId="77777777" w:rsidTr="00922C3A">
        <w:tc>
          <w:tcPr>
            <w:tcW w:w="2268" w:type="dxa"/>
          </w:tcPr>
          <w:p w14:paraId="76524EAF" w14:textId="77777777" w:rsidR="008913D0" w:rsidRPr="00AE3AFA" w:rsidRDefault="008913D0"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“Full screen” button</w:t>
            </w:r>
          </w:p>
        </w:tc>
        <w:tc>
          <w:tcPr>
            <w:tcW w:w="5953" w:type="dxa"/>
          </w:tcPr>
          <w:p w14:paraId="4EA18283" w14:textId="77777777" w:rsidR="008913D0" w:rsidRPr="00AE3AFA" w:rsidRDefault="008913D0"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Makes the browser window go full screen.</w:t>
            </w:r>
          </w:p>
          <w:p w14:paraId="2518CE02" w14:textId="77777777" w:rsidR="008913D0" w:rsidRPr="00AE3AFA" w:rsidRDefault="008913D0" w:rsidP="008913D0">
            <w:pPr>
              <w:spacing w:line="240" w:lineRule="exact"/>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color w:val="000000"/>
                <w:sz w:val="18"/>
                <w:szCs w:val="18"/>
                <w:shd w:val="clear" w:color="auto" w:fill="FFFFFF"/>
              </w:rPr>
              <w:t>※</w:t>
            </w:r>
            <w:r w:rsidRPr="00AE3AFA">
              <w:rPr>
                <w:rFonts w:asciiTheme="majorHAnsi" w:hAnsiTheme="majorHAnsi" w:cstheme="majorHAnsi"/>
                <w:color w:val="000000"/>
                <w:sz w:val="18"/>
                <w:szCs w:val="18"/>
                <w:shd w:val="clear" w:color="auto" w:fill="FFFFFF"/>
              </w:rPr>
              <w:t xml:space="preserve">Press the “end full screen mode” to exit full screen. </w:t>
            </w:r>
          </w:p>
        </w:tc>
      </w:tr>
      <w:tr w:rsidR="008913D0" w:rsidRPr="00AE3AFA" w14:paraId="0D53A08A" w14:textId="77777777" w:rsidTr="00922C3A">
        <w:tc>
          <w:tcPr>
            <w:tcW w:w="2268" w:type="dxa"/>
          </w:tcPr>
          <w:p w14:paraId="0176E262" w14:textId="77777777" w:rsidR="008913D0" w:rsidRPr="00AE3AFA" w:rsidRDefault="008913D0"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“Update” button</w:t>
            </w:r>
          </w:p>
        </w:tc>
        <w:tc>
          <w:tcPr>
            <w:tcW w:w="5953" w:type="dxa"/>
          </w:tcPr>
          <w:p w14:paraId="48D77941" w14:textId="77777777" w:rsidR="008913D0" w:rsidRPr="00AE3AFA" w:rsidRDefault="008913D0"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Saves the edited contents</w:t>
            </w:r>
          </w:p>
        </w:tc>
      </w:tr>
      <w:tr w:rsidR="008913D0" w:rsidRPr="00AE3AFA" w14:paraId="6E1ED97A" w14:textId="77777777" w:rsidTr="00922C3A">
        <w:tc>
          <w:tcPr>
            <w:tcW w:w="2268" w:type="dxa"/>
          </w:tcPr>
          <w:p w14:paraId="5C42789E" w14:textId="77777777" w:rsidR="008913D0" w:rsidRPr="00AE3AFA" w:rsidRDefault="008913D0"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“Reload” button</w:t>
            </w:r>
          </w:p>
        </w:tc>
        <w:tc>
          <w:tcPr>
            <w:tcW w:w="5953" w:type="dxa"/>
          </w:tcPr>
          <w:p w14:paraId="7D1A1EDC" w14:textId="77777777" w:rsidR="008913D0" w:rsidRPr="00AE3AFA" w:rsidRDefault="008913D0"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Resets the edit screen and removes any changes.</w:t>
            </w:r>
          </w:p>
        </w:tc>
      </w:tr>
      <w:tr w:rsidR="008913D0" w:rsidRPr="00AE3AFA" w14:paraId="507E6F6A" w14:textId="77777777" w:rsidTr="00922C3A">
        <w:tc>
          <w:tcPr>
            <w:tcW w:w="2268" w:type="dxa"/>
          </w:tcPr>
          <w:p w14:paraId="308A0B64" w14:textId="77777777" w:rsidR="008913D0" w:rsidRPr="00AE3AFA" w:rsidRDefault="008913D0"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“Cancel” button</w:t>
            </w:r>
          </w:p>
        </w:tc>
        <w:tc>
          <w:tcPr>
            <w:tcW w:w="5953" w:type="dxa"/>
          </w:tcPr>
          <w:p w14:paraId="3AE3CEB9" w14:textId="77777777" w:rsidR="008913D0" w:rsidRPr="00AE3AFA" w:rsidRDefault="008913D0"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Cancels the process and returns the screen before the “Edit” button was pressed.</w:t>
            </w:r>
          </w:p>
        </w:tc>
      </w:tr>
    </w:tbl>
    <w:p w14:paraId="1D85180A" w14:textId="77777777" w:rsidR="008913D0" w:rsidRPr="00AE3AFA" w:rsidRDefault="008913D0" w:rsidP="008913D0">
      <w:pPr>
        <w:pStyle w:val="a8"/>
        <w:ind w:leftChars="0" w:left="703"/>
        <w:rPr>
          <w:rFonts w:asciiTheme="majorHAnsi" w:hAnsiTheme="majorHAnsi" w:cstheme="majorHAnsi"/>
        </w:rPr>
      </w:pPr>
    </w:p>
    <w:p w14:paraId="15F80C01" w14:textId="77777777" w:rsidR="008913D0" w:rsidRPr="00AE3AFA" w:rsidRDefault="008913D0" w:rsidP="008913D0">
      <w:pPr>
        <w:pStyle w:val="a8"/>
        <w:ind w:leftChars="0" w:left="703"/>
        <w:rPr>
          <w:rFonts w:asciiTheme="majorHAnsi" w:hAnsiTheme="majorHAnsi" w:cstheme="majorHAnsi"/>
        </w:rPr>
      </w:pPr>
    </w:p>
    <w:p w14:paraId="67F14A11" w14:textId="77777777" w:rsidR="008913D0" w:rsidRPr="00AE3AFA" w:rsidRDefault="008913D0" w:rsidP="008913D0">
      <w:pPr>
        <w:pStyle w:val="a8"/>
        <w:ind w:leftChars="0" w:left="703"/>
        <w:rPr>
          <w:rFonts w:asciiTheme="majorHAnsi" w:hAnsiTheme="majorHAnsi" w:cstheme="majorHAnsi"/>
        </w:rPr>
      </w:pPr>
    </w:p>
    <w:p w14:paraId="2EB367DC" w14:textId="77777777" w:rsidR="008913D0" w:rsidRPr="00AE3AFA" w:rsidRDefault="008913D0" w:rsidP="008913D0">
      <w:pPr>
        <w:jc w:val="center"/>
        <w:rPr>
          <w:rFonts w:asciiTheme="majorHAnsi" w:hAnsiTheme="majorHAnsi" w:cstheme="majorHAnsi"/>
          <w:b/>
        </w:rPr>
      </w:pPr>
    </w:p>
    <w:p w14:paraId="33A43C2A" w14:textId="77777777" w:rsidR="008913D0" w:rsidRPr="00AE3AFA" w:rsidRDefault="008913D0" w:rsidP="008913D0">
      <w:pPr>
        <w:jc w:val="center"/>
        <w:rPr>
          <w:rFonts w:asciiTheme="majorHAnsi" w:hAnsiTheme="majorHAnsi" w:cstheme="majorHAnsi"/>
          <w:b/>
        </w:rPr>
      </w:pPr>
    </w:p>
    <w:p w14:paraId="3EA4D78C" w14:textId="77777777" w:rsidR="008913D0" w:rsidRPr="00AE3AFA" w:rsidRDefault="008913D0" w:rsidP="008913D0">
      <w:pPr>
        <w:jc w:val="center"/>
        <w:rPr>
          <w:rFonts w:asciiTheme="majorHAnsi" w:hAnsiTheme="majorHAnsi" w:cstheme="majorHAnsi"/>
          <w:b/>
        </w:rPr>
      </w:pPr>
    </w:p>
    <w:p w14:paraId="54EDE9DA" w14:textId="77777777" w:rsidR="008913D0" w:rsidRPr="00AE3AFA" w:rsidRDefault="008913D0" w:rsidP="008913D0">
      <w:pPr>
        <w:jc w:val="center"/>
        <w:rPr>
          <w:rFonts w:asciiTheme="majorHAnsi" w:hAnsiTheme="majorHAnsi" w:cstheme="majorHAnsi"/>
          <w:b/>
        </w:rPr>
      </w:pPr>
    </w:p>
    <w:p w14:paraId="463141C9" w14:textId="77777777" w:rsidR="00801776" w:rsidRPr="00AE3AFA" w:rsidRDefault="00801776">
      <w:pPr>
        <w:widowControl/>
        <w:jc w:val="left"/>
        <w:rPr>
          <w:rFonts w:asciiTheme="majorHAnsi" w:hAnsiTheme="majorHAnsi" w:cstheme="majorHAnsi"/>
        </w:rPr>
      </w:pPr>
    </w:p>
    <w:p w14:paraId="6AB5A3F1" w14:textId="77777777" w:rsidR="003B53B9" w:rsidRPr="00AE3AFA" w:rsidRDefault="00220403" w:rsidP="007A4F94">
      <w:pPr>
        <w:pStyle w:val="30"/>
        <w:rPr>
          <w:rFonts w:asciiTheme="majorHAnsi" w:hAnsiTheme="majorHAnsi" w:cstheme="majorHAnsi"/>
        </w:rPr>
      </w:pPr>
      <w:bookmarkStart w:id="447" w:name="_Toc489869777"/>
      <w:bookmarkStart w:id="448" w:name="_Ref491938487"/>
      <w:bookmarkStart w:id="449" w:name="_Ref491939324"/>
      <w:bookmarkStart w:id="450" w:name="_Ref491939353"/>
      <w:bookmarkStart w:id="451" w:name="_Ref171733"/>
      <w:bookmarkStart w:id="452" w:name="_Ref171807"/>
      <w:bookmarkStart w:id="453" w:name="_Ref171821"/>
      <w:bookmarkStart w:id="454" w:name="_Ref171830"/>
      <w:bookmarkStart w:id="455" w:name="_Ref171843"/>
      <w:bookmarkStart w:id="456" w:name="_Ref171853"/>
      <w:bookmarkStart w:id="457" w:name="_Ref48032472"/>
      <w:bookmarkStart w:id="458" w:name="_Ref48032496"/>
      <w:bookmarkStart w:id="459" w:name="_Ref48032502"/>
      <w:bookmarkStart w:id="460" w:name="_Ref48032570"/>
      <w:bookmarkStart w:id="461" w:name="_Ref48032587"/>
      <w:bookmarkStart w:id="462" w:name="_Ref48032607"/>
      <w:bookmarkStart w:id="463" w:name="_Ref48831878"/>
      <w:bookmarkStart w:id="464" w:name="_Ref49326919"/>
      <w:bookmarkStart w:id="465" w:name="_Toc93482352"/>
      <w:bookmarkStart w:id="466" w:name="_Toc441673831"/>
      <w:r w:rsidRPr="00AE3AFA">
        <w:rPr>
          <w:rFonts w:asciiTheme="majorHAnsi" w:hAnsiTheme="majorHAnsi" w:cstheme="majorHAnsi"/>
        </w:rPr>
        <w:t>Conductor</w:t>
      </w:r>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r w:rsidR="00893A15" w:rsidRPr="00AE3AFA">
        <w:rPr>
          <w:rFonts w:asciiTheme="majorHAnsi" w:hAnsiTheme="majorHAnsi" w:cstheme="majorHAnsi"/>
        </w:rPr>
        <w:t xml:space="preserve"> execut</w:t>
      </w:r>
      <w:bookmarkEnd w:id="464"/>
      <w:r w:rsidR="000120B4" w:rsidRPr="00AE3AFA">
        <w:rPr>
          <w:rFonts w:asciiTheme="majorHAnsi" w:hAnsiTheme="majorHAnsi" w:cstheme="majorHAnsi"/>
        </w:rPr>
        <w:t>ion</w:t>
      </w:r>
      <w:bookmarkEnd w:id="465"/>
    </w:p>
    <w:p w14:paraId="555F5248" w14:textId="77777777" w:rsidR="00801776" w:rsidRPr="00AE3AFA" w:rsidRDefault="00AA7DF4" w:rsidP="00C72DC3">
      <w:pPr>
        <w:pStyle w:val="a8"/>
        <w:numPr>
          <w:ilvl w:val="0"/>
          <w:numId w:val="14"/>
        </w:numPr>
        <w:ind w:leftChars="0"/>
        <w:rPr>
          <w:rFonts w:asciiTheme="majorHAnsi" w:hAnsiTheme="majorHAnsi" w:cstheme="majorHAnsi"/>
        </w:rPr>
      </w:pPr>
      <w:r w:rsidRPr="00AE3AFA">
        <w:rPr>
          <w:rFonts w:asciiTheme="majorHAnsi" w:hAnsiTheme="majorHAnsi" w:cstheme="majorHAnsi"/>
        </w:rPr>
        <w:t>Indicate Conductor execution in [Conductor execution]</w:t>
      </w:r>
      <w:r w:rsidR="000120B4" w:rsidRPr="00AE3AFA">
        <w:rPr>
          <w:rFonts w:asciiTheme="majorHAnsi" w:hAnsiTheme="majorHAnsi" w:cstheme="majorHAnsi"/>
        </w:rPr>
        <w:t xml:space="preserve"> screen.</w:t>
      </w:r>
    </w:p>
    <w:p w14:paraId="44E4660E" w14:textId="77777777" w:rsidR="00A766AB" w:rsidRPr="00AE3AFA" w:rsidRDefault="00FF1016" w:rsidP="00C72DC3">
      <w:pPr>
        <w:pStyle w:val="afb"/>
        <w:numPr>
          <w:ilvl w:val="0"/>
          <w:numId w:val="10"/>
        </w:numPr>
        <w:ind w:left="709"/>
        <w:rPr>
          <w:rFonts w:asciiTheme="majorHAnsi" w:hAnsiTheme="majorHAnsi" w:cstheme="majorHAnsi"/>
          <w:u w:val="single"/>
        </w:rPr>
      </w:pPr>
      <w:r w:rsidRPr="00AE3AFA">
        <w:rPr>
          <w:rFonts w:asciiTheme="majorHAnsi" w:hAnsiTheme="majorHAnsi" w:cstheme="majorHAnsi"/>
        </w:rPr>
        <w:t>“</w:t>
      </w:r>
      <w:r w:rsidR="00010653" w:rsidRPr="00AE3AFA">
        <w:rPr>
          <w:rFonts w:asciiTheme="majorHAnsi" w:hAnsiTheme="majorHAnsi" w:cstheme="majorHAnsi"/>
        </w:rPr>
        <w:t>Conductor [L</w:t>
      </w:r>
      <w:r w:rsidRPr="00AE3AFA">
        <w:rPr>
          <w:rFonts w:asciiTheme="majorHAnsi" w:hAnsiTheme="majorHAnsi" w:cstheme="majorHAnsi"/>
        </w:rPr>
        <w:t>ist]” displays t</w:t>
      </w:r>
      <w:r w:rsidR="00A055B3" w:rsidRPr="00AE3AFA">
        <w:rPr>
          <w:rFonts w:asciiTheme="majorHAnsi" w:hAnsiTheme="majorHAnsi" w:cstheme="majorHAnsi"/>
        </w:rPr>
        <w:t>he Conductors registered in “</w:t>
      </w:r>
      <w:r w:rsidR="00C83A82" w:rsidRPr="00AE3AFA">
        <w:rPr>
          <w:rFonts w:asciiTheme="majorHAnsi" w:hAnsiTheme="majorHAnsi" w:cstheme="majorHAnsi"/>
          <w:u w:val="single"/>
        </w:rPr>
        <w:t>4.1.3</w:t>
      </w:r>
      <w:r w:rsidR="00C83A82" w:rsidRPr="00AE3AFA">
        <w:rPr>
          <w:rFonts w:asciiTheme="majorHAnsi" w:hAnsiTheme="majorHAnsi" w:cstheme="majorHAnsi"/>
        </w:rPr>
        <w:t xml:space="preserve"> Conductor class list</w:t>
      </w:r>
      <w:r w:rsidR="00A055B3" w:rsidRPr="00AE3AFA">
        <w:rPr>
          <w:rFonts w:asciiTheme="majorHAnsi" w:hAnsiTheme="majorHAnsi" w:cstheme="majorHAnsi"/>
        </w:rPr>
        <w:t>”.</w:t>
      </w:r>
    </w:p>
    <w:p w14:paraId="092BEF05" w14:textId="77777777" w:rsidR="007648BC" w:rsidRPr="00AE3AFA" w:rsidRDefault="00FF1016" w:rsidP="00C72DC3">
      <w:pPr>
        <w:pStyle w:val="afb"/>
        <w:numPr>
          <w:ilvl w:val="0"/>
          <w:numId w:val="10"/>
        </w:numPr>
        <w:ind w:left="709"/>
        <w:rPr>
          <w:rFonts w:asciiTheme="majorHAnsi" w:hAnsiTheme="majorHAnsi" w:cstheme="majorHAnsi"/>
        </w:rPr>
      </w:pPr>
      <w:r w:rsidRPr="00AE3AFA">
        <w:rPr>
          <w:rFonts w:asciiTheme="majorHAnsi" w:hAnsiTheme="majorHAnsi" w:cstheme="majorHAnsi"/>
        </w:rPr>
        <w:t xml:space="preserve">“Operation </w:t>
      </w:r>
      <w:r w:rsidR="00010653" w:rsidRPr="00AE3AFA">
        <w:rPr>
          <w:rFonts w:asciiTheme="majorHAnsi" w:hAnsiTheme="majorHAnsi" w:cstheme="majorHAnsi"/>
        </w:rPr>
        <w:t>[L</w:t>
      </w:r>
      <w:r w:rsidRPr="00AE3AFA">
        <w:rPr>
          <w:rFonts w:asciiTheme="majorHAnsi" w:hAnsiTheme="majorHAnsi" w:cstheme="majorHAnsi"/>
        </w:rPr>
        <w:t xml:space="preserve">ist]” displays the Operations registered in “Basic console. </w:t>
      </w:r>
    </w:p>
    <w:p w14:paraId="757D54AD" w14:textId="77777777" w:rsidR="008934D5" w:rsidRPr="00AE3AFA" w:rsidRDefault="00010653" w:rsidP="00C72DC3">
      <w:pPr>
        <w:pStyle w:val="afb"/>
        <w:numPr>
          <w:ilvl w:val="1"/>
          <w:numId w:val="10"/>
        </w:numPr>
        <w:rPr>
          <w:rFonts w:asciiTheme="majorHAnsi" w:hAnsiTheme="majorHAnsi" w:cstheme="majorHAnsi"/>
        </w:rPr>
      </w:pPr>
      <w:r w:rsidRPr="00AE3AFA">
        <w:rPr>
          <w:rFonts w:asciiTheme="majorHAnsi" w:hAnsiTheme="majorHAnsi" w:cstheme="majorHAnsi"/>
        </w:rPr>
        <w:t xml:space="preserve">Please refer to “User Instruction Manual” for details. </w:t>
      </w:r>
    </w:p>
    <w:p w14:paraId="64266416" w14:textId="3F2D24CF" w:rsidR="00A766AB" w:rsidRPr="00AE3AFA" w:rsidRDefault="00010653" w:rsidP="00C72DC3">
      <w:pPr>
        <w:pStyle w:val="afb"/>
        <w:numPr>
          <w:ilvl w:val="0"/>
          <w:numId w:val="10"/>
        </w:numPr>
        <w:ind w:left="709"/>
        <w:rPr>
          <w:rFonts w:asciiTheme="majorHAnsi" w:hAnsiTheme="majorHAnsi" w:cstheme="majorHAnsi"/>
        </w:rPr>
      </w:pPr>
      <w:r w:rsidRPr="00AE3AFA">
        <w:rPr>
          <w:rFonts w:asciiTheme="majorHAnsi" w:hAnsiTheme="majorHAnsi" w:cstheme="majorHAnsi"/>
        </w:rPr>
        <w:t>Select radio button in “Conductor [List]” and “Operation [List]”, then click the “Execution” button to move to “</w:t>
      </w:r>
      <w:r w:rsidRPr="00AE3AFA">
        <w:rPr>
          <w:rFonts w:asciiTheme="majorHAnsi" w:hAnsiTheme="majorHAnsi" w:cstheme="majorHAnsi"/>
          <w:u w:val="single"/>
        </w:rPr>
        <w:fldChar w:fldCharType="begin"/>
      </w:r>
      <w:r w:rsidRPr="00AE3AFA">
        <w:rPr>
          <w:rFonts w:asciiTheme="majorHAnsi" w:hAnsiTheme="majorHAnsi" w:cstheme="majorHAnsi"/>
          <w:u w:val="single"/>
        </w:rPr>
        <w:instrText xml:space="preserve"> REF _Ref49437155 \r \h </w:instrText>
      </w:r>
      <w:r w:rsidRPr="00AE3AFA">
        <w:rPr>
          <w:rFonts w:asciiTheme="majorHAnsi" w:hAnsiTheme="majorHAnsi" w:cstheme="majorHAnsi"/>
          <w:u w:val="single"/>
        </w:rPr>
      </w:r>
      <w:r w:rsidR="00AE3AFA">
        <w:rPr>
          <w:rFonts w:asciiTheme="majorHAnsi" w:hAnsiTheme="majorHAnsi" w:cstheme="majorHAnsi"/>
          <w:u w:val="single"/>
        </w:rPr>
        <w:instrText xml:space="preserve"> \* MERGEFORMAT </w:instrText>
      </w:r>
      <w:r w:rsidRPr="00AE3AFA">
        <w:rPr>
          <w:rFonts w:asciiTheme="majorHAnsi" w:hAnsiTheme="majorHAnsi" w:cstheme="majorHAnsi"/>
          <w:u w:val="single"/>
        </w:rPr>
        <w:fldChar w:fldCharType="separate"/>
      </w:r>
      <w:r w:rsidR="00A6356E">
        <w:rPr>
          <w:rFonts w:asciiTheme="majorHAnsi" w:hAnsiTheme="majorHAnsi" w:cstheme="majorHAnsi"/>
          <w:u w:val="single"/>
        </w:rPr>
        <w:t>4.1.6</w:t>
      </w:r>
      <w:r w:rsidRPr="00AE3AFA">
        <w:rPr>
          <w:rFonts w:asciiTheme="majorHAnsi" w:hAnsiTheme="majorHAnsi" w:cstheme="majorHAnsi"/>
          <w:u w:val="single"/>
        </w:rPr>
        <w:fldChar w:fldCharType="end"/>
      </w:r>
      <w:r w:rsidRPr="00AE3AFA">
        <w:rPr>
          <w:rFonts w:asciiTheme="majorHAnsi" w:hAnsiTheme="majorHAnsi" w:cstheme="majorHAnsi"/>
          <w:u w:val="single"/>
        </w:rPr>
        <w:t xml:space="preserve"> </w:t>
      </w:r>
      <w:r w:rsidRPr="00AE3AFA">
        <w:rPr>
          <w:rFonts w:asciiTheme="majorHAnsi" w:hAnsiTheme="majorHAnsi" w:cstheme="majorHAnsi"/>
          <w:u w:val="single"/>
        </w:rPr>
        <w:fldChar w:fldCharType="begin"/>
      </w:r>
      <w:r w:rsidRPr="00AE3AFA">
        <w:rPr>
          <w:rFonts w:asciiTheme="majorHAnsi" w:hAnsiTheme="majorHAnsi" w:cstheme="majorHAnsi"/>
          <w:u w:val="single"/>
        </w:rPr>
        <w:instrText xml:space="preserve"> REF _Ref49437155 \h </w:instrText>
      </w:r>
      <w:r w:rsidRPr="00AE3AFA">
        <w:rPr>
          <w:rFonts w:asciiTheme="majorHAnsi" w:hAnsiTheme="majorHAnsi" w:cstheme="majorHAnsi"/>
          <w:u w:val="single"/>
        </w:rPr>
      </w:r>
      <w:r w:rsidR="00AE3AFA">
        <w:rPr>
          <w:rFonts w:asciiTheme="majorHAnsi" w:hAnsiTheme="majorHAnsi" w:cstheme="majorHAnsi"/>
          <w:u w:val="single"/>
        </w:rPr>
        <w:instrText xml:space="preserve"> \* MERGEFORMAT </w:instrText>
      </w:r>
      <w:r w:rsidRPr="00AE3AFA">
        <w:rPr>
          <w:rFonts w:asciiTheme="majorHAnsi" w:hAnsiTheme="majorHAnsi" w:cstheme="majorHAnsi"/>
          <w:u w:val="single"/>
        </w:rPr>
        <w:fldChar w:fldCharType="separate"/>
      </w:r>
      <w:r w:rsidR="00A6356E" w:rsidRPr="00AE3AFA">
        <w:rPr>
          <w:rFonts w:asciiTheme="majorHAnsi" w:hAnsiTheme="majorHAnsi" w:cstheme="majorHAnsi"/>
        </w:rPr>
        <w:t>Conductor confirmation</w:t>
      </w:r>
      <w:r w:rsidRPr="00AE3AFA">
        <w:rPr>
          <w:rFonts w:asciiTheme="majorHAnsi" w:hAnsiTheme="majorHAnsi" w:cstheme="majorHAnsi"/>
          <w:u w:val="single"/>
        </w:rPr>
        <w:fldChar w:fldCharType="end"/>
      </w:r>
      <w:r w:rsidRPr="00AE3AFA">
        <w:rPr>
          <w:rFonts w:asciiTheme="majorHAnsi" w:hAnsiTheme="majorHAnsi" w:cstheme="majorHAnsi"/>
        </w:rPr>
        <w:t xml:space="preserve">” then start tracing of execution. </w:t>
      </w:r>
    </w:p>
    <w:p w14:paraId="2FDA87EB" w14:textId="4F8CAAF8" w:rsidR="00A766AB" w:rsidRPr="00AE3AFA" w:rsidRDefault="00010653" w:rsidP="00C72DC3">
      <w:pPr>
        <w:pStyle w:val="afb"/>
        <w:numPr>
          <w:ilvl w:val="0"/>
          <w:numId w:val="10"/>
        </w:numPr>
        <w:ind w:left="709"/>
        <w:rPr>
          <w:rFonts w:asciiTheme="majorHAnsi" w:hAnsiTheme="majorHAnsi" w:cstheme="majorHAnsi"/>
        </w:rPr>
      </w:pPr>
      <w:r w:rsidRPr="00AE3AFA">
        <w:rPr>
          <w:rFonts w:asciiTheme="majorHAnsi" w:hAnsiTheme="majorHAnsi" w:cstheme="majorHAnsi"/>
        </w:rPr>
        <w:t>Enter “Scheduled date/time” then click the “Execution” button will schedule execution. The scheduled execution can be checked in “</w:t>
      </w:r>
      <w:r w:rsidRPr="00AE3AFA">
        <w:rPr>
          <w:rFonts w:asciiTheme="majorHAnsi" w:hAnsiTheme="majorHAnsi" w:cstheme="majorHAnsi"/>
          <w:u w:val="single"/>
        </w:rPr>
        <w:fldChar w:fldCharType="begin"/>
      </w:r>
      <w:r w:rsidRPr="00AE3AFA">
        <w:rPr>
          <w:rFonts w:asciiTheme="majorHAnsi" w:hAnsiTheme="majorHAnsi" w:cstheme="majorHAnsi"/>
          <w:u w:val="single"/>
        </w:rPr>
        <w:instrText xml:space="preserve"> REF _Ref49437414 \r \h </w:instrText>
      </w:r>
      <w:r w:rsidRPr="00AE3AFA">
        <w:rPr>
          <w:rFonts w:asciiTheme="majorHAnsi" w:hAnsiTheme="majorHAnsi" w:cstheme="majorHAnsi"/>
          <w:u w:val="single"/>
        </w:rPr>
      </w:r>
      <w:r w:rsidR="00AE3AFA">
        <w:rPr>
          <w:rFonts w:asciiTheme="majorHAnsi" w:hAnsiTheme="majorHAnsi" w:cstheme="majorHAnsi"/>
          <w:u w:val="single"/>
        </w:rPr>
        <w:instrText xml:space="preserve"> \* MERGEFORMAT </w:instrText>
      </w:r>
      <w:r w:rsidRPr="00AE3AFA">
        <w:rPr>
          <w:rFonts w:asciiTheme="majorHAnsi" w:hAnsiTheme="majorHAnsi" w:cstheme="majorHAnsi"/>
          <w:u w:val="single"/>
        </w:rPr>
        <w:fldChar w:fldCharType="separate"/>
      </w:r>
      <w:r w:rsidR="00A6356E">
        <w:rPr>
          <w:rFonts w:asciiTheme="majorHAnsi" w:hAnsiTheme="majorHAnsi" w:cstheme="majorHAnsi"/>
          <w:u w:val="single"/>
        </w:rPr>
        <w:t>4.1.7</w:t>
      </w:r>
      <w:r w:rsidRPr="00AE3AFA">
        <w:rPr>
          <w:rFonts w:asciiTheme="majorHAnsi" w:hAnsiTheme="majorHAnsi" w:cstheme="majorHAnsi"/>
          <w:u w:val="single"/>
        </w:rPr>
        <w:fldChar w:fldCharType="end"/>
      </w:r>
      <w:r w:rsidRPr="00AE3AFA">
        <w:rPr>
          <w:rFonts w:asciiTheme="majorHAnsi" w:hAnsiTheme="majorHAnsi" w:cstheme="majorHAnsi"/>
          <w:u w:val="single"/>
        </w:rPr>
        <w:t xml:space="preserve"> </w:t>
      </w:r>
      <w:r w:rsidRPr="00AE3AFA">
        <w:rPr>
          <w:rFonts w:asciiTheme="majorHAnsi" w:hAnsiTheme="majorHAnsi" w:cstheme="majorHAnsi"/>
          <w:u w:val="single"/>
        </w:rPr>
        <w:fldChar w:fldCharType="begin"/>
      </w:r>
      <w:r w:rsidRPr="00AE3AFA">
        <w:rPr>
          <w:rFonts w:asciiTheme="majorHAnsi" w:hAnsiTheme="majorHAnsi" w:cstheme="majorHAnsi"/>
          <w:u w:val="single"/>
        </w:rPr>
        <w:instrText xml:space="preserve"> REF _Ref49437414 \h </w:instrText>
      </w:r>
      <w:r w:rsidRPr="00AE3AFA">
        <w:rPr>
          <w:rFonts w:asciiTheme="majorHAnsi" w:hAnsiTheme="majorHAnsi" w:cstheme="majorHAnsi"/>
          <w:u w:val="single"/>
        </w:rPr>
      </w:r>
      <w:r w:rsidR="00AE3AFA">
        <w:rPr>
          <w:rFonts w:asciiTheme="majorHAnsi" w:hAnsiTheme="majorHAnsi" w:cstheme="majorHAnsi"/>
          <w:u w:val="single"/>
        </w:rPr>
        <w:instrText xml:space="preserve"> \* MERGEFORMAT </w:instrText>
      </w:r>
      <w:r w:rsidRPr="00AE3AFA">
        <w:rPr>
          <w:rFonts w:asciiTheme="majorHAnsi" w:hAnsiTheme="majorHAnsi" w:cstheme="majorHAnsi"/>
          <w:u w:val="single"/>
        </w:rPr>
        <w:fldChar w:fldCharType="separate"/>
      </w:r>
      <w:r w:rsidR="00A6356E" w:rsidRPr="00AE3AFA">
        <w:rPr>
          <w:rFonts w:asciiTheme="majorHAnsi" w:hAnsiTheme="majorHAnsi" w:cstheme="majorHAnsi"/>
        </w:rPr>
        <w:t>Conductor list</w:t>
      </w:r>
      <w:r w:rsidRPr="00AE3AFA">
        <w:rPr>
          <w:rFonts w:asciiTheme="majorHAnsi" w:hAnsiTheme="majorHAnsi" w:cstheme="majorHAnsi"/>
          <w:u w:val="single"/>
        </w:rPr>
        <w:fldChar w:fldCharType="end"/>
      </w:r>
      <w:r w:rsidRPr="00AE3AFA">
        <w:rPr>
          <w:rFonts w:asciiTheme="majorHAnsi" w:hAnsiTheme="majorHAnsi" w:cstheme="majorHAnsi"/>
        </w:rPr>
        <w:t>”.</w:t>
      </w:r>
      <w:r w:rsidRPr="00AE3AFA">
        <w:rPr>
          <w:rFonts w:asciiTheme="majorHAnsi" w:hAnsiTheme="majorHAnsi" w:cstheme="majorHAnsi"/>
        </w:rPr>
        <w:br/>
      </w:r>
      <w:r w:rsidR="009201A2" w:rsidRPr="00AE3AFA">
        <w:rPr>
          <w:rFonts w:ascii="ＭＳ ゴシック" w:eastAsia="ＭＳ ゴシック" w:hAnsi="ＭＳ ゴシック" w:cs="ＭＳ ゴシック" w:hint="eastAsia"/>
        </w:rPr>
        <w:t>※</w:t>
      </w:r>
      <w:r w:rsidRPr="00AE3AFA">
        <w:rPr>
          <w:rFonts w:asciiTheme="majorHAnsi" w:hAnsiTheme="majorHAnsi" w:cstheme="majorHAnsi"/>
        </w:rPr>
        <w:t xml:space="preserve">Date/Time before current time can’t be entered. </w:t>
      </w:r>
    </w:p>
    <w:p w14:paraId="6D9D19BC" w14:textId="77777777" w:rsidR="008934D5" w:rsidRPr="00AE3AFA" w:rsidRDefault="00010653" w:rsidP="00C72DC3">
      <w:pPr>
        <w:pStyle w:val="afb"/>
        <w:numPr>
          <w:ilvl w:val="0"/>
          <w:numId w:val="10"/>
        </w:numPr>
        <w:ind w:left="709"/>
        <w:rPr>
          <w:rFonts w:asciiTheme="majorHAnsi" w:hAnsiTheme="majorHAnsi" w:cstheme="majorHAnsi"/>
        </w:rPr>
      </w:pPr>
      <w:r w:rsidRPr="00AE3AFA">
        <w:rPr>
          <w:rFonts w:asciiTheme="majorHAnsi" w:hAnsiTheme="majorHAnsi" w:cstheme="majorHAnsi"/>
          <w:szCs w:val="21"/>
        </w:rPr>
        <w:t xml:space="preserve">The setting value of Operation and skip for </w:t>
      </w:r>
      <w:r w:rsidR="008934D5" w:rsidRPr="00AE3AFA">
        <w:rPr>
          <w:rFonts w:asciiTheme="majorHAnsi" w:hAnsiTheme="majorHAnsi" w:cstheme="majorHAnsi"/>
          <w:szCs w:val="21"/>
        </w:rPr>
        <w:t>Movement</w:t>
      </w:r>
      <w:r w:rsidRPr="00AE3AFA">
        <w:rPr>
          <w:rFonts w:asciiTheme="majorHAnsi" w:hAnsiTheme="majorHAnsi" w:cstheme="majorHAnsi"/>
        </w:rPr>
        <w:t xml:space="preserve"> and </w:t>
      </w:r>
      <w:r w:rsidR="001F7D04" w:rsidRPr="00AE3AFA">
        <w:rPr>
          <w:rFonts w:asciiTheme="majorHAnsi" w:hAnsiTheme="majorHAnsi" w:cstheme="majorHAnsi"/>
        </w:rPr>
        <w:t xml:space="preserve">Conductor </w:t>
      </w:r>
      <w:r w:rsidR="008934D5" w:rsidRPr="00AE3AFA">
        <w:rPr>
          <w:rFonts w:asciiTheme="majorHAnsi" w:hAnsiTheme="majorHAnsi" w:cstheme="majorHAnsi"/>
        </w:rPr>
        <w:t>Call</w:t>
      </w:r>
      <w:r w:rsidRPr="00AE3AFA">
        <w:rPr>
          <w:rFonts w:asciiTheme="majorHAnsi" w:hAnsiTheme="majorHAnsi" w:cstheme="majorHAnsi"/>
        </w:rPr>
        <w:t xml:space="preserve"> can be changed.</w:t>
      </w:r>
    </w:p>
    <w:p w14:paraId="3EF1398F" w14:textId="77777777" w:rsidR="008307F1" w:rsidRPr="00AE3AFA" w:rsidRDefault="00010653" w:rsidP="00C72DC3">
      <w:pPr>
        <w:pStyle w:val="afb"/>
        <w:numPr>
          <w:ilvl w:val="1"/>
          <w:numId w:val="10"/>
        </w:numPr>
        <w:jc w:val="left"/>
        <w:rPr>
          <w:rFonts w:asciiTheme="majorHAnsi" w:hAnsiTheme="majorHAnsi" w:cstheme="majorHAnsi"/>
        </w:rPr>
      </w:pPr>
      <w:r w:rsidRPr="00AE3AFA">
        <w:rPr>
          <w:rFonts w:asciiTheme="majorHAnsi" w:hAnsiTheme="majorHAnsi" w:cstheme="majorHAnsi"/>
        </w:rPr>
        <w:t>Setting value will not reflect to registered data. The setting value will only reflect to Conductor executions.</w:t>
      </w:r>
    </w:p>
    <w:p w14:paraId="4739EAF5" w14:textId="77777777" w:rsidR="00206E85" w:rsidRPr="00AE3AFA" w:rsidRDefault="008307F1" w:rsidP="008307F1">
      <w:pPr>
        <w:widowControl/>
        <w:jc w:val="left"/>
        <w:rPr>
          <w:rFonts w:asciiTheme="majorHAnsi" w:hAnsiTheme="majorHAnsi" w:cstheme="majorHAnsi"/>
        </w:rPr>
      </w:pPr>
      <w:r w:rsidRPr="00AE3AFA">
        <w:rPr>
          <w:rFonts w:asciiTheme="majorHAnsi" w:hAnsiTheme="majorHAnsi" w:cstheme="majorHAnsi"/>
        </w:rPr>
        <w:br w:type="page"/>
      </w:r>
      <w:r w:rsidRPr="00AE3AFA">
        <w:rPr>
          <w:rFonts w:asciiTheme="majorHAnsi" w:hAnsiTheme="majorHAnsi" w:cstheme="majorHAnsi"/>
          <w:noProof/>
        </w:rPr>
        <w:lastRenderedPageBreak/>
        <mc:AlternateContent>
          <mc:Choice Requires="wps">
            <w:drawing>
              <wp:anchor distT="0" distB="0" distL="114300" distR="114300" simplePos="0" relativeHeight="251837952" behindDoc="0" locked="0" layoutInCell="1" allowOverlap="1" wp14:anchorId="26687A79" wp14:editId="112F360C">
                <wp:simplePos x="0" y="0"/>
                <wp:positionH relativeFrom="column">
                  <wp:posOffset>966470</wp:posOffset>
                </wp:positionH>
                <wp:positionV relativeFrom="paragraph">
                  <wp:posOffset>7352665</wp:posOffset>
                </wp:positionV>
                <wp:extent cx="514350" cy="177800"/>
                <wp:effectExtent l="0" t="0" r="19050" b="12700"/>
                <wp:wrapNone/>
                <wp:docPr id="56" name="正方形/長方形 56"/>
                <wp:cNvGraphicFramePr/>
                <a:graphic xmlns:a="http://schemas.openxmlformats.org/drawingml/2006/main">
                  <a:graphicData uri="http://schemas.microsoft.com/office/word/2010/wordprocessingShape">
                    <wps:wsp>
                      <wps:cNvSpPr/>
                      <wps:spPr>
                        <a:xfrm>
                          <a:off x="0" y="0"/>
                          <a:ext cx="51435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CC803" id="正方形/長方形 56" o:spid="_x0000_s1026" style="position:absolute;left:0;text-align:left;margin-left:76.1pt;margin-top:578.95pt;width:40.5pt;height:14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" filled="f" strokecolor="red" strokeweight="2pt"/>
            </w:pict>
          </mc:Fallback>
        </mc:AlternateContent>
      </w:r>
      <w:r w:rsidRPr="00AE3AFA">
        <w:rPr>
          <w:rFonts w:asciiTheme="majorHAnsi" w:hAnsiTheme="majorHAnsi" w:cstheme="majorHAnsi"/>
          <w:noProof/>
        </w:rPr>
        <mc:AlternateContent>
          <mc:Choice Requires="wps">
            <w:drawing>
              <wp:anchor distT="0" distB="0" distL="114300" distR="114300" simplePos="0" relativeHeight="251835904" behindDoc="0" locked="0" layoutInCell="1" allowOverlap="1" wp14:anchorId="5B3925C7" wp14:editId="3A6B1EB5">
                <wp:simplePos x="0" y="0"/>
                <wp:positionH relativeFrom="column">
                  <wp:posOffset>915670</wp:posOffset>
                </wp:positionH>
                <wp:positionV relativeFrom="paragraph">
                  <wp:posOffset>2952115</wp:posOffset>
                </wp:positionV>
                <wp:extent cx="4349750" cy="533400"/>
                <wp:effectExtent l="0" t="0" r="12700" b="19050"/>
                <wp:wrapNone/>
                <wp:docPr id="55" name="正方形/長方形 55"/>
                <wp:cNvGraphicFramePr/>
                <a:graphic xmlns:a="http://schemas.openxmlformats.org/drawingml/2006/main">
                  <a:graphicData uri="http://schemas.microsoft.com/office/word/2010/wordprocessingShape">
                    <wps:wsp>
                      <wps:cNvSpPr/>
                      <wps:spPr>
                        <a:xfrm>
                          <a:off x="0" y="0"/>
                          <a:ext cx="434975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B4D09" id="正方形/長方形 55" o:spid="_x0000_s1026" style="position:absolute;left:0;text-align:left;margin-left:72.1pt;margin-top:232.45pt;width:342.5pt;height:42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" filled="f" strokecolor="red" strokeweight="2pt"/>
            </w:pict>
          </mc:Fallback>
        </mc:AlternateContent>
      </w:r>
      <w:r w:rsidRPr="00AE3AFA">
        <w:rPr>
          <w:rFonts w:asciiTheme="majorHAnsi" w:hAnsiTheme="majorHAnsi" w:cstheme="majorHAnsi"/>
          <w:noProof/>
        </w:rPr>
        <mc:AlternateContent>
          <mc:Choice Requires="wps">
            <w:drawing>
              <wp:anchor distT="0" distB="0" distL="114300" distR="114300" simplePos="0" relativeHeight="251833856" behindDoc="0" locked="0" layoutInCell="1" allowOverlap="1" wp14:anchorId="3A85D04F" wp14:editId="3A953646">
                <wp:simplePos x="0" y="0"/>
                <wp:positionH relativeFrom="column">
                  <wp:posOffset>909320</wp:posOffset>
                </wp:positionH>
                <wp:positionV relativeFrom="paragraph">
                  <wp:posOffset>1853565</wp:posOffset>
                </wp:positionV>
                <wp:extent cx="3752850" cy="387350"/>
                <wp:effectExtent l="0" t="0" r="19050" b="12700"/>
                <wp:wrapNone/>
                <wp:docPr id="54" name="正方形/長方形 54"/>
                <wp:cNvGraphicFramePr/>
                <a:graphic xmlns:a="http://schemas.openxmlformats.org/drawingml/2006/main">
                  <a:graphicData uri="http://schemas.microsoft.com/office/word/2010/wordprocessingShape">
                    <wps:wsp>
                      <wps:cNvSpPr/>
                      <wps:spPr>
                        <a:xfrm>
                          <a:off x="0" y="0"/>
                          <a:ext cx="3752850" cy="387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F97D8" id="正方形/長方形 54" o:spid="_x0000_s1026" style="position:absolute;left:0;text-align:left;margin-left:71.6pt;margin-top:145.95pt;width:295.5pt;height:30.5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" filled="f" strokecolor="red" strokeweight="2pt"/>
            </w:pict>
          </mc:Fallback>
        </mc:AlternateContent>
      </w:r>
      <w:r w:rsidRPr="00AE3AFA">
        <w:rPr>
          <w:rFonts w:asciiTheme="majorHAnsi" w:hAnsiTheme="majorHAnsi" w:cstheme="majorHAnsi"/>
          <w:noProof/>
        </w:rPr>
        <mc:AlternateContent>
          <mc:Choice Requires="wps">
            <w:drawing>
              <wp:anchor distT="0" distB="0" distL="114300" distR="114300" simplePos="0" relativeHeight="251829760" behindDoc="0" locked="0" layoutInCell="1" allowOverlap="1" wp14:anchorId="094FF187" wp14:editId="5AF17034">
                <wp:simplePos x="0" y="0"/>
                <wp:positionH relativeFrom="column">
                  <wp:posOffset>915670</wp:posOffset>
                </wp:positionH>
                <wp:positionV relativeFrom="paragraph">
                  <wp:posOffset>1034415</wp:posOffset>
                </wp:positionV>
                <wp:extent cx="692150" cy="171450"/>
                <wp:effectExtent l="0" t="0" r="12700" b="19050"/>
                <wp:wrapNone/>
                <wp:docPr id="52" name="正方形/長方形 52"/>
                <wp:cNvGraphicFramePr/>
                <a:graphic xmlns:a="http://schemas.openxmlformats.org/drawingml/2006/main">
                  <a:graphicData uri="http://schemas.microsoft.com/office/word/2010/wordprocessingShape">
                    <wps:wsp>
                      <wps:cNvSpPr/>
                      <wps:spPr>
                        <a:xfrm>
                          <a:off x="0" y="0"/>
                          <a:ext cx="6921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C6CA0" id="正方形/長方形 52" o:spid="_x0000_s1026" style="position:absolute;left:0;text-align:left;margin-left:72.1pt;margin-top:81.45pt;width:54.5pt;height:13.5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" filled="f" strokecolor="red" strokeweight="2pt"/>
            </w:pict>
          </mc:Fallback>
        </mc:AlternateContent>
      </w:r>
      <w:r w:rsidRPr="00AE3AFA">
        <w:rPr>
          <w:rFonts w:asciiTheme="majorHAnsi" w:hAnsiTheme="majorHAnsi" w:cstheme="majorHAnsi"/>
          <w:noProof/>
        </w:rPr>
        <mc:AlternateContent>
          <mc:Choice Requires="wps">
            <w:drawing>
              <wp:anchor distT="0" distB="0" distL="114300" distR="114300" simplePos="0" relativeHeight="251831808" behindDoc="0" locked="0" layoutInCell="1" allowOverlap="1" wp14:anchorId="7B6A6283" wp14:editId="3B5243CF">
                <wp:simplePos x="0" y="0"/>
                <wp:positionH relativeFrom="margin">
                  <wp:align>left</wp:align>
                </wp:positionH>
                <wp:positionV relativeFrom="paragraph">
                  <wp:posOffset>1370965</wp:posOffset>
                </wp:positionV>
                <wp:extent cx="793750" cy="171450"/>
                <wp:effectExtent l="0" t="0" r="25400" b="19050"/>
                <wp:wrapNone/>
                <wp:docPr id="53" name="正方形/長方形 53"/>
                <wp:cNvGraphicFramePr/>
                <a:graphic xmlns:a="http://schemas.openxmlformats.org/drawingml/2006/main">
                  <a:graphicData uri="http://schemas.microsoft.com/office/word/2010/wordprocessingShape">
                    <wps:wsp>
                      <wps:cNvSpPr/>
                      <wps:spPr>
                        <a:xfrm>
                          <a:off x="0" y="0"/>
                          <a:ext cx="7937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67DF9" id="正方形/長方形 53" o:spid="_x0000_s1026" style="position:absolute;left:0;text-align:left;margin-left:0;margin-top:107.95pt;width:62.5pt;height:13.5pt;z-index:251831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" filled="f" strokecolor="red" strokeweight="2pt">
                <w10:wrap anchorx="margin"/>
              </v:rect>
            </w:pict>
          </mc:Fallback>
        </mc:AlternateContent>
      </w:r>
      <w:r w:rsidR="00010653" w:rsidRPr="00AE3AFA">
        <w:rPr>
          <w:rFonts w:asciiTheme="majorHAnsi" w:hAnsiTheme="majorHAnsi" w:cstheme="majorHAnsi"/>
          <w:noProof/>
        </w:rPr>
        <w:drawing>
          <wp:inline distT="0" distB="0" distL="0" distR="0" wp14:anchorId="5E003EBA" wp14:editId="4A73604D">
            <wp:extent cx="5391299" cy="7899400"/>
            <wp:effectExtent l="0" t="0" r="0" b="6350"/>
            <wp:docPr id="51" name="図 51" descr="C:\Users\000001A00AV3B\Downloads\10.197.19.228_default_menu_01_browse.php_no=210018000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0001A00AV3B\Downloads\10.197.19.228_default_menu_01_browse.php_no=2100180004 (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3773" cy="7903025"/>
                    </a:xfrm>
                    <a:prstGeom prst="rect">
                      <a:avLst/>
                    </a:prstGeom>
                    <a:noFill/>
                    <a:ln>
                      <a:noFill/>
                    </a:ln>
                  </pic:spPr>
                </pic:pic>
              </a:graphicData>
            </a:graphic>
          </wp:inline>
        </w:drawing>
      </w:r>
    </w:p>
    <w:p w14:paraId="13F781D6" w14:textId="77777777" w:rsidR="00D16075" w:rsidRPr="00AE3AFA" w:rsidRDefault="001B573D" w:rsidP="00D16075">
      <w:pPr>
        <w:jc w:val="center"/>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761152" behindDoc="0" locked="0" layoutInCell="1" allowOverlap="1" wp14:anchorId="4742580B" wp14:editId="57387151">
                <wp:simplePos x="0" y="0"/>
                <wp:positionH relativeFrom="column">
                  <wp:posOffset>1360170</wp:posOffset>
                </wp:positionH>
                <wp:positionV relativeFrom="paragraph">
                  <wp:posOffset>6343015</wp:posOffset>
                </wp:positionV>
                <wp:extent cx="457200" cy="146050"/>
                <wp:effectExtent l="0" t="0" r="19050" b="25400"/>
                <wp:wrapNone/>
                <wp:docPr id="479" name="正方形/長方形 479"/>
                <wp:cNvGraphicFramePr/>
                <a:graphic xmlns:a="http://schemas.openxmlformats.org/drawingml/2006/main">
                  <a:graphicData uri="http://schemas.microsoft.com/office/word/2010/wordprocessingShape">
                    <wps:wsp>
                      <wps:cNvSpPr/>
                      <wps:spPr>
                        <a:xfrm>
                          <a:off x="0" y="0"/>
                          <a:ext cx="45720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C8D91" id="正方形/長方形 479" o:spid="_x0000_s1026" style="position:absolute;left:0;text-align:left;margin-left:107.1pt;margin-top:499.45pt;width:36pt;height:11.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" filled="f" strokecolor="red" strokeweight="2pt"/>
            </w:pict>
          </mc:Fallback>
        </mc:AlternateContent>
      </w:r>
      <w:r w:rsidRPr="00AE3AFA">
        <w:rPr>
          <w:rFonts w:asciiTheme="majorHAnsi" w:hAnsiTheme="majorHAnsi" w:cstheme="majorHAnsi"/>
          <w:noProof/>
        </w:rPr>
        <mc:AlternateContent>
          <mc:Choice Requires="wps">
            <w:drawing>
              <wp:anchor distT="0" distB="0" distL="114300" distR="114300" simplePos="0" relativeHeight="251759104" behindDoc="0" locked="0" layoutInCell="1" allowOverlap="1" wp14:anchorId="2B6009AB" wp14:editId="1E5FA569">
                <wp:simplePos x="0" y="0"/>
                <wp:positionH relativeFrom="column">
                  <wp:posOffset>1366520</wp:posOffset>
                </wp:positionH>
                <wp:positionV relativeFrom="paragraph">
                  <wp:posOffset>2812415</wp:posOffset>
                </wp:positionV>
                <wp:extent cx="3149600" cy="495300"/>
                <wp:effectExtent l="0" t="0" r="12700" b="19050"/>
                <wp:wrapNone/>
                <wp:docPr id="478" name="正方形/長方形 478"/>
                <wp:cNvGraphicFramePr/>
                <a:graphic xmlns:a="http://schemas.openxmlformats.org/drawingml/2006/main">
                  <a:graphicData uri="http://schemas.microsoft.com/office/word/2010/wordprocessingShape">
                    <wps:wsp>
                      <wps:cNvSpPr/>
                      <wps:spPr>
                        <a:xfrm>
                          <a:off x="0" y="0"/>
                          <a:ext cx="314960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60B24" id="正方形/長方形 478" o:spid="_x0000_s1026" style="position:absolute;left:0;text-align:left;margin-left:107.6pt;margin-top:221.45pt;width:248pt;height:39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" filled="f" strokecolor="red" strokeweight="2pt"/>
            </w:pict>
          </mc:Fallback>
        </mc:AlternateContent>
      </w:r>
    </w:p>
    <w:p w14:paraId="193CB780" w14:textId="0CEC7D12" w:rsidR="008307F1" w:rsidRPr="00AE3AFA" w:rsidRDefault="008307F1" w:rsidP="008307F1">
      <w:pPr>
        <w:jc w:val="center"/>
        <w:rPr>
          <w:rFonts w:asciiTheme="majorHAnsi" w:hAnsiTheme="majorHAnsi" w:cstheme="majorHAnsi"/>
          <w:b/>
        </w:rPr>
      </w:pPr>
      <w:r w:rsidRPr="00AE3AFA">
        <w:rPr>
          <w:rFonts w:asciiTheme="majorHAnsi" w:hAnsiTheme="majorHAnsi" w:cstheme="majorHAnsi"/>
          <w:b/>
        </w:rPr>
        <w:t>Figure</w:t>
      </w:r>
      <w:r w:rsidR="00B54D11" w:rsidRPr="00AE3AFA">
        <w:rPr>
          <w:rFonts w:asciiTheme="majorHAnsi" w:hAnsiTheme="majorHAnsi" w:cstheme="majorHAnsi"/>
          <w:b/>
        </w:rPr>
        <w:t xml:space="preserve"> </w:t>
      </w:r>
      <w:r w:rsidR="00B54D11" w:rsidRPr="00AE3AFA">
        <w:rPr>
          <w:rFonts w:asciiTheme="majorHAnsi" w:hAnsiTheme="majorHAnsi" w:cstheme="majorHAnsi"/>
          <w:b/>
        </w:rPr>
        <w:fldChar w:fldCharType="begin"/>
      </w:r>
      <w:r w:rsidR="00B54D11" w:rsidRPr="00AE3AFA">
        <w:rPr>
          <w:rFonts w:asciiTheme="majorHAnsi" w:hAnsiTheme="majorHAnsi" w:cstheme="majorHAnsi"/>
          <w:b/>
        </w:rPr>
        <w:instrText xml:space="preserve"> STYLEREF 2 \s </w:instrText>
      </w:r>
      <w:r w:rsidR="00B54D11" w:rsidRPr="00AE3AFA">
        <w:rPr>
          <w:rFonts w:asciiTheme="majorHAnsi" w:hAnsiTheme="majorHAnsi" w:cstheme="majorHAnsi"/>
          <w:b/>
        </w:rPr>
        <w:fldChar w:fldCharType="separate"/>
      </w:r>
      <w:r w:rsidR="00A6356E">
        <w:rPr>
          <w:rFonts w:asciiTheme="majorHAnsi" w:hAnsiTheme="majorHAnsi" w:cstheme="majorHAnsi"/>
          <w:b/>
          <w:noProof/>
        </w:rPr>
        <w:t>4.1</w:t>
      </w:r>
      <w:r w:rsidR="00B54D11" w:rsidRPr="00AE3AFA">
        <w:rPr>
          <w:rFonts w:asciiTheme="majorHAnsi" w:hAnsiTheme="majorHAnsi" w:cstheme="majorHAnsi"/>
          <w:b/>
        </w:rPr>
        <w:fldChar w:fldCharType="end"/>
      </w:r>
      <w:r w:rsidR="00B54D11" w:rsidRPr="00AE3AFA">
        <w:rPr>
          <w:rFonts w:asciiTheme="majorHAnsi" w:hAnsiTheme="majorHAnsi" w:cstheme="majorHAnsi"/>
          <w:b/>
        </w:rPr>
        <w:noBreakHyphen/>
      </w:r>
      <w:r w:rsidR="00C30085" w:rsidRPr="00AE3AFA">
        <w:rPr>
          <w:rFonts w:asciiTheme="majorHAnsi" w:hAnsiTheme="majorHAnsi" w:cstheme="majorHAnsi"/>
          <w:b/>
        </w:rPr>
        <w:t>28</w:t>
      </w:r>
      <w:r w:rsidR="00B1183D" w:rsidRPr="00AE3AFA">
        <w:rPr>
          <w:rFonts w:asciiTheme="majorHAnsi" w:hAnsiTheme="majorHAnsi" w:cstheme="majorHAnsi"/>
          <w:b/>
        </w:rPr>
        <w:t xml:space="preserve"> </w:t>
      </w:r>
      <w:r w:rsidRPr="00AE3AFA">
        <w:rPr>
          <w:rFonts w:asciiTheme="majorHAnsi" w:hAnsiTheme="majorHAnsi" w:cstheme="majorHAnsi"/>
          <w:b/>
        </w:rPr>
        <w:t>Submenu screen (</w:t>
      </w:r>
      <w:r w:rsidR="00B54D11" w:rsidRPr="00AE3AFA">
        <w:rPr>
          <w:rFonts w:asciiTheme="majorHAnsi" w:hAnsiTheme="majorHAnsi" w:cstheme="majorHAnsi"/>
          <w:b/>
        </w:rPr>
        <w:t>Conductor</w:t>
      </w:r>
      <w:r w:rsidRPr="00AE3AFA">
        <w:rPr>
          <w:rFonts w:asciiTheme="majorHAnsi" w:hAnsiTheme="majorHAnsi" w:cstheme="majorHAnsi"/>
          <w:b/>
        </w:rPr>
        <w:t xml:space="preserve"> execution) </w:t>
      </w:r>
    </w:p>
    <w:p w14:paraId="49586B49" w14:textId="77777777" w:rsidR="008307F1" w:rsidRPr="00AE3AFA" w:rsidRDefault="008307F1">
      <w:pPr>
        <w:widowControl/>
        <w:jc w:val="left"/>
        <w:rPr>
          <w:rFonts w:asciiTheme="majorHAnsi" w:hAnsiTheme="majorHAnsi" w:cstheme="majorHAnsi"/>
          <w:b/>
        </w:rPr>
      </w:pPr>
      <w:r w:rsidRPr="00AE3AFA">
        <w:rPr>
          <w:rFonts w:asciiTheme="majorHAnsi" w:hAnsiTheme="majorHAnsi" w:cstheme="majorHAnsi"/>
          <w:b/>
        </w:rPr>
        <w:br w:type="page"/>
      </w:r>
    </w:p>
    <w:p w14:paraId="6018BBCA" w14:textId="77777777" w:rsidR="006E4C69" w:rsidRPr="00AE3AFA" w:rsidRDefault="006E4C69" w:rsidP="008307F1">
      <w:pPr>
        <w:jc w:val="center"/>
        <w:rPr>
          <w:rFonts w:asciiTheme="majorHAnsi" w:hAnsiTheme="majorHAnsi" w:cstheme="majorHAnsi"/>
          <w:b/>
        </w:rPr>
      </w:pPr>
    </w:p>
    <w:p w14:paraId="2FE92048" w14:textId="77777777" w:rsidR="00801776" w:rsidRPr="00AE3AFA" w:rsidRDefault="008637A7" w:rsidP="006D499A">
      <w:pPr>
        <w:pStyle w:val="afb"/>
        <w:ind w:firstLineChars="500" w:firstLine="1050"/>
        <w:rPr>
          <w:rFonts w:asciiTheme="majorHAnsi" w:hAnsiTheme="majorHAnsi" w:cstheme="majorHAnsi"/>
        </w:rPr>
      </w:pPr>
      <w:r w:rsidRPr="00AE3AFA">
        <w:rPr>
          <w:rFonts w:asciiTheme="majorHAnsi" w:hAnsiTheme="majorHAnsi" w:cstheme="majorHAnsi"/>
        </w:rPr>
        <w:t xml:space="preserve">The </w:t>
      </w:r>
      <w:r w:rsidR="007E14E7" w:rsidRPr="00AE3AFA">
        <w:rPr>
          <w:rFonts w:asciiTheme="majorHAnsi" w:hAnsiTheme="majorHAnsi" w:cstheme="majorHAnsi"/>
        </w:rPr>
        <w:t>list of</w:t>
      </w:r>
      <w:r w:rsidRPr="00AE3AFA">
        <w:rPr>
          <w:rFonts w:asciiTheme="majorHAnsi" w:hAnsiTheme="majorHAnsi" w:cstheme="majorHAnsi"/>
        </w:rPr>
        <w:t xml:space="preserve"> items </w:t>
      </w:r>
      <w:r w:rsidR="007E14E7" w:rsidRPr="00AE3AFA">
        <w:rPr>
          <w:rFonts w:asciiTheme="majorHAnsi" w:hAnsiTheme="majorHAnsi" w:cstheme="majorHAnsi"/>
        </w:rPr>
        <w:t xml:space="preserve">in </w:t>
      </w:r>
      <w:r w:rsidR="00220403" w:rsidRPr="00AE3AFA">
        <w:rPr>
          <w:rFonts w:asciiTheme="majorHAnsi" w:hAnsiTheme="majorHAnsi" w:cstheme="majorHAnsi"/>
        </w:rPr>
        <w:t>Conductor</w:t>
      </w:r>
      <w:r w:rsidR="007E14E7" w:rsidRPr="00AE3AFA">
        <w:rPr>
          <w:rFonts w:asciiTheme="majorHAnsi" w:hAnsiTheme="majorHAnsi" w:cstheme="majorHAnsi"/>
        </w:rPr>
        <w:t xml:space="preserve"> execution screen is as follows. </w:t>
      </w:r>
    </w:p>
    <w:p w14:paraId="1D883337" w14:textId="77777777" w:rsidR="00B54D11" w:rsidRPr="00AE3AFA" w:rsidRDefault="00B54D11" w:rsidP="00801776">
      <w:pPr>
        <w:rPr>
          <w:rFonts w:asciiTheme="majorHAnsi" w:hAnsiTheme="majorHAnsi" w:cstheme="majorHAnsi"/>
        </w:rPr>
      </w:pPr>
    </w:p>
    <w:p w14:paraId="0D217C48" w14:textId="3964A244" w:rsidR="00801776" w:rsidRPr="00AE3AFA" w:rsidRDefault="007E14E7" w:rsidP="00801776">
      <w:pPr>
        <w:jc w:val="center"/>
        <w:rPr>
          <w:rFonts w:asciiTheme="majorHAnsi" w:hAnsiTheme="majorHAnsi" w:cstheme="majorHAnsi"/>
          <w:b/>
        </w:rPr>
      </w:pPr>
      <w:r w:rsidRPr="00AE3AFA">
        <w:rPr>
          <w:rFonts w:asciiTheme="majorHAnsi" w:hAnsiTheme="majorHAnsi" w:cstheme="majorHAnsi"/>
          <w:b/>
        </w:rPr>
        <w:t xml:space="preserve">Table </w:t>
      </w:r>
      <w:r w:rsidR="00CD5905" w:rsidRPr="00AE3AFA">
        <w:rPr>
          <w:rFonts w:asciiTheme="majorHAnsi" w:hAnsiTheme="majorHAnsi" w:cstheme="majorHAnsi"/>
          <w:b/>
        </w:rPr>
        <w:fldChar w:fldCharType="begin"/>
      </w:r>
      <w:r w:rsidR="00CD5905" w:rsidRPr="00AE3AFA">
        <w:rPr>
          <w:rFonts w:asciiTheme="majorHAnsi" w:hAnsiTheme="majorHAnsi" w:cstheme="majorHAnsi"/>
          <w:b/>
        </w:rPr>
        <w:instrText xml:space="preserve"> STYLEREF 1 \s </w:instrText>
      </w:r>
      <w:r w:rsidR="00CD5905" w:rsidRPr="00AE3AFA">
        <w:rPr>
          <w:rFonts w:asciiTheme="majorHAnsi" w:hAnsiTheme="majorHAnsi" w:cstheme="majorHAnsi"/>
          <w:b/>
        </w:rPr>
        <w:fldChar w:fldCharType="separate"/>
      </w:r>
      <w:r w:rsidR="00A6356E">
        <w:rPr>
          <w:rFonts w:asciiTheme="majorHAnsi" w:hAnsiTheme="majorHAnsi" w:cstheme="majorHAnsi"/>
          <w:b/>
          <w:noProof/>
        </w:rPr>
        <w:t>4</w:t>
      </w:r>
      <w:r w:rsidR="00CD5905" w:rsidRPr="00AE3AFA">
        <w:rPr>
          <w:rFonts w:asciiTheme="majorHAnsi" w:hAnsiTheme="majorHAnsi" w:cstheme="majorHAnsi"/>
          <w:b/>
        </w:rPr>
        <w:fldChar w:fldCharType="end"/>
      </w:r>
      <w:r w:rsidR="00CD5905" w:rsidRPr="00AE3AFA">
        <w:rPr>
          <w:rFonts w:asciiTheme="majorHAnsi" w:hAnsiTheme="majorHAnsi" w:cstheme="majorHAnsi"/>
          <w:b/>
        </w:rPr>
        <w:t>.</w:t>
      </w:r>
      <w:r w:rsidR="00FB3DD5" w:rsidRPr="00AE3AFA">
        <w:rPr>
          <w:rFonts w:asciiTheme="majorHAnsi" w:hAnsiTheme="majorHAnsi" w:cstheme="majorHAnsi"/>
          <w:b/>
        </w:rPr>
        <w:t>1</w:t>
      </w:r>
      <w:r w:rsidR="001446B2" w:rsidRPr="00AE3AFA">
        <w:rPr>
          <w:rFonts w:asciiTheme="majorHAnsi" w:hAnsiTheme="majorHAnsi" w:cstheme="majorHAnsi"/>
          <w:b/>
        </w:rPr>
        <w:t>-</w:t>
      </w:r>
      <w:r w:rsidR="00C30085" w:rsidRPr="00AE3AFA">
        <w:rPr>
          <w:rFonts w:asciiTheme="majorHAnsi" w:hAnsiTheme="majorHAnsi" w:cstheme="majorHAnsi"/>
          <w:b/>
        </w:rPr>
        <w:t>21</w:t>
      </w:r>
      <w:r w:rsidR="00801776" w:rsidRPr="00AE3AFA">
        <w:rPr>
          <w:rFonts w:asciiTheme="majorHAnsi" w:hAnsiTheme="majorHAnsi" w:cstheme="majorHAnsi"/>
          <w:b/>
        </w:rPr>
        <w:t xml:space="preserve">　</w:t>
      </w:r>
      <w:r w:rsidRPr="00AE3AFA">
        <w:rPr>
          <w:rFonts w:asciiTheme="majorHAnsi" w:hAnsiTheme="majorHAnsi" w:cstheme="majorHAnsi"/>
          <w:b/>
        </w:rPr>
        <w:t>Registration screen items (</w:t>
      </w:r>
      <w:r w:rsidR="00220403" w:rsidRPr="00AE3AFA">
        <w:rPr>
          <w:rFonts w:asciiTheme="majorHAnsi" w:hAnsiTheme="majorHAnsi" w:cstheme="majorHAnsi"/>
          <w:b/>
        </w:rPr>
        <w:t>Conductor</w:t>
      </w:r>
      <w:r w:rsidRPr="00AE3AFA">
        <w:rPr>
          <w:rFonts w:asciiTheme="majorHAnsi" w:hAnsiTheme="majorHAnsi" w:cstheme="majorHAnsi"/>
          <w:b/>
        </w:rPr>
        <w:t xml:space="preserve"> execution)</w:t>
      </w:r>
    </w:p>
    <w:p w14:paraId="58A98B94" w14:textId="77777777" w:rsidR="00912653" w:rsidRPr="00AE3AFA" w:rsidRDefault="00912653" w:rsidP="00912653">
      <w:pPr>
        <w:rPr>
          <w:rFonts w:asciiTheme="majorHAnsi" w:hAnsiTheme="majorHAnsi" w:cstheme="majorHAnsi"/>
        </w:rPr>
      </w:pPr>
    </w:p>
    <w:tbl>
      <w:tblPr>
        <w:tblStyle w:val="aa"/>
        <w:tblpPr w:leftFromText="142" w:rightFromText="142" w:vertAnchor="text" w:horzAnchor="page" w:tblpX="1969" w:tblpY="-41"/>
        <w:tblW w:w="9634" w:type="dxa"/>
        <w:tblLayout w:type="fixed"/>
        <w:tblLook w:val="04A0" w:firstRow="1" w:lastRow="0" w:firstColumn="1" w:lastColumn="0" w:noHBand="0" w:noVBand="1"/>
      </w:tblPr>
      <w:tblGrid>
        <w:gridCol w:w="1696"/>
        <w:gridCol w:w="3402"/>
        <w:gridCol w:w="1134"/>
        <w:gridCol w:w="1276"/>
        <w:gridCol w:w="2126"/>
      </w:tblGrid>
      <w:tr w:rsidR="001C2BFC" w:rsidRPr="00AE3AFA" w14:paraId="5A89DD10" w14:textId="77777777" w:rsidTr="001F3B8F">
        <w:tc>
          <w:tcPr>
            <w:tcW w:w="1696" w:type="dxa"/>
            <w:shd w:val="clear" w:color="auto" w:fill="002B62"/>
          </w:tcPr>
          <w:p w14:paraId="7B5C9A28" w14:textId="77777777" w:rsidR="001C2BFC" w:rsidRPr="00AE3AFA" w:rsidRDefault="007E14E7" w:rsidP="001C2BF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3402" w:type="dxa"/>
            <w:shd w:val="clear" w:color="auto" w:fill="002B62"/>
          </w:tcPr>
          <w:p w14:paraId="2A92F83A" w14:textId="77777777" w:rsidR="001C2BFC" w:rsidRPr="00AE3AFA" w:rsidRDefault="007E14E7" w:rsidP="001C2BF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1134" w:type="dxa"/>
            <w:shd w:val="clear" w:color="auto" w:fill="002B62"/>
          </w:tcPr>
          <w:p w14:paraId="6349A11C" w14:textId="77777777" w:rsidR="001C2BFC" w:rsidRPr="00AE3AFA" w:rsidRDefault="007E14E7" w:rsidP="001C2BF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w:t>
            </w:r>
          </w:p>
          <w:p w14:paraId="1AB6996C" w14:textId="77777777" w:rsidR="007E14E7" w:rsidRPr="00AE3AFA" w:rsidRDefault="007E14E7" w:rsidP="001C2BF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Required</w:t>
            </w:r>
          </w:p>
        </w:tc>
        <w:tc>
          <w:tcPr>
            <w:tcW w:w="1276" w:type="dxa"/>
            <w:shd w:val="clear" w:color="auto" w:fill="002B62"/>
          </w:tcPr>
          <w:p w14:paraId="6A288D70" w14:textId="77777777" w:rsidR="001C2BFC" w:rsidRPr="00AE3AFA" w:rsidRDefault="007E14E7" w:rsidP="001C2BF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type</w:t>
            </w:r>
          </w:p>
        </w:tc>
        <w:tc>
          <w:tcPr>
            <w:tcW w:w="2126" w:type="dxa"/>
            <w:shd w:val="clear" w:color="auto" w:fill="002B62"/>
          </w:tcPr>
          <w:p w14:paraId="30C6ED49" w14:textId="77777777" w:rsidR="001C2BFC" w:rsidRPr="00AE3AFA" w:rsidRDefault="007E14E7" w:rsidP="001C2BF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Restrictions</w:t>
            </w:r>
          </w:p>
        </w:tc>
      </w:tr>
      <w:tr w:rsidR="004A20D8" w:rsidRPr="00AE3AFA" w14:paraId="09978939" w14:textId="77777777" w:rsidTr="001F3B8F">
        <w:tc>
          <w:tcPr>
            <w:tcW w:w="1696" w:type="dxa"/>
          </w:tcPr>
          <w:p w14:paraId="75F29CF4" w14:textId="77777777" w:rsidR="004A20D8" w:rsidRPr="00AE3AFA" w:rsidRDefault="004A20D8" w:rsidP="004A20D8">
            <w:pPr>
              <w:pStyle w:val="aff4"/>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Scheduled date/time</w:t>
            </w:r>
          </w:p>
        </w:tc>
        <w:tc>
          <w:tcPr>
            <w:tcW w:w="3402" w:type="dxa"/>
          </w:tcPr>
          <w:p w14:paraId="777C3D4A" w14:textId="77777777" w:rsidR="004A20D8" w:rsidRPr="00AE3AFA" w:rsidRDefault="004A20D8" w:rsidP="004A20D8">
            <w:pPr>
              <w:pStyle w:val="aff4"/>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Specify the scheduled date and time of Conductor execution</w:t>
            </w:r>
          </w:p>
        </w:tc>
        <w:tc>
          <w:tcPr>
            <w:tcW w:w="1134" w:type="dxa"/>
          </w:tcPr>
          <w:p w14:paraId="74483B70" w14:textId="77777777" w:rsidR="004A20D8" w:rsidRPr="00AE3AFA" w:rsidRDefault="004A20D8" w:rsidP="004A20D8">
            <w:pPr>
              <w:pStyle w:val="aff4"/>
              <w:jc w:val="center"/>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w:t>
            </w:r>
          </w:p>
        </w:tc>
        <w:tc>
          <w:tcPr>
            <w:tcW w:w="1276" w:type="dxa"/>
          </w:tcPr>
          <w:p w14:paraId="121D25C3" w14:textId="77777777" w:rsidR="004A20D8" w:rsidRPr="00AE3AFA" w:rsidRDefault="004A20D8" w:rsidP="00DB4CF7">
            <w:pPr>
              <w:pStyle w:val="aff4"/>
              <w:jc w:val="left"/>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Manual input</w:t>
            </w:r>
          </w:p>
        </w:tc>
        <w:tc>
          <w:tcPr>
            <w:tcW w:w="2126" w:type="dxa"/>
          </w:tcPr>
          <w:p w14:paraId="033E56E0" w14:textId="77777777" w:rsidR="004A20D8" w:rsidRPr="00AE3AFA" w:rsidRDefault="004A20D8" w:rsidP="00316FAD">
            <w:pPr>
              <w:pStyle w:val="aff4"/>
              <w:jc w:val="left"/>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Date and time before the current time cannot be entered</w:t>
            </w:r>
          </w:p>
        </w:tc>
      </w:tr>
      <w:tr w:rsidR="004A20D8" w:rsidRPr="00AE3AFA" w14:paraId="60B0A6FE" w14:textId="77777777" w:rsidTr="001F3B8F">
        <w:tc>
          <w:tcPr>
            <w:tcW w:w="1696" w:type="dxa"/>
          </w:tcPr>
          <w:p w14:paraId="15780BE1" w14:textId="77777777" w:rsidR="004A20D8" w:rsidRPr="00AE3AFA" w:rsidRDefault="004A20D8" w:rsidP="004A20D8">
            <w:pPr>
              <w:pStyle w:val="aff4"/>
              <w:rPr>
                <w:rFonts w:asciiTheme="majorHAnsi" w:hAnsiTheme="majorHAnsi" w:cstheme="majorHAnsi"/>
                <w:color w:val="000000"/>
                <w:szCs w:val="18"/>
                <w:shd w:val="clear" w:color="auto" w:fill="FFFFFF"/>
              </w:rPr>
            </w:pPr>
            <w:r w:rsidRPr="00AE3AFA">
              <w:rPr>
                <w:rFonts w:asciiTheme="majorHAnsi" w:hAnsiTheme="majorHAnsi" w:cstheme="majorHAnsi"/>
                <w:szCs w:val="18"/>
              </w:rPr>
              <w:t xml:space="preserve">Conductor </w:t>
            </w:r>
            <w:r w:rsidRPr="00AE3AFA">
              <w:rPr>
                <w:rFonts w:asciiTheme="majorHAnsi" w:hAnsiTheme="majorHAnsi" w:cstheme="majorHAnsi"/>
                <w:color w:val="000000"/>
                <w:szCs w:val="18"/>
                <w:shd w:val="clear" w:color="auto" w:fill="FFFFFF"/>
              </w:rPr>
              <w:t>[List]</w:t>
            </w:r>
          </w:p>
        </w:tc>
        <w:tc>
          <w:tcPr>
            <w:tcW w:w="3402" w:type="dxa"/>
          </w:tcPr>
          <w:p w14:paraId="396C7BBD" w14:textId="77777777" w:rsidR="004A20D8" w:rsidRPr="00AE3AFA" w:rsidRDefault="004A20D8" w:rsidP="004A20D8">
            <w:pPr>
              <w:pStyle w:val="aff4"/>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The Conductor registered in “4.1.7 Conductor class list” will be displayed.</w:t>
            </w:r>
          </w:p>
        </w:tc>
        <w:tc>
          <w:tcPr>
            <w:tcW w:w="1134" w:type="dxa"/>
          </w:tcPr>
          <w:p w14:paraId="11D3D76B" w14:textId="77777777" w:rsidR="004A20D8" w:rsidRPr="00AE3AFA" w:rsidRDefault="001B5EF8" w:rsidP="004A20D8">
            <w:pPr>
              <w:pStyle w:val="aff4"/>
              <w:jc w:val="center"/>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〇</w:t>
            </w:r>
          </w:p>
        </w:tc>
        <w:tc>
          <w:tcPr>
            <w:tcW w:w="1276" w:type="dxa"/>
          </w:tcPr>
          <w:p w14:paraId="06FBE643" w14:textId="77777777" w:rsidR="004A20D8" w:rsidRPr="00AE3AFA" w:rsidRDefault="004A20D8" w:rsidP="00DB4CF7">
            <w:pPr>
              <w:pStyle w:val="aff4"/>
              <w:jc w:val="left"/>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Radio buttons</w:t>
            </w:r>
          </w:p>
        </w:tc>
        <w:tc>
          <w:tcPr>
            <w:tcW w:w="2126" w:type="dxa"/>
          </w:tcPr>
          <w:p w14:paraId="08BD4946" w14:textId="77777777" w:rsidR="004A20D8" w:rsidRPr="00AE3AFA" w:rsidRDefault="004A20D8" w:rsidP="004A20D8">
            <w:pPr>
              <w:pStyle w:val="aff4"/>
              <w:rPr>
                <w:rFonts w:asciiTheme="majorHAnsi" w:hAnsiTheme="majorHAnsi" w:cstheme="majorHAnsi"/>
                <w:color w:val="000000"/>
                <w:szCs w:val="18"/>
                <w:shd w:val="clear" w:color="auto" w:fill="FFFFFF"/>
              </w:rPr>
            </w:pPr>
          </w:p>
        </w:tc>
      </w:tr>
      <w:tr w:rsidR="004A20D8" w:rsidRPr="00AE3AFA" w14:paraId="6BE08DA5" w14:textId="77777777" w:rsidTr="001F3B8F">
        <w:tc>
          <w:tcPr>
            <w:tcW w:w="1696" w:type="dxa"/>
          </w:tcPr>
          <w:p w14:paraId="740350B0" w14:textId="77777777" w:rsidR="004A20D8" w:rsidRPr="00AE3AFA" w:rsidRDefault="004A20D8" w:rsidP="004A20D8">
            <w:pPr>
              <w:pStyle w:val="aff4"/>
              <w:rPr>
                <w:rFonts w:asciiTheme="majorHAnsi" w:hAnsiTheme="majorHAnsi" w:cstheme="majorHAnsi"/>
                <w:szCs w:val="18"/>
              </w:rPr>
            </w:pPr>
            <w:r w:rsidRPr="00AE3AFA">
              <w:rPr>
                <w:rFonts w:asciiTheme="majorHAnsi" w:hAnsiTheme="majorHAnsi" w:cstheme="majorHAnsi"/>
                <w:color w:val="000000"/>
                <w:szCs w:val="18"/>
                <w:shd w:val="clear" w:color="auto" w:fill="FFFFFF"/>
              </w:rPr>
              <w:t>Operation [List]</w:t>
            </w:r>
          </w:p>
        </w:tc>
        <w:tc>
          <w:tcPr>
            <w:tcW w:w="3402" w:type="dxa"/>
          </w:tcPr>
          <w:p w14:paraId="3E3B57CA" w14:textId="77777777" w:rsidR="004A20D8" w:rsidRPr="00AE3AFA" w:rsidRDefault="004A20D8" w:rsidP="004A20D8">
            <w:pPr>
              <w:pStyle w:val="aff4"/>
              <w:rPr>
                <w:rFonts w:asciiTheme="majorHAnsi" w:hAnsiTheme="majorHAnsi" w:cstheme="majorHAnsi"/>
                <w:szCs w:val="18"/>
              </w:rPr>
            </w:pPr>
            <w:r w:rsidRPr="00AE3AFA">
              <w:rPr>
                <w:rFonts w:asciiTheme="majorHAnsi" w:hAnsiTheme="majorHAnsi" w:cstheme="majorHAnsi"/>
                <w:color w:val="000000"/>
                <w:szCs w:val="18"/>
                <w:shd w:val="clear" w:color="auto" w:fill="FFFFFF"/>
              </w:rPr>
              <w:t>The operations registered in “Basic console” will be displayed</w:t>
            </w:r>
          </w:p>
        </w:tc>
        <w:tc>
          <w:tcPr>
            <w:tcW w:w="1134" w:type="dxa"/>
          </w:tcPr>
          <w:p w14:paraId="05A3B0EF" w14:textId="77777777" w:rsidR="004A20D8" w:rsidRPr="00AE3AFA" w:rsidRDefault="001B5EF8" w:rsidP="004A20D8">
            <w:pPr>
              <w:pStyle w:val="aff4"/>
              <w:jc w:val="center"/>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〇</w:t>
            </w:r>
          </w:p>
        </w:tc>
        <w:tc>
          <w:tcPr>
            <w:tcW w:w="1276" w:type="dxa"/>
          </w:tcPr>
          <w:p w14:paraId="73C77E6A" w14:textId="77777777" w:rsidR="004A20D8" w:rsidRPr="00AE3AFA" w:rsidRDefault="004A20D8" w:rsidP="00DB4CF7">
            <w:pPr>
              <w:pStyle w:val="aff4"/>
              <w:jc w:val="left"/>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Radio buttons</w:t>
            </w:r>
          </w:p>
        </w:tc>
        <w:tc>
          <w:tcPr>
            <w:tcW w:w="2126" w:type="dxa"/>
          </w:tcPr>
          <w:p w14:paraId="47498E2F" w14:textId="77777777" w:rsidR="004A20D8" w:rsidRPr="00AE3AFA" w:rsidRDefault="004A20D8" w:rsidP="004A20D8">
            <w:pPr>
              <w:pStyle w:val="aff4"/>
              <w:rPr>
                <w:rFonts w:asciiTheme="majorHAnsi" w:hAnsiTheme="majorHAnsi" w:cstheme="majorHAnsi"/>
                <w:color w:val="000000"/>
                <w:szCs w:val="18"/>
                <w:shd w:val="clear" w:color="auto" w:fill="FFFFFF"/>
              </w:rPr>
            </w:pPr>
          </w:p>
        </w:tc>
      </w:tr>
      <w:tr w:rsidR="004A20D8" w:rsidRPr="00AE3AFA" w14:paraId="35975761" w14:textId="77777777" w:rsidTr="001F3B8F">
        <w:tc>
          <w:tcPr>
            <w:tcW w:w="1696" w:type="dxa"/>
          </w:tcPr>
          <w:p w14:paraId="20A6D45A" w14:textId="77777777" w:rsidR="004A20D8" w:rsidRPr="00AE3AFA" w:rsidRDefault="004A20D8" w:rsidP="004A20D8">
            <w:pPr>
              <w:pStyle w:val="aff4"/>
              <w:rPr>
                <w:rFonts w:asciiTheme="majorHAnsi" w:hAnsiTheme="majorHAnsi" w:cstheme="majorHAnsi"/>
                <w:color w:val="000000" w:themeColor="text1"/>
                <w:szCs w:val="18"/>
                <w:shd w:val="clear" w:color="auto" w:fill="FFFFFF"/>
              </w:rPr>
            </w:pPr>
            <w:r w:rsidRPr="00AE3AFA">
              <w:rPr>
                <w:rFonts w:asciiTheme="majorHAnsi" w:hAnsiTheme="majorHAnsi" w:cstheme="majorHAnsi"/>
                <w:color w:val="000000" w:themeColor="text1"/>
                <w:szCs w:val="18"/>
                <w:shd w:val="clear" w:color="auto" w:fill="FFFFFF"/>
              </w:rPr>
              <w:t>Skip</w:t>
            </w:r>
          </w:p>
        </w:tc>
        <w:tc>
          <w:tcPr>
            <w:tcW w:w="3402" w:type="dxa"/>
          </w:tcPr>
          <w:p w14:paraId="3B2D3944" w14:textId="77777777" w:rsidR="004A20D8" w:rsidRPr="00AE3AFA" w:rsidRDefault="004A20D8" w:rsidP="004A20D8">
            <w:pPr>
              <w:rPr>
                <w:rFonts w:asciiTheme="majorHAnsi" w:hAnsiTheme="majorHAnsi" w:cstheme="majorHAnsi"/>
                <w:color w:val="000000" w:themeColor="text1"/>
                <w:sz w:val="18"/>
                <w:szCs w:val="18"/>
                <w:shd w:val="clear" w:color="auto" w:fill="FFFFFF"/>
              </w:rPr>
            </w:pPr>
            <w:r w:rsidRPr="00AE3AFA">
              <w:rPr>
                <w:rFonts w:asciiTheme="majorHAnsi" w:hAnsiTheme="majorHAnsi" w:cstheme="majorHAnsi"/>
                <w:color w:val="000000" w:themeColor="text1"/>
                <w:sz w:val="18"/>
                <w:szCs w:val="18"/>
                <w:shd w:val="clear" w:color="auto" w:fill="FFFFFF"/>
              </w:rPr>
              <w:t xml:space="preserve">Check to skip the target operation </w:t>
            </w:r>
          </w:p>
          <w:p w14:paraId="50FAC4DD" w14:textId="77777777" w:rsidR="004A20D8" w:rsidRPr="00AE3AFA" w:rsidRDefault="004A20D8" w:rsidP="004A20D8">
            <w:pPr>
              <w:rPr>
                <w:rFonts w:asciiTheme="majorHAnsi" w:hAnsiTheme="majorHAnsi" w:cstheme="majorHAnsi"/>
                <w:sz w:val="18"/>
                <w:szCs w:val="18"/>
              </w:rPr>
            </w:pPr>
            <w:r w:rsidRPr="00AE3AFA">
              <w:rPr>
                <w:rFonts w:ascii="ＭＳ ゴシック" w:eastAsia="ＭＳ ゴシック" w:hAnsi="ＭＳ ゴシック" w:cs="ＭＳ ゴシック" w:hint="eastAsia"/>
                <w:color w:val="000000" w:themeColor="text1"/>
                <w:sz w:val="18"/>
                <w:szCs w:val="18"/>
                <w:shd w:val="clear" w:color="auto" w:fill="FFFFFF"/>
              </w:rPr>
              <w:t>※</w:t>
            </w:r>
            <w:r w:rsidRPr="00AE3AFA">
              <w:rPr>
                <w:rFonts w:asciiTheme="majorHAnsi" w:hAnsiTheme="majorHAnsi" w:cstheme="majorHAnsi"/>
                <w:color w:val="000000" w:themeColor="text1"/>
                <w:sz w:val="18"/>
                <w:szCs w:val="18"/>
                <w:shd w:val="clear" w:color="auto" w:fill="FFFFFF"/>
              </w:rPr>
              <w:t>Refer to the “About skip” in below</w:t>
            </w:r>
          </w:p>
        </w:tc>
        <w:tc>
          <w:tcPr>
            <w:tcW w:w="1134" w:type="dxa"/>
          </w:tcPr>
          <w:p w14:paraId="3F5F1FFC" w14:textId="77777777" w:rsidR="004A20D8" w:rsidRPr="00AE3AFA" w:rsidRDefault="004A20D8" w:rsidP="004A20D8">
            <w:pPr>
              <w:pStyle w:val="aff4"/>
              <w:jc w:val="center"/>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w:t>
            </w:r>
          </w:p>
        </w:tc>
        <w:tc>
          <w:tcPr>
            <w:tcW w:w="1276" w:type="dxa"/>
          </w:tcPr>
          <w:p w14:paraId="3F5AEE3F" w14:textId="77777777" w:rsidR="004A20D8" w:rsidRPr="00AE3AFA" w:rsidRDefault="004A20D8" w:rsidP="00DB4CF7">
            <w:pPr>
              <w:pStyle w:val="aff4"/>
              <w:jc w:val="left"/>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Checkbox</w:t>
            </w:r>
          </w:p>
        </w:tc>
        <w:tc>
          <w:tcPr>
            <w:tcW w:w="2126" w:type="dxa"/>
          </w:tcPr>
          <w:p w14:paraId="1E72CFB7" w14:textId="77777777" w:rsidR="004A20D8" w:rsidRPr="00AE3AFA" w:rsidRDefault="004A20D8" w:rsidP="004A20D8">
            <w:pPr>
              <w:pStyle w:val="aff4"/>
              <w:rPr>
                <w:rFonts w:asciiTheme="majorHAnsi" w:hAnsiTheme="majorHAnsi" w:cstheme="majorHAnsi"/>
                <w:color w:val="000000"/>
                <w:szCs w:val="18"/>
                <w:shd w:val="clear" w:color="auto" w:fill="FFFFFF"/>
              </w:rPr>
            </w:pPr>
          </w:p>
        </w:tc>
      </w:tr>
      <w:tr w:rsidR="004A20D8" w:rsidRPr="00AE3AFA" w14:paraId="0E127B4A" w14:textId="77777777" w:rsidTr="001F3B8F">
        <w:tc>
          <w:tcPr>
            <w:tcW w:w="1696" w:type="dxa"/>
          </w:tcPr>
          <w:p w14:paraId="09FFEB0D" w14:textId="77777777" w:rsidR="004A20D8" w:rsidRPr="00AE3AFA" w:rsidRDefault="004A20D8" w:rsidP="004A20D8">
            <w:pPr>
              <w:pStyle w:val="aff4"/>
              <w:rPr>
                <w:rFonts w:asciiTheme="majorHAnsi" w:hAnsiTheme="majorHAnsi" w:cstheme="majorHAnsi"/>
                <w:color w:val="000000" w:themeColor="text1"/>
                <w:szCs w:val="18"/>
                <w:shd w:val="clear" w:color="auto" w:fill="FFFFFF"/>
              </w:rPr>
            </w:pPr>
            <w:r w:rsidRPr="00AE3AFA">
              <w:rPr>
                <w:rFonts w:asciiTheme="majorHAnsi" w:hAnsiTheme="majorHAnsi" w:cstheme="majorHAnsi"/>
                <w:color w:val="000000" w:themeColor="text1"/>
                <w:szCs w:val="18"/>
                <w:shd w:val="clear" w:color="auto" w:fill="FFFFFF"/>
              </w:rPr>
              <w:t>Operation</w:t>
            </w:r>
          </w:p>
        </w:tc>
        <w:tc>
          <w:tcPr>
            <w:tcW w:w="3402" w:type="dxa"/>
          </w:tcPr>
          <w:p w14:paraId="39E8F7C9" w14:textId="77777777" w:rsidR="004A20D8" w:rsidRPr="00AE3AFA" w:rsidRDefault="004A20D8" w:rsidP="009C5508">
            <w:pPr>
              <w:spacing w:line="240" w:lineRule="exact"/>
              <w:rPr>
                <w:rFonts w:asciiTheme="majorHAnsi" w:hAnsiTheme="majorHAnsi" w:cstheme="majorHAnsi"/>
                <w:color w:val="000000" w:themeColor="text1"/>
                <w:sz w:val="18"/>
                <w:szCs w:val="18"/>
              </w:rPr>
            </w:pPr>
            <w:r w:rsidRPr="00AE3AFA">
              <w:rPr>
                <w:rFonts w:ascii="ＭＳ ゴシック" w:eastAsia="ＭＳ ゴシック" w:hAnsi="ＭＳ ゴシック" w:cs="ＭＳ ゴシック" w:hint="eastAsia"/>
                <w:color w:val="000000" w:themeColor="text1"/>
                <w:sz w:val="18"/>
                <w:szCs w:val="18"/>
                <w:shd w:val="clear" w:color="auto" w:fill="FFFFFF"/>
              </w:rPr>
              <w:t>※</w:t>
            </w:r>
            <w:r w:rsidRPr="00AE3AFA">
              <w:rPr>
                <w:rFonts w:asciiTheme="majorHAnsi" w:hAnsiTheme="majorHAnsi" w:cstheme="majorHAnsi"/>
                <w:color w:val="000000" w:themeColor="text1"/>
                <w:sz w:val="18"/>
                <w:szCs w:val="18"/>
                <w:shd w:val="clear" w:color="auto" w:fill="FFFFFF"/>
              </w:rPr>
              <w:t>Refer to the “About specif</w:t>
            </w:r>
            <w:r w:rsidR="009C5508" w:rsidRPr="00AE3AFA">
              <w:rPr>
                <w:rFonts w:asciiTheme="majorHAnsi" w:hAnsiTheme="majorHAnsi" w:cstheme="majorHAnsi"/>
                <w:color w:val="000000" w:themeColor="text1"/>
                <w:sz w:val="18"/>
                <w:szCs w:val="18"/>
                <w:shd w:val="clear" w:color="auto" w:fill="FFFFFF"/>
              </w:rPr>
              <w:t xml:space="preserve">ying </w:t>
            </w:r>
            <w:r w:rsidRPr="00AE3AFA">
              <w:rPr>
                <w:rFonts w:asciiTheme="majorHAnsi" w:hAnsiTheme="majorHAnsi" w:cstheme="majorHAnsi"/>
                <w:color w:val="000000" w:themeColor="text1"/>
                <w:sz w:val="18"/>
                <w:szCs w:val="18"/>
                <w:shd w:val="clear" w:color="auto" w:fill="FFFFFF"/>
              </w:rPr>
              <w:t>Operation” in below</w:t>
            </w:r>
            <w:r w:rsidRPr="00AE3AFA">
              <w:rPr>
                <w:rFonts w:asciiTheme="majorHAnsi" w:hAnsiTheme="majorHAnsi" w:cstheme="majorHAnsi"/>
                <w:color w:val="000000" w:themeColor="text1"/>
                <w:sz w:val="18"/>
                <w:szCs w:val="18"/>
              </w:rPr>
              <w:t xml:space="preserve"> </w:t>
            </w:r>
          </w:p>
        </w:tc>
        <w:tc>
          <w:tcPr>
            <w:tcW w:w="1134" w:type="dxa"/>
          </w:tcPr>
          <w:p w14:paraId="3976BE59" w14:textId="77777777" w:rsidR="004A20D8" w:rsidRPr="00AE3AFA" w:rsidRDefault="004A20D8" w:rsidP="004A20D8">
            <w:pPr>
              <w:pStyle w:val="aff4"/>
              <w:jc w:val="center"/>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w:t>
            </w:r>
          </w:p>
        </w:tc>
        <w:tc>
          <w:tcPr>
            <w:tcW w:w="1276" w:type="dxa"/>
          </w:tcPr>
          <w:p w14:paraId="1B713E7E" w14:textId="77777777" w:rsidR="004A20D8" w:rsidRPr="00AE3AFA" w:rsidRDefault="004A20D8" w:rsidP="00DB4CF7">
            <w:pPr>
              <w:pStyle w:val="aff4"/>
              <w:jc w:val="left"/>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Manual input</w:t>
            </w:r>
          </w:p>
        </w:tc>
        <w:tc>
          <w:tcPr>
            <w:tcW w:w="2126" w:type="dxa"/>
          </w:tcPr>
          <w:p w14:paraId="6277194D" w14:textId="77777777" w:rsidR="004A20D8" w:rsidRPr="00AE3AFA" w:rsidRDefault="004A20D8" w:rsidP="004A20D8">
            <w:pPr>
              <w:pStyle w:val="aff4"/>
              <w:rPr>
                <w:rFonts w:asciiTheme="majorHAnsi" w:hAnsiTheme="majorHAnsi" w:cstheme="majorHAnsi"/>
                <w:color w:val="000000"/>
                <w:szCs w:val="18"/>
                <w:shd w:val="clear" w:color="auto" w:fill="FFFFFF"/>
              </w:rPr>
            </w:pPr>
          </w:p>
        </w:tc>
      </w:tr>
      <w:tr w:rsidR="00C30085" w:rsidRPr="00AE3AFA" w14:paraId="6465A3F3" w14:textId="77777777" w:rsidTr="001F3B8F">
        <w:tc>
          <w:tcPr>
            <w:tcW w:w="1696" w:type="dxa"/>
          </w:tcPr>
          <w:p w14:paraId="761070F7" w14:textId="77777777" w:rsidR="00C30085" w:rsidRPr="00AE3AFA" w:rsidRDefault="00C30085" w:rsidP="00C30085">
            <w:pPr>
              <w:rPr>
                <w:rFonts w:asciiTheme="majorHAnsi" w:hAnsiTheme="majorHAnsi" w:cstheme="majorHAnsi"/>
                <w:color w:val="000000" w:themeColor="text1"/>
                <w:sz w:val="18"/>
                <w:szCs w:val="18"/>
                <w:shd w:val="clear" w:color="auto" w:fill="FFFFFF"/>
              </w:rPr>
            </w:pPr>
            <w:r w:rsidRPr="00AE3AFA">
              <w:rPr>
                <w:rFonts w:asciiTheme="majorHAnsi" w:hAnsiTheme="majorHAnsi" w:cstheme="majorHAnsi"/>
                <w:color w:val="000000" w:themeColor="text1"/>
                <w:sz w:val="18"/>
                <w:szCs w:val="18"/>
                <w:shd w:val="clear" w:color="auto" w:fill="FFFFFF"/>
              </w:rPr>
              <w:t>Notice</w:t>
            </w:r>
          </w:p>
        </w:tc>
        <w:tc>
          <w:tcPr>
            <w:tcW w:w="3402" w:type="dxa"/>
          </w:tcPr>
          <w:p w14:paraId="6FCA9E93" w14:textId="77777777" w:rsidR="00C30085" w:rsidRPr="00AE3AFA" w:rsidRDefault="00C30085" w:rsidP="00C30085">
            <w:pPr>
              <w:rPr>
                <w:rFonts w:asciiTheme="majorHAnsi" w:hAnsiTheme="majorHAnsi" w:cstheme="majorHAnsi"/>
                <w:color w:val="000000" w:themeColor="text1"/>
                <w:sz w:val="18"/>
                <w:szCs w:val="18"/>
                <w:shd w:val="clear" w:color="auto" w:fill="FFFFFF"/>
              </w:rPr>
            </w:pPr>
            <w:r w:rsidRPr="00AE3AFA">
              <w:rPr>
                <w:rFonts w:asciiTheme="majorHAnsi" w:hAnsiTheme="majorHAnsi" w:cstheme="majorHAnsi"/>
                <w:color w:val="000000" w:themeColor="text1"/>
                <w:sz w:val="18"/>
                <w:szCs w:val="18"/>
                <w:shd w:val="clear" w:color="auto" w:fill="FFFFFF"/>
              </w:rPr>
              <w:t>Check notification setting</w:t>
            </w:r>
          </w:p>
        </w:tc>
        <w:tc>
          <w:tcPr>
            <w:tcW w:w="1134" w:type="dxa"/>
          </w:tcPr>
          <w:p w14:paraId="4B326E81" w14:textId="77777777" w:rsidR="00C30085" w:rsidRPr="00AE3AFA" w:rsidRDefault="00C30085" w:rsidP="004A20D8">
            <w:pPr>
              <w:pStyle w:val="aff4"/>
              <w:jc w:val="center"/>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w:t>
            </w:r>
          </w:p>
        </w:tc>
        <w:tc>
          <w:tcPr>
            <w:tcW w:w="1276" w:type="dxa"/>
          </w:tcPr>
          <w:p w14:paraId="68C62380" w14:textId="77777777" w:rsidR="00C30085" w:rsidRPr="00AE3AFA" w:rsidRDefault="00C30085" w:rsidP="00DB4CF7">
            <w:pPr>
              <w:pStyle w:val="aff4"/>
              <w:jc w:val="left"/>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Button</w:t>
            </w:r>
          </w:p>
        </w:tc>
        <w:tc>
          <w:tcPr>
            <w:tcW w:w="2126" w:type="dxa"/>
          </w:tcPr>
          <w:p w14:paraId="144CE122" w14:textId="77777777" w:rsidR="00C30085" w:rsidRPr="00AE3AFA" w:rsidRDefault="00C30085" w:rsidP="004A20D8">
            <w:pPr>
              <w:pStyle w:val="aff4"/>
              <w:rPr>
                <w:rFonts w:asciiTheme="majorHAnsi" w:hAnsiTheme="majorHAnsi" w:cstheme="majorHAnsi"/>
                <w:color w:val="000000"/>
                <w:szCs w:val="18"/>
                <w:shd w:val="clear" w:color="auto" w:fill="FFFFFF"/>
              </w:rPr>
            </w:pPr>
          </w:p>
        </w:tc>
      </w:tr>
      <w:tr w:rsidR="004A20D8" w:rsidRPr="00AE3AFA" w14:paraId="0A683CBD" w14:textId="77777777" w:rsidTr="001F3B8F">
        <w:tc>
          <w:tcPr>
            <w:tcW w:w="1696" w:type="dxa"/>
          </w:tcPr>
          <w:p w14:paraId="2A4F8FE0" w14:textId="77777777" w:rsidR="004A20D8" w:rsidRPr="00AE3AFA" w:rsidRDefault="004A20D8" w:rsidP="004A20D8">
            <w:pPr>
              <w:pStyle w:val="aff4"/>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Execution</w:t>
            </w:r>
          </w:p>
        </w:tc>
        <w:tc>
          <w:tcPr>
            <w:tcW w:w="3402" w:type="dxa"/>
          </w:tcPr>
          <w:p w14:paraId="494F3BBF" w14:textId="77777777" w:rsidR="004A20D8" w:rsidRPr="00AE3AFA" w:rsidRDefault="004A20D8" w:rsidP="004A20D8">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Execute register Conductor</w:t>
            </w:r>
          </w:p>
        </w:tc>
        <w:tc>
          <w:tcPr>
            <w:tcW w:w="1134" w:type="dxa"/>
          </w:tcPr>
          <w:p w14:paraId="7FB3F123" w14:textId="77777777" w:rsidR="004A20D8" w:rsidRPr="00AE3AFA" w:rsidRDefault="001B5EF8" w:rsidP="004A20D8">
            <w:pPr>
              <w:pStyle w:val="aff4"/>
              <w:jc w:val="center"/>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〇</w:t>
            </w:r>
          </w:p>
        </w:tc>
        <w:tc>
          <w:tcPr>
            <w:tcW w:w="1276" w:type="dxa"/>
          </w:tcPr>
          <w:p w14:paraId="3536DB5A" w14:textId="77777777" w:rsidR="004A20D8" w:rsidRPr="00AE3AFA" w:rsidRDefault="004A20D8" w:rsidP="00DB4CF7">
            <w:pPr>
              <w:pStyle w:val="aff4"/>
              <w:jc w:val="left"/>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Button</w:t>
            </w:r>
          </w:p>
        </w:tc>
        <w:tc>
          <w:tcPr>
            <w:tcW w:w="2126" w:type="dxa"/>
          </w:tcPr>
          <w:p w14:paraId="1489ED7B" w14:textId="77777777" w:rsidR="004A20D8" w:rsidRPr="00AE3AFA" w:rsidRDefault="004A20D8" w:rsidP="004A20D8">
            <w:pPr>
              <w:pStyle w:val="aff4"/>
              <w:rPr>
                <w:rFonts w:asciiTheme="majorHAnsi" w:hAnsiTheme="majorHAnsi" w:cstheme="majorHAnsi"/>
                <w:color w:val="000000"/>
                <w:szCs w:val="18"/>
                <w:shd w:val="clear" w:color="auto" w:fill="FFFFFF"/>
              </w:rPr>
            </w:pPr>
          </w:p>
        </w:tc>
      </w:tr>
    </w:tbl>
    <w:p w14:paraId="5BEEC2D9" w14:textId="77777777" w:rsidR="005C2987" w:rsidRPr="00AE3AFA" w:rsidRDefault="009C5508" w:rsidP="00C72DC3">
      <w:pPr>
        <w:pStyle w:val="a8"/>
        <w:numPr>
          <w:ilvl w:val="0"/>
          <w:numId w:val="24"/>
        </w:numPr>
        <w:ind w:leftChars="0"/>
        <w:rPr>
          <w:rFonts w:asciiTheme="majorHAnsi" w:hAnsiTheme="majorHAnsi" w:cstheme="majorHAnsi"/>
        </w:rPr>
      </w:pPr>
      <w:r w:rsidRPr="00AE3AFA">
        <w:rPr>
          <w:rFonts w:asciiTheme="majorHAnsi" w:hAnsiTheme="majorHAnsi" w:cstheme="majorHAnsi"/>
        </w:rPr>
        <w:t>About specifying Operation.</w:t>
      </w:r>
    </w:p>
    <w:p w14:paraId="71B5F4C4" w14:textId="77777777" w:rsidR="00923CEB" w:rsidRPr="00AE3AFA" w:rsidRDefault="00923CEB" w:rsidP="00923CEB">
      <w:pPr>
        <w:pStyle w:val="a8"/>
        <w:ind w:leftChars="0" w:left="1410"/>
        <w:rPr>
          <w:rFonts w:asciiTheme="majorHAnsi" w:hAnsiTheme="majorHAnsi" w:cstheme="majorHAnsi"/>
        </w:rPr>
      </w:pPr>
      <w:r w:rsidRPr="00AE3AFA">
        <w:rPr>
          <w:rFonts w:asciiTheme="majorHAnsi" w:hAnsiTheme="majorHAnsi" w:cstheme="majorHAnsi"/>
        </w:rPr>
        <w:t>Click the “Select” button in “Operation Select” column will display a modal of Operation list.</w:t>
      </w:r>
    </w:p>
    <w:p w14:paraId="6C7BFFA8" w14:textId="77777777" w:rsidR="00923CEB" w:rsidRPr="00AE3AFA" w:rsidRDefault="00923CEB" w:rsidP="00923CEB">
      <w:pPr>
        <w:pStyle w:val="a8"/>
        <w:ind w:leftChars="0" w:left="1410"/>
        <w:rPr>
          <w:rFonts w:asciiTheme="majorHAnsi" w:hAnsiTheme="majorHAnsi" w:cstheme="majorHAnsi"/>
        </w:rPr>
      </w:pPr>
      <w:r w:rsidRPr="00AE3AFA">
        <w:rPr>
          <w:rFonts w:asciiTheme="majorHAnsi" w:hAnsiTheme="majorHAnsi" w:cstheme="majorHAnsi"/>
        </w:rPr>
        <w:t>Users can specify Operation that is different from the Operation specified by radio button.</w:t>
      </w:r>
    </w:p>
    <w:p w14:paraId="6C0BC4FE" w14:textId="77777777" w:rsidR="00923CEB" w:rsidRPr="00AE3AFA" w:rsidRDefault="00923CEB" w:rsidP="00923CEB">
      <w:pPr>
        <w:pStyle w:val="a8"/>
        <w:ind w:leftChars="0" w:left="1410"/>
        <w:rPr>
          <w:rFonts w:asciiTheme="majorHAnsi" w:hAnsiTheme="majorHAnsi" w:cstheme="majorHAnsi"/>
        </w:rPr>
      </w:pPr>
      <w:r w:rsidRPr="00AE3AFA">
        <w:rPr>
          <w:rFonts w:asciiTheme="majorHAnsi" w:hAnsiTheme="majorHAnsi" w:cstheme="majorHAnsi"/>
        </w:rPr>
        <w:t>According to the specification, Conductor can be executed with the “Specific value” substituted with the value registered for other Operation ID in the “Substitution value list” menu of the Orchestrator which that Movement belongs to (e.g. “Substitution value list” in ITA Anisble-Legacy console).</w:t>
      </w:r>
    </w:p>
    <w:p w14:paraId="1A9132F2" w14:textId="77777777" w:rsidR="00923CEB" w:rsidRPr="00AE3AFA" w:rsidRDefault="00923CEB" w:rsidP="00923CEB">
      <w:pPr>
        <w:pStyle w:val="a8"/>
        <w:ind w:leftChars="0" w:left="1410"/>
        <w:rPr>
          <w:rFonts w:asciiTheme="majorHAnsi" w:hAnsiTheme="majorHAnsi" w:cstheme="majorHAnsi"/>
        </w:rPr>
      </w:pPr>
      <w:r w:rsidRPr="00AE3AFA">
        <w:rPr>
          <w:rFonts w:asciiTheme="majorHAnsi" w:hAnsiTheme="majorHAnsi" w:cstheme="majorHAnsi"/>
        </w:rPr>
        <w:t>The Operation ID specified in Conductor class edit screen is saved according to register/update.</w:t>
      </w:r>
    </w:p>
    <w:p w14:paraId="4F5C2C54" w14:textId="77777777" w:rsidR="00923CEB" w:rsidRPr="00AE3AFA" w:rsidRDefault="00923CEB" w:rsidP="00923CEB">
      <w:pPr>
        <w:pStyle w:val="a8"/>
        <w:ind w:leftChars="0" w:left="1410"/>
        <w:rPr>
          <w:rFonts w:asciiTheme="majorHAnsi" w:hAnsiTheme="majorHAnsi" w:cstheme="majorHAnsi"/>
        </w:rPr>
      </w:pPr>
      <w:r w:rsidRPr="00AE3AFA">
        <w:rPr>
          <w:rFonts w:asciiTheme="majorHAnsi" w:hAnsiTheme="majorHAnsi" w:cstheme="majorHAnsi"/>
        </w:rPr>
        <w:t xml:space="preserve">Moreover, users can change the Operation for each step of Conductor before execution. </w:t>
      </w:r>
    </w:p>
    <w:p w14:paraId="1E1D781F" w14:textId="77777777" w:rsidR="00923CEB" w:rsidRPr="00AE3AFA" w:rsidRDefault="00923CEB" w:rsidP="00923CEB">
      <w:pPr>
        <w:pStyle w:val="a8"/>
        <w:ind w:leftChars="0" w:left="1410"/>
        <w:rPr>
          <w:rFonts w:asciiTheme="majorHAnsi" w:hAnsiTheme="majorHAnsi" w:cstheme="majorHAnsi"/>
        </w:rPr>
      </w:pPr>
      <w:r w:rsidRPr="00AE3AFA">
        <w:rPr>
          <w:rFonts w:asciiTheme="majorHAnsi" w:hAnsiTheme="majorHAnsi" w:cstheme="majorHAnsi"/>
        </w:rPr>
        <w:t xml:space="preserve">However, the settings in Conductor execution screen only reflects to Conductor execution. The settings will not be saved. </w:t>
      </w:r>
    </w:p>
    <w:p w14:paraId="6B95FC6D" w14:textId="77777777" w:rsidR="0005163C" w:rsidRPr="00AE3AFA" w:rsidRDefault="00923CEB" w:rsidP="00923CEB">
      <w:pPr>
        <w:pStyle w:val="a8"/>
        <w:ind w:leftChars="0" w:left="1410"/>
        <w:rPr>
          <w:rFonts w:asciiTheme="majorHAnsi" w:hAnsiTheme="majorHAnsi" w:cstheme="majorHAnsi"/>
        </w:rPr>
      </w:pPr>
      <w:r w:rsidRPr="00AE3AFA">
        <w:rPr>
          <w:rFonts w:asciiTheme="majorHAnsi" w:hAnsiTheme="majorHAnsi" w:cstheme="majorHAnsi"/>
        </w:rPr>
        <w:t>Users can take use of this function to diverse the Movement to operate for another server.</w:t>
      </w:r>
    </w:p>
    <w:p w14:paraId="7401C028" w14:textId="77777777" w:rsidR="0005163C" w:rsidRPr="00AE3AFA" w:rsidRDefault="0005163C" w:rsidP="00E30DEB">
      <w:pPr>
        <w:ind w:firstLine="840"/>
        <w:rPr>
          <w:rFonts w:asciiTheme="majorHAnsi" w:hAnsiTheme="majorHAnsi" w:cstheme="majorHAnsi"/>
        </w:rPr>
      </w:pPr>
    </w:p>
    <w:p w14:paraId="0235A15E" w14:textId="77777777" w:rsidR="0005163C" w:rsidRPr="00AE3AFA" w:rsidRDefault="00316FAD" w:rsidP="00C72DC3">
      <w:pPr>
        <w:pStyle w:val="a8"/>
        <w:numPr>
          <w:ilvl w:val="0"/>
          <w:numId w:val="23"/>
        </w:numPr>
        <w:ind w:leftChars="0"/>
        <w:rPr>
          <w:rFonts w:asciiTheme="majorHAnsi" w:hAnsiTheme="majorHAnsi" w:cstheme="majorHAnsi"/>
        </w:rPr>
      </w:pPr>
      <w:r w:rsidRPr="00AE3AFA">
        <w:rPr>
          <w:rFonts w:asciiTheme="majorHAnsi" w:hAnsiTheme="majorHAnsi" w:cstheme="majorHAnsi"/>
        </w:rPr>
        <w:t xml:space="preserve">About </w:t>
      </w:r>
      <w:r w:rsidR="000F2A61" w:rsidRPr="00AE3AFA">
        <w:rPr>
          <w:rFonts w:asciiTheme="majorHAnsi" w:hAnsiTheme="majorHAnsi" w:cstheme="majorHAnsi"/>
        </w:rPr>
        <w:t>Skip</w:t>
      </w:r>
    </w:p>
    <w:p w14:paraId="5E7C36BD" w14:textId="77777777" w:rsidR="00305D5A" w:rsidRPr="00AE3AFA" w:rsidRDefault="00305D5A" w:rsidP="00305D5A">
      <w:pPr>
        <w:pStyle w:val="a8"/>
        <w:ind w:leftChars="0" w:left="1410"/>
        <w:rPr>
          <w:rFonts w:asciiTheme="majorHAnsi" w:hAnsiTheme="majorHAnsi" w:cstheme="majorHAnsi"/>
        </w:rPr>
      </w:pPr>
      <w:r w:rsidRPr="00AE3AFA">
        <w:rPr>
          <w:rFonts w:asciiTheme="majorHAnsi" w:hAnsiTheme="majorHAnsi" w:cstheme="majorHAnsi"/>
        </w:rPr>
        <w:t>Users can change the status of Skip.</w:t>
      </w:r>
    </w:p>
    <w:p w14:paraId="5E4CD537" w14:textId="77777777" w:rsidR="00305D5A" w:rsidRPr="00AE3AFA" w:rsidRDefault="00305D5A" w:rsidP="00305D5A">
      <w:pPr>
        <w:pStyle w:val="a8"/>
        <w:ind w:leftChars="0" w:left="1410"/>
        <w:rPr>
          <w:rFonts w:asciiTheme="majorHAnsi" w:hAnsiTheme="majorHAnsi" w:cstheme="majorHAnsi"/>
        </w:rPr>
      </w:pPr>
      <w:r w:rsidRPr="00AE3AFA">
        <w:rPr>
          <w:rFonts w:asciiTheme="majorHAnsi" w:hAnsiTheme="majorHAnsi" w:cstheme="majorHAnsi"/>
        </w:rPr>
        <w:t xml:space="preserve">The skip setting in Conductor class edit screen is saved according to register/update. </w:t>
      </w:r>
    </w:p>
    <w:p w14:paraId="449C86AE" w14:textId="77777777" w:rsidR="00305D5A" w:rsidRPr="00AE3AFA" w:rsidRDefault="00305D5A" w:rsidP="00305D5A">
      <w:pPr>
        <w:pStyle w:val="a8"/>
        <w:ind w:leftChars="0" w:left="1410"/>
        <w:rPr>
          <w:rFonts w:asciiTheme="majorHAnsi" w:hAnsiTheme="majorHAnsi" w:cstheme="majorHAnsi"/>
        </w:rPr>
      </w:pPr>
      <w:r w:rsidRPr="00AE3AFA">
        <w:rPr>
          <w:rFonts w:asciiTheme="majorHAnsi" w:hAnsiTheme="majorHAnsi" w:cstheme="majorHAnsi"/>
        </w:rPr>
        <w:t>Moreover, users can change the skip setting for each step of Conductor before execution.</w:t>
      </w:r>
    </w:p>
    <w:p w14:paraId="43E7AA09" w14:textId="77777777" w:rsidR="00305D5A" w:rsidRPr="00AE3AFA" w:rsidRDefault="00305D5A" w:rsidP="00305D5A">
      <w:pPr>
        <w:pStyle w:val="a8"/>
        <w:ind w:leftChars="0" w:left="1410"/>
        <w:rPr>
          <w:rFonts w:asciiTheme="majorHAnsi" w:hAnsiTheme="majorHAnsi" w:cstheme="majorHAnsi"/>
        </w:rPr>
      </w:pPr>
      <w:r w:rsidRPr="00AE3AFA">
        <w:rPr>
          <w:rFonts w:asciiTheme="majorHAnsi" w:hAnsiTheme="majorHAnsi" w:cstheme="majorHAnsi"/>
        </w:rPr>
        <w:t>The settings will not be saved.</w:t>
      </w:r>
    </w:p>
    <w:p w14:paraId="2972F988" w14:textId="77777777" w:rsidR="00305D5A" w:rsidRPr="00AE3AFA" w:rsidRDefault="00305D5A" w:rsidP="00305D5A">
      <w:pPr>
        <w:pStyle w:val="a8"/>
        <w:ind w:leftChars="0" w:left="1410"/>
        <w:rPr>
          <w:rFonts w:asciiTheme="majorHAnsi" w:hAnsiTheme="majorHAnsi" w:cstheme="majorHAnsi"/>
        </w:rPr>
      </w:pPr>
      <w:r w:rsidRPr="00AE3AFA">
        <w:rPr>
          <w:rFonts w:asciiTheme="majorHAnsi" w:hAnsiTheme="majorHAnsi" w:cstheme="majorHAnsi"/>
        </w:rPr>
        <w:t>Users can take use of this function to temporary skip operation or execute operation while executing Conductor.</w:t>
      </w:r>
    </w:p>
    <w:p w14:paraId="3ADB9D37" w14:textId="77777777" w:rsidR="003B53B9" w:rsidRPr="00AE3AFA" w:rsidRDefault="00801776" w:rsidP="0005163C">
      <w:pPr>
        <w:ind w:firstLine="840"/>
        <w:rPr>
          <w:rFonts w:asciiTheme="majorHAnsi" w:hAnsiTheme="majorHAnsi" w:cstheme="majorHAnsi"/>
        </w:rPr>
      </w:pPr>
      <w:r w:rsidRPr="00AE3AFA">
        <w:rPr>
          <w:rFonts w:asciiTheme="majorHAnsi" w:hAnsiTheme="majorHAnsi" w:cstheme="majorHAnsi"/>
          <w:b/>
        </w:rPr>
        <w:br w:type="page"/>
      </w:r>
    </w:p>
    <w:p w14:paraId="162B1369" w14:textId="77777777" w:rsidR="003B53B9" w:rsidRPr="00AE3AFA" w:rsidRDefault="00220403" w:rsidP="00724E4F">
      <w:pPr>
        <w:pStyle w:val="aff"/>
        <w:rPr>
          <w:rFonts w:asciiTheme="majorHAnsi" w:hAnsiTheme="majorHAnsi" w:cstheme="majorHAnsi"/>
        </w:rPr>
      </w:pPr>
      <w:bookmarkStart w:id="467" w:name="_Ref453666562"/>
      <w:bookmarkStart w:id="468" w:name="_Ref453666565"/>
      <w:bookmarkStart w:id="469" w:name="_Toc489869778"/>
      <w:bookmarkStart w:id="470" w:name="_Ref49437155"/>
      <w:bookmarkStart w:id="471" w:name="_Toc93482353"/>
      <w:r w:rsidRPr="00AE3AFA">
        <w:rPr>
          <w:rFonts w:asciiTheme="majorHAnsi" w:hAnsiTheme="majorHAnsi" w:cstheme="majorHAnsi"/>
        </w:rPr>
        <w:lastRenderedPageBreak/>
        <w:t>Conductor</w:t>
      </w:r>
      <w:bookmarkEnd w:id="467"/>
      <w:bookmarkEnd w:id="468"/>
      <w:bookmarkEnd w:id="469"/>
      <w:r w:rsidR="00010653" w:rsidRPr="00AE3AFA">
        <w:rPr>
          <w:rFonts w:asciiTheme="majorHAnsi" w:hAnsiTheme="majorHAnsi" w:cstheme="majorHAnsi"/>
        </w:rPr>
        <w:t xml:space="preserve"> confirmation</w:t>
      </w:r>
      <w:bookmarkEnd w:id="470"/>
      <w:bookmarkEnd w:id="471"/>
    </w:p>
    <w:p w14:paraId="0D94611D" w14:textId="77777777" w:rsidR="00C329F1" w:rsidRPr="00AE3AFA" w:rsidRDefault="00FE54FA" w:rsidP="00C72DC3">
      <w:pPr>
        <w:pStyle w:val="a8"/>
        <w:numPr>
          <w:ilvl w:val="0"/>
          <w:numId w:val="15"/>
        </w:numPr>
        <w:ind w:leftChars="0" w:left="704"/>
        <w:rPr>
          <w:rFonts w:asciiTheme="majorHAnsi" w:hAnsiTheme="majorHAnsi" w:cstheme="majorHAnsi"/>
        </w:rPr>
      </w:pPr>
      <w:r w:rsidRPr="00AE3AFA">
        <w:rPr>
          <w:rFonts w:asciiTheme="majorHAnsi" w:hAnsiTheme="majorHAnsi" w:cstheme="majorHAnsi"/>
        </w:rPr>
        <w:t xml:space="preserve">In </w:t>
      </w:r>
      <w:r w:rsidR="00540A19" w:rsidRPr="00AE3AFA">
        <w:rPr>
          <w:rFonts w:asciiTheme="majorHAnsi" w:hAnsiTheme="majorHAnsi" w:cstheme="majorHAnsi"/>
        </w:rPr>
        <w:t>[</w:t>
      </w:r>
      <w:r w:rsidR="00220403" w:rsidRPr="00AE3AFA">
        <w:rPr>
          <w:rFonts w:asciiTheme="majorHAnsi" w:hAnsiTheme="majorHAnsi" w:cstheme="majorHAnsi"/>
        </w:rPr>
        <w:t>Conductor</w:t>
      </w:r>
      <w:r w:rsidRPr="00AE3AFA">
        <w:rPr>
          <w:rFonts w:asciiTheme="majorHAnsi" w:hAnsiTheme="majorHAnsi" w:cstheme="majorHAnsi"/>
        </w:rPr>
        <w:t xml:space="preserve"> confirmation] screen, the status of Conductor execution is displayed. </w:t>
      </w:r>
    </w:p>
    <w:p w14:paraId="105E5155" w14:textId="35EBC732" w:rsidR="00C329F1" w:rsidRPr="00AE3AFA" w:rsidRDefault="00224EE5" w:rsidP="00C329F1">
      <w:pPr>
        <w:pStyle w:val="a8"/>
        <w:ind w:leftChars="0" w:left="704"/>
        <w:rPr>
          <w:rFonts w:asciiTheme="majorHAnsi" w:hAnsiTheme="majorHAnsi" w:cstheme="majorHAnsi"/>
        </w:rPr>
      </w:pPr>
      <w:r w:rsidRPr="00AE3AFA">
        <w:rPr>
          <w:rFonts w:asciiTheme="majorHAnsi" w:hAnsiTheme="majorHAnsi" w:cstheme="majorHAnsi"/>
        </w:rPr>
        <w:t>By clicking the “Details” button in “</w:t>
      </w:r>
      <w:r w:rsidR="007548F8" w:rsidRPr="00AE3AFA">
        <w:rPr>
          <w:rFonts w:asciiTheme="majorHAnsi" w:hAnsiTheme="majorHAnsi" w:cstheme="majorHAnsi"/>
          <w:u w:val="single"/>
        </w:rPr>
        <w:fldChar w:fldCharType="begin"/>
      </w:r>
      <w:r w:rsidR="007548F8" w:rsidRPr="00AE3AFA">
        <w:rPr>
          <w:rFonts w:asciiTheme="majorHAnsi" w:hAnsiTheme="majorHAnsi" w:cstheme="majorHAnsi"/>
          <w:u w:val="single"/>
        </w:rPr>
        <w:instrText xml:space="preserve"> REF _Ref49437414 \r \h </w:instrText>
      </w:r>
      <w:r w:rsidR="007548F8" w:rsidRPr="00AE3AFA">
        <w:rPr>
          <w:rFonts w:asciiTheme="majorHAnsi" w:hAnsiTheme="majorHAnsi" w:cstheme="majorHAnsi"/>
          <w:u w:val="single"/>
        </w:rPr>
      </w:r>
      <w:r w:rsidR="00AE3AFA">
        <w:rPr>
          <w:rFonts w:asciiTheme="majorHAnsi" w:hAnsiTheme="majorHAnsi" w:cstheme="majorHAnsi"/>
          <w:u w:val="single"/>
        </w:rPr>
        <w:instrText xml:space="preserve"> \* MERGEFORMAT </w:instrText>
      </w:r>
      <w:r w:rsidR="007548F8" w:rsidRPr="00AE3AFA">
        <w:rPr>
          <w:rFonts w:asciiTheme="majorHAnsi" w:hAnsiTheme="majorHAnsi" w:cstheme="majorHAnsi"/>
          <w:u w:val="single"/>
        </w:rPr>
        <w:fldChar w:fldCharType="separate"/>
      </w:r>
      <w:r w:rsidR="00A6356E">
        <w:rPr>
          <w:rFonts w:asciiTheme="majorHAnsi" w:hAnsiTheme="majorHAnsi" w:cstheme="majorHAnsi"/>
          <w:u w:val="single"/>
        </w:rPr>
        <w:t>4.1.7</w:t>
      </w:r>
      <w:r w:rsidR="007548F8" w:rsidRPr="00AE3AFA">
        <w:rPr>
          <w:rFonts w:asciiTheme="majorHAnsi" w:hAnsiTheme="majorHAnsi" w:cstheme="majorHAnsi"/>
          <w:u w:val="single"/>
        </w:rPr>
        <w:fldChar w:fldCharType="end"/>
      </w:r>
      <w:r w:rsidR="007548F8" w:rsidRPr="00AE3AFA">
        <w:rPr>
          <w:rFonts w:asciiTheme="majorHAnsi" w:hAnsiTheme="majorHAnsi" w:cstheme="majorHAnsi"/>
          <w:u w:val="single"/>
        </w:rPr>
        <w:t xml:space="preserve"> </w:t>
      </w:r>
      <w:r w:rsidR="007548F8" w:rsidRPr="00AE3AFA">
        <w:rPr>
          <w:rFonts w:asciiTheme="majorHAnsi" w:hAnsiTheme="majorHAnsi" w:cstheme="majorHAnsi"/>
          <w:u w:val="single"/>
        </w:rPr>
        <w:fldChar w:fldCharType="begin"/>
      </w:r>
      <w:r w:rsidR="007548F8" w:rsidRPr="00AE3AFA">
        <w:rPr>
          <w:rFonts w:asciiTheme="majorHAnsi" w:hAnsiTheme="majorHAnsi" w:cstheme="majorHAnsi"/>
          <w:u w:val="single"/>
        </w:rPr>
        <w:instrText xml:space="preserve"> REF _Ref49437414 \h </w:instrText>
      </w:r>
      <w:r w:rsidR="007548F8" w:rsidRPr="00AE3AFA">
        <w:rPr>
          <w:rFonts w:asciiTheme="majorHAnsi" w:hAnsiTheme="majorHAnsi" w:cstheme="majorHAnsi"/>
          <w:u w:val="single"/>
        </w:rPr>
      </w:r>
      <w:r w:rsidR="00AE3AFA">
        <w:rPr>
          <w:rFonts w:asciiTheme="majorHAnsi" w:hAnsiTheme="majorHAnsi" w:cstheme="majorHAnsi"/>
          <w:u w:val="single"/>
        </w:rPr>
        <w:instrText xml:space="preserve"> \* MERGEFORMAT </w:instrText>
      </w:r>
      <w:r w:rsidR="007548F8" w:rsidRPr="00AE3AFA">
        <w:rPr>
          <w:rFonts w:asciiTheme="majorHAnsi" w:hAnsiTheme="majorHAnsi" w:cstheme="majorHAnsi"/>
          <w:u w:val="single"/>
        </w:rPr>
        <w:fldChar w:fldCharType="separate"/>
      </w:r>
      <w:r w:rsidR="00A6356E" w:rsidRPr="00AE3AFA">
        <w:rPr>
          <w:rFonts w:asciiTheme="majorHAnsi" w:hAnsiTheme="majorHAnsi" w:cstheme="majorHAnsi"/>
        </w:rPr>
        <w:t>Conductor list</w:t>
      </w:r>
      <w:r w:rsidR="007548F8" w:rsidRPr="00AE3AFA">
        <w:rPr>
          <w:rFonts w:asciiTheme="majorHAnsi" w:hAnsiTheme="majorHAnsi" w:cstheme="majorHAnsi"/>
          <w:u w:val="single"/>
        </w:rPr>
        <w:fldChar w:fldCharType="end"/>
      </w:r>
      <w:r w:rsidRPr="00AE3AFA">
        <w:rPr>
          <w:rFonts w:asciiTheme="majorHAnsi" w:hAnsiTheme="majorHAnsi" w:cstheme="majorHAnsi"/>
        </w:rPr>
        <w:t>”</w:t>
      </w:r>
      <w:r w:rsidR="007548F8" w:rsidRPr="00AE3AFA">
        <w:rPr>
          <w:rFonts w:asciiTheme="majorHAnsi" w:hAnsiTheme="majorHAnsi" w:cstheme="majorHAnsi"/>
        </w:rPr>
        <w:t>, the status of the selected Conductor will be displayed. Users can</w:t>
      </w:r>
      <w:r w:rsidR="00C329F1" w:rsidRPr="00AE3AFA">
        <w:rPr>
          <w:rFonts w:asciiTheme="majorHAnsi" w:hAnsiTheme="majorHAnsi" w:cstheme="majorHAnsi"/>
        </w:rPr>
        <w:t xml:space="preserve"> execute</w:t>
      </w:r>
      <w:r w:rsidR="007548F8" w:rsidRPr="00AE3AFA">
        <w:rPr>
          <w:rFonts w:asciiTheme="majorHAnsi" w:hAnsiTheme="majorHAnsi" w:cstheme="majorHAnsi"/>
        </w:rPr>
        <w:t xml:space="preserve"> “Cancel reservation”</w:t>
      </w:r>
      <w:r w:rsidR="007C0451" w:rsidRPr="00AE3AFA">
        <w:rPr>
          <w:rFonts w:asciiTheme="majorHAnsi" w:hAnsiTheme="majorHAnsi" w:cstheme="majorHAnsi"/>
        </w:rPr>
        <w:t>, “</w:t>
      </w:r>
      <w:r w:rsidR="00EC0F98" w:rsidRPr="00AE3AFA">
        <w:rPr>
          <w:rFonts w:asciiTheme="majorHAnsi" w:hAnsiTheme="majorHAnsi" w:cstheme="majorHAnsi"/>
        </w:rPr>
        <w:t>Resume</w:t>
      </w:r>
      <w:r w:rsidR="007C0451" w:rsidRPr="00AE3AFA">
        <w:rPr>
          <w:rFonts w:asciiTheme="majorHAnsi" w:hAnsiTheme="majorHAnsi" w:cstheme="majorHAnsi"/>
        </w:rPr>
        <w:t>” or “Emergency stop” according to the situation.</w:t>
      </w:r>
    </w:p>
    <w:p w14:paraId="0D62DB69" w14:textId="77777777" w:rsidR="00C329F1" w:rsidRPr="00AE3AFA" w:rsidRDefault="00C329F1" w:rsidP="00C329F1">
      <w:pPr>
        <w:pStyle w:val="a8"/>
        <w:ind w:leftChars="0" w:left="704"/>
        <w:rPr>
          <w:rFonts w:asciiTheme="majorHAnsi" w:hAnsiTheme="majorHAnsi" w:cstheme="majorHAnsi"/>
        </w:rPr>
      </w:pPr>
      <w:r w:rsidRPr="00AE3AFA">
        <w:rPr>
          <w:rFonts w:asciiTheme="majorHAnsi" w:hAnsiTheme="majorHAnsi" w:cstheme="majorHAnsi"/>
        </w:rPr>
        <w:t>The execution status of each Node can be displayed by selecting them.</w:t>
      </w:r>
    </w:p>
    <w:p w14:paraId="24880118" w14:textId="77777777" w:rsidR="00225444" w:rsidRPr="00AE3AFA" w:rsidRDefault="00C329F1" w:rsidP="00C329F1">
      <w:pPr>
        <w:pStyle w:val="a8"/>
        <w:ind w:leftChars="0" w:left="704"/>
        <w:rPr>
          <w:rFonts w:asciiTheme="majorHAnsi" w:hAnsiTheme="majorHAnsi" w:cstheme="majorHAnsi"/>
        </w:rPr>
      </w:pPr>
      <w:r w:rsidRPr="00AE3AFA">
        <w:rPr>
          <w:rFonts w:asciiTheme="majorHAnsi" w:hAnsiTheme="majorHAnsi" w:cstheme="majorHAnsi"/>
        </w:rPr>
        <w:t>To check the details of the execution status, uses can select the URL in “Operation status” of “Movement” and “Conductor Call”.</w:t>
      </w:r>
    </w:p>
    <w:p w14:paraId="109EC72B" w14:textId="77777777" w:rsidR="00357668" w:rsidRPr="00AE3AFA" w:rsidRDefault="00357668" w:rsidP="00FE109A">
      <w:pPr>
        <w:pStyle w:val="afb"/>
        <w:ind w:leftChars="337" w:left="708" w:firstLineChars="35" w:firstLine="73"/>
        <w:rPr>
          <w:rFonts w:asciiTheme="majorHAnsi" w:hAnsiTheme="majorHAnsi" w:cstheme="majorHAnsi"/>
        </w:rPr>
      </w:pPr>
    </w:p>
    <w:p w14:paraId="364B811B" w14:textId="77777777" w:rsidR="00BA351F" w:rsidRPr="00AE3AFA" w:rsidRDefault="00BA351F" w:rsidP="008E554B">
      <w:pPr>
        <w:pStyle w:val="afb"/>
        <w:ind w:firstLine="0"/>
        <w:rPr>
          <w:rFonts w:asciiTheme="majorHAnsi" w:hAnsiTheme="majorHAnsi" w:cstheme="majorHAnsi"/>
        </w:rPr>
      </w:pPr>
    </w:p>
    <w:p w14:paraId="09A4C367" w14:textId="77777777" w:rsidR="005F4627" w:rsidRPr="00AE3AFA" w:rsidRDefault="0000755C" w:rsidP="006B0DD4">
      <w:pPr>
        <w:pStyle w:val="afb"/>
        <w:ind w:firstLine="0"/>
        <w:jc w:val="center"/>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771392" behindDoc="0" locked="0" layoutInCell="1" allowOverlap="1" wp14:anchorId="56598123" wp14:editId="42BC0D4E">
                <wp:simplePos x="0" y="0"/>
                <wp:positionH relativeFrom="column">
                  <wp:posOffset>804013</wp:posOffset>
                </wp:positionH>
                <wp:positionV relativeFrom="paragraph">
                  <wp:posOffset>3080056</wp:posOffset>
                </wp:positionV>
                <wp:extent cx="585216" cy="160934"/>
                <wp:effectExtent l="0" t="0" r="24765" b="10795"/>
                <wp:wrapNone/>
                <wp:docPr id="38" name="正方形/長方形 38"/>
                <wp:cNvGraphicFramePr/>
                <a:graphic xmlns:a="http://schemas.openxmlformats.org/drawingml/2006/main">
                  <a:graphicData uri="http://schemas.microsoft.com/office/word/2010/wordprocessingShape">
                    <wps:wsp>
                      <wps:cNvSpPr/>
                      <wps:spPr>
                        <a:xfrm>
                          <a:off x="0" y="0"/>
                          <a:ext cx="585216" cy="1609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4E244" id="正方形/長方形 38" o:spid="_x0000_s1026" style="position:absolute;left:0;text-align:left;margin-left:63.3pt;margin-top:242.5pt;width:46.1pt;height:12.6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" filled="f" strokecolor="red" strokeweight="2pt"/>
            </w:pict>
          </mc:Fallback>
        </mc:AlternateContent>
      </w:r>
      <w:r w:rsidRPr="00AE3AFA">
        <w:rPr>
          <w:rFonts w:asciiTheme="majorHAnsi" w:hAnsiTheme="majorHAnsi" w:cstheme="majorHAnsi"/>
          <w:noProof/>
        </w:rPr>
        <mc:AlternateContent>
          <mc:Choice Requires="wps">
            <w:drawing>
              <wp:anchor distT="0" distB="0" distL="114300" distR="114300" simplePos="0" relativeHeight="251769344" behindDoc="0" locked="0" layoutInCell="1" allowOverlap="1" wp14:anchorId="43575143" wp14:editId="07D54EB6">
                <wp:simplePos x="0" y="0"/>
                <wp:positionH relativeFrom="column">
                  <wp:posOffset>5178500</wp:posOffset>
                </wp:positionH>
                <wp:positionV relativeFrom="paragraph">
                  <wp:posOffset>1463396</wp:posOffset>
                </wp:positionV>
                <wp:extent cx="870509" cy="285292"/>
                <wp:effectExtent l="0" t="0" r="25400" b="19685"/>
                <wp:wrapNone/>
                <wp:docPr id="173" name="正方形/長方形 173"/>
                <wp:cNvGraphicFramePr/>
                <a:graphic xmlns:a="http://schemas.openxmlformats.org/drawingml/2006/main">
                  <a:graphicData uri="http://schemas.microsoft.com/office/word/2010/wordprocessingShape">
                    <wps:wsp>
                      <wps:cNvSpPr/>
                      <wps:spPr>
                        <a:xfrm>
                          <a:off x="0" y="0"/>
                          <a:ext cx="870509" cy="285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DE954" id="正方形/長方形 173" o:spid="_x0000_s1026" style="position:absolute;left:0;text-align:left;margin-left:407.75pt;margin-top:115.25pt;width:68.55pt;height:22.4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" filled="f" strokecolor="red" strokeweight="2pt"/>
            </w:pict>
          </mc:Fallback>
        </mc:AlternateContent>
      </w:r>
      <w:r w:rsidRPr="00AE3AFA">
        <w:rPr>
          <w:rFonts w:asciiTheme="majorHAnsi" w:hAnsiTheme="majorHAnsi" w:cstheme="majorHAnsi"/>
          <w:noProof/>
        </w:rPr>
        <mc:AlternateContent>
          <mc:Choice Requires="wps">
            <w:drawing>
              <wp:anchor distT="0" distB="0" distL="114300" distR="114300" simplePos="0" relativeHeight="251766272" behindDoc="0" locked="0" layoutInCell="1" allowOverlap="1" wp14:anchorId="1D3947A7" wp14:editId="397E999A">
                <wp:simplePos x="0" y="0"/>
                <wp:positionH relativeFrom="column">
                  <wp:posOffset>6655</wp:posOffset>
                </wp:positionH>
                <wp:positionV relativeFrom="paragraph">
                  <wp:posOffset>1558493</wp:posOffset>
                </wp:positionV>
                <wp:extent cx="767715" cy="204826"/>
                <wp:effectExtent l="0" t="0" r="13335" b="24130"/>
                <wp:wrapNone/>
                <wp:docPr id="35" name="正方形/長方形 35"/>
                <wp:cNvGraphicFramePr/>
                <a:graphic xmlns:a="http://schemas.openxmlformats.org/drawingml/2006/main">
                  <a:graphicData uri="http://schemas.microsoft.com/office/word/2010/wordprocessingShape">
                    <wps:wsp>
                      <wps:cNvSpPr/>
                      <wps:spPr>
                        <a:xfrm>
                          <a:off x="0" y="0"/>
                          <a:ext cx="767715" cy="2048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102C1" id="正方形/長方形 35" o:spid="_x0000_s1026" style="position:absolute;left:0;text-align:left;margin-left:.5pt;margin-top:122.7pt;width:60.45pt;height:16.1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" filled="f" strokecolor="red" strokeweight="2pt"/>
            </w:pict>
          </mc:Fallback>
        </mc:AlternateContent>
      </w:r>
      <w:r w:rsidRPr="00AE3AFA">
        <w:rPr>
          <w:rFonts w:asciiTheme="majorHAnsi" w:hAnsiTheme="majorHAnsi" w:cstheme="majorHAnsi"/>
          <w:noProof/>
        </w:rPr>
        <mc:AlternateContent>
          <mc:Choice Requires="wps">
            <w:drawing>
              <wp:anchor distT="0" distB="0" distL="114300" distR="114300" simplePos="0" relativeHeight="251767296" behindDoc="0" locked="0" layoutInCell="1" allowOverlap="1" wp14:anchorId="48D76ACF" wp14:editId="0B295414">
                <wp:simplePos x="0" y="0"/>
                <wp:positionH relativeFrom="column">
                  <wp:posOffset>2171954</wp:posOffset>
                </wp:positionH>
                <wp:positionV relativeFrom="paragraph">
                  <wp:posOffset>1360983</wp:posOffset>
                </wp:positionV>
                <wp:extent cx="1118616" cy="328701"/>
                <wp:effectExtent l="0" t="0" r="24765" b="14605"/>
                <wp:wrapNone/>
                <wp:docPr id="36" name="正方形/長方形 36"/>
                <wp:cNvGraphicFramePr/>
                <a:graphic xmlns:a="http://schemas.openxmlformats.org/drawingml/2006/main">
                  <a:graphicData uri="http://schemas.microsoft.com/office/word/2010/wordprocessingShape">
                    <wps:wsp>
                      <wps:cNvSpPr/>
                      <wps:spPr>
                        <a:xfrm>
                          <a:off x="0" y="0"/>
                          <a:ext cx="1118616" cy="3287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6D0AA" id="正方形/長方形 36" o:spid="_x0000_s1026" style="position:absolute;left:0;text-align:left;margin-left:171pt;margin-top:107.15pt;width:88.1pt;height:25.9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" filled="f" strokecolor="red" strokeweight="2pt"/>
            </w:pict>
          </mc:Fallback>
        </mc:AlternateContent>
      </w:r>
      <w:r w:rsidRPr="00AE3AFA">
        <w:rPr>
          <w:rFonts w:asciiTheme="majorHAnsi" w:hAnsiTheme="majorHAnsi" w:cstheme="majorHAnsi"/>
          <w:noProof/>
        </w:rPr>
        <w:drawing>
          <wp:inline distT="0" distB="0" distL="0" distR="0" wp14:anchorId="4B8B44AD" wp14:editId="38D690A4">
            <wp:extent cx="6119495" cy="3310255"/>
            <wp:effectExtent l="0" t="0" r="0" b="4445"/>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3310255"/>
                    </a:xfrm>
                    <a:prstGeom prst="rect">
                      <a:avLst/>
                    </a:prstGeom>
                  </pic:spPr>
                </pic:pic>
              </a:graphicData>
            </a:graphic>
          </wp:inline>
        </w:drawing>
      </w:r>
    </w:p>
    <w:p w14:paraId="10E8EAB0" w14:textId="568E3A6A" w:rsidR="00801776" w:rsidRPr="00AE3AFA" w:rsidRDefault="00702AC8" w:rsidP="006E4C69">
      <w:pPr>
        <w:pStyle w:val="a8"/>
        <w:widowControl/>
        <w:spacing w:line="280" w:lineRule="exact"/>
        <w:ind w:leftChars="0" w:left="844"/>
        <w:jc w:val="center"/>
        <w:rPr>
          <w:rFonts w:asciiTheme="majorHAnsi" w:hAnsiTheme="majorHAnsi" w:cstheme="majorHAnsi"/>
          <w:b/>
        </w:rPr>
      </w:pPr>
      <w:r w:rsidRPr="00AE3AFA">
        <w:rPr>
          <w:rFonts w:asciiTheme="majorHAnsi" w:hAnsiTheme="majorHAnsi" w:cstheme="majorHAnsi"/>
          <w:b/>
        </w:rPr>
        <w:t>Figure</w:t>
      </w:r>
      <w:r w:rsidR="00801776" w:rsidRPr="00AE3AFA">
        <w:rPr>
          <w:rFonts w:asciiTheme="majorHAnsi" w:hAnsiTheme="majorHAnsi" w:cstheme="majorHAnsi"/>
          <w:b/>
        </w:rPr>
        <w:t xml:space="preserve"> </w:t>
      </w:r>
      <w:r w:rsidR="00CD5905" w:rsidRPr="00AE3AFA">
        <w:rPr>
          <w:rFonts w:asciiTheme="majorHAnsi" w:hAnsiTheme="majorHAnsi" w:cstheme="majorHAnsi"/>
          <w:b/>
        </w:rPr>
        <w:fldChar w:fldCharType="begin"/>
      </w:r>
      <w:r w:rsidR="00CD5905" w:rsidRPr="00AE3AFA">
        <w:rPr>
          <w:rFonts w:asciiTheme="majorHAnsi" w:hAnsiTheme="majorHAnsi" w:cstheme="majorHAnsi"/>
          <w:b/>
        </w:rPr>
        <w:instrText xml:space="preserve"> STYLEREF 2 \s </w:instrText>
      </w:r>
      <w:r w:rsidR="00CD5905" w:rsidRPr="00AE3AFA">
        <w:rPr>
          <w:rFonts w:asciiTheme="majorHAnsi" w:hAnsiTheme="majorHAnsi" w:cstheme="majorHAnsi"/>
          <w:b/>
        </w:rPr>
        <w:fldChar w:fldCharType="separate"/>
      </w:r>
      <w:r w:rsidR="00A6356E">
        <w:rPr>
          <w:rFonts w:asciiTheme="majorHAnsi" w:hAnsiTheme="majorHAnsi" w:cstheme="majorHAnsi"/>
          <w:b/>
          <w:noProof/>
        </w:rPr>
        <w:t>4.1</w:t>
      </w:r>
      <w:r w:rsidR="00CD5905" w:rsidRPr="00AE3AFA">
        <w:rPr>
          <w:rFonts w:asciiTheme="majorHAnsi" w:hAnsiTheme="majorHAnsi" w:cstheme="majorHAnsi"/>
          <w:b/>
        </w:rPr>
        <w:fldChar w:fldCharType="end"/>
      </w:r>
      <w:r w:rsidR="00CD5905" w:rsidRPr="00AE3AFA">
        <w:rPr>
          <w:rFonts w:asciiTheme="majorHAnsi" w:hAnsiTheme="majorHAnsi" w:cstheme="majorHAnsi"/>
          <w:b/>
        </w:rPr>
        <w:noBreakHyphen/>
      </w:r>
      <w:r w:rsidR="00833B63" w:rsidRPr="00AE3AFA">
        <w:rPr>
          <w:rFonts w:asciiTheme="majorHAnsi" w:hAnsiTheme="majorHAnsi" w:cstheme="majorHAnsi"/>
          <w:b/>
        </w:rPr>
        <w:t>29</w:t>
      </w:r>
      <w:r w:rsidR="00FF66A0" w:rsidRPr="00AE3AFA">
        <w:rPr>
          <w:rFonts w:asciiTheme="majorHAnsi" w:hAnsiTheme="majorHAnsi" w:cstheme="majorHAnsi"/>
          <w:b/>
        </w:rPr>
        <w:t xml:space="preserve"> </w:t>
      </w:r>
      <w:r w:rsidRPr="00AE3AFA">
        <w:rPr>
          <w:rFonts w:asciiTheme="majorHAnsi" w:hAnsiTheme="majorHAnsi" w:cstheme="majorHAnsi"/>
          <w:b/>
        </w:rPr>
        <w:t>Submenu screen (</w:t>
      </w:r>
      <w:r w:rsidR="00220403" w:rsidRPr="00AE3AFA">
        <w:rPr>
          <w:rFonts w:asciiTheme="majorHAnsi" w:hAnsiTheme="majorHAnsi" w:cstheme="majorHAnsi"/>
          <w:b/>
        </w:rPr>
        <w:t>Conductor</w:t>
      </w:r>
      <w:r w:rsidRPr="00AE3AFA">
        <w:rPr>
          <w:rFonts w:asciiTheme="majorHAnsi" w:hAnsiTheme="majorHAnsi" w:cstheme="majorHAnsi"/>
          <w:b/>
        </w:rPr>
        <w:t xml:space="preserve"> confirmation)</w:t>
      </w:r>
    </w:p>
    <w:p w14:paraId="5280121E" w14:textId="77777777" w:rsidR="008E554B" w:rsidRPr="00AE3AFA" w:rsidRDefault="008E554B" w:rsidP="008E554B">
      <w:pPr>
        <w:pStyle w:val="afb"/>
        <w:ind w:leftChars="337" w:left="708" w:firstLineChars="35" w:firstLine="73"/>
        <w:rPr>
          <w:rFonts w:asciiTheme="majorHAnsi" w:hAnsiTheme="majorHAnsi" w:cstheme="majorHAnsi"/>
        </w:rPr>
      </w:pPr>
      <w:r w:rsidRPr="00AE3AFA">
        <w:rPr>
          <w:rFonts w:ascii="ＭＳ ゴシック" w:eastAsia="ＭＳ ゴシック" w:hAnsi="ＭＳ ゴシック" w:cs="ＭＳ ゴシック" w:hint="eastAsia"/>
        </w:rPr>
        <w:t>※</w:t>
      </w:r>
      <w:r w:rsidRPr="00AE3AFA">
        <w:rPr>
          <w:rFonts w:asciiTheme="majorHAnsi" w:hAnsiTheme="majorHAnsi" w:cstheme="majorHAnsi"/>
        </w:rPr>
        <w:t>If you edit the Conductor that has been executed in “Conductor execution” with "Conductor class edit", it will be in a different state from the Conductor during execution, so even if you click the "Details" button, the status may not be displayed. If you want to edit the Conductor that has already been executed and then execute again, it is recommended to create another Conductor with a new diversion by using "Conductor class edit" and use it.</w:t>
      </w:r>
    </w:p>
    <w:p w14:paraId="1643DADF" w14:textId="77777777" w:rsidR="00062509" w:rsidRPr="00AE3AFA" w:rsidRDefault="00062509" w:rsidP="003B53B9">
      <w:pPr>
        <w:rPr>
          <w:rFonts w:asciiTheme="majorHAnsi" w:hAnsiTheme="majorHAnsi" w:cstheme="majorHAnsi"/>
        </w:rPr>
      </w:pPr>
    </w:p>
    <w:p w14:paraId="44306BE9" w14:textId="77777777" w:rsidR="008E554B" w:rsidRPr="00AE3AFA" w:rsidRDefault="008E554B" w:rsidP="003B53B9">
      <w:pPr>
        <w:rPr>
          <w:rFonts w:asciiTheme="majorHAnsi" w:hAnsiTheme="majorHAnsi" w:cstheme="majorHAnsi"/>
        </w:rPr>
      </w:pPr>
    </w:p>
    <w:p w14:paraId="10A8ADC0" w14:textId="2C56D426" w:rsidR="003B53B9" w:rsidRPr="00AE3AFA" w:rsidRDefault="008E554B" w:rsidP="008E554B">
      <w:pPr>
        <w:pStyle w:val="afb"/>
        <w:ind w:left="587" w:firstLine="0"/>
        <w:rPr>
          <w:rFonts w:asciiTheme="majorHAnsi" w:hAnsiTheme="majorHAnsi" w:cstheme="majorHAnsi"/>
        </w:rPr>
      </w:pPr>
      <w:r w:rsidRPr="00AE3AFA">
        <w:rPr>
          <w:rFonts w:asciiTheme="majorHAnsi" w:hAnsiTheme="majorHAnsi" w:cstheme="majorHAnsi"/>
        </w:rPr>
        <w:t>・</w:t>
      </w:r>
      <w:r w:rsidR="00702AC8" w:rsidRPr="00AE3AFA">
        <w:rPr>
          <w:rFonts w:asciiTheme="majorHAnsi" w:hAnsiTheme="majorHAnsi" w:cstheme="majorHAnsi"/>
        </w:rPr>
        <w:t xml:space="preserve">If the selected Conductor execution is scheduled and is yet executed, a “Cancel reservation” button will be displayed. </w:t>
      </w:r>
      <w:r w:rsidRPr="00AE3AFA">
        <w:rPr>
          <w:rFonts w:asciiTheme="majorHAnsi" w:hAnsiTheme="majorHAnsi" w:cstheme="majorHAnsi"/>
        </w:rPr>
        <w:br/>
      </w:r>
      <w:r w:rsidRPr="00AE3AFA">
        <w:rPr>
          <w:rFonts w:asciiTheme="majorHAnsi" w:hAnsiTheme="majorHAnsi" w:cstheme="majorHAnsi"/>
        </w:rPr>
        <w:t>・</w:t>
      </w:r>
      <w:r w:rsidR="00FA7C39" w:rsidRPr="00AE3AFA">
        <w:rPr>
          <w:rFonts w:asciiTheme="majorHAnsi" w:hAnsiTheme="majorHAnsi" w:cstheme="majorHAnsi"/>
        </w:rPr>
        <w:t>If the button is clicked, the status in “</w:t>
      </w:r>
      <w:r w:rsidR="00FA7C39" w:rsidRPr="00AE3AFA">
        <w:rPr>
          <w:rFonts w:asciiTheme="majorHAnsi" w:hAnsiTheme="majorHAnsi" w:cstheme="majorHAnsi"/>
          <w:u w:val="single"/>
        </w:rPr>
        <w:fldChar w:fldCharType="begin"/>
      </w:r>
      <w:r w:rsidR="00FA7C39" w:rsidRPr="00AE3AFA">
        <w:rPr>
          <w:rFonts w:asciiTheme="majorHAnsi" w:hAnsiTheme="majorHAnsi" w:cstheme="majorHAnsi"/>
          <w:u w:val="single"/>
        </w:rPr>
        <w:instrText xml:space="preserve"> REF _Ref49437414 \r \h </w:instrText>
      </w:r>
      <w:r w:rsidR="00FA7C39" w:rsidRPr="00AE3AFA">
        <w:rPr>
          <w:rFonts w:asciiTheme="majorHAnsi" w:hAnsiTheme="majorHAnsi" w:cstheme="majorHAnsi"/>
          <w:u w:val="single"/>
        </w:rPr>
      </w:r>
      <w:r w:rsidR="00AE3AFA">
        <w:rPr>
          <w:rFonts w:asciiTheme="majorHAnsi" w:hAnsiTheme="majorHAnsi" w:cstheme="majorHAnsi"/>
          <w:u w:val="single"/>
        </w:rPr>
        <w:instrText xml:space="preserve"> \* MERGEFORMAT </w:instrText>
      </w:r>
      <w:r w:rsidR="00FA7C39" w:rsidRPr="00AE3AFA">
        <w:rPr>
          <w:rFonts w:asciiTheme="majorHAnsi" w:hAnsiTheme="majorHAnsi" w:cstheme="majorHAnsi"/>
          <w:u w:val="single"/>
        </w:rPr>
        <w:fldChar w:fldCharType="separate"/>
      </w:r>
      <w:r w:rsidR="00A6356E">
        <w:rPr>
          <w:rFonts w:asciiTheme="majorHAnsi" w:hAnsiTheme="majorHAnsi" w:cstheme="majorHAnsi"/>
          <w:u w:val="single"/>
        </w:rPr>
        <w:t>4.1.7</w:t>
      </w:r>
      <w:r w:rsidR="00FA7C39" w:rsidRPr="00AE3AFA">
        <w:rPr>
          <w:rFonts w:asciiTheme="majorHAnsi" w:hAnsiTheme="majorHAnsi" w:cstheme="majorHAnsi"/>
          <w:u w:val="single"/>
        </w:rPr>
        <w:fldChar w:fldCharType="end"/>
      </w:r>
      <w:r w:rsidR="00FA7C39" w:rsidRPr="00AE3AFA">
        <w:rPr>
          <w:rFonts w:asciiTheme="majorHAnsi" w:hAnsiTheme="majorHAnsi" w:cstheme="majorHAnsi"/>
          <w:u w:val="single"/>
        </w:rPr>
        <w:t xml:space="preserve"> </w:t>
      </w:r>
      <w:r w:rsidR="00FA7C39" w:rsidRPr="00AE3AFA">
        <w:rPr>
          <w:rFonts w:asciiTheme="majorHAnsi" w:hAnsiTheme="majorHAnsi" w:cstheme="majorHAnsi"/>
          <w:u w:val="single"/>
        </w:rPr>
        <w:fldChar w:fldCharType="begin"/>
      </w:r>
      <w:r w:rsidR="00FA7C39" w:rsidRPr="00AE3AFA">
        <w:rPr>
          <w:rFonts w:asciiTheme="majorHAnsi" w:hAnsiTheme="majorHAnsi" w:cstheme="majorHAnsi"/>
          <w:u w:val="single"/>
        </w:rPr>
        <w:instrText xml:space="preserve"> REF _Ref49437414 \h </w:instrText>
      </w:r>
      <w:r w:rsidR="00FA7C39" w:rsidRPr="00AE3AFA">
        <w:rPr>
          <w:rFonts w:asciiTheme="majorHAnsi" w:hAnsiTheme="majorHAnsi" w:cstheme="majorHAnsi"/>
          <w:u w:val="single"/>
        </w:rPr>
      </w:r>
      <w:r w:rsidR="00AE3AFA">
        <w:rPr>
          <w:rFonts w:asciiTheme="majorHAnsi" w:hAnsiTheme="majorHAnsi" w:cstheme="majorHAnsi"/>
          <w:u w:val="single"/>
        </w:rPr>
        <w:instrText xml:space="preserve"> \* MERGEFORMAT </w:instrText>
      </w:r>
      <w:r w:rsidR="00FA7C39" w:rsidRPr="00AE3AFA">
        <w:rPr>
          <w:rFonts w:asciiTheme="majorHAnsi" w:hAnsiTheme="majorHAnsi" w:cstheme="majorHAnsi"/>
          <w:u w:val="single"/>
        </w:rPr>
        <w:fldChar w:fldCharType="separate"/>
      </w:r>
      <w:r w:rsidR="00A6356E" w:rsidRPr="00AE3AFA">
        <w:rPr>
          <w:rFonts w:asciiTheme="majorHAnsi" w:hAnsiTheme="majorHAnsi" w:cstheme="majorHAnsi"/>
        </w:rPr>
        <w:t>Conductor list</w:t>
      </w:r>
      <w:r w:rsidR="00FA7C39" w:rsidRPr="00AE3AFA">
        <w:rPr>
          <w:rFonts w:asciiTheme="majorHAnsi" w:hAnsiTheme="majorHAnsi" w:cstheme="majorHAnsi"/>
          <w:u w:val="single"/>
        </w:rPr>
        <w:fldChar w:fldCharType="end"/>
      </w:r>
      <w:r w:rsidR="00FA7C39" w:rsidRPr="00AE3AFA">
        <w:rPr>
          <w:rFonts w:asciiTheme="majorHAnsi" w:hAnsiTheme="majorHAnsi" w:cstheme="majorHAnsi"/>
        </w:rPr>
        <w:t>” will become “Unexecuted (Schedule)” and will not be executed.</w:t>
      </w:r>
    </w:p>
    <w:p w14:paraId="321E6C01" w14:textId="77777777" w:rsidR="00514530" w:rsidRPr="00AE3AFA" w:rsidRDefault="00514530" w:rsidP="00514530">
      <w:pPr>
        <w:pStyle w:val="afb"/>
        <w:ind w:left="2100" w:firstLineChars="200" w:firstLine="420"/>
        <w:rPr>
          <w:rFonts w:asciiTheme="majorHAnsi" w:hAnsiTheme="majorHAnsi" w:cstheme="majorHAnsi"/>
        </w:rPr>
      </w:pPr>
    </w:p>
    <w:p w14:paraId="54222041" w14:textId="77777777" w:rsidR="006B0DD4" w:rsidRPr="00AE3AFA" w:rsidRDefault="00593203" w:rsidP="006B0DD4">
      <w:pPr>
        <w:pStyle w:val="afb"/>
        <w:ind w:firstLine="0"/>
        <w:jc w:val="center"/>
        <w:rPr>
          <w:rFonts w:asciiTheme="majorHAnsi" w:hAnsiTheme="majorHAnsi" w:cstheme="majorHAnsi"/>
        </w:rPr>
      </w:pPr>
      <w:r w:rsidRPr="00AE3AFA">
        <w:rPr>
          <w:rFonts w:asciiTheme="majorHAnsi" w:hAnsiTheme="majorHAnsi" w:cstheme="majorHAnsi"/>
          <w:noProof/>
        </w:rPr>
        <w:lastRenderedPageBreak/>
        <mc:AlternateContent>
          <mc:Choice Requires="wps">
            <w:drawing>
              <wp:anchor distT="0" distB="0" distL="114300" distR="114300" simplePos="0" relativeHeight="251773440" behindDoc="0" locked="0" layoutInCell="1" allowOverlap="1" wp14:anchorId="1A77BDB8" wp14:editId="7EB60306">
                <wp:simplePos x="0" y="0"/>
                <wp:positionH relativeFrom="column">
                  <wp:posOffset>782066</wp:posOffset>
                </wp:positionH>
                <wp:positionV relativeFrom="paragraph">
                  <wp:posOffset>3085973</wp:posOffset>
                </wp:positionV>
                <wp:extent cx="621792" cy="153619"/>
                <wp:effectExtent l="0" t="0" r="26035" b="18415"/>
                <wp:wrapNone/>
                <wp:docPr id="174" name="正方形/長方形 174"/>
                <wp:cNvGraphicFramePr/>
                <a:graphic xmlns:a="http://schemas.openxmlformats.org/drawingml/2006/main">
                  <a:graphicData uri="http://schemas.microsoft.com/office/word/2010/wordprocessingShape">
                    <wps:wsp>
                      <wps:cNvSpPr/>
                      <wps:spPr>
                        <a:xfrm>
                          <a:off x="0" y="0"/>
                          <a:ext cx="621792"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9E884" id="正方形/長方形 174" o:spid="_x0000_s1026" style="position:absolute;left:0;text-align:left;margin-left:61.6pt;margin-top:243pt;width:48.95pt;height:12.1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" filled="f" strokecolor="red" strokeweight="2pt"/>
            </w:pict>
          </mc:Fallback>
        </mc:AlternateContent>
      </w:r>
      <w:r w:rsidR="0000755C" w:rsidRPr="00AE3AFA">
        <w:rPr>
          <w:rFonts w:asciiTheme="majorHAnsi" w:hAnsiTheme="majorHAnsi" w:cstheme="majorHAnsi"/>
          <w:noProof/>
        </w:rPr>
        <w:drawing>
          <wp:inline distT="0" distB="0" distL="0" distR="0" wp14:anchorId="279EEC73" wp14:editId="16E1C794">
            <wp:extent cx="6119495" cy="3317875"/>
            <wp:effectExtent l="0" t="0" r="0" b="0"/>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9495" cy="3317875"/>
                    </a:xfrm>
                    <a:prstGeom prst="rect">
                      <a:avLst/>
                    </a:prstGeom>
                  </pic:spPr>
                </pic:pic>
              </a:graphicData>
            </a:graphic>
          </wp:inline>
        </w:drawing>
      </w:r>
    </w:p>
    <w:p w14:paraId="3C3C38CD" w14:textId="43C511B2" w:rsidR="00801776" w:rsidRPr="00AE3AFA" w:rsidRDefault="001208E7" w:rsidP="005F4627">
      <w:pPr>
        <w:ind w:left="1054" w:hangingChars="500" w:hanging="1054"/>
        <w:jc w:val="center"/>
        <w:rPr>
          <w:rFonts w:asciiTheme="majorHAnsi" w:hAnsiTheme="majorHAnsi" w:cstheme="majorHAnsi"/>
          <w:b/>
        </w:rPr>
      </w:pPr>
      <w:r w:rsidRPr="00AE3AFA">
        <w:rPr>
          <w:rFonts w:asciiTheme="majorHAnsi" w:hAnsiTheme="majorHAnsi" w:cstheme="majorHAnsi"/>
          <w:b/>
        </w:rPr>
        <w:t>Figure</w:t>
      </w:r>
      <w:r w:rsidR="00801776" w:rsidRPr="00AE3AFA">
        <w:rPr>
          <w:rFonts w:asciiTheme="majorHAnsi" w:hAnsiTheme="majorHAnsi" w:cstheme="majorHAnsi"/>
          <w:b/>
        </w:rPr>
        <w:t xml:space="preserve"> </w:t>
      </w:r>
      <w:r w:rsidR="00CD5905" w:rsidRPr="00AE3AFA">
        <w:rPr>
          <w:rFonts w:asciiTheme="majorHAnsi" w:hAnsiTheme="majorHAnsi" w:cstheme="majorHAnsi"/>
          <w:b/>
        </w:rPr>
        <w:fldChar w:fldCharType="begin"/>
      </w:r>
      <w:r w:rsidR="00CD5905" w:rsidRPr="00AE3AFA">
        <w:rPr>
          <w:rFonts w:asciiTheme="majorHAnsi" w:hAnsiTheme="majorHAnsi" w:cstheme="majorHAnsi"/>
          <w:b/>
        </w:rPr>
        <w:instrText xml:space="preserve"> STYLEREF 2 \s </w:instrText>
      </w:r>
      <w:r w:rsidR="00CD5905" w:rsidRPr="00AE3AFA">
        <w:rPr>
          <w:rFonts w:asciiTheme="majorHAnsi" w:hAnsiTheme="majorHAnsi" w:cstheme="majorHAnsi"/>
          <w:b/>
        </w:rPr>
        <w:fldChar w:fldCharType="separate"/>
      </w:r>
      <w:r w:rsidR="00A6356E">
        <w:rPr>
          <w:rFonts w:asciiTheme="majorHAnsi" w:hAnsiTheme="majorHAnsi" w:cstheme="majorHAnsi"/>
          <w:b/>
          <w:noProof/>
        </w:rPr>
        <w:t>4.1</w:t>
      </w:r>
      <w:r w:rsidR="00CD5905" w:rsidRPr="00AE3AFA">
        <w:rPr>
          <w:rFonts w:asciiTheme="majorHAnsi" w:hAnsiTheme="majorHAnsi" w:cstheme="majorHAnsi"/>
          <w:b/>
        </w:rPr>
        <w:fldChar w:fldCharType="end"/>
      </w:r>
      <w:r w:rsidR="00CD5905" w:rsidRPr="00AE3AFA">
        <w:rPr>
          <w:rFonts w:asciiTheme="majorHAnsi" w:hAnsiTheme="majorHAnsi" w:cstheme="majorHAnsi"/>
          <w:b/>
        </w:rPr>
        <w:noBreakHyphen/>
      </w:r>
      <w:r w:rsidR="00833B63" w:rsidRPr="00AE3AFA">
        <w:rPr>
          <w:rFonts w:asciiTheme="majorHAnsi" w:hAnsiTheme="majorHAnsi" w:cstheme="majorHAnsi"/>
          <w:b/>
        </w:rPr>
        <w:t>30</w:t>
      </w:r>
      <w:r w:rsidRPr="00AE3AFA">
        <w:rPr>
          <w:rFonts w:asciiTheme="majorHAnsi" w:hAnsiTheme="majorHAnsi" w:cstheme="majorHAnsi"/>
          <w:b/>
        </w:rPr>
        <w:t xml:space="preserve"> Submenu screen (</w:t>
      </w:r>
      <w:r w:rsidR="00220403" w:rsidRPr="00AE3AFA">
        <w:rPr>
          <w:rFonts w:asciiTheme="majorHAnsi" w:hAnsiTheme="majorHAnsi" w:cstheme="majorHAnsi"/>
          <w:b/>
        </w:rPr>
        <w:t>Conductor</w:t>
      </w:r>
      <w:r w:rsidRPr="00AE3AFA">
        <w:rPr>
          <w:rFonts w:asciiTheme="majorHAnsi" w:hAnsiTheme="majorHAnsi" w:cstheme="majorHAnsi"/>
          <w:b/>
        </w:rPr>
        <w:t xml:space="preserve"> confirmation</w:t>
      </w:r>
      <w:r w:rsidR="00801776" w:rsidRPr="00AE3AFA">
        <w:rPr>
          <w:rFonts w:asciiTheme="majorHAnsi" w:hAnsiTheme="majorHAnsi" w:cstheme="majorHAnsi"/>
          <w:b/>
        </w:rPr>
        <w:t xml:space="preserve"> – </w:t>
      </w:r>
      <w:r w:rsidRPr="00AE3AFA">
        <w:rPr>
          <w:rFonts w:asciiTheme="majorHAnsi" w:hAnsiTheme="majorHAnsi" w:cstheme="majorHAnsi"/>
          <w:b/>
        </w:rPr>
        <w:t>Cancel reservation</w:t>
      </w:r>
      <w:r w:rsidR="00801776" w:rsidRPr="00AE3AFA">
        <w:rPr>
          <w:rFonts w:asciiTheme="majorHAnsi" w:hAnsiTheme="majorHAnsi" w:cstheme="majorHAnsi"/>
          <w:b/>
        </w:rPr>
        <w:t>）</w:t>
      </w:r>
    </w:p>
    <w:p w14:paraId="6D5BEC7B" w14:textId="77777777" w:rsidR="00593203" w:rsidRPr="00AE3AFA" w:rsidRDefault="00593203" w:rsidP="00593203">
      <w:pPr>
        <w:ind w:left="1054" w:hangingChars="500" w:hanging="1054"/>
        <w:rPr>
          <w:rFonts w:asciiTheme="majorHAnsi" w:hAnsiTheme="majorHAnsi" w:cstheme="majorHAnsi"/>
          <w:b/>
        </w:rPr>
      </w:pPr>
    </w:p>
    <w:p w14:paraId="7A8C2CFB" w14:textId="77777777" w:rsidR="00593203" w:rsidRPr="00AE3AFA" w:rsidRDefault="00593203" w:rsidP="00593203">
      <w:pPr>
        <w:ind w:left="1050" w:hangingChars="500" w:hanging="1050"/>
        <w:jc w:val="center"/>
        <w:rPr>
          <w:rFonts w:asciiTheme="majorHAnsi" w:hAnsiTheme="majorHAnsi" w:cstheme="majorHAnsi"/>
          <w:b/>
        </w:rPr>
      </w:pPr>
      <w:r w:rsidRPr="00AE3AFA">
        <w:rPr>
          <w:rFonts w:asciiTheme="majorHAnsi" w:hAnsiTheme="majorHAnsi" w:cstheme="majorHAnsi"/>
          <w:noProof/>
        </w:rPr>
        <mc:AlternateContent>
          <mc:Choice Requires="wps">
            <w:drawing>
              <wp:anchor distT="0" distB="0" distL="114300" distR="114300" simplePos="0" relativeHeight="251775488" behindDoc="0" locked="0" layoutInCell="1" allowOverlap="1" wp14:anchorId="6EB23D66" wp14:editId="46EA5A94">
                <wp:simplePos x="0" y="0"/>
                <wp:positionH relativeFrom="margin">
                  <wp:posOffset>2698648</wp:posOffset>
                </wp:positionH>
                <wp:positionV relativeFrom="paragraph">
                  <wp:posOffset>1327734</wp:posOffset>
                </wp:positionV>
                <wp:extent cx="353518" cy="222250"/>
                <wp:effectExtent l="0" t="0" r="27940" b="25400"/>
                <wp:wrapNone/>
                <wp:docPr id="43" name="正方形/長方形 43"/>
                <wp:cNvGraphicFramePr/>
                <a:graphic xmlns:a="http://schemas.openxmlformats.org/drawingml/2006/main">
                  <a:graphicData uri="http://schemas.microsoft.com/office/word/2010/wordprocessingShape">
                    <wps:wsp>
                      <wps:cNvSpPr/>
                      <wps:spPr>
                        <a:xfrm>
                          <a:off x="0" y="0"/>
                          <a:ext cx="353518"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0C670" id="正方形/長方形 43" o:spid="_x0000_s1026" style="position:absolute;left:0;text-align:left;margin-left:212.5pt;margin-top:104.55pt;width:27.85pt;height:17.5pt;z-index:25177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" filled="f" strokecolor="red" strokeweight="2pt">
                <w10:wrap anchorx="margin"/>
              </v:rect>
            </w:pict>
          </mc:Fallback>
        </mc:AlternateContent>
      </w:r>
      <w:r w:rsidR="0000755C" w:rsidRPr="00AE3AFA">
        <w:rPr>
          <w:rFonts w:asciiTheme="majorHAnsi" w:hAnsiTheme="majorHAnsi" w:cstheme="majorHAnsi"/>
          <w:b/>
          <w:noProof/>
        </w:rPr>
        <w:drawing>
          <wp:inline distT="0" distB="0" distL="0" distR="0" wp14:anchorId="27A1C898" wp14:editId="0499271F">
            <wp:extent cx="6119495" cy="3324225"/>
            <wp:effectExtent l="0" t="0" r="0" b="9525"/>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9495" cy="3324225"/>
                    </a:xfrm>
                    <a:prstGeom prst="rect">
                      <a:avLst/>
                    </a:prstGeom>
                  </pic:spPr>
                </pic:pic>
              </a:graphicData>
            </a:graphic>
          </wp:inline>
        </w:drawing>
      </w:r>
    </w:p>
    <w:p w14:paraId="6EA69497" w14:textId="3B1131BB" w:rsidR="00593203" w:rsidRPr="00AE3AFA" w:rsidRDefault="001208E7" w:rsidP="00593203">
      <w:pPr>
        <w:ind w:left="1054" w:hangingChars="500" w:hanging="1054"/>
        <w:jc w:val="center"/>
        <w:rPr>
          <w:rFonts w:asciiTheme="majorHAnsi" w:hAnsiTheme="majorHAnsi" w:cstheme="majorHAnsi"/>
          <w:b/>
        </w:rPr>
      </w:pPr>
      <w:r w:rsidRPr="00AE3AFA">
        <w:rPr>
          <w:rFonts w:asciiTheme="majorHAnsi" w:hAnsiTheme="majorHAnsi" w:cstheme="majorHAnsi"/>
          <w:b/>
        </w:rPr>
        <w:t>Figure</w:t>
      </w:r>
      <w:r w:rsidR="00593203" w:rsidRPr="00AE3AFA">
        <w:rPr>
          <w:rFonts w:asciiTheme="majorHAnsi" w:hAnsiTheme="majorHAnsi" w:cstheme="majorHAnsi"/>
          <w:b/>
        </w:rPr>
        <w:t xml:space="preserve"> </w:t>
      </w:r>
      <w:r w:rsidR="00593203" w:rsidRPr="00AE3AFA">
        <w:rPr>
          <w:rFonts w:asciiTheme="majorHAnsi" w:hAnsiTheme="majorHAnsi" w:cstheme="majorHAnsi"/>
          <w:b/>
        </w:rPr>
        <w:fldChar w:fldCharType="begin"/>
      </w:r>
      <w:r w:rsidR="00593203" w:rsidRPr="00AE3AFA">
        <w:rPr>
          <w:rFonts w:asciiTheme="majorHAnsi" w:hAnsiTheme="majorHAnsi" w:cstheme="majorHAnsi"/>
          <w:b/>
        </w:rPr>
        <w:instrText xml:space="preserve"> STYLEREF 2 \s </w:instrText>
      </w:r>
      <w:r w:rsidR="00593203" w:rsidRPr="00AE3AFA">
        <w:rPr>
          <w:rFonts w:asciiTheme="majorHAnsi" w:hAnsiTheme="majorHAnsi" w:cstheme="majorHAnsi"/>
          <w:b/>
        </w:rPr>
        <w:fldChar w:fldCharType="separate"/>
      </w:r>
      <w:r w:rsidR="00A6356E">
        <w:rPr>
          <w:rFonts w:asciiTheme="majorHAnsi" w:hAnsiTheme="majorHAnsi" w:cstheme="majorHAnsi"/>
          <w:b/>
          <w:noProof/>
        </w:rPr>
        <w:t>4.1</w:t>
      </w:r>
      <w:r w:rsidR="00593203" w:rsidRPr="00AE3AFA">
        <w:rPr>
          <w:rFonts w:asciiTheme="majorHAnsi" w:hAnsiTheme="majorHAnsi" w:cstheme="majorHAnsi"/>
          <w:b/>
        </w:rPr>
        <w:fldChar w:fldCharType="end"/>
      </w:r>
      <w:r w:rsidR="00593203" w:rsidRPr="00AE3AFA">
        <w:rPr>
          <w:rFonts w:asciiTheme="majorHAnsi" w:hAnsiTheme="majorHAnsi" w:cstheme="majorHAnsi"/>
          <w:b/>
        </w:rPr>
        <w:noBreakHyphen/>
      </w:r>
      <w:r w:rsidR="00833B63" w:rsidRPr="00AE3AFA">
        <w:rPr>
          <w:rFonts w:asciiTheme="majorHAnsi" w:hAnsiTheme="majorHAnsi" w:cstheme="majorHAnsi"/>
          <w:b/>
        </w:rPr>
        <w:t>31</w:t>
      </w:r>
      <w:r w:rsidRPr="00AE3AFA">
        <w:rPr>
          <w:rFonts w:asciiTheme="majorHAnsi" w:hAnsiTheme="majorHAnsi" w:cstheme="majorHAnsi"/>
          <w:b/>
        </w:rPr>
        <w:t xml:space="preserve"> Submenu screen (</w:t>
      </w:r>
      <w:r w:rsidR="00593203" w:rsidRPr="00AE3AFA">
        <w:rPr>
          <w:rFonts w:asciiTheme="majorHAnsi" w:hAnsiTheme="majorHAnsi" w:cstheme="majorHAnsi"/>
          <w:b/>
        </w:rPr>
        <w:t>Conductor</w:t>
      </w:r>
      <w:r w:rsidRPr="00AE3AFA">
        <w:rPr>
          <w:rFonts w:asciiTheme="majorHAnsi" w:hAnsiTheme="majorHAnsi" w:cstheme="majorHAnsi"/>
          <w:b/>
        </w:rPr>
        <w:t xml:space="preserve"> confirmation</w:t>
      </w:r>
      <w:r w:rsidR="00593203" w:rsidRPr="00AE3AFA">
        <w:rPr>
          <w:rFonts w:asciiTheme="majorHAnsi" w:hAnsiTheme="majorHAnsi" w:cstheme="majorHAnsi"/>
          <w:b/>
        </w:rPr>
        <w:t xml:space="preserve"> –</w:t>
      </w:r>
      <w:r w:rsidRPr="00AE3AFA">
        <w:rPr>
          <w:rFonts w:asciiTheme="majorHAnsi" w:hAnsiTheme="majorHAnsi" w:cstheme="majorHAnsi"/>
          <w:b/>
        </w:rPr>
        <w:t xml:space="preserve"> </w:t>
      </w:r>
      <w:r w:rsidR="00EC0F98" w:rsidRPr="00AE3AFA">
        <w:rPr>
          <w:rFonts w:asciiTheme="majorHAnsi" w:hAnsiTheme="majorHAnsi" w:cstheme="majorHAnsi"/>
          <w:b/>
        </w:rPr>
        <w:t>Resume</w:t>
      </w:r>
      <w:r w:rsidRPr="00AE3AFA">
        <w:rPr>
          <w:rFonts w:asciiTheme="majorHAnsi" w:hAnsiTheme="majorHAnsi" w:cstheme="majorHAnsi"/>
          <w:b/>
        </w:rPr>
        <w:t>)</w:t>
      </w:r>
    </w:p>
    <w:p w14:paraId="079F44FE" w14:textId="77777777" w:rsidR="00593203" w:rsidRPr="00AE3AFA" w:rsidRDefault="00593203" w:rsidP="00593203">
      <w:pPr>
        <w:ind w:left="1054" w:hangingChars="500" w:hanging="1054"/>
        <w:rPr>
          <w:rFonts w:asciiTheme="majorHAnsi" w:hAnsiTheme="majorHAnsi" w:cstheme="majorHAnsi"/>
          <w:b/>
        </w:rPr>
      </w:pPr>
    </w:p>
    <w:p w14:paraId="0426798D" w14:textId="77777777" w:rsidR="00593203" w:rsidRPr="00AE3AFA" w:rsidRDefault="00593203" w:rsidP="00593203">
      <w:pPr>
        <w:ind w:left="1050" w:hangingChars="500" w:hanging="1050"/>
        <w:jc w:val="center"/>
        <w:rPr>
          <w:rFonts w:asciiTheme="majorHAnsi" w:hAnsiTheme="majorHAnsi" w:cstheme="majorHAnsi"/>
          <w:b/>
        </w:rPr>
      </w:pPr>
      <w:r w:rsidRPr="00AE3AFA">
        <w:rPr>
          <w:rFonts w:asciiTheme="majorHAnsi" w:hAnsiTheme="majorHAnsi" w:cstheme="majorHAnsi"/>
          <w:noProof/>
        </w:rPr>
        <w:lastRenderedPageBreak/>
        <mc:AlternateContent>
          <mc:Choice Requires="wps">
            <w:drawing>
              <wp:anchor distT="0" distB="0" distL="114300" distR="114300" simplePos="0" relativeHeight="251777536" behindDoc="0" locked="0" layoutInCell="1" allowOverlap="1" wp14:anchorId="027E70B6" wp14:editId="47B69C2E">
                <wp:simplePos x="0" y="0"/>
                <wp:positionH relativeFrom="margin">
                  <wp:posOffset>796696</wp:posOffset>
                </wp:positionH>
                <wp:positionV relativeFrom="paragraph">
                  <wp:posOffset>3064027</wp:posOffset>
                </wp:positionV>
                <wp:extent cx="585216" cy="175565"/>
                <wp:effectExtent l="0" t="0" r="24765" b="15240"/>
                <wp:wrapNone/>
                <wp:docPr id="45" name="正方形/長方形 45"/>
                <wp:cNvGraphicFramePr/>
                <a:graphic xmlns:a="http://schemas.openxmlformats.org/drawingml/2006/main">
                  <a:graphicData uri="http://schemas.microsoft.com/office/word/2010/wordprocessingShape">
                    <wps:wsp>
                      <wps:cNvSpPr/>
                      <wps:spPr>
                        <a:xfrm>
                          <a:off x="0" y="0"/>
                          <a:ext cx="585216" cy="17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3310A" id="正方形/長方形 45" o:spid="_x0000_s1026" style="position:absolute;left:0;text-align:left;margin-left:62.75pt;margin-top:241.25pt;width:46.1pt;height:13.8pt;z-index:25177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" filled="f" strokecolor="red" strokeweight="2pt">
                <w10:wrap anchorx="margin"/>
              </v:rect>
            </w:pict>
          </mc:Fallback>
        </mc:AlternateContent>
      </w:r>
      <w:r w:rsidR="0000755C" w:rsidRPr="00AE3AFA">
        <w:rPr>
          <w:rFonts w:asciiTheme="majorHAnsi" w:hAnsiTheme="majorHAnsi" w:cstheme="majorHAnsi"/>
          <w:b/>
          <w:noProof/>
        </w:rPr>
        <w:drawing>
          <wp:inline distT="0" distB="0" distL="0" distR="0" wp14:anchorId="4392750B" wp14:editId="64A0F9CA">
            <wp:extent cx="6119495" cy="3324225"/>
            <wp:effectExtent l="0" t="0" r="0" b="9525"/>
            <wp:docPr id="457" name="図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9495" cy="3324225"/>
                    </a:xfrm>
                    <a:prstGeom prst="rect">
                      <a:avLst/>
                    </a:prstGeom>
                  </pic:spPr>
                </pic:pic>
              </a:graphicData>
            </a:graphic>
          </wp:inline>
        </w:drawing>
      </w:r>
    </w:p>
    <w:p w14:paraId="5311CF51" w14:textId="2A2EC096" w:rsidR="00593203" w:rsidRPr="00AE3AFA" w:rsidRDefault="00CE2798" w:rsidP="00593203">
      <w:pPr>
        <w:ind w:left="1054" w:hangingChars="500" w:hanging="1054"/>
        <w:jc w:val="center"/>
        <w:rPr>
          <w:rFonts w:asciiTheme="majorHAnsi" w:hAnsiTheme="majorHAnsi" w:cstheme="majorHAnsi"/>
          <w:b/>
        </w:rPr>
      </w:pPr>
      <w:r w:rsidRPr="00AE3AFA">
        <w:rPr>
          <w:rFonts w:asciiTheme="majorHAnsi" w:hAnsiTheme="majorHAnsi" w:cstheme="majorHAnsi"/>
          <w:b/>
        </w:rPr>
        <w:t>Figure</w:t>
      </w:r>
      <w:r w:rsidR="00593203" w:rsidRPr="00AE3AFA">
        <w:rPr>
          <w:rFonts w:asciiTheme="majorHAnsi" w:hAnsiTheme="majorHAnsi" w:cstheme="majorHAnsi"/>
          <w:b/>
        </w:rPr>
        <w:t xml:space="preserve"> </w:t>
      </w:r>
      <w:r w:rsidR="00593203" w:rsidRPr="00AE3AFA">
        <w:rPr>
          <w:rFonts w:asciiTheme="majorHAnsi" w:hAnsiTheme="majorHAnsi" w:cstheme="majorHAnsi"/>
          <w:b/>
        </w:rPr>
        <w:fldChar w:fldCharType="begin"/>
      </w:r>
      <w:r w:rsidR="00593203" w:rsidRPr="00AE3AFA">
        <w:rPr>
          <w:rFonts w:asciiTheme="majorHAnsi" w:hAnsiTheme="majorHAnsi" w:cstheme="majorHAnsi"/>
          <w:b/>
        </w:rPr>
        <w:instrText xml:space="preserve"> STYLEREF 2 \s </w:instrText>
      </w:r>
      <w:r w:rsidR="00593203" w:rsidRPr="00AE3AFA">
        <w:rPr>
          <w:rFonts w:asciiTheme="majorHAnsi" w:hAnsiTheme="majorHAnsi" w:cstheme="majorHAnsi"/>
          <w:b/>
        </w:rPr>
        <w:fldChar w:fldCharType="separate"/>
      </w:r>
      <w:r w:rsidR="00A6356E">
        <w:rPr>
          <w:rFonts w:asciiTheme="majorHAnsi" w:hAnsiTheme="majorHAnsi" w:cstheme="majorHAnsi"/>
          <w:b/>
          <w:noProof/>
        </w:rPr>
        <w:t>4.1</w:t>
      </w:r>
      <w:r w:rsidR="00593203" w:rsidRPr="00AE3AFA">
        <w:rPr>
          <w:rFonts w:asciiTheme="majorHAnsi" w:hAnsiTheme="majorHAnsi" w:cstheme="majorHAnsi"/>
          <w:b/>
        </w:rPr>
        <w:fldChar w:fldCharType="end"/>
      </w:r>
      <w:r w:rsidR="00593203" w:rsidRPr="00AE3AFA">
        <w:rPr>
          <w:rFonts w:asciiTheme="majorHAnsi" w:hAnsiTheme="majorHAnsi" w:cstheme="majorHAnsi"/>
          <w:b/>
        </w:rPr>
        <w:noBreakHyphen/>
      </w:r>
      <w:r w:rsidR="00833B63" w:rsidRPr="00AE3AFA">
        <w:rPr>
          <w:rFonts w:asciiTheme="majorHAnsi" w:hAnsiTheme="majorHAnsi" w:cstheme="majorHAnsi"/>
          <w:b/>
        </w:rPr>
        <w:t>32</w:t>
      </w:r>
      <w:r w:rsidRPr="00AE3AFA">
        <w:rPr>
          <w:rFonts w:asciiTheme="majorHAnsi" w:hAnsiTheme="majorHAnsi" w:cstheme="majorHAnsi"/>
          <w:b/>
        </w:rPr>
        <w:t xml:space="preserve"> Submenu screen (</w:t>
      </w:r>
      <w:r w:rsidR="00593203" w:rsidRPr="00AE3AFA">
        <w:rPr>
          <w:rFonts w:asciiTheme="majorHAnsi" w:hAnsiTheme="majorHAnsi" w:cstheme="majorHAnsi"/>
          <w:b/>
        </w:rPr>
        <w:t>Conductor</w:t>
      </w:r>
      <w:r w:rsidRPr="00AE3AFA">
        <w:rPr>
          <w:rFonts w:asciiTheme="majorHAnsi" w:hAnsiTheme="majorHAnsi" w:cstheme="majorHAnsi"/>
          <w:b/>
        </w:rPr>
        <w:t xml:space="preserve"> confirmation</w:t>
      </w:r>
      <w:r w:rsidR="00593203" w:rsidRPr="00AE3AFA">
        <w:rPr>
          <w:rFonts w:asciiTheme="majorHAnsi" w:hAnsiTheme="majorHAnsi" w:cstheme="majorHAnsi"/>
          <w:b/>
        </w:rPr>
        <w:t xml:space="preserve"> – </w:t>
      </w:r>
      <w:r w:rsidRPr="00AE3AFA">
        <w:rPr>
          <w:rFonts w:asciiTheme="majorHAnsi" w:hAnsiTheme="majorHAnsi" w:cstheme="majorHAnsi"/>
          <w:b/>
        </w:rPr>
        <w:t>Emergency stop)</w:t>
      </w:r>
    </w:p>
    <w:p w14:paraId="6D4B3FFF" w14:textId="77777777" w:rsidR="00593203" w:rsidRPr="00AE3AFA" w:rsidRDefault="00593203" w:rsidP="00593203">
      <w:pPr>
        <w:ind w:left="1054" w:hangingChars="500" w:hanging="1054"/>
        <w:rPr>
          <w:rFonts w:asciiTheme="majorHAnsi" w:hAnsiTheme="majorHAnsi" w:cstheme="majorHAnsi"/>
          <w:b/>
        </w:rPr>
      </w:pPr>
    </w:p>
    <w:p w14:paraId="7AE31737" w14:textId="77777777" w:rsidR="00801776" w:rsidRPr="00AE3AFA" w:rsidRDefault="00CE2798" w:rsidP="0045661F">
      <w:pPr>
        <w:pStyle w:val="afb"/>
        <w:ind w:firstLineChars="675" w:firstLine="1418"/>
        <w:rPr>
          <w:rFonts w:asciiTheme="majorHAnsi" w:hAnsiTheme="majorHAnsi" w:cstheme="majorHAnsi"/>
        </w:rPr>
      </w:pPr>
      <w:r w:rsidRPr="00AE3AFA">
        <w:rPr>
          <w:rFonts w:asciiTheme="majorHAnsi" w:hAnsiTheme="majorHAnsi" w:cstheme="majorHAnsi"/>
        </w:rPr>
        <w:t>The list of items in Conductor confirmation screen is as follows.</w:t>
      </w:r>
    </w:p>
    <w:p w14:paraId="74FE834D" w14:textId="77777777" w:rsidR="00801776" w:rsidRPr="00AE3AFA" w:rsidRDefault="00801776" w:rsidP="00801776">
      <w:pPr>
        <w:rPr>
          <w:rFonts w:asciiTheme="majorHAnsi" w:hAnsiTheme="majorHAnsi" w:cstheme="majorHAnsi"/>
        </w:rPr>
      </w:pPr>
    </w:p>
    <w:p w14:paraId="63001795" w14:textId="16A56085" w:rsidR="00801776" w:rsidRPr="00AE3AFA" w:rsidRDefault="00CE2798" w:rsidP="00801776">
      <w:pPr>
        <w:jc w:val="center"/>
        <w:rPr>
          <w:rFonts w:asciiTheme="majorHAnsi" w:hAnsiTheme="majorHAnsi" w:cstheme="majorHAnsi"/>
          <w:b/>
        </w:rPr>
      </w:pPr>
      <w:r w:rsidRPr="00AE3AFA">
        <w:rPr>
          <w:rFonts w:asciiTheme="majorHAnsi" w:hAnsiTheme="majorHAnsi" w:cstheme="majorHAnsi"/>
          <w:b/>
        </w:rPr>
        <w:t xml:space="preserve">Table </w:t>
      </w:r>
      <w:r w:rsidR="00CD5905" w:rsidRPr="00AE3AFA">
        <w:rPr>
          <w:rFonts w:asciiTheme="majorHAnsi" w:hAnsiTheme="majorHAnsi" w:cstheme="majorHAnsi"/>
          <w:b/>
        </w:rPr>
        <w:fldChar w:fldCharType="begin"/>
      </w:r>
      <w:r w:rsidR="00CD5905" w:rsidRPr="00AE3AFA">
        <w:rPr>
          <w:rFonts w:asciiTheme="majorHAnsi" w:hAnsiTheme="majorHAnsi" w:cstheme="majorHAnsi"/>
          <w:b/>
        </w:rPr>
        <w:instrText xml:space="preserve"> STYLEREF 1 \s </w:instrText>
      </w:r>
      <w:r w:rsidR="00CD5905" w:rsidRPr="00AE3AFA">
        <w:rPr>
          <w:rFonts w:asciiTheme="majorHAnsi" w:hAnsiTheme="majorHAnsi" w:cstheme="majorHAnsi"/>
          <w:b/>
        </w:rPr>
        <w:fldChar w:fldCharType="separate"/>
      </w:r>
      <w:r w:rsidR="00A6356E">
        <w:rPr>
          <w:rFonts w:asciiTheme="majorHAnsi" w:hAnsiTheme="majorHAnsi" w:cstheme="majorHAnsi"/>
          <w:b/>
          <w:noProof/>
        </w:rPr>
        <w:t>4</w:t>
      </w:r>
      <w:r w:rsidR="00CD5905" w:rsidRPr="00AE3AFA">
        <w:rPr>
          <w:rFonts w:asciiTheme="majorHAnsi" w:hAnsiTheme="majorHAnsi" w:cstheme="majorHAnsi"/>
          <w:b/>
        </w:rPr>
        <w:fldChar w:fldCharType="end"/>
      </w:r>
      <w:r w:rsidR="00CD5905" w:rsidRPr="00AE3AFA">
        <w:rPr>
          <w:rFonts w:asciiTheme="majorHAnsi" w:hAnsiTheme="majorHAnsi" w:cstheme="majorHAnsi"/>
          <w:b/>
        </w:rPr>
        <w:t>.</w:t>
      </w:r>
      <w:r w:rsidR="00FB3DD5" w:rsidRPr="00AE3AFA">
        <w:rPr>
          <w:rFonts w:asciiTheme="majorHAnsi" w:hAnsiTheme="majorHAnsi" w:cstheme="majorHAnsi"/>
          <w:b/>
        </w:rPr>
        <w:t>1</w:t>
      </w:r>
      <w:r w:rsidR="001446B2" w:rsidRPr="00AE3AFA">
        <w:rPr>
          <w:rFonts w:asciiTheme="majorHAnsi" w:hAnsiTheme="majorHAnsi" w:cstheme="majorHAnsi"/>
          <w:b/>
        </w:rPr>
        <w:t>-</w:t>
      </w:r>
      <w:r w:rsidR="00833B63" w:rsidRPr="00AE3AFA">
        <w:rPr>
          <w:rFonts w:asciiTheme="majorHAnsi" w:hAnsiTheme="majorHAnsi" w:cstheme="majorHAnsi"/>
          <w:b/>
        </w:rPr>
        <w:t>22</w:t>
      </w:r>
      <w:r w:rsidR="00801776" w:rsidRPr="00AE3AFA">
        <w:rPr>
          <w:rFonts w:asciiTheme="majorHAnsi" w:hAnsiTheme="majorHAnsi" w:cstheme="majorHAnsi"/>
          <w:b/>
        </w:rPr>
        <w:t xml:space="preserve">　</w:t>
      </w:r>
      <w:r w:rsidRPr="00AE3AFA">
        <w:rPr>
          <w:rFonts w:asciiTheme="majorHAnsi" w:hAnsiTheme="majorHAnsi" w:cstheme="majorHAnsi"/>
          <w:b/>
        </w:rPr>
        <w:t>Registration screen list (</w:t>
      </w:r>
      <w:r w:rsidR="00220403" w:rsidRPr="00AE3AFA">
        <w:rPr>
          <w:rFonts w:asciiTheme="majorHAnsi" w:hAnsiTheme="majorHAnsi" w:cstheme="majorHAnsi"/>
          <w:b/>
        </w:rPr>
        <w:t>Conductor</w:t>
      </w:r>
      <w:r w:rsidRPr="00AE3AFA">
        <w:rPr>
          <w:rFonts w:asciiTheme="majorHAnsi" w:hAnsiTheme="majorHAnsi" w:cstheme="majorHAnsi"/>
          <w:b/>
        </w:rPr>
        <w:t xml:space="preserve"> confirmation)</w:t>
      </w:r>
    </w:p>
    <w:tbl>
      <w:tblPr>
        <w:tblStyle w:val="aa"/>
        <w:tblW w:w="9214" w:type="dxa"/>
        <w:tblInd w:w="392" w:type="dxa"/>
        <w:tblLayout w:type="fixed"/>
        <w:tblLook w:val="04A0" w:firstRow="1" w:lastRow="0" w:firstColumn="1" w:lastColumn="0" w:noHBand="0" w:noVBand="1"/>
      </w:tblPr>
      <w:tblGrid>
        <w:gridCol w:w="1559"/>
        <w:gridCol w:w="3998"/>
        <w:gridCol w:w="963"/>
        <w:gridCol w:w="993"/>
        <w:gridCol w:w="1701"/>
      </w:tblGrid>
      <w:tr w:rsidR="00801776" w:rsidRPr="00AE3AFA" w14:paraId="483204C7" w14:textId="77777777" w:rsidTr="00CE2798">
        <w:tc>
          <w:tcPr>
            <w:tcW w:w="1559" w:type="dxa"/>
            <w:shd w:val="clear" w:color="auto" w:fill="002B62"/>
          </w:tcPr>
          <w:p w14:paraId="15959DA7" w14:textId="77777777" w:rsidR="00801776" w:rsidRPr="00AE3AFA" w:rsidRDefault="00CE2798" w:rsidP="00C64531">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3998" w:type="dxa"/>
            <w:shd w:val="clear" w:color="auto" w:fill="002B62"/>
          </w:tcPr>
          <w:p w14:paraId="27CDC013" w14:textId="77777777" w:rsidR="00801776" w:rsidRPr="00AE3AFA" w:rsidRDefault="00CE2798" w:rsidP="00C64531">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963" w:type="dxa"/>
            <w:shd w:val="clear" w:color="auto" w:fill="002B62"/>
          </w:tcPr>
          <w:p w14:paraId="1B4E596B" w14:textId="77777777" w:rsidR="00801776" w:rsidRPr="00AE3AFA" w:rsidRDefault="00CE2798" w:rsidP="00C64531">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required</w:t>
            </w:r>
          </w:p>
        </w:tc>
        <w:tc>
          <w:tcPr>
            <w:tcW w:w="993" w:type="dxa"/>
            <w:shd w:val="clear" w:color="auto" w:fill="002B62"/>
          </w:tcPr>
          <w:p w14:paraId="27C92069" w14:textId="77777777" w:rsidR="00801776" w:rsidRPr="00AE3AFA" w:rsidRDefault="00CE2798" w:rsidP="00C64531">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type</w:t>
            </w:r>
          </w:p>
        </w:tc>
        <w:tc>
          <w:tcPr>
            <w:tcW w:w="1701" w:type="dxa"/>
            <w:shd w:val="clear" w:color="auto" w:fill="002B62"/>
          </w:tcPr>
          <w:p w14:paraId="69ED1B02" w14:textId="77777777" w:rsidR="00801776" w:rsidRPr="00AE3AFA" w:rsidRDefault="00CE2798" w:rsidP="00C64531">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w:t>
            </w:r>
          </w:p>
        </w:tc>
      </w:tr>
      <w:tr w:rsidR="00801776" w:rsidRPr="00AE3AFA" w14:paraId="0A0332D7" w14:textId="77777777" w:rsidTr="00CE2798">
        <w:tc>
          <w:tcPr>
            <w:tcW w:w="1559" w:type="dxa"/>
          </w:tcPr>
          <w:p w14:paraId="41EE1318" w14:textId="77777777" w:rsidR="00801776" w:rsidRPr="00AE3AFA" w:rsidRDefault="00EC0F98" w:rsidP="00C64531">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Resume</w:t>
            </w:r>
          </w:p>
        </w:tc>
        <w:tc>
          <w:tcPr>
            <w:tcW w:w="3998" w:type="dxa"/>
          </w:tcPr>
          <w:p w14:paraId="655F6086" w14:textId="77777777" w:rsidR="00801776" w:rsidRPr="00AE3AFA" w:rsidRDefault="00CE2798" w:rsidP="00CE2798">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Cancel pause and continue operation execution</w:t>
            </w:r>
          </w:p>
        </w:tc>
        <w:tc>
          <w:tcPr>
            <w:tcW w:w="963" w:type="dxa"/>
          </w:tcPr>
          <w:p w14:paraId="1706E899" w14:textId="77777777" w:rsidR="00801776" w:rsidRPr="00AE3AFA" w:rsidRDefault="00801776" w:rsidP="00C64531">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3" w:type="dxa"/>
          </w:tcPr>
          <w:p w14:paraId="7F15E8FB" w14:textId="77777777" w:rsidR="00801776" w:rsidRPr="00AE3AFA" w:rsidRDefault="00CE2798" w:rsidP="00C64531">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button</w:t>
            </w:r>
          </w:p>
        </w:tc>
        <w:tc>
          <w:tcPr>
            <w:tcW w:w="1701" w:type="dxa"/>
          </w:tcPr>
          <w:p w14:paraId="0697D641" w14:textId="77777777" w:rsidR="00801776" w:rsidRPr="00AE3AFA" w:rsidRDefault="00801776" w:rsidP="00C64531">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CE2798" w:rsidRPr="00AE3AFA" w14:paraId="1165D938" w14:textId="77777777" w:rsidTr="00CE2798">
        <w:tc>
          <w:tcPr>
            <w:tcW w:w="1559" w:type="dxa"/>
          </w:tcPr>
          <w:p w14:paraId="37C21090" w14:textId="77777777" w:rsidR="00CE2798" w:rsidRPr="00AE3AFA" w:rsidRDefault="00CE2798" w:rsidP="00CE2798">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Emergency stop</w:t>
            </w:r>
          </w:p>
        </w:tc>
        <w:tc>
          <w:tcPr>
            <w:tcW w:w="3998" w:type="dxa"/>
          </w:tcPr>
          <w:p w14:paraId="2B022F78" w14:textId="77777777" w:rsidR="00CE2798" w:rsidRPr="00AE3AFA" w:rsidRDefault="00CE2798" w:rsidP="00CE2798">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Stop Conductor execution</w:t>
            </w:r>
          </w:p>
        </w:tc>
        <w:tc>
          <w:tcPr>
            <w:tcW w:w="963" w:type="dxa"/>
          </w:tcPr>
          <w:p w14:paraId="0DE3C931" w14:textId="77777777" w:rsidR="00CE2798" w:rsidRPr="00AE3AFA" w:rsidRDefault="00CE2798" w:rsidP="00CE2798">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3" w:type="dxa"/>
          </w:tcPr>
          <w:p w14:paraId="76AA11EC" w14:textId="77777777" w:rsidR="00CE2798" w:rsidRPr="00AE3AFA" w:rsidRDefault="00CE2798" w:rsidP="00CE2798">
            <w:pPr>
              <w:jc w:val="center"/>
              <w:rPr>
                <w:rFonts w:asciiTheme="majorHAnsi" w:hAnsiTheme="majorHAnsi" w:cstheme="majorHAnsi"/>
              </w:rPr>
            </w:pPr>
            <w:r w:rsidRPr="00AE3AFA">
              <w:rPr>
                <w:rFonts w:asciiTheme="majorHAnsi" w:hAnsiTheme="majorHAnsi" w:cstheme="majorHAnsi"/>
                <w:color w:val="000000"/>
                <w:sz w:val="18"/>
                <w:szCs w:val="18"/>
                <w:shd w:val="clear" w:color="auto" w:fill="FFFFFF"/>
              </w:rPr>
              <w:t>button</w:t>
            </w:r>
          </w:p>
        </w:tc>
        <w:tc>
          <w:tcPr>
            <w:tcW w:w="1701" w:type="dxa"/>
          </w:tcPr>
          <w:p w14:paraId="757E829E" w14:textId="77777777" w:rsidR="00CE2798" w:rsidRPr="00AE3AFA" w:rsidRDefault="00CE2798" w:rsidP="00CE2798">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CE2798" w:rsidRPr="00AE3AFA" w14:paraId="2ECBEB89" w14:textId="77777777" w:rsidTr="00CE2798">
        <w:tc>
          <w:tcPr>
            <w:tcW w:w="1559" w:type="dxa"/>
          </w:tcPr>
          <w:p w14:paraId="0B4AE987" w14:textId="77777777" w:rsidR="00CE2798" w:rsidRPr="00AE3AFA" w:rsidRDefault="00CE2798" w:rsidP="00CE2798">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Cancel reservation</w:t>
            </w:r>
          </w:p>
        </w:tc>
        <w:tc>
          <w:tcPr>
            <w:tcW w:w="3998" w:type="dxa"/>
          </w:tcPr>
          <w:p w14:paraId="53ED8BA6" w14:textId="77777777" w:rsidR="00CE2798" w:rsidRPr="00AE3AFA" w:rsidRDefault="00CE2798" w:rsidP="00CE2798">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Cancel scheduled Conductor execution</w:t>
            </w:r>
          </w:p>
        </w:tc>
        <w:tc>
          <w:tcPr>
            <w:tcW w:w="963" w:type="dxa"/>
          </w:tcPr>
          <w:p w14:paraId="5B135491" w14:textId="77777777" w:rsidR="00CE2798" w:rsidRPr="00AE3AFA" w:rsidRDefault="00CE2798" w:rsidP="00CE2798">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3" w:type="dxa"/>
          </w:tcPr>
          <w:p w14:paraId="0FA022C9" w14:textId="77777777" w:rsidR="00CE2798" w:rsidRPr="00AE3AFA" w:rsidRDefault="00CE2798" w:rsidP="00CE2798">
            <w:pPr>
              <w:jc w:val="center"/>
              <w:rPr>
                <w:rFonts w:asciiTheme="majorHAnsi" w:hAnsiTheme="majorHAnsi" w:cstheme="majorHAnsi"/>
              </w:rPr>
            </w:pPr>
            <w:r w:rsidRPr="00AE3AFA">
              <w:rPr>
                <w:rFonts w:asciiTheme="majorHAnsi" w:hAnsiTheme="majorHAnsi" w:cstheme="majorHAnsi"/>
                <w:color w:val="000000"/>
                <w:sz w:val="18"/>
                <w:szCs w:val="18"/>
                <w:shd w:val="clear" w:color="auto" w:fill="FFFFFF"/>
              </w:rPr>
              <w:t>button</w:t>
            </w:r>
          </w:p>
        </w:tc>
        <w:tc>
          <w:tcPr>
            <w:tcW w:w="1701" w:type="dxa"/>
          </w:tcPr>
          <w:p w14:paraId="0D631FE9" w14:textId="77777777" w:rsidR="00CE2798" w:rsidRPr="00AE3AFA" w:rsidRDefault="00CE2798" w:rsidP="00CE279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Displayed only when execution is scheduled and is yet executed. </w:t>
            </w:r>
          </w:p>
        </w:tc>
      </w:tr>
    </w:tbl>
    <w:p w14:paraId="6017C1F5" w14:textId="77777777" w:rsidR="00841806" w:rsidRPr="00AE3AFA" w:rsidRDefault="00841806" w:rsidP="00801776">
      <w:pPr>
        <w:widowControl/>
        <w:jc w:val="left"/>
        <w:rPr>
          <w:rFonts w:asciiTheme="majorHAnsi" w:hAnsiTheme="majorHAnsi" w:cstheme="majorHAnsi"/>
          <w:b/>
        </w:rPr>
      </w:pPr>
    </w:p>
    <w:p w14:paraId="308849E5" w14:textId="314E0042" w:rsidR="00764E32" w:rsidRPr="00AE3AFA" w:rsidRDefault="00841806" w:rsidP="002C6CFB">
      <w:pPr>
        <w:pStyle w:val="a8"/>
        <w:numPr>
          <w:ilvl w:val="0"/>
          <w:numId w:val="15"/>
        </w:numPr>
        <w:ind w:leftChars="0"/>
        <w:rPr>
          <w:ins w:id="472" w:author="作成者"/>
          <w:rFonts w:asciiTheme="majorHAnsi" w:hAnsiTheme="majorHAnsi" w:cstheme="majorHAnsi"/>
        </w:rPr>
      </w:pPr>
      <w:r w:rsidRPr="00AE3AFA">
        <w:rPr>
          <w:rFonts w:asciiTheme="majorHAnsi" w:hAnsiTheme="majorHAnsi" w:cstheme="majorHAnsi"/>
          <w:b/>
        </w:rPr>
        <w:br w:type="page"/>
      </w:r>
      <w:r w:rsidR="002C6CFB" w:rsidRPr="00AE3AFA">
        <w:rPr>
          <w:rFonts w:asciiTheme="majorHAnsi" w:hAnsiTheme="majorHAnsi" w:cstheme="majorHAnsi"/>
        </w:rPr>
        <w:lastRenderedPageBreak/>
        <w:t>The "Conductor confirmation" menu displays the execution status of all executed Conductors.</w:t>
      </w:r>
    </w:p>
    <w:p w14:paraId="013CBCF7" w14:textId="77777777" w:rsidR="002C6CFB" w:rsidRPr="00AE3AFA" w:rsidRDefault="002C6CFB" w:rsidP="002C6CFB">
      <w:pPr>
        <w:pStyle w:val="afb"/>
        <w:numPr>
          <w:ilvl w:val="0"/>
          <w:numId w:val="33"/>
        </w:numPr>
        <w:rPr>
          <w:rFonts w:asciiTheme="majorHAnsi" w:hAnsiTheme="majorHAnsi" w:cstheme="majorHAnsi"/>
        </w:rPr>
      </w:pPr>
      <w:r w:rsidRPr="00AE3AFA">
        <w:rPr>
          <w:rFonts w:asciiTheme="majorHAnsi" w:hAnsiTheme="majorHAnsi" w:cstheme="majorHAnsi"/>
        </w:rPr>
        <w:t>In the upper right corner, users can see the information about any selected Nodes.</w:t>
      </w:r>
    </w:p>
    <w:p w14:paraId="6FD30977" w14:textId="0B23CB02" w:rsidR="00764E32" w:rsidRPr="00AE3AFA" w:rsidRDefault="002C6CFB" w:rsidP="00764E32">
      <w:pPr>
        <w:pStyle w:val="afb"/>
        <w:ind w:left="1260" w:firstLine="0"/>
        <w:rPr>
          <w:rFonts w:asciiTheme="majorHAnsi" w:hAnsiTheme="majorHAnsi" w:cstheme="majorHAnsi"/>
        </w:rPr>
      </w:pPr>
      <w:r w:rsidRPr="00AE3AFA">
        <w:rPr>
          <w:rFonts w:asciiTheme="majorHAnsi" w:hAnsiTheme="majorHAnsi" w:cstheme="majorHAnsi"/>
        </w:rPr>
        <w:t>The tab name changes depending on the selected Node.</w:t>
      </w:r>
    </w:p>
    <w:p w14:paraId="772FC352" w14:textId="77777777" w:rsidR="002C6CFB" w:rsidRPr="00AE3AFA" w:rsidRDefault="002C6CFB" w:rsidP="00764E32">
      <w:pPr>
        <w:pStyle w:val="afb"/>
        <w:ind w:left="1260" w:firstLine="0"/>
        <w:rPr>
          <w:ins w:id="473" w:author="作成者"/>
          <w:rFonts w:asciiTheme="majorHAnsi" w:hAnsiTheme="majorHAnsi" w:cstheme="majorHAnsi"/>
        </w:rPr>
      </w:pPr>
    </w:p>
    <w:p w14:paraId="0E1F0A07" w14:textId="185915FA" w:rsidR="00764E32" w:rsidRPr="00AE3AFA" w:rsidRDefault="002C6CFB" w:rsidP="002C6CFB">
      <w:pPr>
        <w:pStyle w:val="afb"/>
        <w:numPr>
          <w:ilvl w:val="0"/>
          <w:numId w:val="35"/>
        </w:numPr>
        <w:rPr>
          <w:ins w:id="474" w:author="作成者"/>
          <w:rFonts w:asciiTheme="majorHAnsi" w:hAnsiTheme="majorHAnsi" w:cstheme="majorHAnsi"/>
        </w:rPr>
      </w:pPr>
      <w:r w:rsidRPr="00AE3AFA">
        <w:rPr>
          <w:rFonts w:asciiTheme="majorHAnsi" w:hAnsiTheme="majorHAnsi" w:cstheme="majorHAnsi"/>
        </w:rPr>
        <w:t>"Conductor name" tab.</w:t>
      </w:r>
    </w:p>
    <w:p w14:paraId="57D06251" w14:textId="6F2193D3" w:rsidR="00764E32" w:rsidRPr="00AE3AFA" w:rsidRDefault="002C6CFB" w:rsidP="002C6CFB">
      <w:pPr>
        <w:pStyle w:val="afb"/>
        <w:numPr>
          <w:ilvl w:val="0"/>
          <w:numId w:val="34"/>
        </w:numPr>
        <w:rPr>
          <w:ins w:id="475" w:author="作成者"/>
          <w:rFonts w:asciiTheme="majorHAnsi" w:hAnsiTheme="majorHAnsi" w:cstheme="majorHAnsi"/>
        </w:rPr>
      </w:pPr>
      <w:r w:rsidRPr="00AE3AFA">
        <w:rPr>
          <w:rFonts w:asciiTheme="majorHAnsi" w:hAnsiTheme="majorHAnsi" w:cstheme="majorHAnsi"/>
        </w:rPr>
        <w:t>This tab is displayed if no Nodes are selected.</w:t>
      </w:r>
    </w:p>
    <w:p w14:paraId="7058AAF8" w14:textId="35015B76" w:rsidR="00764E32" w:rsidRPr="00AE3AFA" w:rsidRDefault="002C6CFB" w:rsidP="002C6CFB">
      <w:pPr>
        <w:pStyle w:val="afb"/>
        <w:numPr>
          <w:ilvl w:val="0"/>
          <w:numId w:val="34"/>
        </w:numPr>
        <w:rPr>
          <w:ins w:id="476" w:author="作成者"/>
          <w:rFonts w:asciiTheme="majorHAnsi" w:hAnsiTheme="majorHAnsi" w:cstheme="majorHAnsi"/>
        </w:rPr>
      </w:pPr>
      <w:r w:rsidRPr="00AE3AFA">
        <w:rPr>
          <w:rFonts w:asciiTheme="majorHAnsi" w:hAnsiTheme="majorHAnsi" w:cstheme="majorHAnsi"/>
        </w:rPr>
        <w:t>The tab items are as follows.</w:t>
      </w:r>
    </w:p>
    <w:p w14:paraId="14A3DB5E" w14:textId="77777777" w:rsidR="00764E32" w:rsidRPr="00AE3AFA" w:rsidRDefault="00764E32" w:rsidP="00764E32">
      <w:pPr>
        <w:pStyle w:val="afb"/>
        <w:ind w:left="2100" w:firstLine="0"/>
        <w:rPr>
          <w:ins w:id="477" w:author="作成者"/>
          <w:rFonts w:asciiTheme="majorHAnsi" w:hAnsiTheme="majorHAnsi" w:cstheme="majorHAnsi"/>
        </w:rPr>
      </w:pPr>
    </w:p>
    <w:p w14:paraId="6D234E95" w14:textId="19DFF8CC" w:rsidR="00764E32" w:rsidRPr="00AE3AFA" w:rsidRDefault="002C6CFB" w:rsidP="00764E32">
      <w:pPr>
        <w:pStyle w:val="af1"/>
        <w:numPr>
          <w:ilvl w:val="0"/>
          <w:numId w:val="34"/>
        </w:numPr>
        <w:ind w:left="567"/>
        <w:jc w:val="center"/>
        <w:rPr>
          <w:ins w:id="478" w:author="作成者"/>
          <w:rFonts w:asciiTheme="majorHAnsi" w:hAnsiTheme="majorHAnsi" w:cstheme="majorHAnsi"/>
        </w:rPr>
      </w:pPr>
      <w:r w:rsidRPr="00AE3AFA">
        <w:rPr>
          <w:rFonts w:asciiTheme="majorHAnsi" w:hAnsiTheme="majorHAnsi" w:cstheme="majorHAnsi"/>
        </w:rPr>
        <w:t>Table</w:t>
      </w:r>
      <w:ins w:id="479" w:author="作成者">
        <w:r w:rsidR="00764E32" w:rsidRPr="00AE3AFA">
          <w:rPr>
            <w:rFonts w:asciiTheme="majorHAnsi" w:hAnsiTheme="majorHAnsi" w:cstheme="majorHAnsi"/>
          </w:rPr>
          <w:t xml:space="preserve"> 4.1- 23 </w:t>
        </w:r>
      </w:ins>
      <w:r w:rsidRPr="00AE3AFA">
        <w:rPr>
          <w:rFonts w:asciiTheme="majorHAnsi" w:hAnsiTheme="majorHAnsi" w:cstheme="majorHAnsi"/>
        </w:rPr>
        <w:t>“</w:t>
      </w:r>
      <w:ins w:id="480" w:author="作成者">
        <w:r w:rsidR="00764E32" w:rsidRPr="00AE3AFA">
          <w:rPr>
            <w:rFonts w:asciiTheme="majorHAnsi" w:hAnsiTheme="majorHAnsi" w:cstheme="majorHAnsi"/>
          </w:rPr>
          <w:t>Conductor</w:t>
        </w:r>
      </w:ins>
      <w:r w:rsidRPr="00AE3AFA">
        <w:rPr>
          <w:rFonts w:asciiTheme="majorHAnsi" w:hAnsiTheme="majorHAnsi" w:cstheme="majorHAnsi"/>
        </w:rPr>
        <w:t xml:space="preserve"> name” tab</w:t>
      </w:r>
    </w:p>
    <w:tbl>
      <w:tblPr>
        <w:tblStyle w:val="aa"/>
        <w:tblW w:w="6198" w:type="dxa"/>
        <w:tblInd w:w="1848" w:type="dxa"/>
        <w:tblLayout w:type="fixed"/>
        <w:tblLook w:val="04A0" w:firstRow="1" w:lastRow="0" w:firstColumn="1" w:lastColumn="0" w:noHBand="0" w:noVBand="1"/>
      </w:tblPr>
      <w:tblGrid>
        <w:gridCol w:w="2088"/>
        <w:gridCol w:w="4110"/>
      </w:tblGrid>
      <w:tr w:rsidR="00764E32" w:rsidRPr="00AE3AFA" w14:paraId="6708FBA1" w14:textId="77777777" w:rsidTr="00213A2C">
        <w:tc>
          <w:tcPr>
            <w:tcW w:w="2088" w:type="dxa"/>
            <w:shd w:val="clear" w:color="auto" w:fill="002B62"/>
            <w:vAlign w:val="center"/>
          </w:tcPr>
          <w:p w14:paraId="7E8A951F" w14:textId="1F5D6430" w:rsidR="00764E32" w:rsidRPr="00AE3AFA" w:rsidRDefault="002C6CFB" w:rsidP="00213A2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4110" w:type="dxa"/>
            <w:shd w:val="clear" w:color="auto" w:fill="002B62"/>
            <w:vAlign w:val="center"/>
          </w:tcPr>
          <w:p w14:paraId="2587D527" w14:textId="1AECAD4E" w:rsidR="00764E32" w:rsidRPr="00AE3AFA" w:rsidRDefault="002C6CFB" w:rsidP="00213A2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r>
      <w:tr w:rsidR="00764E32" w:rsidRPr="00AE3AFA" w14:paraId="2DD86B61" w14:textId="77777777" w:rsidTr="00213A2C">
        <w:tc>
          <w:tcPr>
            <w:tcW w:w="2088" w:type="dxa"/>
          </w:tcPr>
          <w:p w14:paraId="5EAA2DBF"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Conductor instance ID</w:t>
            </w:r>
            <w:r w:rsidRPr="00AE3AFA">
              <w:rPr>
                <w:rFonts w:asciiTheme="majorHAnsi" w:hAnsiTheme="majorHAnsi" w:cstheme="majorHAnsi"/>
                <w:color w:val="000000"/>
                <w:sz w:val="18"/>
                <w:szCs w:val="18"/>
                <w:shd w:val="clear" w:color="auto" w:fill="FFFFFF"/>
              </w:rPr>
              <w:t xml:space="preserve">　</w:t>
            </w:r>
          </w:p>
        </w:tc>
        <w:tc>
          <w:tcPr>
            <w:tcW w:w="4110" w:type="dxa"/>
          </w:tcPr>
          <w:p w14:paraId="41A9E58F" w14:textId="55678DDC" w:rsidR="00764E32" w:rsidRPr="00AE3AFA" w:rsidRDefault="00764E32" w:rsidP="002C6CFB">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Conductor</w:t>
            </w:r>
            <w:r w:rsidR="002C6CFB" w:rsidRPr="00AE3AFA">
              <w:rPr>
                <w:rFonts w:asciiTheme="majorHAnsi" w:hAnsiTheme="majorHAnsi" w:cstheme="majorHAnsi"/>
                <w:color w:val="000000"/>
                <w:sz w:val="18"/>
                <w:szCs w:val="18"/>
                <w:shd w:val="clear" w:color="auto" w:fill="FFFFFF"/>
              </w:rPr>
              <w:t xml:space="preserve"> instance </w:t>
            </w:r>
            <w:r w:rsidRPr="00AE3AFA">
              <w:rPr>
                <w:rFonts w:asciiTheme="majorHAnsi" w:hAnsiTheme="majorHAnsi" w:cstheme="majorHAnsi"/>
                <w:color w:val="000000"/>
                <w:sz w:val="18"/>
                <w:szCs w:val="18"/>
                <w:shd w:val="clear" w:color="auto" w:fill="FFFFFF"/>
              </w:rPr>
              <w:t>ID</w:t>
            </w:r>
            <w:r w:rsidRPr="00AE3AFA">
              <w:rPr>
                <w:rFonts w:asciiTheme="majorHAnsi" w:hAnsiTheme="majorHAnsi" w:cstheme="majorHAnsi"/>
                <w:color w:val="000000"/>
                <w:sz w:val="18"/>
                <w:szCs w:val="18"/>
                <w:shd w:val="clear" w:color="auto" w:fill="FFFFFF"/>
              </w:rPr>
              <w:br/>
            </w:r>
            <w:r w:rsidR="002C6CFB" w:rsidRPr="00AE3AFA">
              <w:rPr>
                <w:rFonts w:asciiTheme="majorHAnsi" w:hAnsiTheme="majorHAnsi" w:cstheme="majorHAnsi"/>
                <w:color w:val="000000"/>
                <w:sz w:val="18"/>
                <w:szCs w:val="18"/>
                <w:shd w:val="clear" w:color="auto" w:fill="FFFFFF"/>
              </w:rPr>
              <w:t>A unique ID which is automatically assigned for each Conductor Instance.</w:t>
            </w:r>
          </w:p>
        </w:tc>
      </w:tr>
      <w:tr w:rsidR="00764E32" w:rsidRPr="00AE3AFA" w14:paraId="11E75341" w14:textId="77777777" w:rsidTr="00213A2C">
        <w:tc>
          <w:tcPr>
            <w:tcW w:w="2088" w:type="dxa"/>
          </w:tcPr>
          <w:p w14:paraId="629C2634"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Conductor name</w:t>
            </w:r>
          </w:p>
        </w:tc>
        <w:tc>
          <w:tcPr>
            <w:tcW w:w="4110" w:type="dxa"/>
          </w:tcPr>
          <w:p w14:paraId="1B727B0D" w14:textId="34C9C294" w:rsidR="00764E32" w:rsidRPr="00AE3AFA" w:rsidRDefault="00764E32" w:rsidP="002C6CFB">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Conductor</w:t>
            </w:r>
            <w:r w:rsidR="002C6CFB" w:rsidRPr="00AE3AFA">
              <w:rPr>
                <w:rFonts w:asciiTheme="majorHAnsi" w:hAnsiTheme="majorHAnsi" w:cstheme="majorHAnsi"/>
                <w:color w:val="000000"/>
                <w:sz w:val="18"/>
                <w:szCs w:val="18"/>
                <w:shd w:val="clear" w:color="auto" w:fill="FFFFFF"/>
              </w:rPr>
              <w:t xml:space="preserve"> name</w:t>
            </w:r>
            <w:r w:rsidRPr="00AE3AFA">
              <w:rPr>
                <w:rFonts w:asciiTheme="majorHAnsi" w:hAnsiTheme="majorHAnsi" w:cstheme="majorHAnsi"/>
                <w:color w:val="000000"/>
                <w:sz w:val="18"/>
                <w:szCs w:val="18"/>
                <w:shd w:val="clear" w:color="auto" w:fill="FFFFFF"/>
              </w:rPr>
              <w:br/>
            </w:r>
            <w:r w:rsidR="002C6CFB" w:rsidRPr="00AE3AFA">
              <w:rPr>
                <w:rFonts w:asciiTheme="majorHAnsi" w:hAnsiTheme="majorHAnsi" w:cstheme="majorHAnsi"/>
                <w:color w:val="000000"/>
                <w:sz w:val="18"/>
                <w:szCs w:val="18"/>
                <w:shd w:val="clear" w:color="auto" w:fill="FFFFFF"/>
              </w:rPr>
              <w:t>Displays the names of running Conductor classes.</w:t>
            </w:r>
          </w:p>
        </w:tc>
      </w:tr>
      <w:tr w:rsidR="00764E32" w:rsidRPr="00AE3AFA" w14:paraId="535E0583" w14:textId="77777777" w:rsidTr="00213A2C">
        <w:tc>
          <w:tcPr>
            <w:tcW w:w="2088" w:type="dxa"/>
          </w:tcPr>
          <w:p w14:paraId="72719A8F"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Status</w:t>
            </w:r>
          </w:p>
        </w:tc>
        <w:tc>
          <w:tcPr>
            <w:tcW w:w="4110" w:type="dxa"/>
          </w:tcPr>
          <w:p w14:paraId="0B4357C3" w14:textId="0102C816" w:rsidR="00764E32" w:rsidRPr="00AE3AFA" w:rsidRDefault="002C6CFB"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Status</w:t>
            </w:r>
            <w:r w:rsidR="00764E32" w:rsidRPr="00AE3AFA">
              <w:rPr>
                <w:rFonts w:asciiTheme="majorHAnsi" w:hAnsiTheme="majorHAnsi" w:cstheme="majorHAnsi"/>
                <w:color w:val="000000"/>
                <w:sz w:val="18"/>
                <w:szCs w:val="18"/>
                <w:shd w:val="clear" w:color="auto" w:fill="FFFFFF"/>
              </w:rPr>
              <w:br/>
            </w:r>
            <w:r w:rsidRPr="00AE3AFA">
              <w:rPr>
                <w:rFonts w:asciiTheme="majorHAnsi" w:hAnsiTheme="majorHAnsi" w:cstheme="majorHAnsi"/>
                <w:color w:val="000000"/>
                <w:sz w:val="18"/>
                <w:szCs w:val="18"/>
                <w:shd w:val="clear" w:color="auto" w:fill="FFFFFF"/>
              </w:rPr>
              <w:t xml:space="preserve">Displays the status for running Conductors. </w:t>
            </w:r>
            <w:r w:rsidR="00764E32" w:rsidRPr="00AE3AFA">
              <w:rPr>
                <w:rFonts w:asciiTheme="majorHAnsi" w:hAnsiTheme="majorHAnsi" w:cstheme="majorHAnsi"/>
                <w:color w:val="000000"/>
                <w:sz w:val="18"/>
                <w:szCs w:val="18"/>
                <w:shd w:val="clear" w:color="auto" w:fill="FFFFFF"/>
              </w:rPr>
              <w:br/>
            </w:r>
            <w:r w:rsidRPr="00AE3AFA">
              <w:rPr>
                <w:rFonts w:asciiTheme="majorHAnsi" w:hAnsiTheme="majorHAnsi" w:cstheme="majorHAnsi"/>
                <w:color w:val="000000"/>
                <w:sz w:val="18"/>
                <w:szCs w:val="18"/>
                <w:shd w:val="clear" w:color="auto" w:fill="FFFFFF"/>
              </w:rPr>
              <w:t>One of the following statuses will be displayed.</w:t>
            </w:r>
          </w:p>
          <w:p w14:paraId="318A9867" w14:textId="7C71F737" w:rsidR="00764E32" w:rsidRPr="00AE3AFA" w:rsidRDefault="002C6CFB"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Not executed</w:t>
            </w:r>
          </w:p>
          <w:p w14:paraId="2D05629D" w14:textId="496DA506" w:rsidR="00764E32" w:rsidRPr="00AE3AFA" w:rsidRDefault="002C6CFB"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 xml:space="preserve">Not executed </w:t>
            </w:r>
            <w:r w:rsidR="00764E32"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Reserved</w:t>
            </w:r>
            <w:r w:rsidR="00764E32" w:rsidRPr="00AE3AFA">
              <w:rPr>
                <w:rFonts w:asciiTheme="majorHAnsi" w:hAnsiTheme="majorHAnsi" w:cstheme="majorHAnsi"/>
                <w:color w:val="000000"/>
                <w:sz w:val="18"/>
                <w:szCs w:val="18"/>
                <w:shd w:val="clear" w:color="auto" w:fill="FFFFFF"/>
              </w:rPr>
              <w:t>)</w:t>
            </w:r>
          </w:p>
          <w:p w14:paraId="42A4E78B" w14:textId="74AC51FD" w:rsidR="00764E32" w:rsidRPr="00AE3AFA" w:rsidRDefault="002C6CFB"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Executing</w:t>
            </w:r>
          </w:p>
          <w:p w14:paraId="4B53966A" w14:textId="19F7176C" w:rsidR="00764E32" w:rsidRPr="00AE3AFA" w:rsidRDefault="002C6CFB"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Executing</w:t>
            </w:r>
            <w:r w:rsidR="00764E32"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postponed</w:t>
            </w:r>
            <w:r w:rsidR="00764E32" w:rsidRPr="00AE3AFA">
              <w:rPr>
                <w:rFonts w:asciiTheme="majorHAnsi" w:hAnsiTheme="majorHAnsi" w:cstheme="majorHAnsi"/>
                <w:color w:val="000000"/>
                <w:sz w:val="18"/>
                <w:szCs w:val="18"/>
                <w:shd w:val="clear" w:color="auto" w:fill="FFFFFF"/>
              </w:rPr>
              <w:t>)</w:t>
            </w:r>
          </w:p>
          <w:p w14:paraId="60BE2EF5" w14:textId="45A1E517" w:rsidR="00764E32" w:rsidRPr="00AE3AFA" w:rsidRDefault="002C6CFB"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Normal end</w:t>
            </w:r>
          </w:p>
          <w:p w14:paraId="7B1C4DA8" w14:textId="2D678532" w:rsidR="00764E32" w:rsidRPr="00AE3AFA" w:rsidRDefault="002C6CFB"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Emergency stop</w:t>
            </w:r>
          </w:p>
          <w:p w14:paraId="07DC3260" w14:textId="4B0B022A" w:rsidR="00764E32" w:rsidRPr="00AE3AFA" w:rsidRDefault="002C6CFB"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Abnormal end</w:t>
            </w:r>
          </w:p>
          <w:p w14:paraId="25854898" w14:textId="75E3AA94" w:rsidR="00764E32" w:rsidRPr="00AE3AFA" w:rsidRDefault="002C6CFB"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Unexpected error</w:t>
            </w:r>
          </w:p>
          <w:p w14:paraId="053EC025" w14:textId="02E21380" w:rsidR="00764E32" w:rsidRPr="00AE3AFA" w:rsidRDefault="002C6CFB"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Reservation deleted</w:t>
            </w:r>
          </w:p>
        </w:tc>
      </w:tr>
      <w:tr w:rsidR="00764E32" w:rsidRPr="00AE3AFA" w14:paraId="28176009" w14:textId="77777777" w:rsidTr="00213A2C">
        <w:tc>
          <w:tcPr>
            <w:tcW w:w="2088" w:type="dxa"/>
          </w:tcPr>
          <w:p w14:paraId="590643A9"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Pause Status</w:t>
            </w:r>
          </w:p>
        </w:tc>
        <w:tc>
          <w:tcPr>
            <w:tcW w:w="4110" w:type="dxa"/>
          </w:tcPr>
          <w:p w14:paraId="1E74A2B3" w14:textId="57FB62E1" w:rsidR="003B6D27" w:rsidRPr="00AE3AFA" w:rsidRDefault="003B6D27" w:rsidP="005C740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Pause status</w:t>
            </w:r>
          </w:p>
          <w:p w14:paraId="605E98C3" w14:textId="33B7AB78" w:rsidR="00764E32" w:rsidRPr="00AE3AFA" w:rsidRDefault="003B6D27" w:rsidP="005C740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Displays the “Pause status” for any running Conductors that are paused.</w:t>
            </w:r>
            <w:r w:rsidRPr="00AE3AFA">
              <w:rPr>
                <w:rFonts w:asciiTheme="majorHAnsi" w:hAnsiTheme="majorHAnsi" w:cstheme="majorHAnsi"/>
                <w:color w:val="000000"/>
                <w:sz w:val="18"/>
                <w:szCs w:val="18"/>
                <w:shd w:val="clear" w:color="auto" w:fill="FFFFFF"/>
              </w:rPr>
              <w:br/>
            </w:r>
            <w:r w:rsidR="005C740C" w:rsidRPr="00AE3AFA">
              <w:rPr>
                <w:rFonts w:asciiTheme="majorHAnsi" w:hAnsiTheme="majorHAnsi" w:cstheme="majorHAnsi"/>
                <w:color w:val="000000"/>
                <w:sz w:val="18"/>
                <w:szCs w:val="18"/>
                <w:shd w:val="clear" w:color="auto" w:fill="FFFFFF"/>
              </w:rPr>
              <w:t>This item</w:t>
            </w:r>
            <w:r w:rsidRPr="00AE3AFA">
              <w:rPr>
                <w:rFonts w:asciiTheme="majorHAnsi" w:hAnsiTheme="majorHAnsi" w:cstheme="majorHAnsi"/>
                <w:color w:val="000000"/>
                <w:sz w:val="18"/>
                <w:szCs w:val="18"/>
                <w:shd w:val="clear" w:color="auto" w:fill="FFFFFF"/>
              </w:rPr>
              <w:t xml:space="preserve"> will display the “Pause status” for any conductors that are called using the “Conductor call” function.</w:t>
            </w:r>
            <w:r w:rsidR="00764E32" w:rsidRPr="00AE3AFA">
              <w:rPr>
                <w:rFonts w:asciiTheme="majorHAnsi" w:hAnsiTheme="majorHAnsi" w:cstheme="majorHAnsi"/>
                <w:color w:val="000000"/>
                <w:sz w:val="18"/>
                <w:szCs w:val="18"/>
                <w:shd w:val="clear" w:color="auto" w:fill="FFFFFF"/>
              </w:rPr>
              <w:br/>
            </w:r>
            <w:r w:rsidRPr="00AE3AFA">
              <w:rPr>
                <w:rFonts w:asciiTheme="majorHAnsi" w:hAnsiTheme="majorHAnsi" w:cstheme="majorHAnsi"/>
                <w:color w:val="000000"/>
                <w:sz w:val="18"/>
                <w:szCs w:val="18"/>
                <w:shd w:val="clear" w:color="auto" w:fill="FFFFFF"/>
              </w:rPr>
              <w:t xml:space="preserve">This item will be blank if </w:t>
            </w:r>
            <w:r w:rsidR="005C740C" w:rsidRPr="00AE3AFA">
              <w:rPr>
                <w:rFonts w:asciiTheme="majorHAnsi" w:hAnsiTheme="majorHAnsi" w:cstheme="majorHAnsi"/>
                <w:color w:val="000000"/>
                <w:sz w:val="18"/>
                <w:szCs w:val="18"/>
                <w:shd w:val="clear" w:color="auto" w:fill="FFFFFF"/>
              </w:rPr>
              <w:t>the conductor is unpaused.</w:t>
            </w:r>
          </w:p>
        </w:tc>
      </w:tr>
      <w:tr w:rsidR="00764E32" w:rsidRPr="00AE3AFA" w14:paraId="3258EACA" w14:textId="77777777" w:rsidTr="00213A2C">
        <w:tc>
          <w:tcPr>
            <w:tcW w:w="2088" w:type="dxa"/>
          </w:tcPr>
          <w:p w14:paraId="23CC0207"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Start time</w:t>
            </w:r>
          </w:p>
        </w:tc>
        <w:tc>
          <w:tcPr>
            <w:tcW w:w="4110" w:type="dxa"/>
          </w:tcPr>
          <w:p w14:paraId="64768854" w14:textId="7E27CA23" w:rsidR="00764E32" w:rsidRPr="00AE3AFA" w:rsidRDefault="005C740C" w:rsidP="005C740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Start time</w:t>
            </w:r>
            <w:r w:rsidRPr="00AE3AFA">
              <w:rPr>
                <w:rFonts w:asciiTheme="majorHAnsi" w:hAnsiTheme="majorHAnsi" w:cstheme="majorHAnsi"/>
                <w:color w:val="000000"/>
                <w:sz w:val="18"/>
                <w:szCs w:val="18"/>
                <w:shd w:val="clear" w:color="auto" w:fill="FFFFFF"/>
              </w:rPr>
              <w:br/>
              <w:t>Displays the date and time of when the Conductor was executed.</w:t>
            </w:r>
          </w:p>
        </w:tc>
      </w:tr>
      <w:tr w:rsidR="00764E32" w:rsidRPr="00AE3AFA" w14:paraId="7D469F41" w14:textId="77777777" w:rsidTr="00213A2C">
        <w:tc>
          <w:tcPr>
            <w:tcW w:w="2088" w:type="dxa"/>
          </w:tcPr>
          <w:p w14:paraId="18340CEB"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End time</w:t>
            </w:r>
          </w:p>
        </w:tc>
        <w:tc>
          <w:tcPr>
            <w:tcW w:w="4110" w:type="dxa"/>
          </w:tcPr>
          <w:p w14:paraId="1FE05C6E" w14:textId="168E95D9" w:rsidR="00764E32" w:rsidRPr="00AE3AFA" w:rsidRDefault="005C740C" w:rsidP="005C740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End time</w:t>
            </w:r>
            <w:r w:rsidRPr="00AE3AFA">
              <w:rPr>
                <w:rFonts w:asciiTheme="majorHAnsi" w:hAnsiTheme="majorHAnsi" w:cstheme="majorHAnsi"/>
                <w:color w:val="000000"/>
                <w:sz w:val="18"/>
                <w:szCs w:val="18"/>
                <w:shd w:val="clear" w:color="auto" w:fill="FFFFFF"/>
              </w:rPr>
              <w:br/>
              <w:t>Displays the data and time of when the Conductor ended.</w:t>
            </w:r>
          </w:p>
        </w:tc>
      </w:tr>
      <w:tr w:rsidR="00764E32" w:rsidRPr="00AE3AFA" w14:paraId="77849EFF" w14:textId="77777777" w:rsidTr="00213A2C">
        <w:tc>
          <w:tcPr>
            <w:tcW w:w="2088" w:type="dxa"/>
          </w:tcPr>
          <w:p w14:paraId="195882C4"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Execution user</w:t>
            </w:r>
          </w:p>
        </w:tc>
        <w:tc>
          <w:tcPr>
            <w:tcW w:w="4110" w:type="dxa"/>
          </w:tcPr>
          <w:p w14:paraId="739D604F" w14:textId="70A12DEF" w:rsidR="00764E32" w:rsidRPr="00AE3AFA" w:rsidRDefault="005C740C" w:rsidP="005C740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Execution user</w:t>
            </w:r>
            <w:r w:rsidRPr="00AE3AFA">
              <w:rPr>
                <w:rFonts w:asciiTheme="majorHAnsi" w:hAnsiTheme="majorHAnsi" w:cstheme="majorHAnsi"/>
                <w:color w:val="000000"/>
                <w:sz w:val="18"/>
                <w:szCs w:val="18"/>
                <w:shd w:val="clear" w:color="auto" w:fill="FFFFFF"/>
              </w:rPr>
              <w:br/>
              <w:t xml:space="preserve">Displays the user who executed the Conductor. </w:t>
            </w:r>
          </w:p>
        </w:tc>
      </w:tr>
      <w:tr w:rsidR="00764E32" w:rsidRPr="00AE3AFA" w14:paraId="52F9354D" w14:textId="77777777" w:rsidTr="00213A2C">
        <w:tc>
          <w:tcPr>
            <w:tcW w:w="2088" w:type="dxa"/>
          </w:tcPr>
          <w:p w14:paraId="35D496D9"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Reservation date</w:t>
            </w:r>
          </w:p>
        </w:tc>
        <w:tc>
          <w:tcPr>
            <w:tcW w:w="4110" w:type="dxa"/>
          </w:tcPr>
          <w:p w14:paraId="37ABC033" w14:textId="033A5E42" w:rsidR="00764E32" w:rsidRPr="00AE3AFA" w:rsidRDefault="005C740C" w:rsidP="005C740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Reservation date</w:t>
            </w:r>
            <w:r w:rsidR="00764E32" w:rsidRPr="00AE3AFA">
              <w:rPr>
                <w:rFonts w:asciiTheme="majorHAnsi" w:hAnsiTheme="majorHAnsi" w:cstheme="majorHAnsi"/>
                <w:color w:val="000000"/>
                <w:sz w:val="18"/>
                <w:szCs w:val="18"/>
                <w:shd w:val="clear" w:color="auto" w:fill="FFFFFF"/>
              </w:rPr>
              <w:br/>
            </w:r>
            <w:r w:rsidRPr="00AE3AFA">
              <w:rPr>
                <w:rFonts w:asciiTheme="majorHAnsi" w:hAnsiTheme="majorHAnsi" w:cstheme="majorHAnsi"/>
                <w:color w:val="000000"/>
                <w:sz w:val="18"/>
                <w:szCs w:val="18"/>
                <w:shd w:val="clear" w:color="auto" w:fill="FFFFFF"/>
              </w:rPr>
              <w:t xml:space="preserve">Displays the conductor’s reservation date and time. </w:t>
            </w:r>
          </w:p>
        </w:tc>
      </w:tr>
      <w:tr w:rsidR="00764E32" w:rsidRPr="00AE3AFA" w14:paraId="6E2CFAE6" w14:textId="77777777" w:rsidTr="00213A2C">
        <w:tc>
          <w:tcPr>
            <w:tcW w:w="2088" w:type="dxa"/>
          </w:tcPr>
          <w:p w14:paraId="3D7E9D78"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Emergency stop</w:t>
            </w:r>
          </w:p>
        </w:tc>
        <w:tc>
          <w:tcPr>
            <w:tcW w:w="4110" w:type="dxa"/>
          </w:tcPr>
          <w:p w14:paraId="70640FAB" w14:textId="77777777" w:rsidR="003B3643" w:rsidRPr="00AE3AFA" w:rsidRDefault="003B3643"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Emergency stop flag</w:t>
            </w:r>
          </w:p>
          <w:p w14:paraId="3D6BDDE9" w14:textId="10073759" w:rsidR="00764E32" w:rsidRPr="00AE3AFA" w:rsidRDefault="003B3643" w:rsidP="003B3643">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Displays the status “Stopped” if the Conductor has been emergency stopped. Will display “Not stopped” if else.</w:t>
            </w:r>
          </w:p>
        </w:tc>
      </w:tr>
      <w:tr w:rsidR="00764E32" w:rsidRPr="00AE3AFA" w14:paraId="6AE36C7A" w14:textId="77777777" w:rsidTr="00213A2C">
        <w:tc>
          <w:tcPr>
            <w:tcW w:w="2088" w:type="dxa"/>
          </w:tcPr>
          <w:p w14:paraId="4EA23FCA"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Note</w:t>
            </w:r>
          </w:p>
        </w:tc>
        <w:tc>
          <w:tcPr>
            <w:tcW w:w="4110" w:type="dxa"/>
          </w:tcPr>
          <w:p w14:paraId="41761A80" w14:textId="711D94AF" w:rsidR="00764E32" w:rsidRPr="00AE3AFA" w:rsidRDefault="003B3643" w:rsidP="003B3643">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Remarks/Notes</w:t>
            </w:r>
            <w:r w:rsidR="00764E32" w:rsidRPr="00AE3AFA">
              <w:rPr>
                <w:rFonts w:asciiTheme="majorHAnsi" w:hAnsiTheme="majorHAnsi" w:cstheme="majorHAnsi"/>
                <w:color w:val="000000"/>
                <w:sz w:val="18"/>
                <w:szCs w:val="18"/>
                <w:shd w:val="clear" w:color="auto" w:fill="FFFFFF"/>
              </w:rPr>
              <w:br/>
            </w:r>
            <w:r w:rsidRPr="00AE3AFA">
              <w:rPr>
                <w:rFonts w:asciiTheme="majorHAnsi" w:hAnsiTheme="majorHAnsi" w:cstheme="majorHAnsi"/>
                <w:color w:val="000000"/>
                <w:sz w:val="18"/>
                <w:szCs w:val="18"/>
                <w:shd w:val="clear" w:color="auto" w:fill="FFFFFF"/>
              </w:rPr>
              <w:t xml:space="preserve">Displays any description and notes for the </w:t>
            </w:r>
            <w:r w:rsidR="00764E32" w:rsidRPr="00AE3AFA">
              <w:rPr>
                <w:rFonts w:asciiTheme="majorHAnsi" w:hAnsiTheme="majorHAnsi" w:cstheme="majorHAnsi"/>
                <w:color w:val="000000"/>
                <w:sz w:val="18"/>
                <w:szCs w:val="18"/>
                <w:shd w:val="clear" w:color="auto" w:fill="FFFFFF"/>
              </w:rPr>
              <w:t>Conductor</w:t>
            </w:r>
            <w:r w:rsidRPr="00AE3AFA">
              <w:rPr>
                <w:rFonts w:asciiTheme="majorHAnsi" w:hAnsiTheme="majorHAnsi" w:cstheme="majorHAnsi"/>
                <w:color w:val="000000"/>
                <w:sz w:val="18"/>
                <w:szCs w:val="18"/>
                <w:shd w:val="clear" w:color="auto" w:fill="FFFFFF"/>
              </w:rPr>
              <w:t>.</w:t>
            </w:r>
          </w:p>
        </w:tc>
      </w:tr>
    </w:tbl>
    <w:p w14:paraId="31C56534" w14:textId="77777777" w:rsidR="00764E32" w:rsidRPr="00AE3AFA" w:rsidRDefault="00764E32" w:rsidP="00764E32">
      <w:pPr>
        <w:rPr>
          <w:ins w:id="481" w:author="作成者"/>
          <w:rFonts w:asciiTheme="majorHAnsi" w:hAnsiTheme="majorHAnsi" w:cstheme="majorHAnsi"/>
          <w:b/>
        </w:rPr>
      </w:pPr>
    </w:p>
    <w:p w14:paraId="7CC8507B" w14:textId="77777777" w:rsidR="00764E32" w:rsidRPr="00AE3AFA" w:rsidRDefault="00764E32" w:rsidP="00764E32">
      <w:pPr>
        <w:widowControl/>
        <w:ind w:leftChars="1282" w:left="2692"/>
        <w:jc w:val="left"/>
        <w:rPr>
          <w:ins w:id="482" w:author="作成者"/>
          <w:rFonts w:asciiTheme="majorHAnsi" w:hAnsiTheme="majorHAnsi" w:cstheme="majorHAnsi"/>
          <w:b/>
        </w:rPr>
      </w:pPr>
      <w:ins w:id="483" w:author="作成者">
        <w:r w:rsidRPr="00AE3AFA">
          <w:rPr>
            <w:rFonts w:asciiTheme="majorHAnsi" w:hAnsiTheme="majorHAnsi" w:cstheme="majorHAnsi"/>
            <w:b/>
            <w:noProof/>
          </w:rPr>
          <w:lastRenderedPageBreak/>
          <w:drawing>
            <wp:inline distT="0" distB="0" distL="0" distR="0" wp14:anchorId="61EAAE0E" wp14:editId="032437B1">
              <wp:extent cx="3038899" cy="3705742"/>
              <wp:effectExtent l="0" t="0" r="9525" b="952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8899" cy="3705742"/>
                      </a:xfrm>
                      <a:prstGeom prst="rect">
                        <a:avLst/>
                      </a:prstGeom>
                    </pic:spPr>
                  </pic:pic>
                </a:graphicData>
              </a:graphic>
            </wp:inline>
          </w:drawing>
        </w:r>
      </w:ins>
    </w:p>
    <w:p w14:paraId="2BC481A9" w14:textId="2531F9CD" w:rsidR="00764E32" w:rsidRPr="00AE3AFA" w:rsidRDefault="00F103F9" w:rsidP="00764E32">
      <w:pPr>
        <w:pStyle w:val="af1"/>
        <w:jc w:val="center"/>
        <w:rPr>
          <w:ins w:id="484" w:author="作成者"/>
          <w:rFonts w:asciiTheme="majorHAnsi" w:hAnsiTheme="majorHAnsi" w:cstheme="majorHAnsi"/>
        </w:rPr>
      </w:pPr>
      <w:r w:rsidRPr="00AE3AFA">
        <w:rPr>
          <w:rFonts w:asciiTheme="majorHAnsi" w:hAnsiTheme="majorHAnsi" w:cstheme="majorHAnsi"/>
        </w:rPr>
        <w:t>Figure</w:t>
      </w:r>
      <w:ins w:id="485" w:author="作成者">
        <w:r w:rsidR="00764E32" w:rsidRPr="00AE3AFA">
          <w:rPr>
            <w:rFonts w:asciiTheme="majorHAnsi" w:hAnsiTheme="majorHAnsi" w:cstheme="majorHAnsi"/>
          </w:rPr>
          <w:t xml:space="preserve"> 4.1- </w:t>
        </w:r>
        <w:r w:rsidR="00764E32" w:rsidRPr="00AE3AFA">
          <w:rPr>
            <w:rFonts w:asciiTheme="majorHAnsi" w:hAnsiTheme="majorHAnsi" w:cstheme="majorHAnsi"/>
          </w:rPr>
          <w:fldChar w:fldCharType="begin"/>
        </w:r>
        <w:r w:rsidR="00764E32" w:rsidRPr="00AE3AFA">
          <w:rPr>
            <w:rFonts w:asciiTheme="majorHAnsi" w:hAnsiTheme="majorHAnsi" w:cstheme="majorHAnsi"/>
          </w:rPr>
          <w:instrText xml:space="preserve"> SEQ </w:instrText>
        </w:r>
        <w:r w:rsidR="00764E32" w:rsidRPr="00AE3AFA">
          <w:rPr>
            <w:rFonts w:asciiTheme="majorHAnsi" w:hAnsiTheme="majorHAnsi" w:cstheme="majorHAnsi"/>
          </w:rPr>
          <w:instrText>図</w:instrText>
        </w:r>
        <w:r w:rsidR="00764E32" w:rsidRPr="00AE3AFA">
          <w:rPr>
            <w:rFonts w:asciiTheme="majorHAnsi" w:hAnsiTheme="majorHAnsi" w:cstheme="majorHAnsi"/>
          </w:rPr>
          <w:instrText xml:space="preserve">_4.1- \* ARABIC </w:instrText>
        </w:r>
        <w:r w:rsidR="00764E32" w:rsidRPr="00AE3AFA">
          <w:rPr>
            <w:rFonts w:asciiTheme="majorHAnsi" w:hAnsiTheme="majorHAnsi" w:cstheme="majorHAnsi"/>
          </w:rPr>
          <w:fldChar w:fldCharType="separate"/>
        </w:r>
      </w:ins>
      <w:r w:rsidR="00A6356E">
        <w:rPr>
          <w:rFonts w:asciiTheme="majorHAnsi" w:hAnsiTheme="majorHAnsi" w:cstheme="majorHAnsi"/>
          <w:noProof/>
        </w:rPr>
        <w:t>5</w:t>
      </w:r>
      <w:ins w:id="486" w:author="作成者">
        <w:r w:rsidR="00764E32" w:rsidRPr="00AE3AFA">
          <w:rPr>
            <w:rFonts w:asciiTheme="majorHAnsi" w:hAnsiTheme="majorHAnsi" w:cstheme="majorHAnsi"/>
          </w:rPr>
          <w:fldChar w:fldCharType="end"/>
        </w:r>
        <w:r w:rsidR="00764E32" w:rsidRPr="00AE3AFA">
          <w:rPr>
            <w:rFonts w:asciiTheme="majorHAnsi" w:hAnsiTheme="majorHAnsi" w:cstheme="majorHAnsi"/>
          </w:rPr>
          <w:t xml:space="preserve"> </w:t>
        </w:r>
      </w:ins>
      <w:r w:rsidRPr="00AE3AFA">
        <w:rPr>
          <w:rFonts w:asciiTheme="majorHAnsi" w:hAnsiTheme="majorHAnsi" w:cstheme="majorHAnsi"/>
        </w:rPr>
        <w:t>“</w:t>
      </w:r>
      <w:ins w:id="487" w:author="作成者">
        <w:r w:rsidR="00764E32" w:rsidRPr="00AE3AFA">
          <w:rPr>
            <w:rFonts w:asciiTheme="majorHAnsi" w:hAnsiTheme="majorHAnsi" w:cstheme="majorHAnsi"/>
          </w:rPr>
          <w:t>Conductor</w:t>
        </w:r>
      </w:ins>
      <w:r w:rsidRPr="00AE3AFA">
        <w:rPr>
          <w:rFonts w:asciiTheme="majorHAnsi" w:hAnsiTheme="majorHAnsi" w:cstheme="majorHAnsi"/>
        </w:rPr>
        <w:t xml:space="preserve"> name” tab</w:t>
      </w:r>
    </w:p>
    <w:p w14:paraId="2CAEF75A" w14:textId="77777777" w:rsidR="00764E32" w:rsidRPr="00AE3AFA" w:rsidRDefault="00764E32" w:rsidP="00764E32">
      <w:pPr>
        <w:rPr>
          <w:ins w:id="488" w:author="作成者"/>
          <w:rFonts w:asciiTheme="majorHAnsi" w:hAnsiTheme="majorHAnsi" w:cstheme="majorHAnsi"/>
        </w:rPr>
      </w:pPr>
    </w:p>
    <w:p w14:paraId="4F54120F" w14:textId="7D153966" w:rsidR="00764E32" w:rsidRPr="00AE3AFA" w:rsidRDefault="00F103F9" w:rsidP="00764E32">
      <w:pPr>
        <w:pStyle w:val="afb"/>
        <w:numPr>
          <w:ilvl w:val="0"/>
          <w:numId w:val="35"/>
        </w:numPr>
        <w:rPr>
          <w:ins w:id="489" w:author="作成者"/>
          <w:rFonts w:asciiTheme="majorHAnsi" w:hAnsiTheme="majorHAnsi" w:cstheme="majorHAnsi"/>
        </w:rPr>
      </w:pPr>
      <w:r w:rsidRPr="00AE3AFA">
        <w:rPr>
          <w:rFonts w:asciiTheme="majorHAnsi" w:hAnsiTheme="majorHAnsi" w:cstheme="majorHAnsi"/>
        </w:rPr>
        <w:t>“</w:t>
      </w:r>
      <w:ins w:id="490" w:author="作成者">
        <w:r w:rsidR="00764E32" w:rsidRPr="00AE3AFA">
          <w:rPr>
            <w:rFonts w:asciiTheme="majorHAnsi" w:hAnsiTheme="majorHAnsi" w:cstheme="majorHAnsi"/>
          </w:rPr>
          <w:t>Node</w:t>
        </w:r>
      </w:ins>
      <w:r w:rsidRPr="00AE3AFA">
        <w:rPr>
          <w:rFonts w:asciiTheme="majorHAnsi" w:hAnsiTheme="majorHAnsi" w:cstheme="majorHAnsi"/>
        </w:rPr>
        <w:t>” tab</w:t>
      </w:r>
    </w:p>
    <w:p w14:paraId="6745A589" w14:textId="078C3B07" w:rsidR="00764E32" w:rsidRPr="00AE3AFA" w:rsidRDefault="00F103F9" w:rsidP="00764E32">
      <w:pPr>
        <w:pStyle w:val="afb"/>
        <w:numPr>
          <w:ilvl w:val="0"/>
          <w:numId w:val="34"/>
        </w:numPr>
        <w:rPr>
          <w:ins w:id="491" w:author="作成者"/>
          <w:rFonts w:asciiTheme="majorHAnsi" w:hAnsiTheme="majorHAnsi" w:cstheme="majorHAnsi"/>
        </w:rPr>
      </w:pPr>
      <w:r w:rsidRPr="00AE3AFA">
        <w:rPr>
          <w:rFonts w:asciiTheme="majorHAnsi" w:hAnsiTheme="majorHAnsi" w:cstheme="majorHAnsi"/>
        </w:rPr>
        <w:t>This tab is displayed when a Node is selected.</w:t>
      </w:r>
    </w:p>
    <w:p w14:paraId="2B95FA40" w14:textId="77777777" w:rsidR="00F103F9" w:rsidRPr="00AE3AFA" w:rsidRDefault="00F103F9" w:rsidP="00F103F9">
      <w:pPr>
        <w:pStyle w:val="afb"/>
        <w:numPr>
          <w:ilvl w:val="0"/>
          <w:numId w:val="34"/>
        </w:numPr>
        <w:rPr>
          <w:ins w:id="492" w:author="作成者"/>
          <w:rFonts w:asciiTheme="majorHAnsi" w:hAnsiTheme="majorHAnsi" w:cstheme="majorHAnsi"/>
        </w:rPr>
      </w:pPr>
      <w:r w:rsidRPr="00AE3AFA">
        <w:rPr>
          <w:rFonts w:asciiTheme="majorHAnsi" w:hAnsiTheme="majorHAnsi" w:cstheme="majorHAnsi"/>
        </w:rPr>
        <w:t>The tab items are as follows.</w:t>
      </w:r>
    </w:p>
    <w:p w14:paraId="0785CCB3" w14:textId="77777777" w:rsidR="00764E32" w:rsidRPr="00AE3AFA" w:rsidRDefault="00764E32" w:rsidP="00764E32">
      <w:pPr>
        <w:pStyle w:val="afb"/>
        <w:ind w:left="2100" w:firstLine="0"/>
        <w:rPr>
          <w:ins w:id="493" w:author="作成者"/>
          <w:rFonts w:asciiTheme="majorHAnsi" w:hAnsiTheme="majorHAnsi" w:cstheme="majorHAnsi"/>
        </w:rPr>
      </w:pPr>
    </w:p>
    <w:p w14:paraId="330AA234" w14:textId="036CFB6D" w:rsidR="00764E32" w:rsidRPr="00AE3AFA" w:rsidRDefault="00F103F9" w:rsidP="00764E32">
      <w:pPr>
        <w:pStyle w:val="af1"/>
        <w:numPr>
          <w:ilvl w:val="0"/>
          <w:numId w:val="34"/>
        </w:numPr>
        <w:ind w:left="284"/>
        <w:jc w:val="center"/>
        <w:rPr>
          <w:ins w:id="494" w:author="作成者"/>
          <w:rFonts w:asciiTheme="majorHAnsi" w:hAnsiTheme="majorHAnsi" w:cstheme="majorHAnsi"/>
        </w:rPr>
      </w:pPr>
      <w:r w:rsidRPr="00AE3AFA">
        <w:rPr>
          <w:rFonts w:asciiTheme="majorHAnsi" w:hAnsiTheme="majorHAnsi" w:cstheme="majorHAnsi"/>
        </w:rPr>
        <w:t>Table</w:t>
      </w:r>
      <w:ins w:id="495" w:author="作成者">
        <w:r w:rsidR="00764E32" w:rsidRPr="00AE3AFA">
          <w:rPr>
            <w:rFonts w:asciiTheme="majorHAnsi" w:hAnsiTheme="majorHAnsi" w:cstheme="majorHAnsi"/>
          </w:rPr>
          <w:t xml:space="preserve"> 4.1- 24 </w:t>
        </w:r>
      </w:ins>
      <w:r w:rsidRPr="00AE3AFA">
        <w:rPr>
          <w:rFonts w:asciiTheme="majorHAnsi" w:hAnsiTheme="majorHAnsi" w:cstheme="majorHAnsi"/>
        </w:rPr>
        <w:t>“Node name” tab</w:t>
      </w:r>
    </w:p>
    <w:tbl>
      <w:tblPr>
        <w:tblStyle w:val="aa"/>
        <w:tblW w:w="7049" w:type="dxa"/>
        <w:tblInd w:w="1848" w:type="dxa"/>
        <w:tblLayout w:type="fixed"/>
        <w:tblLook w:val="04A0" w:firstRow="1" w:lastRow="0" w:firstColumn="1" w:lastColumn="0" w:noHBand="0" w:noVBand="1"/>
      </w:tblPr>
      <w:tblGrid>
        <w:gridCol w:w="1237"/>
        <w:gridCol w:w="1559"/>
        <w:gridCol w:w="4253"/>
      </w:tblGrid>
      <w:tr w:rsidR="00764E32" w:rsidRPr="00AE3AFA" w14:paraId="1378EF50" w14:textId="77777777" w:rsidTr="00213A2C">
        <w:tc>
          <w:tcPr>
            <w:tcW w:w="2796" w:type="dxa"/>
            <w:gridSpan w:val="2"/>
            <w:shd w:val="clear" w:color="auto" w:fill="002B62"/>
            <w:vAlign w:val="center"/>
          </w:tcPr>
          <w:p w14:paraId="39FD810E" w14:textId="12287973" w:rsidR="00764E32" w:rsidRPr="00AE3AFA" w:rsidRDefault="007E5697" w:rsidP="00213A2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4253" w:type="dxa"/>
            <w:shd w:val="clear" w:color="auto" w:fill="002B62"/>
            <w:vAlign w:val="center"/>
          </w:tcPr>
          <w:p w14:paraId="4D4CB999" w14:textId="060E447A" w:rsidR="00764E32" w:rsidRPr="00AE3AFA" w:rsidRDefault="007E5697" w:rsidP="00213A2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r>
      <w:tr w:rsidR="00764E32" w:rsidRPr="00AE3AFA" w14:paraId="1897B63A" w14:textId="77777777" w:rsidTr="00213A2C">
        <w:tc>
          <w:tcPr>
            <w:tcW w:w="2796" w:type="dxa"/>
            <w:gridSpan w:val="2"/>
          </w:tcPr>
          <w:p w14:paraId="2181838A"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Node type</w:t>
            </w:r>
            <w:r w:rsidRPr="00AE3AFA">
              <w:rPr>
                <w:rFonts w:asciiTheme="majorHAnsi" w:hAnsiTheme="majorHAnsi" w:cstheme="majorHAnsi"/>
                <w:color w:val="000000"/>
                <w:sz w:val="18"/>
                <w:szCs w:val="18"/>
                <w:shd w:val="clear" w:color="auto" w:fill="FFFFFF"/>
              </w:rPr>
              <w:t xml:space="preserve">　</w:t>
            </w:r>
          </w:p>
        </w:tc>
        <w:tc>
          <w:tcPr>
            <w:tcW w:w="4253" w:type="dxa"/>
          </w:tcPr>
          <w:p w14:paraId="00A016CF" w14:textId="408FF00A" w:rsidR="00764E32" w:rsidRPr="00AE3AFA" w:rsidRDefault="007E5697" w:rsidP="007E569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Displays the Type of the Node</w:t>
            </w:r>
          </w:p>
        </w:tc>
      </w:tr>
      <w:tr w:rsidR="00764E32" w:rsidRPr="00AE3AFA" w14:paraId="72614FE8" w14:textId="77777777" w:rsidTr="00213A2C">
        <w:tc>
          <w:tcPr>
            <w:tcW w:w="2796" w:type="dxa"/>
            <w:gridSpan w:val="2"/>
          </w:tcPr>
          <w:p w14:paraId="0F369D4D"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Node Instance ID</w:t>
            </w:r>
          </w:p>
        </w:tc>
        <w:tc>
          <w:tcPr>
            <w:tcW w:w="4253" w:type="dxa"/>
          </w:tcPr>
          <w:p w14:paraId="3D3D43DD" w14:textId="277ACB1A" w:rsidR="00764E32" w:rsidRPr="00AE3AFA" w:rsidRDefault="007E5697"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 unique ID which is automatically assigned for each Node Instance.</w:t>
            </w:r>
          </w:p>
        </w:tc>
      </w:tr>
      <w:tr w:rsidR="00764E32" w:rsidRPr="00AE3AFA" w14:paraId="7AC89C26" w14:textId="77777777" w:rsidTr="00213A2C">
        <w:tc>
          <w:tcPr>
            <w:tcW w:w="2796" w:type="dxa"/>
            <w:gridSpan w:val="2"/>
          </w:tcPr>
          <w:p w14:paraId="1A437EE7"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Node name</w:t>
            </w:r>
          </w:p>
        </w:tc>
        <w:tc>
          <w:tcPr>
            <w:tcW w:w="4253" w:type="dxa"/>
          </w:tcPr>
          <w:p w14:paraId="2A683511" w14:textId="1991BF80" w:rsidR="00764E32" w:rsidRPr="00AE3AFA" w:rsidRDefault="007E5697" w:rsidP="007E569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Displays the name of the Node class.</w:t>
            </w:r>
          </w:p>
        </w:tc>
      </w:tr>
      <w:tr w:rsidR="00764E32" w:rsidRPr="00AE3AFA" w14:paraId="369F6340" w14:textId="77777777" w:rsidTr="00213A2C">
        <w:tc>
          <w:tcPr>
            <w:tcW w:w="2796" w:type="dxa"/>
            <w:gridSpan w:val="2"/>
          </w:tcPr>
          <w:p w14:paraId="7D1B48E0"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Status</w:t>
            </w:r>
          </w:p>
        </w:tc>
        <w:tc>
          <w:tcPr>
            <w:tcW w:w="4253" w:type="dxa"/>
          </w:tcPr>
          <w:p w14:paraId="1AC7A8F2" w14:textId="637AFAFD" w:rsidR="00764E32" w:rsidRPr="00AE3AFA" w:rsidRDefault="007E5697"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Displays the status of running Nodes.</w:t>
            </w:r>
            <w:r w:rsidR="00764E32" w:rsidRPr="00AE3AFA">
              <w:rPr>
                <w:rFonts w:asciiTheme="majorHAnsi" w:hAnsiTheme="majorHAnsi" w:cstheme="majorHAnsi"/>
                <w:color w:val="000000"/>
                <w:sz w:val="18"/>
                <w:szCs w:val="18"/>
                <w:shd w:val="clear" w:color="auto" w:fill="FFFFFF"/>
              </w:rPr>
              <w:br/>
            </w:r>
            <w:r w:rsidRPr="00AE3AFA">
              <w:rPr>
                <w:rFonts w:asciiTheme="majorHAnsi" w:hAnsiTheme="majorHAnsi" w:cstheme="majorHAnsi"/>
                <w:color w:val="000000"/>
                <w:sz w:val="18"/>
                <w:szCs w:val="18"/>
                <w:shd w:val="clear" w:color="auto" w:fill="FFFFFF"/>
              </w:rPr>
              <w:t>One of the following statuses will be displayed.</w:t>
            </w:r>
          </w:p>
          <w:p w14:paraId="78A91138" w14:textId="72A22529" w:rsidR="00764E32" w:rsidRPr="00AE3AFA" w:rsidRDefault="00F103F9"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Not executed</w:t>
            </w:r>
          </w:p>
          <w:p w14:paraId="09069239" w14:textId="297DAB4E" w:rsidR="00764E32" w:rsidRPr="00AE3AFA" w:rsidRDefault="00764E32"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00F103F9" w:rsidRPr="00AE3AFA">
              <w:rPr>
                <w:rFonts w:asciiTheme="majorHAnsi" w:hAnsiTheme="majorHAnsi" w:cstheme="majorHAnsi"/>
                <w:color w:val="000000"/>
                <w:sz w:val="18"/>
                <w:szCs w:val="18"/>
                <w:shd w:val="clear" w:color="auto" w:fill="FFFFFF"/>
              </w:rPr>
              <w:t>Preparing</w:t>
            </w:r>
          </w:p>
          <w:p w14:paraId="5C24585E" w14:textId="3F16B896" w:rsidR="00764E32" w:rsidRPr="00AE3AFA" w:rsidRDefault="007E5697"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Executing</w:t>
            </w:r>
          </w:p>
          <w:p w14:paraId="795EE8CF" w14:textId="01527585" w:rsidR="00764E32" w:rsidRPr="00AE3AFA" w:rsidRDefault="007E5697"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Executing</w:t>
            </w:r>
            <w:r w:rsidR="00764E32"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Postponed</w:t>
            </w:r>
            <w:r w:rsidR="00764E32" w:rsidRPr="00AE3AFA">
              <w:rPr>
                <w:rFonts w:asciiTheme="majorHAnsi" w:hAnsiTheme="majorHAnsi" w:cstheme="majorHAnsi"/>
                <w:color w:val="000000"/>
                <w:sz w:val="18"/>
                <w:szCs w:val="18"/>
                <w:shd w:val="clear" w:color="auto" w:fill="FFFFFF"/>
              </w:rPr>
              <w:t>)</w:t>
            </w:r>
          </w:p>
          <w:p w14:paraId="49164529" w14:textId="31AB1EF8" w:rsidR="00764E32" w:rsidRPr="00AE3AFA" w:rsidRDefault="007E5697"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Executed</w:t>
            </w:r>
          </w:p>
          <w:p w14:paraId="76680863" w14:textId="04D692D3" w:rsidR="00764E32" w:rsidRPr="00AE3AFA" w:rsidRDefault="007E5697"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Abnormal end</w:t>
            </w:r>
          </w:p>
          <w:p w14:paraId="1016BDA5" w14:textId="6BE9F1E6" w:rsidR="00764E32" w:rsidRPr="00AE3AFA" w:rsidRDefault="007E5697"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Emergency stop</w:t>
            </w:r>
          </w:p>
          <w:p w14:paraId="53762A33" w14:textId="1FB3AD81" w:rsidR="00764E32" w:rsidRPr="00AE3AFA" w:rsidRDefault="007E5697"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Paused</w:t>
            </w:r>
          </w:p>
          <w:p w14:paraId="773DB666" w14:textId="5E035222" w:rsidR="00764E32" w:rsidRPr="00AE3AFA" w:rsidRDefault="007E5697"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Normal end</w:t>
            </w:r>
          </w:p>
          <w:p w14:paraId="158B5906" w14:textId="3A39D726" w:rsidR="00764E32" w:rsidRPr="00AE3AFA" w:rsidRDefault="00764E32"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00F103F9" w:rsidRPr="00AE3AFA">
              <w:rPr>
                <w:rFonts w:asciiTheme="majorHAnsi" w:hAnsiTheme="majorHAnsi" w:cstheme="majorHAnsi"/>
                <w:color w:val="000000"/>
                <w:sz w:val="18"/>
                <w:szCs w:val="18"/>
                <w:shd w:val="clear" w:color="auto" w:fill="FFFFFF"/>
              </w:rPr>
              <w:t>Preparation error</w:t>
            </w:r>
          </w:p>
          <w:p w14:paraId="1DE2F94C" w14:textId="1946F279" w:rsidR="00764E32" w:rsidRPr="00AE3AFA" w:rsidRDefault="00F103F9"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Unexpected error</w:t>
            </w:r>
          </w:p>
          <w:p w14:paraId="2782A257" w14:textId="04BF5948" w:rsidR="00764E32" w:rsidRPr="00AE3AFA" w:rsidRDefault="00764E32"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 xml:space="preserve">Skip </w:t>
            </w:r>
            <w:r w:rsidR="00F103F9" w:rsidRPr="00AE3AFA">
              <w:rPr>
                <w:rFonts w:asciiTheme="majorHAnsi" w:hAnsiTheme="majorHAnsi" w:cstheme="majorHAnsi"/>
                <w:color w:val="000000"/>
                <w:sz w:val="18"/>
                <w:szCs w:val="18"/>
                <w:shd w:val="clear" w:color="auto" w:fill="FFFFFF"/>
              </w:rPr>
              <w:t>complete</w:t>
            </w:r>
          </w:p>
          <w:p w14:paraId="599AB341" w14:textId="40A4AAF6" w:rsidR="00764E32" w:rsidRPr="00AE3AFA" w:rsidRDefault="00764E32"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007E5697" w:rsidRPr="00AE3AFA">
              <w:rPr>
                <w:rFonts w:asciiTheme="majorHAnsi" w:hAnsiTheme="majorHAnsi" w:cstheme="majorHAnsi"/>
                <w:color w:val="000000"/>
                <w:sz w:val="18"/>
                <w:szCs w:val="18"/>
                <w:shd w:val="clear" w:color="auto" w:fill="FFFFFF"/>
              </w:rPr>
              <w:t>Post-skip pause</w:t>
            </w:r>
          </w:p>
          <w:p w14:paraId="1EDBA1AD" w14:textId="4FBB2304" w:rsidR="00764E32" w:rsidRPr="00AE3AFA" w:rsidRDefault="00764E32"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Skip</w:t>
            </w:r>
            <w:r w:rsidR="00F103F9" w:rsidRPr="00AE3AFA">
              <w:rPr>
                <w:rFonts w:asciiTheme="majorHAnsi" w:hAnsiTheme="majorHAnsi" w:cstheme="majorHAnsi"/>
                <w:color w:val="000000"/>
                <w:sz w:val="18"/>
                <w:szCs w:val="18"/>
                <w:shd w:val="clear" w:color="auto" w:fill="FFFFFF"/>
              </w:rPr>
              <w:t xml:space="preserve"> complete</w:t>
            </w:r>
          </w:p>
          <w:p w14:paraId="6AD63440" w14:textId="466077AB" w:rsidR="00764E32" w:rsidRPr="00AE3AFA" w:rsidRDefault="007E5697"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Warning</w:t>
            </w:r>
          </w:p>
        </w:tc>
      </w:tr>
      <w:tr w:rsidR="00764E32" w:rsidRPr="00AE3AFA" w14:paraId="07101360" w14:textId="77777777" w:rsidTr="00213A2C">
        <w:tc>
          <w:tcPr>
            <w:tcW w:w="2796" w:type="dxa"/>
            <w:gridSpan w:val="2"/>
          </w:tcPr>
          <w:p w14:paraId="1BAF6C96"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Status file</w:t>
            </w:r>
          </w:p>
        </w:tc>
        <w:tc>
          <w:tcPr>
            <w:tcW w:w="4253" w:type="dxa"/>
          </w:tcPr>
          <w:p w14:paraId="33E58445" w14:textId="3B2B2143" w:rsidR="00764E32" w:rsidRPr="00AE3AFA" w:rsidRDefault="007E5697" w:rsidP="007E569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Displays the status file value if the selected node is </w:t>
            </w:r>
            <w:r w:rsidRPr="00AE3AFA">
              <w:rPr>
                <w:rFonts w:asciiTheme="majorHAnsi" w:hAnsiTheme="majorHAnsi" w:cstheme="majorHAnsi"/>
                <w:color w:val="000000"/>
                <w:sz w:val="18"/>
                <w:szCs w:val="18"/>
                <w:shd w:val="clear" w:color="auto" w:fill="FFFFFF"/>
              </w:rPr>
              <w:lastRenderedPageBreak/>
              <w:t xml:space="preserve">a Movement. </w:t>
            </w:r>
          </w:p>
        </w:tc>
      </w:tr>
      <w:tr w:rsidR="00764E32" w:rsidRPr="00AE3AFA" w14:paraId="5DC9E4AF" w14:textId="77777777" w:rsidTr="00213A2C">
        <w:tc>
          <w:tcPr>
            <w:tcW w:w="2796" w:type="dxa"/>
            <w:gridSpan w:val="2"/>
          </w:tcPr>
          <w:p w14:paraId="0EC40838"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lastRenderedPageBreak/>
              <w:t>Start time</w:t>
            </w:r>
          </w:p>
        </w:tc>
        <w:tc>
          <w:tcPr>
            <w:tcW w:w="4253" w:type="dxa"/>
          </w:tcPr>
          <w:p w14:paraId="117C049E" w14:textId="41B9A1BA" w:rsidR="00764E32" w:rsidRPr="00AE3AFA" w:rsidRDefault="007E5697"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Displays the date and time the node was executed.</w:t>
            </w:r>
          </w:p>
        </w:tc>
      </w:tr>
      <w:tr w:rsidR="00764E32" w:rsidRPr="00AE3AFA" w14:paraId="05F37EC3" w14:textId="77777777" w:rsidTr="00213A2C">
        <w:tc>
          <w:tcPr>
            <w:tcW w:w="2796" w:type="dxa"/>
            <w:gridSpan w:val="2"/>
          </w:tcPr>
          <w:p w14:paraId="2556EBC3"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End time</w:t>
            </w:r>
          </w:p>
        </w:tc>
        <w:tc>
          <w:tcPr>
            <w:tcW w:w="4253" w:type="dxa"/>
          </w:tcPr>
          <w:p w14:paraId="129F57AF" w14:textId="15F231AE" w:rsidR="00764E32" w:rsidRPr="00AE3AFA" w:rsidRDefault="007E5697"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Displays the data and time the node ended.</w:t>
            </w:r>
          </w:p>
        </w:tc>
      </w:tr>
      <w:tr w:rsidR="00764E32" w:rsidRPr="00AE3AFA" w14:paraId="5BF932B6" w14:textId="77777777" w:rsidTr="00213A2C">
        <w:tc>
          <w:tcPr>
            <w:tcW w:w="2796" w:type="dxa"/>
            <w:gridSpan w:val="2"/>
          </w:tcPr>
          <w:p w14:paraId="6952BC6E"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Operation status</w:t>
            </w:r>
          </w:p>
        </w:tc>
        <w:tc>
          <w:tcPr>
            <w:tcW w:w="4253" w:type="dxa"/>
          </w:tcPr>
          <w:p w14:paraId="2613ADA4" w14:textId="5977BC40" w:rsidR="00764E32" w:rsidRPr="00AE3AFA" w:rsidRDefault="007E5697" w:rsidP="007E5697">
            <w:pPr>
              <w:spacing w:line="240" w:lineRule="exact"/>
              <w:ind w:left="90" w:hangingChars="50" w:hanging="90"/>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Displays a link that leads the user to the operation confirmation screen of the conductor, symphony or movement.</w:t>
            </w:r>
          </w:p>
        </w:tc>
      </w:tr>
      <w:tr w:rsidR="00764E32" w:rsidRPr="00AE3AFA" w14:paraId="3DCEAE03" w14:textId="77777777" w:rsidTr="00213A2C">
        <w:tc>
          <w:tcPr>
            <w:tcW w:w="1237" w:type="dxa"/>
            <w:vMerge w:val="restart"/>
          </w:tcPr>
          <w:p w14:paraId="021B4A8F"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Specified individually operation</w:t>
            </w:r>
          </w:p>
        </w:tc>
        <w:tc>
          <w:tcPr>
            <w:tcW w:w="1559" w:type="dxa"/>
          </w:tcPr>
          <w:p w14:paraId="6C080CA4"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Operation ID</w:t>
            </w:r>
          </w:p>
        </w:tc>
        <w:tc>
          <w:tcPr>
            <w:tcW w:w="4253" w:type="dxa"/>
          </w:tcPr>
          <w:p w14:paraId="0BD9CE5E" w14:textId="6343C4FC" w:rsidR="00764E32" w:rsidRPr="00AE3AFA" w:rsidRDefault="007E5697" w:rsidP="007E569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ID of the specified individual operation.</w:t>
            </w:r>
          </w:p>
        </w:tc>
      </w:tr>
      <w:tr w:rsidR="00764E32" w:rsidRPr="00AE3AFA" w14:paraId="74DF872B" w14:textId="77777777" w:rsidTr="00213A2C">
        <w:tc>
          <w:tcPr>
            <w:tcW w:w="1237" w:type="dxa"/>
            <w:vMerge/>
          </w:tcPr>
          <w:p w14:paraId="3CF675F7"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p>
        </w:tc>
        <w:tc>
          <w:tcPr>
            <w:tcW w:w="1559" w:type="dxa"/>
          </w:tcPr>
          <w:p w14:paraId="56186C81"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Operation Name</w:t>
            </w:r>
          </w:p>
        </w:tc>
        <w:tc>
          <w:tcPr>
            <w:tcW w:w="4253" w:type="dxa"/>
          </w:tcPr>
          <w:p w14:paraId="020780A9" w14:textId="5D5FD013" w:rsidR="00764E32" w:rsidRPr="00AE3AFA" w:rsidRDefault="007E5697" w:rsidP="007E569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Name of the specified individual operation.</w:t>
            </w:r>
          </w:p>
        </w:tc>
      </w:tr>
      <w:tr w:rsidR="00764E32" w:rsidRPr="00AE3AFA" w14:paraId="6E5CAEEF" w14:textId="77777777" w:rsidTr="00213A2C">
        <w:tc>
          <w:tcPr>
            <w:tcW w:w="2796" w:type="dxa"/>
            <w:gridSpan w:val="2"/>
          </w:tcPr>
          <w:p w14:paraId="3E516A2B"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Note</w:t>
            </w:r>
          </w:p>
        </w:tc>
        <w:tc>
          <w:tcPr>
            <w:tcW w:w="4253" w:type="dxa"/>
          </w:tcPr>
          <w:p w14:paraId="5462D39A" w14:textId="0CD2C223" w:rsidR="00764E32" w:rsidRPr="00AE3AFA" w:rsidRDefault="007E5697" w:rsidP="007E569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Displays any description and notes for the Node</w:t>
            </w:r>
          </w:p>
        </w:tc>
      </w:tr>
    </w:tbl>
    <w:p w14:paraId="74AFE78E" w14:textId="77777777" w:rsidR="00764E32" w:rsidRPr="00AE3AFA" w:rsidRDefault="00764E32" w:rsidP="00764E32">
      <w:pPr>
        <w:ind w:left="703"/>
        <w:rPr>
          <w:del w:id="496" w:author="作成者"/>
          <w:rFonts w:asciiTheme="majorHAnsi" w:hAnsiTheme="majorHAnsi" w:cstheme="majorHAnsi"/>
        </w:rPr>
      </w:pPr>
    </w:p>
    <w:p w14:paraId="1B531F9C" w14:textId="77777777" w:rsidR="00764E32" w:rsidRPr="00AE3AFA" w:rsidRDefault="00764E32" w:rsidP="00764E32">
      <w:pPr>
        <w:ind w:left="703"/>
        <w:rPr>
          <w:del w:id="497" w:author="作成者"/>
          <w:rFonts w:asciiTheme="majorHAnsi" w:hAnsiTheme="majorHAnsi" w:cstheme="majorHAnsi"/>
        </w:rPr>
      </w:pPr>
    </w:p>
    <w:p w14:paraId="5EF0623C" w14:textId="77777777" w:rsidR="00764E32" w:rsidRPr="00AE3AFA" w:rsidRDefault="00764E32" w:rsidP="00764E32">
      <w:pPr>
        <w:ind w:left="703"/>
        <w:rPr>
          <w:del w:id="498" w:author="作成者"/>
          <w:rFonts w:asciiTheme="majorHAnsi" w:hAnsiTheme="majorHAnsi" w:cstheme="majorHAnsi"/>
        </w:rPr>
      </w:pPr>
    </w:p>
    <w:p w14:paraId="46F58B56" w14:textId="77777777" w:rsidR="00764E32" w:rsidRPr="00AE3AFA" w:rsidRDefault="00764E32" w:rsidP="00764E32">
      <w:pPr>
        <w:ind w:left="703"/>
        <w:rPr>
          <w:del w:id="499" w:author="作成者"/>
          <w:rFonts w:asciiTheme="majorHAnsi" w:hAnsiTheme="majorHAnsi" w:cstheme="majorHAnsi"/>
        </w:rPr>
      </w:pPr>
    </w:p>
    <w:p w14:paraId="54EF3F87" w14:textId="77777777" w:rsidR="00764E32" w:rsidRPr="00AE3AFA" w:rsidRDefault="00764E32" w:rsidP="00764E32">
      <w:pPr>
        <w:ind w:left="703"/>
        <w:rPr>
          <w:del w:id="500" w:author="作成者"/>
          <w:rFonts w:asciiTheme="majorHAnsi" w:hAnsiTheme="majorHAnsi" w:cstheme="majorHAnsi"/>
        </w:rPr>
      </w:pPr>
    </w:p>
    <w:p w14:paraId="7964FD59" w14:textId="77777777" w:rsidR="00764E32" w:rsidRPr="00AE3AFA" w:rsidRDefault="00764E32" w:rsidP="00764E32">
      <w:pPr>
        <w:ind w:left="703"/>
        <w:rPr>
          <w:del w:id="501" w:author="作成者"/>
          <w:rFonts w:asciiTheme="majorHAnsi" w:hAnsiTheme="majorHAnsi" w:cstheme="majorHAnsi"/>
        </w:rPr>
      </w:pPr>
    </w:p>
    <w:p w14:paraId="32584155" w14:textId="77777777" w:rsidR="00764E32" w:rsidRPr="00AE3AFA" w:rsidRDefault="00764E32" w:rsidP="00764E32">
      <w:pPr>
        <w:ind w:left="703"/>
        <w:rPr>
          <w:del w:id="502" w:author="作成者"/>
          <w:rFonts w:asciiTheme="majorHAnsi" w:hAnsiTheme="majorHAnsi" w:cstheme="majorHAnsi"/>
        </w:rPr>
      </w:pPr>
    </w:p>
    <w:p w14:paraId="7ECF3969" w14:textId="77777777" w:rsidR="00764E32" w:rsidRPr="00AE3AFA" w:rsidRDefault="00764E32" w:rsidP="00764E32">
      <w:pPr>
        <w:ind w:left="703"/>
        <w:jc w:val="center"/>
        <w:rPr>
          <w:del w:id="503" w:author="作成者"/>
          <w:rFonts w:asciiTheme="majorHAnsi" w:hAnsiTheme="majorHAnsi" w:cstheme="majorHAnsi"/>
        </w:rPr>
      </w:pPr>
    </w:p>
    <w:p w14:paraId="6EDA61AF" w14:textId="77777777" w:rsidR="00764E32" w:rsidRPr="00AE3AFA" w:rsidRDefault="00764E32" w:rsidP="00764E32">
      <w:pPr>
        <w:ind w:left="703"/>
        <w:rPr>
          <w:del w:id="504" w:author="作成者"/>
          <w:rFonts w:asciiTheme="majorHAnsi" w:hAnsiTheme="majorHAnsi" w:cstheme="majorHAnsi"/>
        </w:rPr>
      </w:pPr>
    </w:p>
    <w:p w14:paraId="4AE2702F" w14:textId="77777777" w:rsidR="00764E32" w:rsidRPr="00AE3AFA" w:rsidRDefault="00764E32" w:rsidP="00764E32">
      <w:pPr>
        <w:rPr>
          <w:del w:id="505" w:author="作成者"/>
          <w:rFonts w:asciiTheme="majorHAnsi" w:hAnsiTheme="majorHAnsi" w:cstheme="majorHAnsi"/>
        </w:rPr>
      </w:pPr>
    </w:p>
    <w:p w14:paraId="6BF68D6B" w14:textId="77777777" w:rsidR="00764E32" w:rsidRPr="00AE3AFA" w:rsidRDefault="00764E32" w:rsidP="00764E32">
      <w:pPr>
        <w:jc w:val="center"/>
        <w:rPr>
          <w:del w:id="506" w:author="作成者"/>
          <w:rFonts w:asciiTheme="majorHAnsi" w:hAnsiTheme="majorHAnsi" w:cstheme="majorHAnsi"/>
          <w:b/>
        </w:rPr>
      </w:pPr>
    </w:p>
    <w:p w14:paraId="6C9C339C" w14:textId="77777777" w:rsidR="00764E32" w:rsidRPr="00AE3AFA" w:rsidRDefault="00764E32" w:rsidP="00764E32">
      <w:pPr>
        <w:widowControl/>
        <w:jc w:val="left"/>
        <w:rPr>
          <w:del w:id="507" w:author="作成者"/>
          <w:rFonts w:asciiTheme="majorHAnsi" w:hAnsiTheme="majorHAnsi" w:cstheme="majorHAnsi"/>
          <w:b/>
        </w:rPr>
      </w:pPr>
    </w:p>
    <w:p w14:paraId="3F74DDAF" w14:textId="77777777" w:rsidR="00764E32" w:rsidRPr="00AE3AFA" w:rsidRDefault="00764E32" w:rsidP="00764E32">
      <w:pPr>
        <w:rPr>
          <w:ins w:id="508" w:author="作成者"/>
          <w:rFonts w:asciiTheme="majorHAnsi" w:hAnsiTheme="majorHAnsi" w:cstheme="majorHAnsi"/>
        </w:rPr>
      </w:pPr>
      <w:del w:id="509" w:author="作成者">
        <w:r w:rsidRPr="00AE3AFA">
          <w:rPr>
            <w:rFonts w:asciiTheme="majorHAnsi" w:hAnsiTheme="majorHAnsi" w:cstheme="majorHAnsi"/>
            <w:b/>
          </w:rPr>
          <w:br w:type="page"/>
        </w:r>
      </w:del>
    </w:p>
    <w:p w14:paraId="01695FB7" w14:textId="77777777" w:rsidR="00764E32" w:rsidRPr="00AE3AFA" w:rsidRDefault="00764E32" w:rsidP="00764E32">
      <w:pPr>
        <w:widowControl/>
        <w:ind w:leftChars="1282" w:left="2692"/>
        <w:jc w:val="left"/>
        <w:rPr>
          <w:ins w:id="510" w:author="作成者"/>
          <w:rFonts w:asciiTheme="majorHAnsi" w:hAnsiTheme="majorHAnsi" w:cstheme="majorHAnsi"/>
          <w:b/>
        </w:rPr>
      </w:pPr>
      <w:ins w:id="511" w:author="作成者">
        <w:r w:rsidRPr="00AE3AFA">
          <w:rPr>
            <w:rFonts w:asciiTheme="majorHAnsi" w:hAnsiTheme="majorHAnsi" w:cstheme="majorHAnsi"/>
            <w:b/>
            <w:noProof/>
          </w:rPr>
          <w:drawing>
            <wp:inline distT="0" distB="0" distL="0" distR="0" wp14:anchorId="1F79244B" wp14:editId="0572246C">
              <wp:extent cx="2743583" cy="3943900"/>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3583" cy="3943900"/>
                      </a:xfrm>
                      <a:prstGeom prst="rect">
                        <a:avLst/>
                      </a:prstGeom>
                    </pic:spPr>
                  </pic:pic>
                </a:graphicData>
              </a:graphic>
            </wp:inline>
          </w:drawing>
        </w:r>
      </w:ins>
    </w:p>
    <w:p w14:paraId="42899A7D" w14:textId="4CD33B6D" w:rsidR="00764E32" w:rsidRPr="00AE3AFA" w:rsidRDefault="007E5697" w:rsidP="00764E32">
      <w:pPr>
        <w:pStyle w:val="af1"/>
        <w:jc w:val="center"/>
        <w:rPr>
          <w:ins w:id="512" w:author="作成者"/>
          <w:rFonts w:asciiTheme="majorHAnsi" w:hAnsiTheme="majorHAnsi" w:cstheme="majorHAnsi"/>
        </w:rPr>
      </w:pPr>
      <w:r w:rsidRPr="00AE3AFA">
        <w:rPr>
          <w:rFonts w:asciiTheme="majorHAnsi" w:hAnsiTheme="majorHAnsi" w:cstheme="majorHAnsi"/>
        </w:rPr>
        <w:t>Figure</w:t>
      </w:r>
      <w:ins w:id="513" w:author="作成者">
        <w:r w:rsidR="00764E32" w:rsidRPr="00AE3AFA">
          <w:rPr>
            <w:rFonts w:asciiTheme="majorHAnsi" w:hAnsiTheme="majorHAnsi" w:cstheme="majorHAnsi"/>
          </w:rPr>
          <w:t xml:space="preserve"> 4.1- 34 </w:t>
        </w:r>
      </w:ins>
      <w:r w:rsidRPr="00AE3AFA">
        <w:rPr>
          <w:rFonts w:asciiTheme="majorHAnsi" w:hAnsiTheme="majorHAnsi" w:cstheme="majorHAnsi"/>
        </w:rPr>
        <w:t>“Node” name</w:t>
      </w:r>
    </w:p>
    <w:p w14:paraId="33F8914B" w14:textId="77777777" w:rsidR="00764E32" w:rsidRPr="00AE3AFA" w:rsidRDefault="00764E32">
      <w:pPr>
        <w:widowControl/>
        <w:ind w:leftChars="1282" w:left="2692"/>
        <w:jc w:val="left"/>
        <w:rPr>
          <w:rFonts w:asciiTheme="majorHAnsi" w:hAnsiTheme="majorHAnsi" w:cstheme="majorHAnsi"/>
          <w:b/>
        </w:rPr>
        <w:pPrChange w:id="514" w:author="作成者">
          <w:pPr>
            <w:widowControl/>
            <w:jc w:val="left"/>
          </w:pPr>
        </w:pPrChange>
      </w:pPr>
    </w:p>
    <w:p w14:paraId="0A78B005" w14:textId="77777777" w:rsidR="00841806" w:rsidRPr="00AE3AFA" w:rsidRDefault="00841806">
      <w:pPr>
        <w:widowControl/>
        <w:jc w:val="left"/>
        <w:rPr>
          <w:rFonts w:asciiTheme="majorHAnsi" w:hAnsiTheme="majorHAnsi" w:cstheme="majorHAnsi"/>
          <w:b/>
        </w:rPr>
      </w:pPr>
    </w:p>
    <w:p w14:paraId="53056564" w14:textId="77777777" w:rsidR="003B53B9" w:rsidRPr="00AE3AFA" w:rsidRDefault="00220403" w:rsidP="00724E4F">
      <w:pPr>
        <w:pStyle w:val="30"/>
        <w:rPr>
          <w:rFonts w:asciiTheme="majorHAnsi" w:hAnsiTheme="majorHAnsi" w:cstheme="majorHAnsi"/>
        </w:rPr>
      </w:pPr>
      <w:bookmarkStart w:id="515" w:name="_Ref453666431"/>
      <w:bookmarkStart w:id="516" w:name="_Ref453666433"/>
      <w:bookmarkStart w:id="517" w:name="_Toc489869779"/>
      <w:bookmarkStart w:id="518" w:name="_Ref49437414"/>
      <w:bookmarkStart w:id="519" w:name="_Toc93482354"/>
      <w:r w:rsidRPr="00AE3AFA">
        <w:rPr>
          <w:rFonts w:asciiTheme="majorHAnsi" w:hAnsiTheme="majorHAnsi" w:cstheme="majorHAnsi"/>
        </w:rPr>
        <w:t>Conductor</w:t>
      </w:r>
      <w:bookmarkEnd w:id="466"/>
      <w:bookmarkEnd w:id="515"/>
      <w:bookmarkEnd w:id="516"/>
      <w:bookmarkEnd w:id="517"/>
      <w:r w:rsidR="00010653" w:rsidRPr="00AE3AFA">
        <w:rPr>
          <w:rFonts w:asciiTheme="majorHAnsi" w:hAnsiTheme="majorHAnsi" w:cstheme="majorHAnsi"/>
        </w:rPr>
        <w:t xml:space="preserve"> list</w:t>
      </w:r>
      <w:bookmarkEnd w:id="518"/>
      <w:bookmarkEnd w:id="519"/>
    </w:p>
    <w:p w14:paraId="110F824D" w14:textId="77777777" w:rsidR="00F5185F" w:rsidRPr="00AE3AFA" w:rsidRDefault="008010AC" w:rsidP="00C72DC3">
      <w:pPr>
        <w:pStyle w:val="a8"/>
        <w:numPr>
          <w:ilvl w:val="0"/>
          <w:numId w:val="16"/>
        </w:numPr>
        <w:ind w:leftChars="0"/>
        <w:rPr>
          <w:rFonts w:asciiTheme="majorHAnsi" w:hAnsiTheme="majorHAnsi" w:cstheme="majorHAnsi"/>
        </w:rPr>
      </w:pPr>
      <w:bookmarkStart w:id="520" w:name="_Toc434596932"/>
      <w:bookmarkStart w:id="521" w:name="_Toc434597116"/>
      <w:bookmarkStart w:id="522" w:name="_Toc434854828"/>
      <w:bookmarkStart w:id="523" w:name="_Toc434856161"/>
      <w:bookmarkStart w:id="524" w:name="_Toc435539437"/>
      <w:bookmarkStart w:id="525" w:name="_Toc436236568"/>
      <w:bookmarkStart w:id="526" w:name="_Toc436826781"/>
      <w:bookmarkStart w:id="527" w:name="_Toc436827709"/>
      <w:bookmarkStart w:id="528" w:name="_Toc436830092"/>
      <w:bookmarkStart w:id="529" w:name="_Toc436830116"/>
      <w:bookmarkStart w:id="530" w:name="_Toc436830142"/>
      <w:bookmarkStart w:id="531" w:name="_Toc437623160"/>
      <w:bookmarkStart w:id="532" w:name="_Toc437872124"/>
      <w:bookmarkEnd w:id="520"/>
      <w:bookmarkEnd w:id="521"/>
      <w:bookmarkEnd w:id="522"/>
      <w:bookmarkEnd w:id="523"/>
      <w:bookmarkEnd w:id="524"/>
      <w:bookmarkEnd w:id="525"/>
      <w:bookmarkEnd w:id="526"/>
      <w:bookmarkEnd w:id="527"/>
      <w:bookmarkEnd w:id="528"/>
      <w:bookmarkEnd w:id="529"/>
      <w:bookmarkEnd w:id="530"/>
      <w:bookmarkEnd w:id="531"/>
      <w:bookmarkEnd w:id="532"/>
      <w:r w:rsidRPr="00AE3AFA">
        <w:rPr>
          <w:rFonts w:asciiTheme="majorHAnsi" w:hAnsiTheme="majorHAnsi" w:cstheme="majorHAnsi"/>
        </w:rPr>
        <w:t xml:space="preserve">Users can manage executed Conductor operations in “Conductor list” screen. </w:t>
      </w:r>
    </w:p>
    <w:p w14:paraId="1B0676B4" w14:textId="77777777" w:rsidR="00910E88" w:rsidRPr="00AE3AFA" w:rsidRDefault="008010AC" w:rsidP="00910E88">
      <w:pPr>
        <w:pStyle w:val="a8"/>
        <w:ind w:leftChars="0" w:left="703"/>
        <w:rPr>
          <w:rFonts w:asciiTheme="majorHAnsi" w:hAnsiTheme="majorHAnsi" w:cstheme="majorHAnsi"/>
        </w:rPr>
      </w:pPr>
      <w:r w:rsidRPr="00AE3AFA">
        <w:rPr>
          <w:rFonts w:asciiTheme="majorHAnsi" w:hAnsiTheme="majorHAnsi" w:cstheme="majorHAnsi"/>
        </w:rPr>
        <w:t xml:space="preserve">By specifying the criteria and clicking the “Filter” button, the table of Conductor list will be displayed. </w:t>
      </w:r>
    </w:p>
    <w:p w14:paraId="620489BE" w14:textId="77777777" w:rsidR="005E604A" w:rsidRPr="00AE3AFA" w:rsidRDefault="005E604A" w:rsidP="00EB1B89">
      <w:pPr>
        <w:rPr>
          <w:rFonts w:asciiTheme="majorHAnsi" w:hAnsiTheme="majorHAnsi" w:cstheme="majorHAnsi"/>
        </w:rPr>
      </w:pPr>
    </w:p>
    <w:p w14:paraId="63251A42" w14:textId="77EEB551" w:rsidR="00267110" w:rsidRPr="00AE3AFA" w:rsidRDefault="00597806" w:rsidP="00EA4BE8">
      <w:pPr>
        <w:pStyle w:val="a8"/>
        <w:ind w:leftChars="0" w:left="703"/>
        <w:rPr>
          <w:rFonts w:asciiTheme="majorHAnsi" w:hAnsiTheme="majorHAnsi" w:cstheme="majorHAnsi"/>
        </w:rPr>
      </w:pPr>
      <w:r w:rsidRPr="00AE3AFA">
        <w:rPr>
          <w:rFonts w:asciiTheme="majorHAnsi" w:hAnsiTheme="majorHAnsi" w:cstheme="majorHAnsi"/>
        </w:rPr>
        <w:t>Users can click the “Details” button to move to “</w:t>
      </w:r>
      <w:r w:rsidRPr="00AE3AFA">
        <w:rPr>
          <w:rFonts w:asciiTheme="majorHAnsi" w:hAnsiTheme="majorHAnsi" w:cstheme="majorHAnsi"/>
          <w:u w:val="single"/>
        </w:rPr>
        <w:fldChar w:fldCharType="begin"/>
      </w:r>
      <w:r w:rsidRPr="00AE3AFA">
        <w:rPr>
          <w:rFonts w:asciiTheme="majorHAnsi" w:hAnsiTheme="majorHAnsi" w:cstheme="majorHAnsi"/>
          <w:u w:val="single"/>
        </w:rPr>
        <w:instrText xml:space="preserve"> REF _Ref49437155 \r \h </w:instrText>
      </w:r>
      <w:r w:rsidRPr="00AE3AFA">
        <w:rPr>
          <w:rFonts w:asciiTheme="majorHAnsi" w:hAnsiTheme="majorHAnsi" w:cstheme="majorHAnsi"/>
          <w:u w:val="single"/>
        </w:rPr>
      </w:r>
      <w:r w:rsidR="00AE3AFA">
        <w:rPr>
          <w:rFonts w:asciiTheme="majorHAnsi" w:hAnsiTheme="majorHAnsi" w:cstheme="majorHAnsi"/>
          <w:u w:val="single"/>
        </w:rPr>
        <w:instrText xml:space="preserve"> \* MERGEFORMAT </w:instrText>
      </w:r>
      <w:r w:rsidRPr="00AE3AFA">
        <w:rPr>
          <w:rFonts w:asciiTheme="majorHAnsi" w:hAnsiTheme="majorHAnsi" w:cstheme="majorHAnsi"/>
          <w:u w:val="single"/>
        </w:rPr>
        <w:fldChar w:fldCharType="separate"/>
      </w:r>
      <w:r w:rsidR="00A6356E">
        <w:rPr>
          <w:rFonts w:asciiTheme="majorHAnsi" w:hAnsiTheme="majorHAnsi" w:cstheme="majorHAnsi"/>
          <w:u w:val="single"/>
        </w:rPr>
        <w:t>4.1.6</w:t>
      </w:r>
      <w:r w:rsidRPr="00AE3AFA">
        <w:rPr>
          <w:rFonts w:asciiTheme="majorHAnsi" w:hAnsiTheme="majorHAnsi" w:cstheme="majorHAnsi"/>
          <w:u w:val="single"/>
        </w:rPr>
        <w:fldChar w:fldCharType="end"/>
      </w:r>
      <w:r w:rsidRPr="00AE3AFA">
        <w:rPr>
          <w:rFonts w:asciiTheme="majorHAnsi" w:hAnsiTheme="majorHAnsi" w:cstheme="majorHAnsi"/>
          <w:u w:val="single"/>
        </w:rPr>
        <w:t xml:space="preserve"> </w:t>
      </w:r>
      <w:r w:rsidRPr="00AE3AFA">
        <w:rPr>
          <w:rFonts w:asciiTheme="majorHAnsi" w:hAnsiTheme="majorHAnsi" w:cstheme="majorHAnsi"/>
          <w:u w:val="single"/>
        </w:rPr>
        <w:fldChar w:fldCharType="begin"/>
      </w:r>
      <w:r w:rsidRPr="00AE3AFA">
        <w:rPr>
          <w:rFonts w:asciiTheme="majorHAnsi" w:hAnsiTheme="majorHAnsi" w:cstheme="majorHAnsi"/>
          <w:u w:val="single"/>
        </w:rPr>
        <w:instrText xml:space="preserve"> REF _Ref49437155 \h </w:instrText>
      </w:r>
      <w:r w:rsidRPr="00AE3AFA">
        <w:rPr>
          <w:rFonts w:asciiTheme="majorHAnsi" w:hAnsiTheme="majorHAnsi" w:cstheme="majorHAnsi"/>
          <w:u w:val="single"/>
        </w:rPr>
      </w:r>
      <w:r w:rsidR="00AE3AFA">
        <w:rPr>
          <w:rFonts w:asciiTheme="majorHAnsi" w:hAnsiTheme="majorHAnsi" w:cstheme="majorHAnsi"/>
          <w:u w:val="single"/>
        </w:rPr>
        <w:instrText xml:space="preserve"> \* MERGEFORMAT </w:instrText>
      </w:r>
      <w:r w:rsidRPr="00AE3AFA">
        <w:rPr>
          <w:rFonts w:asciiTheme="majorHAnsi" w:hAnsiTheme="majorHAnsi" w:cstheme="majorHAnsi"/>
          <w:u w:val="single"/>
        </w:rPr>
        <w:fldChar w:fldCharType="separate"/>
      </w:r>
      <w:r w:rsidR="00A6356E" w:rsidRPr="00AE3AFA">
        <w:rPr>
          <w:rFonts w:asciiTheme="majorHAnsi" w:hAnsiTheme="majorHAnsi" w:cstheme="majorHAnsi"/>
        </w:rPr>
        <w:t>Conductor confirmation</w:t>
      </w:r>
      <w:r w:rsidRPr="00AE3AFA">
        <w:rPr>
          <w:rFonts w:asciiTheme="majorHAnsi" w:hAnsiTheme="majorHAnsi" w:cstheme="majorHAnsi"/>
          <w:u w:val="single"/>
        </w:rPr>
        <w:fldChar w:fldCharType="end"/>
      </w:r>
      <w:r w:rsidRPr="00AE3AFA">
        <w:rPr>
          <w:rFonts w:asciiTheme="majorHAnsi" w:hAnsiTheme="majorHAnsi" w:cstheme="majorHAnsi"/>
        </w:rPr>
        <w:t xml:space="preserve">” screen. </w:t>
      </w:r>
      <w:r w:rsidR="007E5697" w:rsidRPr="00AE3AFA">
        <w:rPr>
          <w:rFonts w:asciiTheme="majorHAnsi" w:hAnsiTheme="majorHAnsi" w:cstheme="majorHAnsi"/>
        </w:rPr>
        <w:br/>
      </w:r>
    </w:p>
    <w:p w14:paraId="4F8FAE5E" w14:textId="74F2BDB4" w:rsidR="00764E32" w:rsidRPr="00AE3AFA" w:rsidRDefault="00764E32" w:rsidP="00820610">
      <w:pPr>
        <w:pStyle w:val="a8"/>
        <w:ind w:leftChars="0" w:left="703"/>
        <w:rPr>
          <w:ins w:id="533" w:author="作成者"/>
          <w:rFonts w:asciiTheme="majorHAnsi" w:hAnsiTheme="majorHAnsi" w:cstheme="majorHAnsi"/>
        </w:rPr>
      </w:pPr>
      <w:ins w:id="534" w:author="作成者">
        <w:r w:rsidRPr="00AE3AFA">
          <w:rPr>
            <w:rFonts w:asciiTheme="majorHAnsi" w:hAnsiTheme="majorHAnsi" w:cstheme="majorHAnsi"/>
            <w:u w:val="single"/>
          </w:rPr>
          <w:fldChar w:fldCharType="begin"/>
        </w:r>
        <w:r w:rsidRPr="00AE3AFA">
          <w:rPr>
            <w:rFonts w:asciiTheme="majorHAnsi" w:hAnsiTheme="majorHAnsi" w:cstheme="majorHAnsi"/>
            <w:u w:val="single"/>
          </w:rPr>
          <w:instrText xml:space="preserve"> REF _Ref453666565 \h  \* MERGEFORMAT </w:instrText>
        </w:r>
      </w:ins>
      <w:r w:rsidRPr="00AE3AFA">
        <w:rPr>
          <w:rFonts w:asciiTheme="majorHAnsi" w:hAnsiTheme="majorHAnsi" w:cstheme="majorHAnsi"/>
          <w:u w:val="single"/>
        </w:rPr>
      </w:r>
      <w:ins w:id="535" w:author="作成者">
        <w:r w:rsidRPr="00AE3AFA">
          <w:rPr>
            <w:rFonts w:asciiTheme="majorHAnsi" w:hAnsiTheme="majorHAnsi" w:cstheme="majorHAnsi"/>
            <w:u w:val="single"/>
          </w:rPr>
          <w:fldChar w:fldCharType="separate"/>
        </w:r>
      </w:ins>
      <w:r w:rsidR="00A6356E" w:rsidRPr="00A6356E">
        <w:rPr>
          <w:rFonts w:asciiTheme="majorHAnsi" w:hAnsiTheme="majorHAnsi" w:cstheme="majorHAnsi"/>
          <w:u w:val="single"/>
        </w:rPr>
        <w:t>Conductor</w:t>
      </w:r>
      <w:ins w:id="536" w:author="作成者">
        <w:r w:rsidRPr="00AE3AFA">
          <w:rPr>
            <w:rFonts w:asciiTheme="majorHAnsi" w:hAnsiTheme="majorHAnsi" w:cstheme="majorHAnsi"/>
            <w:u w:val="single"/>
          </w:rPr>
          <w:fldChar w:fldCharType="end"/>
        </w:r>
      </w:ins>
    </w:p>
    <w:p w14:paraId="56212949" w14:textId="77777777" w:rsidR="00764E32" w:rsidRPr="00AE3AFA" w:rsidRDefault="00764E32" w:rsidP="00764E32">
      <w:pPr>
        <w:pStyle w:val="a8"/>
        <w:ind w:leftChars="0" w:left="703"/>
        <w:rPr>
          <w:rFonts w:asciiTheme="majorHAnsi" w:hAnsiTheme="majorHAnsi" w:cstheme="majorHAnsi"/>
        </w:rPr>
      </w:pPr>
    </w:p>
    <w:p w14:paraId="216D46D2" w14:textId="560F52A5" w:rsidR="001E61BB" w:rsidRPr="00AE3AFA" w:rsidRDefault="001E61BB" w:rsidP="00EA4BE8">
      <w:pPr>
        <w:pStyle w:val="a8"/>
        <w:ind w:leftChars="0" w:left="703"/>
        <w:rPr>
          <w:rFonts w:asciiTheme="majorHAnsi" w:hAnsiTheme="majorHAnsi" w:cstheme="majorHAnsi"/>
        </w:rPr>
      </w:pPr>
    </w:p>
    <w:p w14:paraId="24E266EC" w14:textId="77777777" w:rsidR="00764E32" w:rsidRPr="00AE3AFA" w:rsidRDefault="00764E32" w:rsidP="00EA4BE8">
      <w:pPr>
        <w:pStyle w:val="a8"/>
        <w:ind w:leftChars="0" w:left="703"/>
        <w:rPr>
          <w:rFonts w:asciiTheme="majorHAnsi" w:hAnsiTheme="majorHAnsi" w:cstheme="majorHAnsi"/>
        </w:rPr>
      </w:pPr>
    </w:p>
    <w:p w14:paraId="7842AEE4" w14:textId="218A5C8D" w:rsidR="00820CEC" w:rsidRPr="00AE3AFA" w:rsidRDefault="00820CEC" w:rsidP="00A44F60">
      <w:pPr>
        <w:pStyle w:val="a8"/>
        <w:ind w:leftChars="0" w:left="703"/>
        <w:jc w:val="left"/>
        <w:rPr>
          <w:rFonts w:asciiTheme="majorHAnsi" w:hAnsiTheme="majorHAnsi" w:cstheme="majorHAnsi"/>
        </w:rPr>
      </w:pPr>
      <w:r w:rsidRPr="00AE3AFA">
        <w:rPr>
          <w:rFonts w:asciiTheme="majorHAnsi" w:hAnsiTheme="majorHAnsi" w:cstheme="majorHAnsi"/>
        </w:rPr>
        <w:t>Click "Download (</w:t>
      </w:r>
      <w:r w:rsidR="00BB4271" w:rsidRPr="00AE3AFA">
        <w:rPr>
          <w:rFonts w:asciiTheme="majorHAnsi" w:hAnsiTheme="majorHAnsi" w:cstheme="majorHAnsi"/>
        </w:rPr>
        <w:t>.</w:t>
      </w:r>
      <w:r w:rsidR="00A44F60" w:rsidRPr="00AE3AFA">
        <w:rPr>
          <w:rFonts w:asciiTheme="majorHAnsi" w:hAnsiTheme="majorHAnsi" w:cstheme="majorHAnsi"/>
        </w:rPr>
        <w:t>zip)" under "</w:t>
      </w:r>
      <w:r w:rsidR="00A44F60" w:rsidRPr="00AE3AFA">
        <w:rPr>
          <w:rFonts w:asciiTheme="majorHAnsi" w:hAnsiTheme="majorHAnsi" w:cstheme="majorHAnsi"/>
          <w:color w:val="FF0000"/>
        </w:rPr>
        <w:t>Input data</w:t>
      </w:r>
      <w:r w:rsidRPr="00AE3AFA">
        <w:rPr>
          <w:rFonts w:asciiTheme="majorHAnsi" w:hAnsiTheme="majorHAnsi" w:cstheme="majorHAnsi"/>
        </w:rPr>
        <w:t xml:space="preserve"> </w:t>
      </w:r>
      <w:r w:rsidR="00271996" w:rsidRPr="00AE3AFA">
        <w:rPr>
          <w:rFonts w:asciiTheme="majorHAnsi" w:hAnsiTheme="majorHAnsi" w:cstheme="majorHAnsi"/>
        </w:rPr>
        <w:t>(</w:t>
      </w:r>
      <w:r w:rsidRPr="00AE3AFA">
        <w:rPr>
          <w:rFonts w:asciiTheme="majorHAnsi" w:hAnsiTheme="majorHAnsi" w:cstheme="majorHAnsi"/>
        </w:rPr>
        <w:t xml:space="preserve">zip)" to download all Movements </w:t>
      </w:r>
      <w:r w:rsidR="00395411" w:rsidRPr="00AE3AFA">
        <w:rPr>
          <w:rFonts w:asciiTheme="majorHAnsi" w:hAnsiTheme="majorHAnsi" w:cstheme="majorHAnsi"/>
        </w:rPr>
        <w:t xml:space="preserve">executed under </w:t>
      </w:r>
      <w:r w:rsidR="00395411" w:rsidRPr="00AE3AFA">
        <w:rPr>
          <w:rFonts w:asciiTheme="majorHAnsi" w:hAnsiTheme="majorHAnsi" w:cstheme="majorHAnsi"/>
        </w:rPr>
        <w:lastRenderedPageBreak/>
        <w:t>Conductor and it</w:t>
      </w:r>
      <w:r w:rsidRPr="00AE3AFA">
        <w:rPr>
          <w:rFonts w:asciiTheme="majorHAnsi" w:hAnsiTheme="majorHAnsi" w:cstheme="majorHAnsi"/>
        </w:rPr>
        <w:t>s data files.</w:t>
      </w:r>
    </w:p>
    <w:p w14:paraId="313C6168" w14:textId="77777777" w:rsidR="00820CEC" w:rsidRPr="00AE3AFA" w:rsidRDefault="00820CEC" w:rsidP="00A44F60">
      <w:pPr>
        <w:pStyle w:val="a8"/>
        <w:ind w:leftChars="0" w:left="703"/>
        <w:jc w:val="left"/>
        <w:rPr>
          <w:rFonts w:asciiTheme="majorHAnsi" w:hAnsiTheme="majorHAnsi" w:cstheme="majorHAnsi"/>
        </w:rPr>
      </w:pPr>
      <w:r w:rsidRPr="00AE3AFA">
        <w:rPr>
          <w:rFonts w:asciiTheme="majorHAnsi" w:hAnsiTheme="majorHAnsi" w:cstheme="majorHAnsi"/>
        </w:rPr>
        <w:t>Click "Download (</w:t>
      </w:r>
      <w:r w:rsidR="00BB4271" w:rsidRPr="00AE3AFA">
        <w:rPr>
          <w:rFonts w:asciiTheme="majorHAnsi" w:hAnsiTheme="majorHAnsi" w:cstheme="majorHAnsi"/>
        </w:rPr>
        <w:t>.</w:t>
      </w:r>
      <w:r w:rsidR="00A44F60" w:rsidRPr="00AE3AFA">
        <w:rPr>
          <w:rFonts w:asciiTheme="majorHAnsi" w:hAnsiTheme="majorHAnsi" w:cstheme="majorHAnsi"/>
        </w:rPr>
        <w:t>zip)" under "</w:t>
      </w:r>
      <w:r w:rsidR="00A44F60" w:rsidRPr="00AE3AFA">
        <w:rPr>
          <w:rFonts w:asciiTheme="majorHAnsi" w:hAnsiTheme="majorHAnsi" w:cstheme="majorHAnsi"/>
          <w:color w:val="FF0000"/>
        </w:rPr>
        <w:t>Result data</w:t>
      </w:r>
      <w:r w:rsidRPr="00AE3AFA">
        <w:rPr>
          <w:rFonts w:asciiTheme="majorHAnsi" w:hAnsiTheme="majorHAnsi" w:cstheme="majorHAnsi"/>
          <w:color w:val="FF0000"/>
        </w:rPr>
        <w:t xml:space="preserve"> </w:t>
      </w:r>
      <w:r w:rsidRPr="00AE3AFA">
        <w:rPr>
          <w:rFonts w:asciiTheme="majorHAnsi" w:hAnsiTheme="majorHAnsi" w:cstheme="majorHAnsi"/>
        </w:rPr>
        <w:t>(zip)" to download all execution logs, error logs and such of all of the Movements executed under Conductor.</w:t>
      </w:r>
    </w:p>
    <w:p w14:paraId="7471A0EE" w14:textId="77777777" w:rsidR="00A9290B" w:rsidRPr="00AE3AFA" w:rsidRDefault="00A9290B" w:rsidP="00A44F60">
      <w:pPr>
        <w:pStyle w:val="a8"/>
        <w:ind w:leftChars="0" w:left="703"/>
        <w:jc w:val="left"/>
        <w:rPr>
          <w:rFonts w:asciiTheme="majorHAnsi" w:hAnsiTheme="majorHAnsi" w:cstheme="majorHAnsi"/>
        </w:rPr>
      </w:pPr>
    </w:p>
    <w:p w14:paraId="4637B59C" w14:textId="76A3203A" w:rsidR="00A9290B" w:rsidRPr="00AE3AFA" w:rsidRDefault="00C83A82" w:rsidP="00A9290B">
      <w:pPr>
        <w:pStyle w:val="a8"/>
        <w:ind w:leftChars="0" w:left="703"/>
        <w:rPr>
          <w:rFonts w:asciiTheme="majorHAnsi" w:hAnsiTheme="majorHAnsi" w:cstheme="majorHAnsi"/>
        </w:rPr>
      </w:pPr>
      <w:r w:rsidRPr="00AE3AFA">
        <w:rPr>
          <w:rFonts w:asciiTheme="majorHAnsi" w:hAnsiTheme="majorHAnsi" w:cstheme="majorHAnsi"/>
        </w:rPr>
        <w:t xml:space="preserve">Notification log can be downloaded from notification log. </w:t>
      </w:r>
      <w:r w:rsidR="00A9290B" w:rsidRPr="00AE3AFA">
        <w:rPr>
          <w:rFonts w:asciiTheme="majorHAnsi" w:hAnsiTheme="majorHAnsi" w:cstheme="majorHAnsi"/>
        </w:rPr>
        <w:br/>
      </w:r>
      <w:r w:rsidRPr="00AE3AFA">
        <w:rPr>
          <w:rFonts w:asciiTheme="majorHAnsi" w:hAnsiTheme="majorHAnsi" w:cstheme="majorHAnsi"/>
        </w:rPr>
        <w:t xml:space="preserve">Refer to </w:t>
      </w:r>
      <w:commentRangeStart w:id="537"/>
      <w:r w:rsidRPr="00AE3AFA">
        <w:rPr>
          <w:rFonts w:asciiTheme="majorHAnsi" w:hAnsiTheme="majorHAnsi" w:cstheme="majorHAnsi"/>
        </w:rPr>
        <w:t>“5.1.2 Notification log output example</w:t>
      </w:r>
      <w:ins w:id="538" w:author="作成者">
        <w:r w:rsidR="00530326" w:rsidRPr="00AE3AFA">
          <w:rPr>
            <w:rFonts w:asciiTheme="majorHAnsi" w:hAnsiTheme="majorHAnsi" w:cstheme="majorHAnsi"/>
          </w:rPr>
          <w:t>”</w:t>
        </w:r>
      </w:ins>
      <w:r w:rsidRPr="00AE3AFA">
        <w:rPr>
          <w:rFonts w:asciiTheme="majorHAnsi" w:hAnsiTheme="majorHAnsi" w:cstheme="majorHAnsi"/>
        </w:rPr>
        <w:t xml:space="preserve"> </w:t>
      </w:r>
      <w:commentRangeEnd w:id="537"/>
      <w:r w:rsidR="00740C1B" w:rsidRPr="00AE3AFA">
        <w:rPr>
          <w:rStyle w:val="af5"/>
          <w:rFonts w:asciiTheme="majorHAnsi" w:hAnsiTheme="majorHAnsi" w:cstheme="majorHAnsi"/>
        </w:rPr>
        <w:commentReference w:id="537"/>
      </w:r>
      <w:r w:rsidRPr="00AE3AFA">
        <w:rPr>
          <w:rFonts w:asciiTheme="majorHAnsi" w:hAnsiTheme="majorHAnsi" w:cstheme="majorHAnsi"/>
        </w:rPr>
        <w:t xml:space="preserve">for samples. </w:t>
      </w:r>
    </w:p>
    <w:p w14:paraId="623EF1EB" w14:textId="77777777" w:rsidR="00A9290B" w:rsidRPr="00AE3AFA" w:rsidRDefault="00A9290B" w:rsidP="00A44F60">
      <w:pPr>
        <w:pStyle w:val="a8"/>
        <w:ind w:leftChars="0" w:left="703"/>
        <w:jc w:val="left"/>
        <w:rPr>
          <w:rFonts w:asciiTheme="majorHAnsi" w:hAnsiTheme="majorHAnsi" w:cstheme="majorHAnsi"/>
        </w:rPr>
      </w:pPr>
    </w:p>
    <w:p w14:paraId="23D3B2D1" w14:textId="77777777" w:rsidR="00820CEC" w:rsidRPr="00AE3AFA" w:rsidRDefault="00820CEC" w:rsidP="00EA4BE8">
      <w:pPr>
        <w:pStyle w:val="a8"/>
        <w:ind w:leftChars="0" w:left="703"/>
        <w:rPr>
          <w:rFonts w:asciiTheme="majorHAnsi" w:hAnsiTheme="majorHAnsi" w:cstheme="majorHAnsi"/>
        </w:rPr>
      </w:pPr>
    </w:p>
    <w:p w14:paraId="0B7FCBBA" w14:textId="77777777" w:rsidR="00820CEC" w:rsidRPr="00AE3AFA" w:rsidRDefault="00820CEC" w:rsidP="00EA4BE8">
      <w:pPr>
        <w:pStyle w:val="a8"/>
        <w:ind w:leftChars="0" w:left="703"/>
        <w:rPr>
          <w:rFonts w:asciiTheme="majorHAnsi" w:hAnsiTheme="majorHAnsi" w:cstheme="majorHAnsi"/>
        </w:rPr>
      </w:pPr>
      <w:r w:rsidRPr="00AE3AFA">
        <w:rPr>
          <w:rFonts w:asciiTheme="majorHAnsi" w:hAnsiTheme="majorHAnsi" w:cstheme="majorHAnsi"/>
        </w:rPr>
        <w:t>If the Conductor has a hierarchical structure, the movement at the end will also be targeted.</w:t>
      </w:r>
    </w:p>
    <w:p w14:paraId="40B76334" w14:textId="77777777" w:rsidR="00D62358" w:rsidRPr="00AE3AFA" w:rsidRDefault="001A053F" w:rsidP="001A053F">
      <w:pPr>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860480" behindDoc="0" locked="0" layoutInCell="1" allowOverlap="1" wp14:anchorId="0E9BAF93" wp14:editId="05AB512E">
                <wp:simplePos x="0" y="0"/>
                <wp:positionH relativeFrom="margin">
                  <wp:posOffset>3614420</wp:posOffset>
                </wp:positionH>
                <wp:positionV relativeFrom="paragraph">
                  <wp:posOffset>3227705</wp:posOffset>
                </wp:positionV>
                <wp:extent cx="485775" cy="257175"/>
                <wp:effectExtent l="0" t="0" r="28575" b="28575"/>
                <wp:wrapNone/>
                <wp:docPr id="29" name="正方形/長方形 29"/>
                <wp:cNvGraphicFramePr/>
                <a:graphic xmlns:a="http://schemas.openxmlformats.org/drawingml/2006/main">
                  <a:graphicData uri="http://schemas.microsoft.com/office/word/2010/wordprocessingShape">
                    <wps:wsp>
                      <wps:cNvSpPr/>
                      <wps:spPr>
                        <a:xfrm>
                          <a:off x="0" y="0"/>
                          <a:ext cx="485775"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62C10" id="正方形/長方形 29" o:spid="_x0000_s1026" style="position:absolute;left:0;text-align:left;margin-left:284.6pt;margin-top:254.15pt;width:38.25pt;height:20.25pt;z-index:25186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" filled="f" strokecolor="red" strokeweight="2pt">
                <w10:wrap anchorx="margin"/>
              </v:rect>
            </w:pict>
          </mc:Fallback>
        </mc:AlternateContent>
      </w:r>
      <w:r w:rsidRPr="00AE3AFA">
        <w:rPr>
          <w:rFonts w:asciiTheme="majorHAnsi" w:hAnsiTheme="majorHAnsi" w:cstheme="majorHAnsi"/>
          <w:noProof/>
        </w:rPr>
        <mc:AlternateContent>
          <mc:Choice Requires="wps">
            <w:drawing>
              <wp:anchor distT="0" distB="0" distL="114300" distR="114300" simplePos="0" relativeHeight="251862528" behindDoc="0" locked="0" layoutInCell="1" allowOverlap="1" wp14:anchorId="1855FCB9" wp14:editId="35CD02B9">
                <wp:simplePos x="0" y="0"/>
                <wp:positionH relativeFrom="margin">
                  <wp:posOffset>4109720</wp:posOffset>
                </wp:positionH>
                <wp:positionV relativeFrom="paragraph">
                  <wp:posOffset>3227705</wp:posOffset>
                </wp:positionV>
                <wp:extent cx="485775" cy="257175"/>
                <wp:effectExtent l="0" t="0" r="28575" b="28575"/>
                <wp:wrapNone/>
                <wp:docPr id="30" name="正方形/長方形 30"/>
                <wp:cNvGraphicFramePr/>
                <a:graphic xmlns:a="http://schemas.openxmlformats.org/drawingml/2006/main">
                  <a:graphicData uri="http://schemas.microsoft.com/office/word/2010/wordprocessingShape">
                    <wps:wsp>
                      <wps:cNvSpPr/>
                      <wps:spPr>
                        <a:xfrm>
                          <a:off x="0" y="0"/>
                          <a:ext cx="485775"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237D9" id="正方形/長方形 30" o:spid="_x0000_s1026" style="position:absolute;left:0;text-align:left;margin-left:323.6pt;margin-top:254.15pt;width:38.25pt;height:20.25pt;z-index:25186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" filled="f" strokecolor="red" strokeweight="2pt">
                <w10:wrap anchorx="margin"/>
              </v:rect>
            </w:pict>
          </mc:Fallback>
        </mc:AlternateContent>
      </w:r>
      <w:r w:rsidRPr="00AE3AFA">
        <w:rPr>
          <w:rFonts w:asciiTheme="majorHAnsi" w:hAnsiTheme="majorHAnsi" w:cstheme="majorHAnsi"/>
          <w:noProof/>
        </w:rPr>
        <mc:AlternateContent>
          <mc:Choice Requires="wps">
            <w:drawing>
              <wp:anchor distT="0" distB="0" distL="114300" distR="114300" simplePos="0" relativeHeight="251827712" behindDoc="0" locked="0" layoutInCell="1" allowOverlap="1" wp14:anchorId="14EE51EB" wp14:editId="15C96EA1">
                <wp:simplePos x="0" y="0"/>
                <wp:positionH relativeFrom="margin">
                  <wp:posOffset>1528445</wp:posOffset>
                </wp:positionH>
                <wp:positionV relativeFrom="paragraph">
                  <wp:posOffset>3246755</wp:posOffset>
                </wp:positionV>
                <wp:extent cx="276225" cy="197511"/>
                <wp:effectExtent l="0" t="0" r="28575" b="12065"/>
                <wp:wrapNone/>
                <wp:docPr id="10" name="正方形/長方形 10"/>
                <wp:cNvGraphicFramePr/>
                <a:graphic xmlns:a="http://schemas.openxmlformats.org/drawingml/2006/main">
                  <a:graphicData uri="http://schemas.microsoft.com/office/word/2010/wordprocessingShape">
                    <wps:wsp>
                      <wps:cNvSpPr/>
                      <wps:spPr>
                        <a:xfrm>
                          <a:off x="0" y="0"/>
                          <a:ext cx="276225" cy="1975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1D2CB" id="正方形/長方形 10" o:spid="_x0000_s1026" style="position:absolute;left:0;text-align:left;margin-left:120.35pt;margin-top:255.65pt;width:21.75pt;height:15.55pt;z-index:25182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" filled="f" strokecolor="red" strokeweight="2pt">
                <w10:wrap anchorx="margin"/>
              </v:rect>
            </w:pict>
          </mc:Fallback>
        </mc:AlternateContent>
      </w:r>
      <w:r w:rsidRPr="00AE3AFA">
        <w:rPr>
          <w:rFonts w:asciiTheme="majorHAnsi" w:hAnsiTheme="majorHAnsi" w:cstheme="majorHAnsi"/>
          <w:noProof/>
        </w:rPr>
        <mc:AlternateContent>
          <mc:Choice Requires="wps">
            <w:drawing>
              <wp:anchor distT="0" distB="0" distL="114300" distR="114300" simplePos="0" relativeHeight="251826688" behindDoc="0" locked="0" layoutInCell="1" allowOverlap="1" wp14:anchorId="6BA5CA30" wp14:editId="524A7A03">
                <wp:simplePos x="0" y="0"/>
                <wp:positionH relativeFrom="margin">
                  <wp:posOffset>-24130</wp:posOffset>
                </wp:positionH>
                <wp:positionV relativeFrom="paragraph">
                  <wp:posOffset>2103755</wp:posOffset>
                </wp:positionV>
                <wp:extent cx="819150" cy="247650"/>
                <wp:effectExtent l="0" t="0" r="19050" b="19050"/>
                <wp:wrapNone/>
                <wp:docPr id="9" name="正方形/長方形 9"/>
                <wp:cNvGraphicFramePr/>
                <a:graphic xmlns:a="http://schemas.openxmlformats.org/drawingml/2006/main">
                  <a:graphicData uri="http://schemas.microsoft.com/office/word/2010/wordprocessingShape">
                    <wps:wsp>
                      <wps:cNvSpPr/>
                      <wps:spPr>
                        <a:xfrm>
                          <a:off x="0" y="0"/>
                          <a:ext cx="81915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8B649" id="正方形/長方形 9" o:spid="_x0000_s1026" style="position:absolute;left:0;text-align:left;margin-left:-1.9pt;margin-top:165.65pt;width:64.5pt;height:19.5pt;z-index:25182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" filled="f" strokecolor="red" strokeweight="2pt">
                <w10:wrap anchorx="margin"/>
              </v:rect>
            </w:pict>
          </mc:Fallback>
        </mc:AlternateContent>
      </w:r>
      <w:r w:rsidR="00F11FB9" w:rsidRPr="00AE3AFA">
        <w:rPr>
          <w:rFonts w:asciiTheme="majorHAnsi" w:hAnsiTheme="majorHAnsi" w:cstheme="majorHAnsi"/>
          <w:noProof/>
        </w:rPr>
        <w:t xml:space="preserve"> </w:t>
      </w:r>
      <w:r w:rsidRPr="00AE3AFA">
        <w:rPr>
          <w:rFonts w:asciiTheme="majorHAnsi" w:hAnsiTheme="majorHAnsi" w:cstheme="majorHAnsi"/>
          <w:noProof/>
        </w:rPr>
        <w:drawing>
          <wp:inline distT="0" distB="0" distL="0" distR="0" wp14:anchorId="0E37B88F" wp14:editId="0AAFF5E8">
            <wp:extent cx="6119495" cy="381317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19495" cy="3813175"/>
                    </a:xfrm>
                    <a:prstGeom prst="rect">
                      <a:avLst/>
                    </a:prstGeom>
                  </pic:spPr>
                </pic:pic>
              </a:graphicData>
            </a:graphic>
          </wp:inline>
        </w:drawing>
      </w:r>
      <w:r w:rsidR="00F11FB9" w:rsidRPr="00AE3AFA">
        <w:rPr>
          <w:rFonts w:asciiTheme="majorHAnsi" w:hAnsiTheme="majorHAnsi" w:cstheme="majorHAnsi"/>
          <w:noProof/>
        </w:rPr>
        <w:t xml:space="preserve"> </w:t>
      </w:r>
    </w:p>
    <w:p w14:paraId="5665AA6A" w14:textId="6E888363" w:rsidR="00D62358" w:rsidRPr="00AE3AFA" w:rsidRDefault="00597806" w:rsidP="00D62358">
      <w:pPr>
        <w:pStyle w:val="a8"/>
        <w:widowControl/>
        <w:spacing w:line="280" w:lineRule="exact"/>
        <w:ind w:leftChars="0" w:left="0"/>
        <w:jc w:val="center"/>
        <w:rPr>
          <w:rFonts w:asciiTheme="majorHAnsi" w:hAnsiTheme="majorHAnsi" w:cstheme="majorHAnsi"/>
          <w:b/>
        </w:rPr>
      </w:pPr>
      <w:r w:rsidRPr="00AE3AFA">
        <w:rPr>
          <w:rFonts w:asciiTheme="majorHAnsi" w:hAnsiTheme="majorHAnsi" w:cstheme="majorHAnsi"/>
          <w:b/>
        </w:rPr>
        <w:t>Figure</w:t>
      </w:r>
      <w:r w:rsidR="00D62358" w:rsidRPr="00AE3AFA">
        <w:rPr>
          <w:rFonts w:asciiTheme="majorHAnsi" w:hAnsiTheme="majorHAnsi" w:cstheme="majorHAnsi"/>
          <w:b/>
        </w:rPr>
        <w:t xml:space="preserve"> </w:t>
      </w:r>
      <w:r w:rsidR="00D62358" w:rsidRPr="00AE3AFA">
        <w:rPr>
          <w:rFonts w:asciiTheme="majorHAnsi" w:hAnsiTheme="majorHAnsi" w:cstheme="majorHAnsi"/>
          <w:b/>
        </w:rPr>
        <w:fldChar w:fldCharType="begin"/>
      </w:r>
      <w:r w:rsidR="00D62358" w:rsidRPr="00AE3AFA">
        <w:rPr>
          <w:rFonts w:asciiTheme="majorHAnsi" w:hAnsiTheme="majorHAnsi" w:cstheme="majorHAnsi"/>
          <w:b/>
        </w:rPr>
        <w:instrText xml:space="preserve"> STYLEREF 2 \s </w:instrText>
      </w:r>
      <w:r w:rsidR="00D62358" w:rsidRPr="00AE3AFA">
        <w:rPr>
          <w:rFonts w:asciiTheme="majorHAnsi" w:hAnsiTheme="majorHAnsi" w:cstheme="majorHAnsi"/>
          <w:b/>
        </w:rPr>
        <w:fldChar w:fldCharType="separate"/>
      </w:r>
      <w:r w:rsidR="00A6356E">
        <w:rPr>
          <w:rFonts w:asciiTheme="majorHAnsi" w:hAnsiTheme="majorHAnsi" w:cstheme="majorHAnsi"/>
          <w:b/>
          <w:noProof/>
        </w:rPr>
        <w:t>4.1</w:t>
      </w:r>
      <w:r w:rsidR="00D62358" w:rsidRPr="00AE3AFA">
        <w:rPr>
          <w:rFonts w:asciiTheme="majorHAnsi" w:hAnsiTheme="majorHAnsi" w:cstheme="majorHAnsi"/>
          <w:b/>
        </w:rPr>
        <w:fldChar w:fldCharType="end"/>
      </w:r>
      <w:r w:rsidR="00D62358" w:rsidRPr="00AE3AFA">
        <w:rPr>
          <w:rFonts w:asciiTheme="majorHAnsi" w:hAnsiTheme="majorHAnsi" w:cstheme="majorHAnsi"/>
          <w:b/>
        </w:rPr>
        <w:noBreakHyphen/>
      </w:r>
      <w:r w:rsidR="00833B63" w:rsidRPr="00AE3AFA">
        <w:rPr>
          <w:rFonts w:asciiTheme="majorHAnsi" w:hAnsiTheme="majorHAnsi" w:cstheme="majorHAnsi"/>
          <w:b/>
        </w:rPr>
        <w:t>33</w:t>
      </w:r>
      <w:r w:rsidRPr="00AE3AFA">
        <w:rPr>
          <w:rFonts w:asciiTheme="majorHAnsi" w:hAnsiTheme="majorHAnsi" w:cstheme="majorHAnsi"/>
          <w:b/>
        </w:rPr>
        <w:t xml:space="preserve"> Submenu screen (</w:t>
      </w:r>
      <w:r w:rsidR="00D62358" w:rsidRPr="00AE3AFA">
        <w:rPr>
          <w:rFonts w:asciiTheme="majorHAnsi" w:hAnsiTheme="majorHAnsi" w:cstheme="majorHAnsi"/>
          <w:b/>
        </w:rPr>
        <w:t>Conductor</w:t>
      </w:r>
      <w:r w:rsidRPr="00AE3AFA">
        <w:rPr>
          <w:rFonts w:asciiTheme="majorHAnsi" w:hAnsiTheme="majorHAnsi" w:cstheme="majorHAnsi"/>
          <w:b/>
        </w:rPr>
        <w:t xml:space="preserve"> list)</w:t>
      </w:r>
    </w:p>
    <w:p w14:paraId="15478D43" w14:textId="77777777" w:rsidR="00267110" w:rsidRPr="00AE3AFA" w:rsidRDefault="00267110" w:rsidP="00380352">
      <w:pPr>
        <w:widowControl/>
        <w:jc w:val="left"/>
        <w:rPr>
          <w:rFonts w:asciiTheme="majorHAnsi" w:hAnsiTheme="majorHAnsi" w:cstheme="majorHAnsi"/>
          <w:bdr w:val="single" w:sz="4" w:space="0" w:color="auto"/>
        </w:rPr>
      </w:pPr>
    </w:p>
    <w:p w14:paraId="7502F444" w14:textId="77777777" w:rsidR="009E5339" w:rsidRPr="00AE3AFA" w:rsidRDefault="00944A86" w:rsidP="00724E4F">
      <w:pPr>
        <w:pStyle w:val="30"/>
        <w:rPr>
          <w:rFonts w:asciiTheme="majorHAnsi" w:hAnsiTheme="majorHAnsi" w:cstheme="majorHAnsi"/>
        </w:rPr>
      </w:pPr>
      <w:bookmarkStart w:id="539" w:name="_Ref36113321"/>
      <w:bookmarkStart w:id="540" w:name="_Toc93482355"/>
      <w:r w:rsidRPr="00AE3AFA">
        <w:rPr>
          <w:rFonts w:asciiTheme="majorHAnsi" w:hAnsiTheme="majorHAnsi" w:cstheme="majorHAnsi"/>
        </w:rPr>
        <w:t>Conductor</w:t>
      </w:r>
      <w:bookmarkEnd w:id="539"/>
      <w:r w:rsidR="008141DA" w:rsidRPr="00AE3AFA">
        <w:rPr>
          <w:rFonts w:asciiTheme="majorHAnsi" w:hAnsiTheme="majorHAnsi" w:cstheme="majorHAnsi"/>
        </w:rPr>
        <w:t xml:space="preserve"> regularly execution</w:t>
      </w:r>
      <w:bookmarkEnd w:id="540"/>
    </w:p>
    <w:p w14:paraId="0D61C600" w14:textId="38A9CC73" w:rsidR="00A9290B" w:rsidRPr="00AE3AFA" w:rsidRDefault="008141DA" w:rsidP="00A9290B">
      <w:pPr>
        <w:pStyle w:val="a8"/>
        <w:numPr>
          <w:ilvl w:val="0"/>
          <w:numId w:val="21"/>
        </w:numPr>
        <w:ind w:leftChars="0"/>
        <w:rPr>
          <w:rFonts w:asciiTheme="majorHAnsi" w:hAnsiTheme="majorHAnsi" w:cstheme="majorHAnsi"/>
        </w:rPr>
      </w:pPr>
      <w:r w:rsidRPr="00AE3AFA">
        <w:rPr>
          <w:rFonts w:asciiTheme="majorHAnsi" w:hAnsiTheme="majorHAnsi" w:cstheme="majorHAnsi"/>
        </w:rPr>
        <w:t xml:space="preserve">Users can manage </w:t>
      </w:r>
      <w:r w:rsidR="0053683C" w:rsidRPr="00AE3AFA">
        <w:rPr>
          <w:rFonts w:asciiTheme="majorHAnsi" w:hAnsiTheme="majorHAnsi" w:cstheme="majorHAnsi"/>
        </w:rPr>
        <w:t>regular execution of Conductor operation in [Conductor regularly execution] screen. Click the “Check the work list” in “List” will move to “</w:t>
      </w:r>
      <w:r w:rsidR="0053683C" w:rsidRPr="00AE3AFA">
        <w:rPr>
          <w:rFonts w:asciiTheme="majorHAnsi" w:hAnsiTheme="majorHAnsi" w:cstheme="majorHAnsi"/>
          <w:u w:val="single"/>
        </w:rPr>
        <w:fldChar w:fldCharType="begin"/>
      </w:r>
      <w:r w:rsidR="0053683C" w:rsidRPr="00AE3AFA">
        <w:rPr>
          <w:rFonts w:asciiTheme="majorHAnsi" w:hAnsiTheme="majorHAnsi" w:cstheme="majorHAnsi"/>
          <w:u w:val="single"/>
        </w:rPr>
        <w:instrText xml:space="preserve"> REF _Ref49437414 \r \h </w:instrText>
      </w:r>
      <w:r w:rsidR="0053683C" w:rsidRPr="00AE3AFA">
        <w:rPr>
          <w:rFonts w:asciiTheme="majorHAnsi" w:hAnsiTheme="majorHAnsi" w:cstheme="majorHAnsi"/>
          <w:u w:val="single"/>
        </w:rPr>
      </w:r>
      <w:r w:rsidR="00AE3AFA">
        <w:rPr>
          <w:rFonts w:asciiTheme="majorHAnsi" w:hAnsiTheme="majorHAnsi" w:cstheme="majorHAnsi"/>
          <w:u w:val="single"/>
        </w:rPr>
        <w:instrText xml:space="preserve"> \* MERGEFORMAT </w:instrText>
      </w:r>
      <w:r w:rsidR="0053683C" w:rsidRPr="00AE3AFA">
        <w:rPr>
          <w:rFonts w:asciiTheme="majorHAnsi" w:hAnsiTheme="majorHAnsi" w:cstheme="majorHAnsi"/>
          <w:u w:val="single"/>
        </w:rPr>
        <w:fldChar w:fldCharType="separate"/>
      </w:r>
      <w:r w:rsidR="00A6356E">
        <w:rPr>
          <w:rFonts w:asciiTheme="majorHAnsi" w:hAnsiTheme="majorHAnsi" w:cstheme="majorHAnsi"/>
          <w:u w:val="single"/>
        </w:rPr>
        <w:t>4.1.7</w:t>
      </w:r>
      <w:r w:rsidR="0053683C" w:rsidRPr="00AE3AFA">
        <w:rPr>
          <w:rFonts w:asciiTheme="majorHAnsi" w:hAnsiTheme="majorHAnsi" w:cstheme="majorHAnsi"/>
          <w:u w:val="single"/>
        </w:rPr>
        <w:fldChar w:fldCharType="end"/>
      </w:r>
      <w:r w:rsidR="0053683C" w:rsidRPr="00AE3AFA">
        <w:rPr>
          <w:rFonts w:asciiTheme="majorHAnsi" w:hAnsiTheme="majorHAnsi" w:cstheme="majorHAnsi"/>
          <w:u w:val="single"/>
        </w:rPr>
        <w:t xml:space="preserve"> </w:t>
      </w:r>
      <w:r w:rsidR="0053683C" w:rsidRPr="00AE3AFA">
        <w:rPr>
          <w:rFonts w:asciiTheme="majorHAnsi" w:hAnsiTheme="majorHAnsi" w:cstheme="majorHAnsi"/>
          <w:u w:val="single"/>
        </w:rPr>
        <w:fldChar w:fldCharType="begin"/>
      </w:r>
      <w:r w:rsidR="0053683C" w:rsidRPr="00AE3AFA">
        <w:rPr>
          <w:rFonts w:asciiTheme="majorHAnsi" w:hAnsiTheme="majorHAnsi" w:cstheme="majorHAnsi"/>
          <w:u w:val="single"/>
        </w:rPr>
        <w:instrText xml:space="preserve"> REF _Ref49437414 \h </w:instrText>
      </w:r>
      <w:r w:rsidR="0053683C" w:rsidRPr="00AE3AFA">
        <w:rPr>
          <w:rFonts w:asciiTheme="majorHAnsi" w:hAnsiTheme="majorHAnsi" w:cstheme="majorHAnsi"/>
          <w:u w:val="single"/>
        </w:rPr>
      </w:r>
      <w:r w:rsidR="00AE3AFA">
        <w:rPr>
          <w:rFonts w:asciiTheme="majorHAnsi" w:hAnsiTheme="majorHAnsi" w:cstheme="majorHAnsi"/>
          <w:u w:val="single"/>
        </w:rPr>
        <w:instrText xml:space="preserve"> \* MERGEFORMAT </w:instrText>
      </w:r>
      <w:r w:rsidR="0053683C" w:rsidRPr="00AE3AFA">
        <w:rPr>
          <w:rFonts w:asciiTheme="majorHAnsi" w:hAnsiTheme="majorHAnsi" w:cstheme="majorHAnsi"/>
          <w:u w:val="single"/>
        </w:rPr>
        <w:fldChar w:fldCharType="separate"/>
      </w:r>
      <w:r w:rsidR="00A6356E" w:rsidRPr="00AE3AFA">
        <w:rPr>
          <w:rFonts w:asciiTheme="majorHAnsi" w:hAnsiTheme="majorHAnsi" w:cstheme="majorHAnsi"/>
        </w:rPr>
        <w:t>Conductor list</w:t>
      </w:r>
      <w:r w:rsidR="0053683C" w:rsidRPr="00AE3AFA">
        <w:rPr>
          <w:rFonts w:asciiTheme="majorHAnsi" w:hAnsiTheme="majorHAnsi" w:cstheme="majorHAnsi"/>
          <w:u w:val="single"/>
        </w:rPr>
        <w:fldChar w:fldCharType="end"/>
      </w:r>
      <w:r w:rsidR="0053683C" w:rsidRPr="00AE3AFA">
        <w:rPr>
          <w:rFonts w:asciiTheme="majorHAnsi" w:hAnsiTheme="majorHAnsi" w:cstheme="majorHAnsi"/>
        </w:rPr>
        <w:t>”</w:t>
      </w:r>
      <w:r w:rsidR="00970F6B" w:rsidRPr="00AE3AFA">
        <w:rPr>
          <w:rFonts w:asciiTheme="majorHAnsi" w:hAnsiTheme="majorHAnsi" w:cstheme="majorHAnsi"/>
        </w:rPr>
        <w:t xml:space="preserve"> screen with the target Conductor executed by regular execution.</w:t>
      </w:r>
      <w:r w:rsidR="00A9290B" w:rsidRPr="00AE3AFA">
        <w:rPr>
          <w:rFonts w:asciiTheme="majorHAnsi" w:hAnsiTheme="majorHAnsi" w:cstheme="majorHAnsi"/>
        </w:rPr>
        <w:t xml:space="preserve"> Click the Conductor name list to move to </w:t>
      </w:r>
      <w:r w:rsidR="00160B8F" w:rsidRPr="00AE3AFA">
        <w:rPr>
          <w:rFonts w:asciiTheme="majorHAnsi" w:hAnsiTheme="majorHAnsi" w:cstheme="majorHAnsi"/>
        </w:rPr>
        <w:t>“4.1.4 Conductor class edit”</w:t>
      </w:r>
    </w:p>
    <w:p w14:paraId="7AF593B0" w14:textId="77777777" w:rsidR="00F437AB" w:rsidRPr="00AE3AFA" w:rsidRDefault="00BA61D8" w:rsidP="00F437AB">
      <w:pPr>
        <w:jc w:val="center"/>
        <w:rPr>
          <w:rFonts w:asciiTheme="majorHAnsi" w:hAnsiTheme="majorHAnsi" w:cstheme="majorHAnsi"/>
        </w:rPr>
      </w:pPr>
      <w:r w:rsidRPr="00AE3AFA">
        <w:rPr>
          <w:rFonts w:asciiTheme="majorHAnsi" w:hAnsiTheme="majorHAnsi" w:cstheme="majorHAnsi"/>
          <w:noProof/>
        </w:rPr>
        <w:lastRenderedPageBreak/>
        <mc:AlternateContent>
          <mc:Choice Requires="wps">
            <w:drawing>
              <wp:anchor distT="0" distB="0" distL="114300" distR="114300" simplePos="0" relativeHeight="251785728" behindDoc="0" locked="0" layoutInCell="1" allowOverlap="1" wp14:anchorId="1B79825A" wp14:editId="1F8A6B99">
                <wp:simplePos x="0" y="0"/>
                <wp:positionH relativeFrom="margin">
                  <wp:posOffset>2449931</wp:posOffset>
                </wp:positionH>
                <wp:positionV relativeFrom="paragraph">
                  <wp:posOffset>2873832</wp:posOffset>
                </wp:positionV>
                <wp:extent cx="643737" cy="138989"/>
                <wp:effectExtent l="0" t="0" r="23495" b="13970"/>
                <wp:wrapNone/>
                <wp:docPr id="18" name="正方形/長方形 18"/>
                <wp:cNvGraphicFramePr/>
                <a:graphic xmlns:a="http://schemas.openxmlformats.org/drawingml/2006/main">
                  <a:graphicData uri="http://schemas.microsoft.com/office/word/2010/wordprocessingShape">
                    <wps:wsp>
                      <wps:cNvSpPr/>
                      <wps:spPr>
                        <a:xfrm>
                          <a:off x="0" y="0"/>
                          <a:ext cx="643737" cy="1389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5DDAD" id="正方形/長方形 18" o:spid="_x0000_s1026" style="position:absolute;left:0;text-align:left;margin-left:192.9pt;margin-top:226.3pt;width:50.7pt;height:10.95pt;z-index:25178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" filled="f" strokecolor="red" strokeweight="2pt">
                <w10:wrap anchorx="margin"/>
              </v:rect>
            </w:pict>
          </mc:Fallback>
        </mc:AlternateContent>
      </w:r>
      <w:r w:rsidRPr="00AE3AFA">
        <w:rPr>
          <w:rFonts w:asciiTheme="majorHAnsi" w:hAnsiTheme="majorHAnsi" w:cstheme="majorHAnsi"/>
          <w:noProof/>
        </w:rPr>
        <mc:AlternateContent>
          <mc:Choice Requires="wps">
            <w:drawing>
              <wp:anchor distT="0" distB="0" distL="114300" distR="114300" simplePos="0" relativeHeight="251783680" behindDoc="0" locked="0" layoutInCell="1" allowOverlap="1" wp14:anchorId="1C4E8934" wp14:editId="0BF24159">
                <wp:simplePos x="0" y="0"/>
                <wp:positionH relativeFrom="margin">
                  <wp:align>left</wp:align>
                </wp:positionH>
                <wp:positionV relativeFrom="paragraph">
                  <wp:posOffset>1930171</wp:posOffset>
                </wp:positionV>
                <wp:extent cx="775411" cy="277978"/>
                <wp:effectExtent l="0" t="0" r="24765" b="27305"/>
                <wp:wrapNone/>
                <wp:docPr id="13" name="正方形/長方形 13"/>
                <wp:cNvGraphicFramePr/>
                <a:graphic xmlns:a="http://schemas.openxmlformats.org/drawingml/2006/main">
                  <a:graphicData uri="http://schemas.microsoft.com/office/word/2010/wordprocessingShape">
                    <wps:wsp>
                      <wps:cNvSpPr/>
                      <wps:spPr>
                        <a:xfrm>
                          <a:off x="0" y="0"/>
                          <a:ext cx="775411" cy="2779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A17EB" id="正方形/長方形 13" o:spid="_x0000_s1026" style="position:absolute;left:0;text-align:left;margin-left:0;margin-top:152pt;width:61.05pt;height:21.9pt;z-index:251783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" filled="f" strokecolor="red" strokeweight="2pt">
                <w10:wrap anchorx="margin"/>
              </v:rect>
            </w:pict>
          </mc:Fallback>
        </mc:AlternateContent>
      </w:r>
      <w:r w:rsidRPr="00AE3AFA">
        <w:rPr>
          <w:rFonts w:asciiTheme="majorHAnsi" w:hAnsiTheme="majorHAnsi" w:cstheme="majorHAnsi"/>
          <w:noProof/>
        </w:rPr>
        <w:drawing>
          <wp:inline distT="0" distB="0" distL="0" distR="0" wp14:anchorId="67C1A24F" wp14:editId="0A7CACA2">
            <wp:extent cx="6119495" cy="3369310"/>
            <wp:effectExtent l="0" t="0" r="0" b="254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19495" cy="3369310"/>
                    </a:xfrm>
                    <a:prstGeom prst="rect">
                      <a:avLst/>
                    </a:prstGeom>
                  </pic:spPr>
                </pic:pic>
              </a:graphicData>
            </a:graphic>
          </wp:inline>
        </w:drawing>
      </w:r>
    </w:p>
    <w:p w14:paraId="3A2FAECA" w14:textId="7884F2EC" w:rsidR="006878BB" w:rsidRPr="00AE3AFA" w:rsidRDefault="00BA61D8" w:rsidP="00474F75">
      <w:pPr>
        <w:jc w:val="center"/>
        <w:rPr>
          <w:rFonts w:asciiTheme="majorHAnsi" w:hAnsiTheme="majorHAnsi" w:cstheme="majorHAnsi"/>
        </w:rPr>
      </w:pPr>
      <w:r w:rsidRPr="00AE3AFA">
        <w:rPr>
          <w:rFonts w:asciiTheme="majorHAnsi" w:hAnsiTheme="majorHAnsi" w:cstheme="majorHAnsi"/>
          <w:b/>
        </w:rPr>
        <w:t>Figure</w:t>
      </w:r>
      <w:r w:rsidR="007F695B" w:rsidRPr="00AE3AFA">
        <w:rPr>
          <w:rFonts w:asciiTheme="majorHAnsi" w:hAnsiTheme="majorHAnsi" w:cstheme="majorHAnsi"/>
          <w:b/>
        </w:rPr>
        <w:t xml:space="preserve"> </w:t>
      </w:r>
      <w:r w:rsidR="007F695B" w:rsidRPr="00AE3AFA">
        <w:rPr>
          <w:rFonts w:asciiTheme="majorHAnsi" w:hAnsiTheme="majorHAnsi" w:cstheme="majorHAnsi"/>
          <w:b/>
        </w:rPr>
        <w:fldChar w:fldCharType="begin"/>
      </w:r>
      <w:r w:rsidR="007F695B" w:rsidRPr="00AE3AFA">
        <w:rPr>
          <w:rFonts w:asciiTheme="majorHAnsi" w:hAnsiTheme="majorHAnsi" w:cstheme="majorHAnsi"/>
          <w:b/>
        </w:rPr>
        <w:instrText xml:space="preserve"> STYLEREF 2 \s </w:instrText>
      </w:r>
      <w:r w:rsidR="007F695B" w:rsidRPr="00AE3AFA">
        <w:rPr>
          <w:rFonts w:asciiTheme="majorHAnsi" w:hAnsiTheme="majorHAnsi" w:cstheme="majorHAnsi"/>
          <w:b/>
        </w:rPr>
        <w:fldChar w:fldCharType="separate"/>
      </w:r>
      <w:r w:rsidR="00A6356E">
        <w:rPr>
          <w:rFonts w:asciiTheme="majorHAnsi" w:hAnsiTheme="majorHAnsi" w:cstheme="majorHAnsi"/>
          <w:b/>
          <w:noProof/>
        </w:rPr>
        <w:t>4.1</w:t>
      </w:r>
      <w:r w:rsidR="007F695B" w:rsidRPr="00AE3AFA">
        <w:rPr>
          <w:rFonts w:asciiTheme="majorHAnsi" w:hAnsiTheme="majorHAnsi" w:cstheme="majorHAnsi"/>
          <w:b/>
        </w:rPr>
        <w:fldChar w:fldCharType="end"/>
      </w:r>
      <w:r w:rsidR="007F695B" w:rsidRPr="00AE3AFA">
        <w:rPr>
          <w:rFonts w:asciiTheme="majorHAnsi" w:hAnsiTheme="majorHAnsi" w:cstheme="majorHAnsi"/>
          <w:b/>
        </w:rPr>
        <w:noBreakHyphen/>
      </w:r>
      <w:r w:rsidR="00833B63" w:rsidRPr="00AE3AFA">
        <w:rPr>
          <w:rFonts w:asciiTheme="majorHAnsi" w:hAnsiTheme="majorHAnsi" w:cstheme="majorHAnsi"/>
          <w:b/>
        </w:rPr>
        <w:t>34</w:t>
      </w:r>
      <w:r w:rsidRPr="00AE3AFA">
        <w:rPr>
          <w:rFonts w:asciiTheme="majorHAnsi" w:hAnsiTheme="majorHAnsi" w:cstheme="majorHAnsi"/>
          <w:b/>
        </w:rPr>
        <w:t xml:space="preserve"> Submenu screen</w:t>
      </w:r>
      <w:r w:rsidR="00EC671C" w:rsidRPr="00AE3AFA">
        <w:rPr>
          <w:rFonts w:asciiTheme="majorHAnsi" w:hAnsiTheme="majorHAnsi" w:cstheme="majorHAnsi"/>
          <w:b/>
        </w:rPr>
        <w:t xml:space="preserve"> </w:t>
      </w:r>
      <w:r w:rsidRPr="00AE3AFA">
        <w:rPr>
          <w:rFonts w:asciiTheme="majorHAnsi" w:hAnsiTheme="majorHAnsi" w:cstheme="majorHAnsi"/>
          <w:b/>
        </w:rPr>
        <w:t>(</w:t>
      </w:r>
      <w:r w:rsidR="00F437AB" w:rsidRPr="00AE3AFA">
        <w:rPr>
          <w:rFonts w:asciiTheme="majorHAnsi" w:hAnsiTheme="majorHAnsi" w:cstheme="majorHAnsi"/>
          <w:b/>
        </w:rPr>
        <w:t>Conductor</w:t>
      </w:r>
      <w:r w:rsidRPr="00AE3AFA">
        <w:rPr>
          <w:rFonts w:asciiTheme="majorHAnsi" w:hAnsiTheme="majorHAnsi" w:cstheme="majorHAnsi"/>
          <w:b/>
        </w:rPr>
        <w:t xml:space="preserve"> regularly execution)</w:t>
      </w:r>
      <w:r w:rsidRPr="00AE3AFA">
        <w:rPr>
          <w:rFonts w:asciiTheme="majorHAnsi" w:hAnsiTheme="majorHAnsi" w:cstheme="majorHAnsi"/>
        </w:rPr>
        <w:t xml:space="preserve"> </w:t>
      </w:r>
    </w:p>
    <w:p w14:paraId="52514BEE" w14:textId="77777777" w:rsidR="006878BB" w:rsidRPr="00AE3AFA" w:rsidRDefault="006878BB" w:rsidP="007F695B">
      <w:pPr>
        <w:jc w:val="center"/>
        <w:rPr>
          <w:rFonts w:asciiTheme="majorHAnsi" w:hAnsiTheme="majorHAnsi" w:cstheme="majorHAnsi"/>
          <w:noProof/>
        </w:rPr>
      </w:pPr>
    </w:p>
    <w:p w14:paraId="13DACD6B" w14:textId="77777777" w:rsidR="00EC671C" w:rsidRPr="00AE3AFA" w:rsidRDefault="00EC671C" w:rsidP="00C72DC3">
      <w:pPr>
        <w:pStyle w:val="a8"/>
        <w:numPr>
          <w:ilvl w:val="0"/>
          <w:numId w:val="21"/>
        </w:numPr>
        <w:ind w:leftChars="0"/>
        <w:rPr>
          <w:rFonts w:asciiTheme="majorHAnsi" w:hAnsiTheme="majorHAnsi" w:cstheme="majorHAnsi"/>
        </w:rPr>
      </w:pPr>
      <w:r w:rsidRPr="00AE3AFA">
        <w:rPr>
          <w:rFonts w:asciiTheme="majorHAnsi" w:hAnsiTheme="majorHAnsi" w:cstheme="majorHAnsi"/>
        </w:rPr>
        <w:t>Click “Register” - “Start Registration” button to set regular execution.</w:t>
      </w:r>
    </w:p>
    <w:p w14:paraId="4C07412F" w14:textId="77777777" w:rsidR="00D20344" w:rsidRPr="00AE3AFA" w:rsidRDefault="00EC671C" w:rsidP="00EC671C">
      <w:pPr>
        <w:pStyle w:val="a8"/>
        <w:ind w:leftChars="0" w:left="703"/>
        <w:rPr>
          <w:rFonts w:asciiTheme="majorHAnsi" w:hAnsiTheme="majorHAnsi" w:cstheme="majorHAnsi"/>
        </w:rPr>
      </w:pPr>
      <w:r w:rsidRPr="00AE3AFA">
        <w:rPr>
          <w:rFonts w:asciiTheme="majorHAnsi" w:hAnsiTheme="majorHAnsi" w:cstheme="majorHAnsi"/>
        </w:rPr>
        <w:t xml:space="preserve">Schedule can only be set in the setting window by clicking “Schedule settings” button. </w:t>
      </w:r>
    </w:p>
    <w:p w14:paraId="4D5C9492" w14:textId="77777777" w:rsidR="00474F75" w:rsidRPr="00AE3AFA" w:rsidRDefault="00EC671C" w:rsidP="00474F75">
      <w:pPr>
        <w:jc w:val="center"/>
        <w:rPr>
          <w:rFonts w:asciiTheme="majorHAnsi" w:hAnsiTheme="majorHAnsi" w:cstheme="majorHAnsi"/>
        </w:rPr>
      </w:pPr>
      <w:r w:rsidRPr="00AE3AFA">
        <w:rPr>
          <w:rFonts w:asciiTheme="majorHAnsi" w:hAnsiTheme="majorHAnsi" w:cstheme="majorHAnsi"/>
          <w:noProof/>
        </w:rPr>
        <w:drawing>
          <wp:inline distT="0" distB="0" distL="0" distR="0" wp14:anchorId="6BF786F6" wp14:editId="1201697B">
            <wp:extent cx="3820170" cy="3482035"/>
            <wp:effectExtent l="0" t="0" r="8890" b="444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31157" cy="3492050"/>
                    </a:xfrm>
                    <a:prstGeom prst="rect">
                      <a:avLst/>
                    </a:prstGeom>
                  </pic:spPr>
                </pic:pic>
              </a:graphicData>
            </a:graphic>
          </wp:inline>
        </w:drawing>
      </w:r>
    </w:p>
    <w:p w14:paraId="73BC7F7A" w14:textId="7CC808F0" w:rsidR="00EC671C" w:rsidRPr="00AE3AFA" w:rsidRDefault="00EC671C" w:rsidP="00474F75">
      <w:pPr>
        <w:jc w:val="center"/>
        <w:rPr>
          <w:rFonts w:asciiTheme="majorHAnsi" w:hAnsiTheme="majorHAnsi" w:cstheme="majorHAnsi"/>
          <w:b/>
        </w:rPr>
      </w:pPr>
      <w:r w:rsidRPr="00AE3AFA">
        <w:rPr>
          <w:rFonts w:asciiTheme="majorHAnsi" w:hAnsiTheme="majorHAnsi" w:cstheme="majorHAnsi"/>
          <w:b/>
        </w:rPr>
        <w:t>Figure</w:t>
      </w:r>
      <w:r w:rsidR="00D20344" w:rsidRPr="00AE3AFA">
        <w:rPr>
          <w:rFonts w:asciiTheme="majorHAnsi" w:hAnsiTheme="majorHAnsi" w:cstheme="majorHAnsi"/>
          <w:b/>
        </w:rPr>
        <w:t xml:space="preserve"> </w:t>
      </w:r>
      <w:r w:rsidR="00D20344" w:rsidRPr="00AE3AFA">
        <w:rPr>
          <w:rFonts w:asciiTheme="majorHAnsi" w:hAnsiTheme="majorHAnsi" w:cstheme="majorHAnsi"/>
          <w:b/>
        </w:rPr>
        <w:fldChar w:fldCharType="begin"/>
      </w:r>
      <w:r w:rsidR="00D20344" w:rsidRPr="00AE3AFA">
        <w:rPr>
          <w:rFonts w:asciiTheme="majorHAnsi" w:hAnsiTheme="majorHAnsi" w:cstheme="majorHAnsi"/>
          <w:b/>
        </w:rPr>
        <w:instrText xml:space="preserve"> STYLEREF 2 \s </w:instrText>
      </w:r>
      <w:r w:rsidR="00D20344" w:rsidRPr="00AE3AFA">
        <w:rPr>
          <w:rFonts w:asciiTheme="majorHAnsi" w:hAnsiTheme="majorHAnsi" w:cstheme="majorHAnsi"/>
          <w:b/>
        </w:rPr>
        <w:fldChar w:fldCharType="separate"/>
      </w:r>
      <w:r w:rsidR="00A6356E">
        <w:rPr>
          <w:rFonts w:asciiTheme="majorHAnsi" w:hAnsiTheme="majorHAnsi" w:cstheme="majorHAnsi"/>
          <w:b/>
          <w:noProof/>
        </w:rPr>
        <w:t>4.1</w:t>
      </w:r>
      <w:r w:rsidR="00D20344" w:rsidRPr="00AE3AFA">
        <w:rPr>
          <w:rFonts w:asciiTheme="majorHAnsi" w:hAnsiTheme="majorHAnsi" w:cstheme="majorHAnsi"/>
          <w:b/>
        </w:rPr>
        <w:fldChar w:fldCharType="end"/>
      </w:r>
      <w:r w:rsidR="00D20344" w:rsidRPr="00AE3AFA">
        <w:rPr>
          <w:rFonts w:asciiTheme="majorHAnsi" w:hAnsiTheme="majorHAnsi" w:cstheme="majorHAnsi"/>
          <w:b/>
        </w:rPr>
        <w:noBreakHyphen/>
      </w:r>
      <w:r w:rsidR="00833B63" w:rsidRPr="00AE3AFA">
        <w:rPr>
          <w:rFonts w:asciiTheme="majorHAnsi" w:hAnsiTheme="majorHAnsi" w:cstheme="majorHAnsi"/>
          <w:b/>
        </w:rPr>
        <w:t>35</w:t>
      </w:r>
      <w:r w:rsidRPr="00AE3AFA">
        <w:rPr>
          <w:rFonts w:asciiTheme="majorHAnsi" w:hAnsiTheme="majorHAnsi" w:cstheme="majorHAnsi"/>
          <w:b/>
        </w:rPr>
        <w:t xml:space="preserve"> Schedule settings screen (Regularly execution)</w:t>
      </w:r>
    </w:p>
    <w:p w14:paraId="21734E61" w14:textId="77777777" w:rsidR="006878BB" w:rsidRPr="00AE3AFA" w:rsidRDefault="00EC671C" w:rsidP="00EC671C">
      <w:pPr>
        <w:widowControl/>
        <w:jc w:val="left"/>
        <w:rPr>
          <w:rFonts w:asciiTheme="majorHAnsi" w:hAnsiTheme="majorHAnsi" w:cstheme="majorHAnsi"/>
          <w:b/>
        </w:rPr>
      </w:pPr>
      <w:r w:rsidRPr="00AE3AFA">
        <w:rPr>
          <w:rFonts w:asciiTheme="majorHAnsi" w:hAnsiTheme="majorHAnsi" w:cstheme="majorHAnsi"/>
          <w:b/>
        </w:rPr>
        <w:br w:type="page"/>
      </w:r>
    </w:p>
    <w:p w14:paraId="5F9297CF" w14:textId="77777777" w:rsidR="00B82522" w:rsidRPr="00AE3AFA" w:rsidRDefault="00746C81" w:rsidP="00C72DC3">
      <w:pPr>
        <w:pStyle w:val="afb"/>
        <w:numPr>
          <w:ilvl w:val="0"/>
          <w:numId w:val="21"/>
        </w:numPr>
        <w:rPr>
          <w:rFonts w:asciiTheme="majorHAnsi" w:hAnsiTheme="majorHAnsi" w:cstheme="majorHAnsi"/>
        </w:rPr>
      </w:pPr>
      <w:r w:rsidRPr="00AE3AFA">
        <w:rPr>
          <w:rFonts w:asciiTheme="majorHAnsi" w:hAnsiTheme="majorHAnsi" w:cstheme="majorHAnsi"/>
        </w:rPr>
        <w:lastRenderedPageBreak/>
        <w:t>The list of items in Conductor confirmation screen is as follows.</w:t>
      </w:r>
    </w:p>
    <w:p w14:paraId="15D6BF5C" w14:textId="5CA31263" w:rsidR="00B82522" w:rsidRPr="00AE3AFA" w:rsidRDefault="00746C81" w:rsidP="00B82522">
      <w:pPr>
        <w:jc w:val="center"/>
        <w:rPr>
          <w:rFonts w:asciiTheme="majorHAnsi" w:hAnsiTheme="majorHAnsi" w:cstheme="majorHAnsi"/>
          <w:b/>
        </w:rPr>
      </w:pPr>
      <w:r w:rsidRPr="00AE3AFA">
        <w:rPr>
          <w:rFonts w:asciiTheme="majorHAnsi" w:hAnsiTheme="majorHAnsi" w:cstheme="majorHAnsi"/>
          <w:b/>
        </w:rPr>
        <w:t xml:space="preserve">Table </w:t>
      </w:r>
      <w:r w:rsidR="00B82522" w:rsidRPr="00AE3AFA">
        <w:rPr>
          <w:rFonts w:asciiTheme="majorHAnsi" w:hAnsiTheme="majorHAnsi" w:cstheme="majorHAnsi"/>
          <w:b/>
        </w:rPr>
        <w:fldChar w:fldCharType="begin"/>
      </w:r>
      <w:r w:rsidR="00B82522" w:rsidRPr="00AE3AFA">
        <w:rPr>
          <w:rFonts w:asciiTheme="majorHAnsi" w:hAnsiTheme="majorHAnsi" w:cstheme="majorHAnsi"/>
          <w:b/>
        </w:rPr>
        <w:instrText xml:space="preserve"> STYLEREF 1 \s </w:instrText>
      </w:r>
      <w:r w:rsidR="00B82522" w:rsidRPr="00AE3AFA">
        <w:rPr>
          <w:rFonts w:asciiTheme="majorHAnsi" w:hAnsiTheme="majorHAnsi" w:cstheme="majorHAnsi"/>
          <w:b/>
        </w:rPr>
        <w:fldChar w:fldCharType="separate"/>
      </w:r>
      <w:r w:rsidR="00A6356E">
        <w:rPr>
          <w:rFonts w:asciiTheme="majorHAnsi" w:hAnsiTheme="majorHAnsi" w:cstheme="majorHAnsi"/>
          <w:b/>
          <w:noProof/>
        </w:rPr>
        <w:t>4</w:t>
      </w:r>
      <w:r w:rsidR="00B82522" w:rsidRPr="00AE3AFA">
        <w:rPr>
          <w:rFonts w:asciiTheme="majorHAnsi" w:hAnsiTheme="majorHAnsi" w:cstheme="majorHAnsi"/>
          <w:b/>
        </w:rPr>
        <w:fldChar w:fldCharType="end"/>
      </w:r>
      <w:r w:rsidR="00B82522" w:rsidRPr="00AE3AFA">
        <w:rPr>
          <w:rFonts w:asciiTheme="majorHAnsi" w:hAnsiTheme="majorHAnsi" w:cstheme="majorHAnsi"/>
          <w:b/>
        </w:rPr>
        <w:t>.</w:t>
      </w:r>
      <w:r w:rsidR="00FB3DD5" w:rsidRPr="00AE3AFA">
        <w:rPr>
          <w:rFonts w:asciiTheme="majorHAnsi" w:hAnsiTheme="majorHAnsi" w:cstheme="majorHAnsi"/>
          <w:b/>
        </w:rPr>
        <w:t>1</w:t>
      </w:r>
      <w:r w:rsidR="001446B2" w:rsidRPr="00AE3AFA">
        <w:rPr>
          <w:rFonts w:asciiTheme="majorHAnsi" w:hAnsiTheme="majorHAnsi" w:cstheme="majorHAnsi"/>
          <w:b/>
        </w:rPr>
        <w:t>-</w:t>
      </w:r>
      <w:r w:rsidR="00160B8F" w:rsidRPr="00AE3AFA">
        <w:rPr>
          <w:rFonts w:asciiTheme="majorHAnsi" w:hAnsiTheme="majorHAnsi" w:cstheme="majorHAnsi"/>
          <w:b/>
        </w:rPr>
        <w:t>23</w:t>
      </w:r>
      <w:r w:rsidR="00B82522" w:rsidRPr="00AE3AFA">
        <w:rPr>
          <w:rFonts w:asciiTheme="majorHAnsi" w:hAnsiTheme="majorHAnsi" w:cstheme="majorHAnsi"/>
          <w:b/>
        </w:rPr>
        <w:t xml:space="preserve">　</w:t>
      </w:r>
      <w:r w:rsidRPr="00AE3AFA">
        <w:rPr>
          <w:rFonts w:asciiTheme="majorHAnsi" w:hAnsiTheme="majorHAnsi" w:cstheme="majorHAnsi"/>
          <w:b/>
        </w:rPr>
        <w:t>Register screen item list (Regularly execution)</w:t>
      </w:r>
    </w:p>
    <w:tbl>
      <w:tblPr>
        <w:tblStyle w:val="aa"/>
        <w:tblW w:w="10060" w:type="dxa"/>
        <w:tblLayout w:type="fixed"/>
        <w:tblLook w:val="04A0" w:firstRow="1" w:lastRow="0" w:firstColumn="1" w:lastColumn="0" w:noHBand="0" w:noVBand="1"/>
      </w:tblPr>
      <w:tblGrid>
        <w:gridCol w:w="1271"/>
        <w:gridCol w:w="992"/>
        <w:gridCol w:w="3828"/>
        <w:gridCol w:w="1134"/>
        <w:gridCol w:w="1134"/>
        <w:gridCol w:w="1701"/>
      </w:tblGrid>
      <w:tr w:rsidR="00746C81" w:rsidRPr="00AE3AFA" w14:paraId="584F7BC4" w14:textId="77777777" w:rsidTr="001F02B0">
        <w:tc>
          <w:tcPr>
            <w:tcW w:w="2263" w:type="dxa"/>
            <w:gridSpan w:val="2"/>
            <w:shd w:val="clear" w:color="auto" w:fill="002B62"/>
          </w:tcPr>
          <w:p w14:paraId="6A77FA1F" w14:textId="77777777" w:rsidR="00746C81" w:rsidRPr="00AE3AFA" w:rsidRDefault="00746C81" w:rsidP="00746C81">
            <w:pPr>
              <w:spacing w:line="240" w:lineRule="exact"/>
              <w:jc w:val="center"/>
              <w:rPr>
                <w:rFonts w:asciiTheme="majorHAnsi" w:hAnsiTheme="majorHAnsi" w:cstheme="majorHAnsi"/>
                <w:b/>
                <w:color w:val="FFFFFF" w:themeColor="background1"/>
                <w:sz w:val="18"/>
                <w:szCs w:val="18"/>
                <w:lang w:eastAsia="zh-TW"/>
              </w:rPr>
            </w:pPr>
            <w:r w:rsidRPr="00AE3AFA">
              <w:rPr>
                <w:rFonts w:asciiTheme="majorHAnsi" w:hAnsiTheme="majorHAnsi" w:cstheme="majorHAnsi"/>
                <w:b/>
                <w:color w:val="FFFFFF" w:themeColor="background1"/>
                <w:sz w:val="18"/>
                <w:szCs w:val="18"/>
                <w:lang w:eastAsia="zh-TW"/>
              </w:rPr>
              <w:t>Item</w:t>
            </w:r>
          </w:p>
        </w:tc>
        <w:tc>
          <w:tcPr>
            <w:tcW w:w="3828" w:type="dxa"/>
            <w:shd w:val="clear" w:color="auto" w:fill="002B62"/>
          </w:tcPr>
          <w:p w14:paraId="17C35EF7" w14:textId="77777777" w:rsidR="00746C81" w:rsidRPr="00AE3AFA" w:rsidRDefault="00746C81" w:rsidP="00746C81">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1134" w:type="dxa"/>
            <w:shd w:val="clear" w:color="auto" w:fill="002B62"/>
          </w:tcPr>
          <w:p w14:paraId="3D1EEC31" w14:textId="77777777" w:rsidR="00746C81" w:rsidRPr="00AE3AFA" w:rsidRDefault="00746C81" w:rsidP="00746C81">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w:t>
            </w:r>
          </w:p>
          <w:p w14:paraId="6657F20F" w14:textId="77777777" w:rsidR="00746C81" w:rsidRPr="00AE3AFA" w:rsidRDefault="00614EC9" w:rsidP="00746C81">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w:t>
            </w:r>
            <w:r w:rsidR="00746C81" w:rsidRPr="00AE3AFA">
              <w:rPr>
                <w:rFonts w:asciiTheme="majorHAnsi" w:hAnsiTheme="majorHAnsi" w:cstheme="majorHAnsi"/>
                <w:b/>
                <w:color w:val="FFFFFF" w:themeColor="background1"/>
                <w:sz w:val="18"/>
                <w:szCs w:val="18"/>
              </w:rPr>
              <w:t>equired</w:t>
            </w:r>
          </w:p>
        </w:tc>
        <w:tc>
          <w:tcPr>
            <w:tcW w:w="1134" w:type="dxa"/>
            <w:shd w:val="clear" w:color="auto" w:fill="002B62"/>
          </w:tcPr>
          <w:p w14:paraId="56EE169E" w14:textId="77777777" w:rsidR="00746C81" w:rsidRPr="00AE3AFA" w:rsidRDefault="00746C81" w:rsidP="00746C81">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lang w:eastAsia="zh-TW"/>
              </w:rPr>
              <w:t>Input type</w:t>
            </w:r>
          </w:p>
        </w:tc>
        <w:tc>
          <w:tcPr>
            <w:tcW w:w="1701" w:type="dxa"/>
            <w:shd w:val="clear" w:color="auto" w:fill="002B62"/>
          </w:tcPr>
          <w:p w14:paraId="06E69E31" w14:textId="77777777" w:rsidR="00746C81" w:rsidRPr="00AE3AFA" w:rsidRDefault="00746C81" w:rsidP="00746C81">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Restrictions</w:t>
            </w:r>
          </w:p>
        </w:tc>
      </w:tr>
      <w:tr w:rsidR="00B82522" w:rsidRPr="00AE3AFA" w14:paraId="18272E02" w14:textId="77777777" w:rsidTr="001F02B0">
        <w:tc>
          <w:tcPr>
            <w:tcW w:w="2263" w:type="dxa"/>
            <w:gridSpan w:val="2"/>
          </w:tcPr>
          <w:p w14:paraId="7C4BF05B" w14:textId="77777777" w:rsidR="00B82522" w:rsidRPr="00AE3AFA" w:rsidRDefault="00220403" w:rsidP="00746C81">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Conductor</w:t>
            </w:r>
            <w:r w:rsidR="00746C81" w:rsidRPr="00AE3AFA">
              <w:rPr>
                <w:rFonts w:asciiTheme="majorHAnsi" w:hAnsiTheme="majorHAnsi" w:cstheme="majorHAnsi"/>
                <w:color w:val="000000"/>
                <w:sz w:val="18"/>
                <w:szCs w:val="18"/>
                <w:shd w:val="clear" w:color="auto" w:fill="FFFFFF"/>
              </w:rPr>
              <w:t xml:space="preserve"> class name</w:t>
            </w:r>
          </w:p>
        </w:tc>
        <w:tc>
          <w:tcPr>
            <w:tcW w:w="3828" w:type="dxa"/>
          </w:tcPr>
          <w:p w14:paraId="0850D151" w14:textId="45FA983C" w:rsidR="00B82522" w:rsidRPr="00AE3AFA" w:rsidRDefault="00746C81"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Conductor registered in “</w:t>
            </w:r>
            <w:r w:rsidR="00160B8F" w:rsidRPr="00AE3AFA">
              <w:rPr>
                <w:rFonts w:asciiTheme="majorHAnsi" w:hAnsiTheme="majorHAnsi" w:cstheme="majorHAnsi"/>
                <w:color w:val="000000"/>
                <w:sz w:val="18"/>
                <w:szCs w:val="18"/>
                <w:u w:val="single"/>
                <w:shd w:val="clear" w:color="auto" w:fill="FFFFFF"/>
              </w:rPr>
              <w:t xml:space="preserve">4.1.3 </w:t>
            </w:r>
            <w:r w:rsidRPr="00AE3AFA">
              <w:rPr>
                <w:rFonts w:asciiTheme="majorHAnsi" w:hAnsiTheme="majorHAnsi" w:cstheme="majorHAnsi"/>
                <w:color w:val="000000"/>
                <w:sz w:val="18"/>
                <w:szCs w:val="18"/>
                <w:u w:val="single"/>
                <w:shd w:val="clear" w:color="auto" w:fill="FFFFFF"/>
              </w:rPr>
              <w:fldChar w:fldCharType="begin"/>
            </w:r>
            <w:r w:rsidRPr="00AE3AFA">
              <w:rPr>
                <w:rFonts w:asciiTheme="majorHAnsi" w:hAnsiTheme="majorHAnsi" w:cstheme="majorHAnsi"/>
                <w:color w:val="000000"/>
                <w:sz w:val="18"/>
                <w:szCs w:val="18"/>
                <w:u w:val="single"/>
                <w:shd w:val="clear" w:color="auto" w:fill="FFFFFF"/>
              </w:rPr>
              <w:instrText xml:space="preserve"> REF _Ref49436630 \h  \* MERGEFORMAT </w:instrText>
            </w:r>
            <w:r w:rsidRPr="00AE3AFA">
              <w:rPr>
                <w:rFonts w:asciiTheme="majorHAnsi" w:hAnsiTheme="majorHAnsi" w:cstheme="majorHAnsi"/>
                <w:color w:val="000000"/>
                <w:sz w:val="18"/>
                <w:szCs w:val="18"/>
                <w:u w:val="single"/>
                <w:shd w:val="clear" w:color="auto" w:fill="FFFFFF"/>
              </w:rPr>
            </w:r>
            <w:r w:rsidRPr="00AE3AFA">
              <w:rPr>
                <w:rFonts w:asciiTheme="majorHAnsi" w:hAnsiTheme="majorHAnsi" w:cstheme="majorHAnsi"/>
                <w:color w:val="000000"/>
                <w:sz w:val="18"/>
                <w:szCs w:val="18"/>
                <w:u w:val="single"/>
                <w:shd w:val="clear" w:color="auto" w:fill="FFFFFF"/>
              </w:rPr>
              <w:fldChar w:fldCharType="separate"/>
            </w:r>
            <w:r w:rsidR="00A6356E" w:rsidRPr="00A6356E">
              <w:rPr>
                <w:rFonts w:asciiTheme="majorHAnsi" w:hAnsiTheme="majorHAnsi" w:cstheme="majorHAnsi"/>
                <w:sz w:val="18"/>
                <w:szCs w:val="18"/>
                <w:u w:val="single"/>
              </w:rPr>
              <w:t xml:space="preserve">Conductor </w:t>
            </w:r>
            <w:r w:rsidRPr="00AE3AFA">
              <w:rPr>
                <w:rFonts w:asciiTheme="majorHAnsi" w:hAnsiTheme="majorHAnsi" w:cstheme="majorHAnsi"/>
                <w:color w:val="000000"/>
                <w:sz w:val="18"/>
                <w:szCs w:val="18"/>
                <w:u w:val="single"/>
                <w:shd w:val="clear" w:color="auto" w:fill="FFFFFF"/>
              </w:rPr>
              <w:fldChar w:fldCharType="end"/>
            </w:r>
            <w:r w:rsidRPr="00AE3AFA">
              <w:rPr>
                <w:rFonts w:asciiTheme="majorHAnsi" w:hAnsiTheme="majorHAnsi" w:cstheme="majorHAnsi"/>
                <w:color w:val="000000"/>
                <w:sz w:val="18"/>
                <w:szCs w:val="18"/>
                <w:shd w:val="clear" w:color="auto" w:fill="FFFFFF"/>
              </w:rPr>
              <w:t>” are displayed.</w:t>
            </w:r>
          </w:p>
        </w:tc>
        <w:tc>
          <w:tcPr>
            <w:tcW w:w="1134" w:type="dxa"/>
          </w:tcPr>
          <w:p w14:paraId="1F7AC674" w14:textId="77777777" w:rsidR="00B82522" w:rsidRPr="00AE3AFA" w:rsidRDefault="00D84852" w:rsidP="00B4709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1134" w:type="dxa"/>
          </w:tcPr>
          <w:p w14:paraId="441C0231" w14:textId="77777777" w:rsidR="00B82522" w:rsidRPr="00AE3AFA" w:rsidRDefault="00746C81" w:rsidP="007F7EA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List</w:t>
            </w:r>
            <w:r w:rsidR="00ED4B21" w:rsidRPr="00AE3AFA">
              <w:rPr>
                <w:rFonts w:asciiTheme="majorHAnsi" w:hAnsiTheme="majorHAnsi" w:cstheme="majorHAnsi"/>
                <w:color w:val="000000"/>
                <w:sz w:val="18"/>
                <w:szCs w:val="18"/>
                <w:shd w:val="clear" w:color="auto" w:fill="FFFFFF"/>
              </w:rPr>
              <w:t xml:space="preserve"> selection</w:t>
            </w:r>
          </w:p>
        </w:tc>
        <w:tc>
          <w:tcPr>
            <w:tcW w:w="1701" w:type="dxa"/>
          </w:tcPr>
          <w:p w14:paraId="018CF888" w14:textId="77777777" w:rsidR="00B82522" w:rsidRPr="00AE3AFA" w:rsidRDefault="00B82522" w:rsidP="00B4709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746C81" w:rsidRPr="00AE3AFA" w14:paraId="75306FCF" w14:textId="77777777" w:rsidTr="001F02B0">
        <w:tc>
          <w:tcPr>
            <w:tcW w:w="2263" w:type="dxa"/>
            <w:gridSpan w:val="2"/>
          </w:tcPr>
          <w:p w14:paraId="321CC9D6" w14:textId="77777777" w:rsidR="00746C81" w:rsidRPr="00AE3AFA" w:rsidRDefault="00746C81" w:rsidP="00746C81">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Operation name</w:t>
            </w:r>
          </w:p>
        </w:tc>
        <w:tc>
          <w:tcPr>
            <w:tcW w:w="3828" w:type="dxa"/>
            <w:tcBorders>
              <w:bottom w:val="single" w:sz="4" w:space="0" w:color="auto"/>
            </w:tcBorders>
          </w:tcPr>
          <w:p w14:paraId="1577E42F" w14:textId="77777777" w:rsidR="00746C81" w:rsidRPr="00AE3AFA" w:rsidRDefault="00746C81" w:rsidP="00746C81">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Operation registered in “Basic Console – Input operation list” </w:t>
            </w:r>
          </w:p>
        </w:tc>
        <w:tc>
          <w:tcPr>
            <w:tcW w:w="1134" w:type="dxa"/>
          </w:tcPr>
          <w:p w14:paraId="33799B35" w14:textId="77777777" w:rsidR="00746C81" w:rsidRPr="00AE3AFA" w:rsidRDefault="00D84852" w:rsidP="00746C81">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1134" w:type="dxa"/>
          </w:tcPr>
          <w:p w14:paraId="5B43FDF5" w14:textId="77777777" w:rsidR="00746C81" w:rsidRPr="00AE3AFA" w:rsidRDefault="00ED4B21" w:rsidP="007F7EA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List selection</w:t>
            </w:r>
          </w:p>
        </w:tc>
        <w:tc>
          <w:tcPr>
            <w:tcW w:w="1701" w:type="dxa"/>
          </w:tcPr>
          <w:p w14:paraId="5A727CF3" w14:textId="77777777" w:rsidR="00746C81" w:rsidRPr="00AE3AFA" w:rsidRDefault="00746C81" w:rsidP="00746C81">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746C81" w:rsidRPr="00AE3AFA" w14:paraId="0BED163E" w14:textId="77777777" w:rsidTr="001F02B0">
        <w:trPr>
          <w:trHeight w:val="354"/>
        </w:trPr>
        <w:tc>
          <w:tcPr>
            <w:tcW w:w="2263" w:type="dxa"/>
            <w:gridSpan w:val="2"/>
            <w:tcBorders>
              <w:right w:val="single" w:sz="4" w:space="0" w:color="auto"/>
            </w:tcBorders>
          </w:tcPr>
          <w:p w14:paraId="5E3E49DD" w14:textId="77777777" w:rsidR="00746C81" w:rsidRPr="00AE3AFA" w:rsidRDefault="00746C81" w:rsidP="00746C81">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Status</w:t>
            </w:r>
          </w:p>
        </w:tc>
        <w:tc>
          <w:tcPr>
            <w:tcW w:w="3828" w:type="dxa"/>
            <w:tcBorders>
              <w:top w:val="single" w:sz="4" w:space="0" w:color="auto"/>
              <w:left w:val="single" w:sz="4" w:space="0" w:color="auto"/>
              <w:bottom w:val="single" w:sz="4" w:space="0" w:color="auto"/>
              <w:right w:val="single" w:sz="4" w:space="0" w:color="auto"/>
            </w:tcBorders>
          </w:tcPr>
          <w:p w14:paraId="16A49242" w14:textId="77777777" w:rsidR="00746C81" w:rsidRPr="00AE3AFA" w:rsidRDefault="00746C81" w:rsidP="00746C81">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Refer to the following “Table 4.2-11 Status list (Regularly execution)”</w:t>
            </w:r>
          </w:p>
        </w:tc>
        <w:tc>
          <w:tcPr>
            <w:tcW w:w="1134" w:type="dxa"/>
            <w:tcBorders>
              <w:left w:val="single" w:sz="4" w:space="0" w:color="auto"/>
            </w:tcBorders>
          </w:tcPr>
          <w:p w14:paraId="428BA1D4" w14:textId="77777777" w:rsidR="00746C81" w:rsidRPr="00AE3AFA" w:rsidRDefault="00746C81" w:rsidP="00746C81">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01CC102C" w14:textId="77777777" w:rsidR="00746C81" w:rsidRPr="00AE3AFA" w:rsidRDefault="00746C81" w:rsidP="007F7EA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Automatic</w:t>
            </w:r>
          </w:p>
          <w:p w14:paraId="0C950669" w14:textId="77777777" w:rsidR="009B67B8" w:rsidRPr="00AE3AFA" w:rsidRDefault="009B67B8" w:rsidP="007F7EA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input</w:t>
            </w:r>
          </w:p>
        </w:tc>
        <w:tc>
          <w:tcPr>
            <w:tcW w:w="1701" w:type="dxa"/>
          </w:tcPr>
          <w:p w14:paraId="4C2393E2" w14:textId="77777777" w:rsidR="00746C81" w:rsidRPr="00AE3AFA" w:rsidRDefault="00746C81" w:rsidP="00746C81">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160B8F" w:rsidRPr="00AE3AFA" w14:paraId="60299178" w14:textId="77777777" w:rsidTr="001F02B0">
        <w:tc>
          <w:tcPr>
            <w:tcW w:w="2263" w:type="dxa"/>
            <w:gridSpan w:val="2"/>
          </w:tcPr>
          <w:p w14:paraId="217B0837"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Execution User</w:t>
            </w:r>
          </w:p>
        </w:tc>
        <w:tc>
          <w:tcPr>
            <w:tcW w:w="3828" w:type="dxa"/>
            <w:tcBorders>
              <w:top w:val="single" w:sz="4" w:space="0" w:color="auto"/>
            </w:tcBorders>
          </w:tcPr>
          <w:p w14:paraId="07F6E898" w14:textId="77777777" w:rsidR="00160B8F" w:rsidRPr="00AE3AFA" w:rsidRDefault="00C325E9"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User </w:t>
            </w:r>
            <w:r w:rsidR="0060583F" w:rsidRPr="00AE3AFA">
              <w:rPr>
                <w:rFonts w:asciiTheme="majorHAnsi" w:hAnsiTheme="majorHAnsi" w:cstheme="majorHAnsi"/>
                <w:color w:val="000000"/>
                <w:sz w:val="18"/>
                <w:szCs w:val="18"/>
                <w:shd w:val="clear" w:color="auto" w:fill="FFFFFF"/>
              </w:rPr>
              <w:t>executed “</w:t>
            </w:r>
            <w:r w:rsidR="00C83A82" w:rsidRPr="00AE3AFA">
              <w:rPr>
                <w:rFonts w:asciiTheme="majorHAnsi" w:hAnsiTheme="majorHAnsi" w:cstheme="majorHAnsi"/>
                <w:color w:val="000000"/>
                <w:sz w:val="18"/>
                <w:szCs w:val="18"/>
                <w:shd w:val="clear" w:color="auto" w:fill="FFFFFF"/>
              </w:rPr>
              <w:t>Register</w:t>
            </w:r>
            <w:r w:rsidR="0060583F" w:rsidRPr="00AE3AFA">
              <w:rPr>
                <w:rFonts w:asciiTheme="majorHAnsi" w:hAnsiTheme="majorHAnsi" w:cstheme="majorHAnsi"/>
                <w:color w:val="000000"/>
                <w:sz w:val="18"/>
                <w:szCs w:val="18"/>
                <w:shd w:val="clear" w:color="auto" w:fill="FFFFFF"/>
              </w:rPr>
              <w:t>” ”</w:t>
            </w:r>
            <w:r w:rsidRPr="00AE3AFA">
              <w:rPr>
                <w:rFonts w:asciiTheme="majorHAnsi" w:hAnsiTheme="majorHAnsi" w:cstheme="majorHAnsi"/>
                <w:color w:val="000000"/>
                <w:sz w:val="18"/>
                <w:szCs w:val="18"/>
                <w:shd w:val="clear" w:color="auto" w:fill="FFFFFF"/>
              </w:rPr>
              <w:t>renew</w:t>
            </w:r>
            <w:r w:rsidR="0060583F" w:rsidRPr="00AE3AFA">
              <w:rPr>
                <w:rFonts w:asciiTheme="majorHAnsi" w:hAnsiTheme="majorHAnsi" w:cstheme="majorHAnsi"/>
                <w:color w:val="000000"/>
                <w:sz w:val="18"/>
                <w:szCs w:val="18"/>
                <w:shd w:val="clear" w:color="auto" w:fill="FFFFFF"/>
              </w:rPr>
              <w:t xml:space="preserve">” will be registered as </w:t>
            </w:r>
            <w:r w:rsidR="006235F0" w:rsidRPr="00AE3AFA">
              <w:rPr>
                <w:rFonts w:asciiTheme="majorHAnsi" w:hAnsiTheme="majorHAnsi" w:cstheme="majorHAnsi"/>
                <w:color w:val="000000"/>
                <w:sz w:val="18"/>
                <w:szCs w:val="18"/>
                <w:shd w:val="clear" w:color="auto" w:fill="FFFFFF"/>
              </w:rPr>
              <w:t>operation</w:t>
            </w:r>
            <w:r w:rsidR="0060583F" w:rsidRPr="00AE3AFA">
              <w:rPr>
                <w:rFonts w:asciiTheme="majorHAnsi" w:hAnsiTheme="majorHAnsi" w:cstheme="majorHAnsi"/>
                <w:color w:val="000000"/>
                <w:sz w:val="18"/>
                <w:szCs w:val="18"/>
                <w:shd w:val="clear" w:color="auto" w:fill="FFFFFF"/>
              </w:rPr>
              <w:t xml:space="preserve"> user.</w:t>
            </w:r>
          </w:p>
          <w:p w14:paraId="2645D50E" w14:textId="745FC533" w:rsidR="00160B8F" w:rsidRPr="00AE3AFA" w:rsidRDefault="006235F0" w:rsidP="006235F0">
            <w:pPr>
              <w:spacing w:line="240" w:lineRule="exact"/>
              <w:ind w:left="90" w:hangingChars="50" w:hanging="90"/>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Regulatory work operation is registered to “</w:t>
            </w:r>
            <w:r w:rsidR="00160B8F" w:rsidRPr="00AE3AFA">
              <w:rPr>
                <w:rFonts w:asciiTheme="majorHAnsi" w:hAnsiTheme="majorHAnsi" w:cstheme="majorHAnsi"/>
                <w:color w:val="000000"/>
                <w:sz w:val="18"/>
                <w:szCs w:val="18"/>
                <w:shd w:val="clear" w:color="auto" w:fill="FFFFFF"/>
              </w:rPr>
              <w:fldChar w:fldCharType="begin"/>
            </w:r>
            <w:r w:rsidR="00160B8F" w:rsidRPr="00AE3AFA">
              <w:rPr>
                <w:rFonts w:asciiTheme="majorHAnsi" w:hAnsiTheme="majorHAnsi" w:cstheme="majorHAnsi"/>
                <w:color w:val="000000"/>
                <w:sz w:val="18"/>
                <w:szCs w:val="18"/>
                <w:shd w:val="clear" w:color="auto" w:fill="FFFFFF"/>
              </w:rPr>
              <w:instrText xml:space="preserve"> REF _Ref453666431 \r \h  \* MERGEFORMAT </w:instrText>
            </w:r>
            <w:r w:rsidR="00160B8F" w:rsidRPr="00AE3AFA">
              <w:rPr>
                <w:rFonts w:asciiTheme="majorHAnsi" w:hAnsiTheme="majorHAnsi" w:cstheme="majorHAnsi"/>
                <w:color w:val="000000"/>
                <w:sz w:val="18"/>
                <w:szCs w:val="18"/>
                <w:shd w:val="clear" w:color="auto" w:fill="FFFFFF"/>
              </w:rPr>
            </w:r>
            <w:r w:rsidR="00160B8F" w:rsidRPr="00AE3AFA">
              <w:rPr>
                <w:rFonts w:asciiTheme="majorHAnsi" w:hAnsiTheme="majorHAnsi" w:cstheme="majorHAnsi"/>
                <w:color w:val="000000"/>
                <w:sz w:val="18"/>
                <w:szCs w:val="18"/>
                <w:shd w:val="clear" w:color="auto" w:fill="FFFFFF"/>
              </w:rPr>
              <w:fldChar w:fldCharType="separate"/>
            </w:r>
            <w:r w:rsidR="00A6356E">
              <w:rPr>
                <w:rFonts w:asciiTheme="majorHAnsi" w:hAnsiTheme="majorHAnsi" w:cstheme="majorHAnsi"/>
                <w:color w:val="000000"/>
                <w:sz w:val="18"/>
                <w:szCs w:val="18"/>
                <w:shd w:val="clear" w:color="auto" w:fill="FFFFFF"/>
              </w:rPr>
              <w:t>4.1.7</w:t>
            </w:r>
            <w:r w:rsidR="00160B8F" w:rsidRPr="00AE3AFA">
              <w:rPr>
                <w:rFonts w:asciiTheme="majorHAnsi" w:hAnsiTheme="majorHAnsi" w:cstheme="majorHAnsi"/>
                <w:color w:val="000000"/>
                <w:sz w:val="18"/>
                <w:szCs w:val="18"/>
                <w:shd w:val="clear" w:color="auto" w:fill="FFFFFF"/>
              </w:rPr>
              <w:fldChar w:fldCharType="end"/>
            </w:r>
            <w:r w:rsidR="00160B8F" w:rsidRPr="00AE3AFA">
              <w:rPr>
                <w:rFonts w:asciiTheme="majorHAnsi" w:hAnsiTheme="majorHAnsi" w:cstheme="majorHAnsi"/>
                <w:color w:val="000000"/>
                <w:sz w:val="18"/>
                <w:szCs w:val="18"/>
                <w:shd w:val="clear" w:color="auto" w:fill="FFFFFF"/>
              </w:rPr>
              <w:fldChar w:fldCharType="begin"/>
            </w:r>
            <w:r w:rsidR="00160B8F" w:rsidRPr="00AE3AFA">
              <w:rPr>
                <w:rFonts w:asciiTheme="majorHAnsi" w:hAnsiTheme="majorHAnsi" w:cstheme="majorHAnsi"/>
                <w:color w:val="000000"/>
                <w:sz w:val="18"/>
                <w:szCs w:val="18"/>
                <w:shd w:val="clear" w:color="auto" w:fill="FFFFFF"/>
              </w:rPr>
              <w:instrText xml:space="preserve"> REF _Ref453666431 \h  \* MERGEFORMAT </w:instrText>
            </w:r>
            <w:r w:rsidR="00160B8F" w:rsidRPr="00AE3AFA">
              <w:rPr>
                <w:rFonts w:asciiTheme="majorHAnsi" w:hAnsiTheme="majorHAnsi" w:cstheme="majorHAnsi"/>
                <w:color w:val="000000"/>
                <w:sz w:val="18"/>
                <w:szCs w:val="18"/>
                <w:shd w:val="clear" w:color="auto" w:fill="FFFFFF"/>
              </w:rPr>
            </w:r>
            <w:r w:rsidR="00160B8F" w:rsidRPr="00AE3AFA">
              <w:rPr>
                <w:rFonts w:asciiTheme="majorHAnsi" w:hAnsiTheme="majorHAnsi" w:cstheme="majorHAnsi"/>
                <w:color w:val="000000"/>
                <w:sz w:val="18"/>
                <w:szCs w:val="18"/>
                <w:shd w:val="clear" w:color="auto" w:fill="FFFFFF"/>
              </w:rPr>
              <w:fldChar w:fldCharType="separate"/>
            </w:r>
            <w:r w:rsidR="00A6356E" w:rsidRPr="00A6356E">
              <w:rPr>
                <w:rFonts w:asciiTheme="majorHAnsi" w:hAnsiTheme="majorHAnsi" w:cstheme="majorHAnsi"/>
                <w:color w:val="000000"/>
                <w:sz w:val="18"/>
                <w:szCs w:val="18"/>
                <w:shd w:val="clear" w:color="auto" w:fill="FFFFFF"/>
              </w:rPr>
              <w:t>Conductor</w:t>
            </w:r>
            <w:r w:rsidR="00160B8F" w:rsidRPr="00AE3AFA">
              <w:rPr>
                <w:rFonts w:asciiTheme="majorHAnsi" w:hAnsiTheme="majorHAnsi" w:cstheme="majorHAnsi"/>
                <w:color w:val="000000"/>
                <w:sz w:val="18"/>
                <w:szCs w:val="18"/>
                <w:shd w:val="clear" w:color="auto" w:fill="FFFFFF"/>
              </w:rPr>
              <w:fldChar w:fldCharType="end"/>
            </w:r>
            <w:r w:rsidR="00C83A82" w:rsidRPr="00AE3AFA">
              <w:rPr>
                <w:rFonts w:asciiTheme="majorHAnsi" w:hAnsiTheme="majorHAnsi" w:cstheme="majorHAnsi"/>
                <w:color w:val="000000"/>
                <w:sz w:val="18"/>
                <w:szCs w:val="18"/>
                <w:shd w:val="clear" w:color="auto" w:fill="FFFFFF"/>
              </w:rPr>
              <w:t xml:space="preserve"> list</w:t>
            </w:r>
            <w:r w:rsidRPr="00AE3AFA">
              <w:rPr>
                <w:rFonts w:asciiTheme="majorHAnsi" w:hAnsiTheme="majorHAnsi" w:cstheme="majorHAnsi"/>
                <w:color w:val="000000"/>
                <w:sz w:val="18"/>
                <w:szCs w:val="18"/>
                <w:shd w:val="clear" w:color="auto" w:fill="FFFFFF"/>
              </w:rPr>
              <w:t>” the “Operation</w:t>
            </w:r>
            <w:r w:rsidR="0060583F" w:rsidRPr="00AE3AFA">
              <w:rPr>
                <w:rFonts w:asciiTheme="majorHAnsi" w:hAnsiTheme="majorHAnsi" w:cstheme="majorHAnsi"/>
                <w:color w:val="000000"/>
                <w:sz w:val="18"/>
                <w:szCs w:val="18"/>
                <w:shd w:val="clear" w:color="auto" w:fill="FFFFFF"/>
              </w:rPr>
              <w:t xml:space="preserve"> user</w:t>
            </w:r>
            <w:r w:rsidRPr="00AE3AFA">
              <w:rPr>
                <w:rFonts w:asciiTheme="majorHAnsi" w:hAnsiTheme="majorHAnsi" w:cstheme="majorHAnsi"/>
                <w:color w:val="000000"/>
                <w:sz w:val="18"/>
                <w:szCs w:val="18"/>
                <w:shd w:val="clear" w:color="auto" w:fill="FFFFFF"/>
              </w:rPr>
              <w:t xml:space="preserve">” is also </w:t>
            </w:r>
            <w:r w:rsidR="007D2285" w:rsidRPr="00AE3AFA">
              <w:rPr>
                <w:rFonts w:asciiTheme="majorHAnsi" w:hAnsiTheme="majorHAnsi" w:cstheme="majorHAnsi"/>
                <w:color w:val="000000"/>
                <w:sz w:val="18"/>
                <w:szCs w:val="18"/>
                <w:shd w:val="clear" w:color="auto" w:fill="FFFFFF"/>
              </w:rPr>
              <w:t>passed on.</w:t>
            </w:r>
          </w:p>
          <w:p w14:paraId="600B38A6" w14:textId="77777777" w:rsidR="00160B8F" w:rsidRPr="00AE3AFA" w:rsidRDefault="006235F0" w:rsidP="006235F0">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When operation user cannot operate selected</w:t>
            </w:r>
            <w:r w:rsidRPr="00AE3AFA">
              <w:rPr>
                <w:rFonts w:asciiTheme="majorHAnsi" w:hAnsiTheme="majorHAnsi" w:cstheme="majorHAnsi"/>
                <w:color w:val="000000"/>
                <w:sz w:val="18"/>
                <w:szCs w:val="18"/>
                <w:shd w:val="clear" w:color="auto" w:fill="FFFFFF"/>
              </w:rPr>
              <w:t xml:space="preserve">　</w:t>
            </w:r>
            <w:r w:rsidRPr="00AE3AFA">
              <w:rPr>
                <w:rFonts w:asciiTheme="majorHAnsi" w:hAnsiTheme="majorHAnsi" w:cstheme="majorHAnsi"/>
                <w:color w:val="000000"/>
                <w:sz w:val="18"/>
                <w:szCs w:val="18"/>
                <w:shd w:val="clear" w:color="auto" w:fill="FFFFFF"/>
              </w:rPr>
              <w:t>”Conductor name”</w:t>
            </w:r>
            <w:r w:rsidRPr="00AE3AFA">
              <w:rPr>
                <w:rFonts w:asciiTheme="majorHAnsi" w:hAnsiTheme="majorHAnsi" w:cstheme="majorHAnsi"/>
                <w:color w:val="000000"/>
                <w:sz w:val="18"/>
                <w:szCs w:val="18"/>
                <w:shd w:val="clear" w:color="auto" w:fill="FFFFFF"/>
              </w:rPr>
              <w:t xml:space="preserve">　</w:t>
            </w:r>
            <w:r w:rsidRPr="00AE3AFA">
              <w:rPr>
                <w:rFonts w:asciiTheme="majorHAnsi" w:hAnsiTheme="majorHAnsi" w:cstheme="majorHAnsi"/>
                <w:color w:val="000000"/>
                <w:sz w:val="18"/>
                <w:szCs w:val="18"/>
                <w:shd w:val="clear" w:color="auto" w:fill="FFFFFF"/>
              </w:rPr>
              <w:t xml:space="preserve">(Ex. User does not have access authority for the Movement)) status becomes “tie up error”. </w:t>
            </w:r>
          </w:p>
        </w:tc>
        <w:tc>
          <w:tcPr>
            <w:tcW w:w="1134" w:type="dxa"/>
          </w:tcPr>
          <w:p w14:paraId="29892BD9"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0E63DAC2"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Automatic</w:t>
            </w:r>
          </w:p>
          <w:p w14:paraId="27CBFD6D"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input</w:t>
            </w:r>
          </w:p>
        </w:tc>
        <w:tc>
          <w:tcPr>
            <w:tcW w:w="1701" w:type="dxa"/>
          </w:tcPr>
          <w:p w14:paraId="57C5F3DF"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p>
        </w:tc>
      </w:tr>
      <w:tr w:rsidR="00160B8F" w:rsidRPr="00AE3AFA" w14:paraId="2F1F8603" w14:textId="77777777" w:rsidTr="001F02B0">
        <w:tc>
          <w:tcPr>
            <w:tcW w:w="2263" w:type="dxa"/>
            <w:gridSpan w:val="2"/>
          </w:tcPr>
          <w:p w14:paraId="35BE922B"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Schedule setting</w:t>
            </w:r>
          </w:p>
        </w:tc>
        <w:tc>
          <w:tcPr>
            <w:tcW w:w="3828" w:type="dxa"/>
            <w:tcBorders>
              <w:top w:val="single" w:sz="4" w:space="0" w:color="auto"/>
            </w:tcBorders>
          </w:tcPr>
          <w:p w14:paraId="6AFA52D6"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 button that opens a modal window to set details of schedule.</w:t>
            </w:r>
          </w:p>
        </w:tc>
        <w:tc>
          <w:tcPr>
            <w:tcW w:w="1134" w:type="dxa"/>
          </w:tcPr>
          <w:p w14:paraId="2048C611"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22E34A6D"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701" w:type="dxa"/>
          </w:tcPr>
          <w:p w14:paraId="04AAFFAF"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160B8F" w:rsidRPr="00AE3AFA" w14:paraId="1956EB90" w14:textId="77777777" w:rsidTr="001F02B0">
        <w:trPr>
          <w:trHeight w:val="156"/>
        </w:trPr>
        <w:tc>
          <w:tcPr>
            <w:tcW w:w="1271" w:type="dxa"/>
            <w:vMerge w:val="restart"/>
          </w:tcPr>
          <w:p w14:paraId="6764E5B9"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lang w:eastAsia="zh-TW"/>
              </w:rPr>
            </w:pPr>
            <w:r w:rsidRPr="00AE3AFA">
              <w:rPr>
                <w:rFonts w:asciiTheme="majorHAnsi" w:hAnsiTheme="majorHAnsi" w:cstheme="majorHAnsi"/>
                <w:color w:val="000000"/>
                <w:sz w:val="18"/>
                <w:szCs w:val="18"/>
                <w:shd w:val="clear" w:color="auto" w:fill="FFFFFF"/>
              </w:rPr>
              <w:t>Schedule</w:t>
            </w:r>
          </w:p>
        </w:tc>
        <w:tc>
          <w:tcPr>
            <w:tcW w:w="992" w:type="dxa"/>
          </w:tcPr>
          <w:p w14:paraId="24CDD2BC"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Next execution date</w:t>
            </w:r>
          </w:p>
        </w:tc>
        <w:tc>
          <w:tcPr>
            <w:tcW w:w="3828" w:type="dxa"/>
          </w:tcPr>
          <w:p w14:paraId="071A38B0"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Based on the registered schedule, the execution date will be updated automatically.</w:t>
            </w:r>
          </w:p>
        </w:tc>
        <w:tc>
          <w:tcPr>
            <w:tcW w:w="1134" w:type="dxa"/>
          </w:tcPr>
          <w:p w14:paraId="13FD68DE"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7BACD793"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Automatic</w:t>
            </w:r>
          </w:p>
          <w:p w14:paraId="30D714D2"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input</w:t>
            </w:r>
          </w:p>
        </w:tc>
        <w:tc>
          <w:tcPr>
            <w:tcW w:w="1701" w:type="dxa"/>
          </w:tcPr>
          <w:p w14:paraId="46467DDA"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160B8F" w:rsidRPr="00AE3AFA" w14:paraId="1CBAA5A9" w14:textId="77777777" w:rsidTr="001F02B0">
        <w:trPr>
          <w:trHeight w:val="156"/>
        </w:trPr>
        <w:tc>
          <w:tcPr>
            <w:tcW w:w="1271" w:type="dxa"/>
            <w:vMerge/>
          </w:tcPr>
          <w:p w14:paraId="3697C536"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p>
        </w:tc>
        <w:tc>
          <w:tcPr>
            <w:tcW w:w="992" w:type="dxa"/>
          </w:tcPr>
          <w:p w14:paraId="7775708C"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Start date</w:t>
            </w:r>
          </w:p>
        </w:tc>
        <w:tc>
          <w:tcPr>
            <w:tcW w:w="3828" w:type="dxa"/>
          </w:tcPr>
          <w:p w14:paraId="6F6B9315"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the start date of regular work execution.</w:t>
            </w:r>
          </w:p>
          <w:p w14:paraId="0CF67FF2"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lang w:val="en"/>
              </w:rPr>
              <w:t>"Next execution date" is always updated with the date after "Start date".</w:t>
            </w:r>
          </w:p>
        </w:tc>
        <w:tc>
          <w:tcPr>
            <w:tcW w:w="1134" w:type="dxa"/>
          </w:tcPr>
          <w:p w14:paraId="67972F5E"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1134" w:type="dxa"/>
          </w:tcPr>
          <w:p w14:paraId="2E011BCA"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w:t>
            </w:r>
          </w:p>
          <w:p w14:paraId="7B93EAC6"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input</w:t>
            </w:r>
          </w:p>
        </w:tc>
        <w:tc>
          <w:tcPr>
            <w:tcW w:w="1701" w:type="dxa"/>
          </w:tcPr>
          <w:p w14:paraId="74A29853"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by Schedule setting only</w:t>
            </w:r>
          </w:p>
        </w:tc>
      </w:tr>
      <w:tr w:rsidR="00160B8F" w:rsidRPr="00AE3AFA" w14:paraId="366289B9" w14:textId="77777777" w:rsidTr="001F02B0">
        <w:trPr>
          <w:trHeight w:val="155"/>
        </w:trPr>
        <w:tc>
          <w:tcPr>
            <w:tcW w:w="1271" w:type="dxa"/>
            <w:vMerge/>
          </w:tcPr>
          <w:p w14:paraId="3F720176"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p>
        </w:tc>
        <w:tc>
          <w:tcPr>
            <w:tcW w:w="992" w:type="dxa"/>
          </w:tcPr>
          <w:p w14:paraId="13AEE722"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End date</w:t>
            </w:r>
          </w:p>
        </w:tc>
        <w:tc>
          <w:tcPr>
            <w:tcW w:w="3828" w:type="dxa"/>
          </w:tcPr>
          <w:p w14:paraId="37E5BFF8"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the end date of regular work execution.</w:t>
            </w:r>
          </w:p>
          <w:p w14:paraId="040264EA"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The status will become “completed” if “Next execution date” passed “End date”.</w:t>
            </w:r>
          </w:p>
        </w:tc>
        <w:tc>
          <w:tcPr>
            <w:tcW w:w="1134" w:type="dxa"/>
          </w:tcPr>
          <w:p w14:paraId="6AE613FC"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1799A67B"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w:t>
            </w:r>
          </w:p>
          <w:p w14:paraId="7C9480F1"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input</w:t>
            </w:r>
          </w:p>
        </w:tc>
        <w:tc>
          <w:tcPr>
            <w:tcW w:w="1701" w:type="dxa"/>
          </w:tcPr>
          <w:p w14:paraId="68238998"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by Schedule setting only</w:t>
            </w:r>
          </w:p>
        </w:tc>
      </w:tr>
      <w:tr w:rsidR="00160B8F" w:rsidRPr="00AE3AFA" w14:paraId="09622689" w14:textId="77777777" w:rsidTr="001F02B0">
        <w:trPr>
          <w:trHeight w:val="155"/>
        </w:trPr>
        <w:tc>
          <w:tcPr>
            <w:tcW w:w="1271" w:type="dxa"/>
            <w:vMerge/>
          </w:tcPr>
          <w:p w14:paraId="7D4A618F"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p>
        </w:tc>
        <w:tc>
          <w:tcPr>
            <w:tcW w:w="992" w:type="dxa"/>
          </w:tcPr>
          <w:p w14:paraId="298DA59C"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Period</w:t>
            </w:r>
          </w:p>
        </w:tc>
        <w:tc>
          <w:tcPr>
            <w:tcW w:w="3828" w:type="dxa"/>
          </w:tcPr>
          <w:p w14:paraId="3A17127C"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 the period of regular execution.</w:t>
            </w:r>
          </w:p>
          <w:p w14:paraId="222CFD75"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“Time”, “Day”, “Week”, “Month (Specify day)”, “Month (Specify day of week)”, ”End of month” can be selected.</w:t>
            </w:r>
          </w:p>
        </w:tc>
        <w:tc>
          <w:tcPr>
            <w:tcW w:w="1134" w:type="dxa"/>
          </w:tcPr>
          <w:p w14:paraId="33044640"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1134" w:type="dxa"/>
          </w:tcPr>
          <w:p w14:paraId="4607C96F"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Radio button</w:t>
            </w:r>
          </w:p>
        </w:tc>
        <w:tc>
          <w:tcPr>
            <w:tcW w:w="1701" w:type="dxa"/>
          </w:tcPr>
          <w:p w14:paraId="33C78C67"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by Schedule setting only</w:t>
            </w:r>
          </w:p>
        </w:tc>
      </w:tr>
      <w:tr w:rsidR="00160B8F" w:rsidRPr="00AE3AFA" w14:paraId="34512592" w14:textId="77777777" w:rsidTr="001F02B0">
        <w:trPr>
          <w:trHeight w:val="155"/>
        </w:trPr>
        <w:tc>
          <w:tcPr>
            <w:tcW w:w="1271" w:type="dxa"/>
            <w:vMerge/>
          </w:tcPr>
          <w:p w14:paraId="156D0474"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p>
        </w:tc>
        <w:tc>
          <w:tcPr>
            <w:tcW w:w="992" w:type="dxa"/>
          </w:tcPr>
          <w:p w14:paraId="12508FD7"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Interval</w:t>
            </w:r>
          </w:p>
        </w:tc>
        <w:tc>
          <w:tcPr>
            <w:tcW w:w="3828" w:type="dxa"/>
          </w:tcPr>
          <w:p w14:paraId="37AAD956"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 the regular execution interval based on the selected period.</w:t>
            </w:r>
          </w:p>
        </w:tc>
        <w:tc>
          <w:tcPr>
            <w:tcW w:w="1134" w:type="dxa"/>
          </w:tcPr>
          <w:p w14:paraId="306094DB"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1134" w:type="dxa"/>
          </w:tcPr>
          <w:p w14:paraId="043B5C85"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w:t>
            </w:r>
          </w:p>
          <w:p w14:paraId="74590E50"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input</w:t>
            </w:r>
          </w:p>
        </w:tc>
        <w:tc>
          <w:tcPr>
            <w:tcW w:w="1701" w:type="dxa"/>
          </w:tcPr>
          <w:p w14:paraId="17871584"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by Schedule setting only</w:t>
            </w:r>
          </w:p>
        </w:tc>
      </w:tr>
      <w:tr w:rsidR="00160B8F" w:rsidRPr="00AE3AFA" w14:paraId="46D5DD0C" w14:textId="77777777" w:rsidTr="001F02B0">
        <w:trPr>
          <w:trHeight w:val="155"/>
        </w:trPr>
        <w:tc>
          <w:tcPr>
            <w:tcW w:w="1271" w:type="dxa"/>
            <w:vMerge/>
          </w:tcPr>
          <w:p w14:paraId="281B29DB"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p>
        </w:tc>
        <w:tc>
          <w:tcPr>
            <w:tcW w:w="992" w:type="dxa"/>
          </w:tcPr>
          <w:p w14:paraId="35218BE7"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Week number</w:t>
            </w:r>
          </w:p>
        </w:tc>
        <w:tc>
          <w:tcPr>
            <w:tcW w:w="3828" w:type="dxa"/>
          </w:tcPr>
          <w:p w14:paraId="6300F27C"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Used when period is “Month (Specify day of week)”, select the week number to execute work.</w:t>
            </w:r>
          </w:p>
        </w:tc>
        <w:tc>
          <w:tcPr>
            <w:tcW w:w="1134" w:type="dxa"/>
          </w:tcPr>
          <w:p w14:paraId="36636985"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color w:val="000000"/>
                <w:sz w:val="18"/>
                <w:szCs w:val="18"/>
                <w:shd w:val="clear" w:color="auto" w:fill="FFFFFF"/>
              </w:rPr>
              <w:t>※</w:t>
            </w:r>
            <w:r w:rsidRPr="00AE3AFA">
              <w:rPr>
                <w:rFonts w:asciiTheme="majorHAnsi" w:hAnsiTheme="majorHAnsi" w:cstheme="majorHAnsi"/>
                <w:color w:val="000000"/>
                <w:sz w:val="18"/>
                <w:szCs w:val="18"/>
                <w:shd w:val="clear" w:color="auto" w:fill="FFFFFF"/>
              </w:rPr>
              <w:t>1</w:t>
            </w:r>
          </w:p>
        </w:tc>
        <w:tc>
          <w:tcPr>
            <w:tcW w:w="1134" w:type="dxa"/>
          </w:tcPr>
          <w:p w14:paraId="1ED3F16E"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List selection</w:t>
            </w:r>
          </w:p>
        </w:tc>
        <w:tc>
          <w:tcPr>
            <w:tcW w:w="1701" w:type="dxa"/>
          </w:tcPr>
          <w:p w14:paraId="43E1C1D5"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by Schedule setting only</w:t>
            </w:r>
          </w:p>
        </w:tc>
      </w:tr>
      <w:tr w:rsidR="00160B8F" w:rsidRPr="00AE3AFA" w14:paraId="3A9D7439" w14:textId="77777777" w:rsidTr="001F02B0">
        <w:trPr>
          <w:trHeight w:val="155"/>
        </w:trPr>
        <w:tc>
          <w:tcPr>
            <w:tcW w:w="1271" w:type="dxa"/>
            <w:vMerge/>
          </w:tcPr>
          <w:p w14:paraId="158DF8F1"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p>
        </w:tc>
        <w:tc>
          <w:tcPr>
            <w:tcW w:w="992" w:type="dxa"/>
          </w:tcPr>
          <w:p w14:paraId="0293F864"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Day of week</w:t>
            </w:r>
          </w:p>
        </w:tc>
        <w:tc>
          <w:tcPr>
            <w:tcW w:w="3828" w:type="dxa"/>
          </w:tcPr>
          <w:p w14:paraId="01ACC8B5"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Used when period is “Week” or “Month (Specify day of week)”, select the day of week to execute work.</w:t>
            </w:r>
          </w:p>
        </w:tc>
        <w:tc>
          <w:tcPr>
            <w:tcW w:w="1134" w:type="dxa"/>
          </w:tcPr>
          <w:p w14:paraId="5C9C79F5"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color w:val="000000"/>
                <w:sz w:val="18"/>
                <w:szCs w:val="18"/>
                <w:shd w:val="clear" w:color="auto" w:fill="FFFFFF"/>
              </w:rPr>
              <w:t>※</w:t>
            </w:r>
            <w:r w:rsidRPr="00AE3AFA">
              <w:rPr>
                <w:rFonts w:asciiTheme="majorHAnsi" w:hAnsiTheme="majorHAnsi" w:cstheme="majorHAnsi"/>
                <w:color w:val="000000"/>
                <w:sz w:val="18"/>
                <w:szCs w:val="18"/>
                <w:shd w:val="clear" w:color="auto" w:fill="FFFFFF"/>
              </w:rPr>
              <w:t>2</w:t>
            </w:r>
          </w:p>
        </w:tc>
        <w:tc>
          <w:tcPr>
            <w:tcW w:w="1134" w:type="dxa"/>
          </w:tcPr>
          <w:p w14:paraId="79FF914D"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List selection</w:t>
            </w:r>
          </w:p>
        </w:tc>
        <w:tc>
          <w:tcPr>
            <w:tcW w:w="1701" w:type="dxa"/>
          </w:tcPr>
          <w:p w14:paraId="5C761F59"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by Schedule setting only</w:t>
            </w:r>
          </w:p>
        </w:tc>
      </w:tr>
      <w:tr w:rsidR="00160B8F" w:rsidRPr="00AE3AFA" w14:paraId="02D94959" w14:textId="77777777" w:rsidTr="001F02B0">
        <w:trPr>
          <w:trHeight w:val="155"/>
        </w:trPr>
        <w:tc>
          <w:tcPr>
            <w:tcW w:w="1271" w:type="dxa"/>
            <w:vMerge/>
          </w:tcPr>
          <w:p w14:paraId="45806ED8"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p>
        </w:tc>
        <w:tc>
          <w:tcPr>
            <w:tcW w:w="992" w:type="dxa"/>
          </w:tcPr>
          <w:p w14:paraId="6B2940E3"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Day</w:t>
            </w:r>
          </w:p>
        </w:tc>
        <w:tc>
          <w:tcPr>
            <w:tcW w:w="3828" w:type="dxa"/>
          </w:tcPr>
          <w:p w14:paraId="28AB3E4D"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Used when period is “Month (Specify day)”, select the date to execute work.</w:t>
            </w:r>
          </w:p>
        </w:tc>
        <w:tc>
          <w:tcPr>
            <w:tcW w:w="1134" w:type="dxa"/>
          </w:tcPr>
          <w:p w14:paraId="4C81D0EF"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color w:val="000000"/>
                <w:sz w:val="18"/>
                <w:szCs w:val="18"/>
                <w:shd w:val="clear" w:color="auto" w:fill="FFFFFF"/>
              </w:rPr>
              <w:t>※</w:t>
            </w:r>
            <w:r w:rsidRPr="00AE3AFA">
              <w:rPr>
                <w:rFonts w:asciiTheme="majorHAnsi" w:hAnsiTheme="majorHAnsi" w:cstheme="majorHAnsi"/>
                <w:color w:val="000000"/>
                <w:sz w:val="18"/>
                <w:szCs w:val="18"/>
                <w:shd w:val="clear" w:color="auto" w:fill="FFFFFF"/>
              </w:rPr>
              <w:t>3</w:t>
            </w:r>
          </w:p>
        </w:tc>
        <w:tc>
          <w:tcPr>
            <w:tcW w:w="1134" w:type="dxa"/>
          </w:tcPr>
          <w:p w14:paraId="2B394D2C"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701" w:type="dxa"/>
          </w:tcPr>
          <w:p w14:paraId="50525D7C"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by Schedule setting only</w:t>
            </w:r>
          </w:p>
        </w:tc>
      </w:tr>
      <w:tr w:rsidR="00160B8F" w:rsidRPr="00AE3AFA" w14:paraId="2EA77965" w14:textId="77777777" w:rsidTr="001F02B0">
        <w:trPr>
          <w:trHeight w:val="155"/>
        </w:trPr>
        <w:tc>
          <w:tcPr>
            <w:tcW w:w="1271" w:type="dxa"/>
            <w:vMerge/>
          </w:tcPr>
          <w:p w14:paraId="64DF9300"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p>
        </w:tc>
        <w:tc>
          <w:tcPr>
            <w:tcW w:w="992" w:type="dxa"/>
          </w:tcPr>
          <w:p w14:paraId="701765A1"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Time</w:t>
            </w:r>
          </w:p>
        </w:tc>
        <w:tc>
          <w:tcPr>
            <w:tcW w:w="3828" w:type="dxa"/>
          </w:tcPr>
          <w:p w14:paraId="4CA2C148"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the time of regular execution.</w:t>
            </w:r>
          </w:p>
        </w:tc>
        <w:tc>
          <w:tcPr>
            <w:tcW w:w="1134" w:type="dxa"/>
          </w:tcPr>
          <w:p w14:paraId="1ADDC14C"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color w:val="000000"/>
                <w:sz w:val="18"/>
                <w:szCs w:val="18"/>
                <w:shd w:val="clear" w:color="auto" w:fill="FFFFFF"/>
              </w:rPr>
              <w:t>※</w:t>
            </w:r>
            <w:r w:rsidRPr="00AE3AFA">
              <w:rPr>
                <w:rFonts w:asciiTheme="majorHAnsi" w:hAnsiTheme="majorHAnsi" w:cstheme="majorHAnsi"/>
                <w:color w:val="000000"/>
                <w:sz w:val="18"/>
                <w:szCs w:val="18"/>
                <w:shd w:val="clear" w:color="auto" w:fill="FFFFFF"/>
              </w:rPr>
              <w:t>4</w:t>
            </w:r>
          </w:p>
        </w:tc>
        <w:tc>
          <w:tcPr>
            <w:tcW w:w="1134" w:type="dxa"/>
          </w:tcPr>
          <w:p w14:paraId="484D47CB"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701" w:type="dxa"/>
          </w:tcPr>
          <w:p w14:paraId="57C7FFA6"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by Schedule setting only</w:t>
            </w:r>
          </w:p>
        </w:tc>
      </w:tr>
      <w:tr w:rsidR="00160B8F" w:rsidRPr="00AE3AFA" w14:paraId="27D5645E" w14:textId="77777777" w:rsidTr="001F02B0">
        <w:trPr>
          <w:trHeight w:val="92"/>
        </w:trPr>
        <w:tc>
          <w:tcPr>
            <w:tcW w:w="1271" w:type="dxa"/>
            <w:vMerge w:val="restart"/>
          </w:tcPr>
          <w:p w14:paraId="69E8D55B"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Work suspension period</w:t>
            </w:r>
          </w:p>
        </w:tc>
        <w:tc>
          <w:tcPr>
            <w:tcW w:w="992" w:type="dxa"/>
          </w:tcPr>
          <w:p w14:paraId="244DF0B5"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Start</w:t>
            </w:r>
          </w:p>
        </w:tc>
        <w:tc>
          <w:tcPr>
            <w:tcW w:w="3828" w:type="dxa"/>
          </w:tcPr>
          <w:p w14:paraId="5D1811C4"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the start date/time of work suspension period.</w:t>
            </w:r>
          </w:p>
          <w:p w14:paraId="7F6E6703"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During the time between start time and end time, registered Symphony will not be executed.</w:t>
            </w:r>
          </w:p>
        </w:tc>
        <w:tc>
          <w:tcPr>
            <w:tcW w:w="1134" w:type="dxa"/>
          </w:tcPr>
          <w:p w14:paraId="4972E3FD"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color w:val="000000"/>
                <w:sz w:val="18"/>
                <w:szCs w:val="18"/>
                <w:shd w:val="clear" w:color="auto" w:fill="FFFFFF"/>
              </w:rPr>
              <w:t>※</w:t>
            </w:r>
            <w:r w:rsidRPr="00AE3AFA">
              <w:rPr>
                <w:rFonts w:asciiTheme="majorHAnsi" w:hAnsiTheme="majorHAnsi" w:cstheme="majorHAnsi"/>
                <w:color w:val="000000"/>
                <w:sz w:val="18"/>
                <w:szCs w:val="18"/>
                <w:shd w:val="clear" w:color="auto" w:fill="FFFFFF"/>
              </w:rPr>
              <w:t>5</w:t>
            </w:r>
          </w:p>
        </w:tc>
        <w:tc>
          <w:tcPr>
            <w:tcW w:w="1134" w:type="dxa"/>
          </w:tcPr>
          <w:p w14:paraId="57A12B2A"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701" w:type="dxa"/>
          </w:tcPr>
          <w:p w14:paraId="5D01C452"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by Schedule setting only</w:t>
            </w:r>
          </w:p>
        </w:tc>
      </w:tr>
      <w:tr w:rsidR="00160B8F" w:rsidRPr="00AE3AFA" w14:paraId="20D33242" w14:textId="77777777" w:rsidTr="001F02B0">
        <w:trPr>
          <w:trHeight w:val="261"/>
        </w:trPr>
        <w:tc>
          <w:tcPr>
            <w:tcW w:w="1271" w:type="dxa"/>
            <w:vMerge/>
          </w:tcPr>
          <w:p w14:paraId="4078372D"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p>
        </w:tc>
        <w:tc>
          <w:tcPr>
            <w:tcW w:w="992" w:type="dxa"/>
          </w:tcPr>
          <w:p w14:paraId="5EE988B2"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End</w:t>
            </w:r>
          </w:p>
        </w:tc>
        <w:tc>
          <w:tcPr>
            <w:tcW w:w="3828" w:type="dxa"/>
          </w:tcPr>
          <w:p w14:paraId="402DFC37"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the end date/time of work suspension period.</w:t>
            </w:r>
          </w:p>
          <w:p w14:paraId="3F31A4DE"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During the time between start time and end time, registered Symphony will not be executed.</w:t>
            </w:r>
          </w:p>
        </w:tc>
        <w:tc>
          <w:tcPr>
            <w:tcW w:w="1134" w:type="dxa"/>
          </w:tcPr>
          <w:p w14:paraId="6E8EBF26"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color w:val="000000"/>
                <w:sz w:val="18"/>
                <w:szCs w:val="18"/>
                <w:shd w:val="clear" w:color="auto" w:fill="FFFFFF"/>
              </w:rPr>
              <w:t>※</w:t>
            </w:r>
            <w:r w:rsidRPr="00AE3AFA">
              <w:rPr>
                <w:rFonts w:asciiTheme="majorHAnsi" w:hAnsiTheme="majorHAnsi" w:cstheme="majorHAnsi"/>
                <w:color w:val="000000"/>
                <w:sz w:val="18"/>
                <w:szCs w:val="18"/>
                <w:shd w:val="clear" w:color="auto" w:fill="FFFFFF"/>
              </w:rPr>
              <w:t>5</w:t>
            </w:r>
          </w:p>
        </w:tc>
        <w:tc>
          <w:tcPr>
            <w:tcW w:w="1134" w:type="dxa"/>
          </w:tcPr>
          <w:p w14:paraId="75480139"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701" w:type="dxa"/>
          </w:tcPr>
          <w:p w14:paraId="6663E19D"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by Schedule setting only</w:t>
            </w:r>
          </w:p>
        </w:tc>
      </w:tr>
      <w:tr w:rsidR="00160B8F" w:rsidRPr="00AE3AFA" w14:paraId="34231D22" w14:textId="77777777" w:rsidTr="001F02B0">
        <w:tc>
          <w:tcPr>
            <w:tcW w:w="2263" w:type="dxa"/>
            <w:gridSpan w:val="2"/>
          </w:tcPr>
          <w:p w14:paraId="613BC8DE"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lastRenderedPageBreak/>
              <w:t>Remarks</w:t>
            </w:r>
          </w:p>
        </w:tc>
        <w:tc>
          <w:tcPr>
            <w:tcW w:w="3828" w:type="dxa"/>
          </w:tcPr>
          <w:p w14:paraId="4D95E402"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Free description field.</w:t>
            </w:r>
          </w:p>
        </w:tc>
        <w:tc>
          <w:tcPr>
            <w:tcW w:w="1134" w:type="dxa"/>
          </w:tcPr>
          <w:p w14:paraId="0A590822"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1499A6F1"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701" w:type="dxa"/>
          </w:tcPr>
          <w:p w14:paraId="65A633EE"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bl>
    <w:p w14:paraId="42217BDD" w14:textId="77777777" w:rsidR="00746C81" w:rsidRPr="00AE3AFA" w:rsidRDefault="00746C81" w:rsidP="00746C81">
      <w:pPr>
        <w:pStyle w:val="afb"/>
        <w:ind w:firstLine="0"/>
        <w:rPr>
          <w:rFonts w:asciiTheme="majorHAnsi" w:hAnsiTheme="majorHAnsi" w:cstheme="majorHAnsi"/>
          <w:sz w:val="18"/>
        </w:rPr>
      </w:pPr>
      <w:r w:rsidRPr="00AE3AFA">
        <w:rPr>
          <w:rFonts w:ascii="ＭＳ ゴシック" w:eastAsia="ＭＳ ゴシック" w:hAnsi="ＭＳ ゴシック" w:cs="ＭＳ ゴシック" w:hint="eastAsia"/>
          <w:sz w:val="18"/>
        </w:rPr>
        <w:t>※</w:t>
      </w:r>
      <w:r w:rsidRPr="00AE3AFA">
        <w:rPr>
          <w:rFonts w:asciiTheme="majorHAnsi" w:hAnsiTheme="majorHAnsi" w:cstheme="majorHAnsi"/>
          <w:sz w:val="18"/>
        </w:rPr>
        <w:t>1 Week number is required when period is “</w:t>
      </w:r>
      <w:r w:rsidRPr="00AE3AFA">
        <w:rPr>
          <w:rFonts w:asciiTheme="majorHAnsi" w:hAnsiTheme="majorHAnsi" w:cstheme="majorHAnsi"/>
          <w:color w:val="000000"/>
          <w:sz w:val="18"/>
          <w:szCs w:val="18"/>
          <w:shd w:val="clear" w:color="auto" w:fill="FFFFFF"/>
        </w:rPr>
        <w:t>Month (Specify day of week)”</w:t>
      </w:r>
      <w:r w:rsidRPr="00AE3AFA">
        <w:rPr>
          <w:rFonts w:asciiTheme="majorHAnsi" w:hAnsiTheme="majorHAnsi" w:cstheme="majorHAnsi"/>
          <w:sz w:val="18"/>
        </w:rPr>
        <w:t>.</w:t>
      </w:r>
    </w:p>
    <w:p w14:paraId="1999B750" w14:textId="77777777" w:rsidR="00746C81" w:rsidRPr="00AE3AFA" w:rsidRDefault="00746C81" w:rsidP="00746C81">
      <w:pPr>
        <w:pStyle w:val="afb"/>
        <w:ind w:firstLine="0"/>
        <w:rPr>
          <w:rFonts w:asciiTheme="majorHAnsi" w:hAnsiTheme="majorHAnsi" w:cstheme="majorHAnsi"/>
          <w:sz w:val="18"/>
        </w:rPr>
      </w:pPr>
      <w:r w:rsidRPr="00AE3AFA">
        <w:rPr>
          <w:rFonts w:ascii="ＭＳ ゴシック" w:eastAsia="ＭＳ ゴシック" w:hAnsi="ＭＳ ゴシック" w:cs="ＭＳ ゴシック" w:hint="eastAsia"/>
          <w:sz w:val="18"/>
        </w:rPr>
        <w:t>※</w:t>
      </w:r>
      <w:r w:rsidRPr="00AE3AFA">
        <w:rPr>
          <w:rFonts w:asciiTheme="majorHAnsi" w:hAnsiTheme="majorHAnsi" w:cstheme="majorHAnsi"/>
          <w:sz w:val="18"/>
        </w:rPr>
        <w:t>2 Day of week is required when period is “</w:t>
      </w:r>
      <w:r w:rsidRPr="00AE3AFA">
        <w:rPr>
          <w:rFonts w:asciiTheme="majorHAnsi" w:hAnsiTheme="majorHAnsi" w:cstheme="majorHAnsi"/>
          <w:color w:val="000000"/>
          <w:sz w:val="18"/>
          <w:szCs w:val="18"/>
          <w:shd w:val="clear" w:color="auto" w:fill="FFFFFF"/>
        </w:rPr>
        <w:t>Month (Specify day of week)”</w:t>
      </w:r>
      <w:r w:rsidRPr="00AE3AFA">
        <w:rPr>
          <w:rFonts w:asciiTheme="majorHAnsi" w:hAnsiTheme="majorHAnsi" w:cstheme="majorHAnsi"/>
          <w:sz w:val="18"/>
        </w:rPr>
        <w:t>.</w:t>
      </w:r>
    </w:p>
    <w:p w14:paraId="391A2C5D" w14:textId="77777777" w:rsidR="00746C81" w:rsidRPr="00AE3AFA" w:rsidRDefault="00746C81" w:rsidP="00746C81">
      <w:pPr>
        <w:pStyle w:val="afb"/>
        <w:ind w:firstLine="0"/>
        <w:rPr>
          <w:rFonts w:asciiTheme="majorHAnsi" w:hAnsiTheme="majorHAnsi" w:cstheme="majorHAnsi"/>
          <w:sz w:val="18"/>
        </w:rPr>
      </w:pPr>
      <w:r w:rsidRPr="00AE3AFA">
        <w:rPr>
          <w:rFonts w:ascii="ＭＳ ゴシック" w:eastAsia="ＭＳ ゴシック" w:hAnsi="ＭＳ ゴシック" w:cs="ＭＳ ゴシック" w:hint="eastAsia"/>
          <w:sz w:val="18"/>
        </w:rPr>
        <w:t>※</w:t>
      </w:r>
      <w:r w:rsidRPr="00AE3AFA">
        <w:rPr>
          <w:rFonts w:asciiTheme="majorHAnsi" w:hAnsiTheme="majorHAnsi" w:cstheme="majorHAnsi"/>
          <w:sz w:val="18"/>
        </w:rPr>
        <w:t>3 Day is required when period is “</w:t>
      </w:r>
      <w:r w:rsidRPr="00AE3AFA">
        <w:rPr>
          <w:rFonts w:asciiTheme="majorHAnsi" w:hAnsiTheme="majorHAnsi" w:cstheme="majorHAnsi"/>
          <w:color w:val="000000"/>
          <w:sz w:val="18"/>
          <w:szCs w:val="18"/>
          <w:shd w:val="clear" w:color="auto" w:fill="FFFFFF"/>
        </w:rPr>
        <w:t>Month (Specify day)”</w:t>
      </w:r>
      <w:r w:rsidRPr="00AE3AFA">
        <w:rPr>
          <w:rFonts w:asciiTheme="majorHAnsi" w:hAnsiTheme="majorHAnsi" w:cstheme="majorHAnsi"/>
          <w:sz w:val="18"/>
        </w:rPr>
        <w:t>.</w:t>
      </w:r>
    </w:p>
    <w:p w14:paraId="3C24BD62" w14:textId="77777777" w:rsidR="00746C81" w:rsidRPr="00AE3AFA" w:rsidRDefault="00746C81" w:rsidP="00746C81">
      <w:pPr>
        <w:pStyle w:val="afb"/>
        <w:ind w:firstLine="0"/>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sz w:val="18"/>
        </w:rPr>
        <w:t>※</w:t>
      </w:r>
      <w:r w:rsidRPr="00AE3AFA">
        <w:rPr>
          <w:rFonts w:asciiTheme="majorHAnsi" w:hAnsiTheme="majorHAnsi" w:cstheme="majorHAnsi"/>
          <w:sz w:val="18"/>
        </w:rPr>
        <w:t xml:space="preserve">4 Time is required when period is </w:t>
      </w:r>
      <w:r w:rsidRPr="00AE3AFA">
        <w:rPr>
          <w:rFonts w:asciiTheme="majorHAnsi" w:hAnsiTheme="majorHAnsi" w:cstheme="majorHAnsi"/>
          <w:color w:val="000000"/>
          <w:sz w:val="18"/>
          <w:szCs w:val="18"/>
          <w:shd w:val="clear" w:color="auto" w:fill="FFFFFF"/>
        </w:rPr>
        <w:t>“Day”, “Week”, “Month (Specify day)”, “Month (Specify day of week)”, ”End of month”.</w:t>
      </w:r>
      <w:r w:rsidRPr="00AE3AFA">
        <w:rPr>
          <w:rFonts w:ascii="ＭＳ ゴシック" w:eastAsia="ＭＳ ゴシック" w:hAnsi="ＭＳ ゴシック" w:cs="ＭＳ ゴシック" w:hint="eastAsia"/>
          <w:color w:val="000000"/>
          <w:sz w:val="18"/>
          <w:szCs w:val="18"/>
          <w:shd w:val="clear" w:color="auto" w:fill="FFFFFF"/>
        </w:rPr>
        <w:t>※</w:t>
      </w:r>
      <w:r w:rsidRPr="00AE3AFA">
        <w:rPr>
          <w:rFonts w:asciiTheme="majorHAnsi" w:hAnsiTheme="majorHAnsi" w:cstheme="majorHAnsi"/>
          <w:color w:val="000000"/>
          <w:sz w:val="18"/>
          <w:szCs w:val="18"/>
          <w:shd w:val="clear" w:color="auto" w:fill="FFFFFF"/>
        </w:rPr>
        <w:t>5 When setting work suspension period, both “Start” and “End” are required.</w:t>
      </w:r>
    </w:p>
    <w:p w14:paraId="68822B05" w14:textId="77777777" w:rsidR="009402B1" w:rsidRPr="00AE3AFA" w:rsidRDefault="00746C81" w:rsidP="00C23E2C">
      <w:pPr>
        <w:widowControl/>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br w:type="page"/>
      </w:r>
    </w:p>
    <w:p w14:paraId="64B95786" w14:textId="0DD47904" w:rsidR="009402B1" w:rsidRPr="00AE3AFA" w:rsidRDefault="008466E5" w:rsidP="009402B1">
      <w:pPr>
        <w:jc w:val="center"/>
        <w:rPr>
          <w:rFonts w:asciiTheme="majorHAnsi" w:hAnsiTheme="majorHAnsi" w:cstheme="majorHAnsi"/>
          <w:b/>
        </w:rPr>
      </w:pPr>
      <w:r w:rsidRPr="00AE3AFA">
        <w:rPr>
          <w:rFonts w:asciiTheme="majorHAnsi" w:hAnsiTheme="majorHAnsi" w:cstheme="majorHAnsi"/>
          <w:b/>
        </w:rPr>
        <w:lastRenderedPageBreak/>
        <w:t xml:space="preserve">Table </w:t>
      </w:r>
      <w:r w:rsidR="009402B1" w:rsidRPr="00AE3AFA">
        <w:rPr>
          <w:rFonts w:asciiTheme="majorHAnsi" w:hAnsiTheme="majorHAnsi" w:cstheme="majorHAnsi"/>
          <w:b/>
        </w:rPr>
        <w:fldChar w:fldCharType="begin"/>
      </w:r>
      <w:r w:rsidR="009402B1" w:rsidRPr="00AE3AFA">
        <w:rPr>
          <w:rFonts w:asciiTheme="majorHAnsi" w:hAnsiTheme="majorHAnsi" w:cstheme="majorHAnsi"/>
          <w:b/>
        </w:rPr>
        <w:instrText xml:space="preserve"> STYLEREF 1 \s </w:instrText>
      </w:r>
      <w:r w:rsidR="009402B1" w:rsidRPr="00AE3AFA">
        <w:rPr>
          <w:rFonts w:asciiTheme="majorHAnsi" w:hAnsiTheme="majorHAnsi" w:cstheme="majorHAnsi"/>
          <w:b/>
        </w:rPr>
        <w:fldChar w:fldCharType="separate"/>
      </w:r>
      <w:r w:rsidR="00A6356E">
        <w:rPr>
          <w:rFonts w:asciiTheme="majorHAnsi" w:hAnsiTheme="majorHAnsi" w:cstheme="majorHAnsi"/>
          <w:b/>
          <w:noProof/>
        </w:rPr>
        <w:t>4</w:t>
      </w:r>
      <w:r w:rsidR="009402B1" w:rsidRPr="00AE3AFA">
        <w:rPr>
          <w:rFonts w:asciiTheme="majorHAnsi" w:hAnsiTheme="majorHAnsi" w:cstheme="majorHAnsi"/>
          <w:b/>
        </w:rPr>
        <w:fldChar w:fldCharType="end"/>
      </w:r>
      <w:r w:rsidR="00FB3DD5" w:rsidRPr="00AE3AFA">
        <w:rPr>
          <w:rFonts w:asciiTheme="majorHAnsi" w:hAnsiTheme="majorHAnsi" w:cstheme="majorHAnsi"/>
          <w:b/>
        </w:rPr>
        <w:t>.1</w:t>
      </w:r>
      <w:r w:rsidR="001446B2" w:rsidRPr="00AE3AFA">
        <w:rPr>
          <w:rFonts w:asciiTheme="majorHAnsi" w:hAnsiTheme="majorHAnsi" w:cstheme="majorHAnsi"/>
          <w:b/>
        </w:rPr>
        <w:t>-</w:t>
      </w:r>
      <w:r w:rsidR="006B3345" w:rsidRPr="00AE3AFA">
        <w:rPr>
          <w:rFonts w:asciiTheme="majorHAnsi" w:hAnsiTheme="majorHAnsi" w:cstheme="majorHAnsi"/>
          <w:b/>
        </w:rPr>
        <w:t>24</w:t>
      </w:r>
      <w:r w:rsidR="009402B1" w:rsidRPr="00AE3AFA">
        <w:rPr>
          <w:rFonts w:asciiTheme="majorHAnsi" w:hAnsiTheme="majorHAnsi" w:cstheme="majorHAnsi"/>
          <w:b/>
        </w:rPr>
        <w:t xml:space="preserve">　</w:t>
      </w:r>
      <w:r w:rsidRPr="00AE3AFA">
        <w:rPr>
          <w:rFonts w:asciiTheme="majorHAnsi" w:hAnsiTheme="majorHAnsi" w:cstheme="majorHAnsi"/>
          <w:b/>
        </w:rPr>
        <w:t>Status list (Regular execution)</w:t>
      </w:r>
    </w:p>
    <w:tbl>
      <w:tblPr>
        <w:tblStyle w:val="aa"/>
        <w:tblW w:w="9918" w:type="dxa"/>
        <w:tblLayout w:type="fixed"/>
        <w:tblLook w:val="04A0" w:firstRow="1" w:lastRow="0" w:firstColumn="1" w:lastColumn="0" w:noHBand="0" w:noVBand="1"/>
      </w:tblPr>
      <w:tblGrid>
        <w:gridCol w:w="2235"/>
        <w:gridCol w:w="7683"/>
      </w:tblGrid>
      <w:tr w:rsidR="00CB133B" w:rsidRPr="00AE3AFA" w14:paraId="6357AA6B" w14:textId="77777777" w:rsidTr="009402B1">
        <w:tc>
          <w:tcPr>
            <w:tcW w:w="2235" w:type="dxa"/>
            <w:shd w:val="clear" w:color="auto" w:fill="002B62"/>
          </w:tcPr>
          <w:p w14:paraId="355FA16C" w14:textId="77777777" w:rsidR="00CB133B" w:rsidRPr="00AE3AFA" w:rsidRDefault="00CB133B" w:rsidP="00CB133B">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Status name</w:t>
            </w:r>
          </w:p>
        </w:tc>
        <w:tc>
          <w:tcPr>
            <w:tcW w:w="7683" w:type="dxa"/>
            <w:shd w:val="clear" w:color="auto" w:fill="002B62"/>
          </w:tcPr>
          <w:p w14:paraId="30C07BBC" w14:textId="77777777" w:rsidR="00CB133B" w:rsidRPr="00AE3AFA" w:rsidRDefault="00CB133B" w:rsidP="00CB133B">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r>
      <w:tr w:rsidR="00CB133B" w:rsidRPr="00AE3AFA" w14:paraId="4ED7F781" w14:textId="77777777" w:rsidTr="009402B1">
        <w:tc>
          <w:tcPr>
            <w:tcW w:w="2235" w:type="dxa"/>
          </w:tcPr>
          <w:p w14:paraId="3531C3E2" w14:textId="77777777" w:rsidR="00CB133B" w:rsidRPr="00AE3AFA" w:rsidRDefault="00CB133B" w:rsidP="00CB133B">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In preparation</w:t>
            </w:r>
          </w:p>
        </w:tc>
        <w:tc>
          <w:tcPr>
            <w:tcW w:w="7683" w:type="dxa"/>
          </w:tcPr>
          <w:p w14:paraId="513475FD"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The status immediately after registration.</w:t>
            </w:r>
          </w:p>
          <w:p w14:paraId="649F5049" w14:textId="77777777" w:rsidR="00CB133B"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The status will become “In operation” when backyard updates “Next execution date” automatically.</w:t>
            </w:r>
          </w:p>
        </w:tc>
      </w:tr>
      <w:tr w:rsidR="00CB133B" w:rsidRPr="00AE3AFA" w14:paraId="034FDA5A" w14:textId="77777777" w:rsidTr="009402B1">
        <w:tc>
          <w:tcPr>
            <w:tcW w:w="2235" w:type="dxa"/>
          </w:tcPr>
          <w:p w14:paraId="4E3EFAC9" w14:textId="77777777" w:rsidR="00CB133B" w:rsidRPr="00AE3AFA" w:rsidRDefault="00CB133B" w:rsidP="00CB133B">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In operation</w:t>
            </w:r>
          </w:p>
        </w:tc>
        <w:tc>
          <w:tcPr>
            <w:tcW w:w="7683" w:type="dxa"/>
            <w:tcBorders>
              <w:bottom w:val="single" w:sz="4" w:space="0" w:color="auto"/>
            </w:tcBorders>
          </w:tcPr>
          <w:p w14:paraId="6127D293"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The status of normal execution.</w:t>
            </w:r>
          </w:p>
          <w:p w14:paraId="4FC63E46" w14:textId="6B302C1F" w:rsidR="00CB133B"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The system registers operation to “</w:t>
            </w:r>
            <w:r w:rsidRPr="00AE3AFA">
              <w:rPr>
                <w:rFonts w:asciiTheme="majorHAnsi" w:hAnsiTheme="majorHAnsi" w:cstheme="majorHAnsi"/>
                <w:color w:val="000000"/>
                <w:sz w:val="18"/>
                <w:szCs w:val="18"/>
                <w:u w:val="single"/>
                <w:shd w:val="clear" w:color="auto" w:fill="FFFFFF"/>
              </w:rPr>
              <w:fldChar w:fldCharType="begin"/>
            </w:r>
            <w:r w:rsidRPr="00AE3AFA">
              <w:rPr>
                <w:rFonts w:asciiTheme="majorHAnsi" w:hAnsiTheme="majorHAnsi" w:cstheme="majorHAnsi"/>
                <w:color w:val="000000"/>
                <w:sz w:val="18"/>
                <w:szCs w:val="18"/>
                <w:u w:val="single"/>
                <w:shd w:val="clear" w:color="auto" w:fill="FFFFFF"/>
              </w:rPr>
              <w:instrText xml:space="preserve"> REF _Ref49437414 \r \h  \* MERGEFORMAT </w:instrText>
            </w:r>
            <w:r w:rsidRPr="00AE3AFA">
              <w:rPr>
                <w:rFonts w:asciiTheme="majorHAnsi" w:hAnsiTheme="majorHAnsi" w:cstheme="majorHAnsi"/>
                <w:color w:val="000000"/>
                <w:sz w:val="18"/>
                <w:szCs w:val="18"/>
                <w:u w:val="single"/>
                <w:shd w:val="clear" w:color="auto" w:fill="FFFFFF"/>
              </w:rPr>
            </w:r>
            <w:r w:rsidRPr="00AE3AFA">
              <w:rPr>
                <w:rFonts w:asciiTheme="majorHAnsi" w:hAnsiTheme="majorHAnsi" w:cstheme="majorHAnsi"/>
                <w:color w:val="000000"/>
                <w:sz w:val="18"/>
                <w:szCs w:val="18"/>
                <w:u w:val="single"/>
                <w:shd w:val="clear" w:color="auto" w:fill="FFFFFF"/>
              </w:rPr>
              <w:fldChar w:fldCharType="separate"/>
            </w:r>
            <w:r w:rsidR="00A6356E">
              <w:rPr>
                <w:rFonts w:asciiTheme="majorHAnsi" w:hAnsiTheme="majorHAnsi" w:cstheme="majorHAnsi"/>
                <w:color w:val="000000"/>
                <w:sz w:val="18"/>
                <w:szCs w:val="18"/>
                <w:u w:val="single"/>
                <w:shd w:val="clear" w:color="auto" w:fill="FFFFFF"/>
              </w:rPr>
              <w:t>4.1.7</w:t>
            </w:r>
            <w:r w:rsidRPr="00AE3AFA">
              <w:rPr>
                <w:rFonts w:asciiTheme="majorHAnsi" w:hAnsiTheme="majorHAnsi" w:cstheme="majorHAnsi"/>
                <w:color w:val="000000"/>
                <w:sz w:val="18"/>
                <w:szCs w:val="18"/>
                <w:u w:val="single"/>
                <w:shd w:val="clear" w:color="auto" w:fill="FFFFFF"/>
              </w:rPr>
              <w:fldChar w:fldCharType="end"/>
            </w:r>
            <w:r w:rsidRPr="00AE3AFA">
              <w:rPr>
                <w:rFonts w:asciiTheme="majorHAnsi" w:hAnsiTheme="majorHAnsi" w:cstheme="majorHAnsi"/>
                <w:color w:val="000000"/>
                <w:sz w:val="18"/>
                <w:szCs w:val="18"/>
                <w:u w:val="single"/>
                <w:shd w:val="clear" w:color="auto" w:fill="FFFFFF"/>
              </w:rPr>
              <w:t xml:space="preserve"> </w:t>
            </w:r>
            <w:r w:rsidRPr="00AE3AFA">
              <w:rPr>
                <w:rFonts w:asciiTheme="majorHAnsi" w:hAnsiTheme="majorHAnsi" w:cstheme="majorHAnsi"/>
                <w:color w:val="000000"/>
                <w:sz w:val="18"/>
                <w:szCs w:val="18"/>
                <w:u w:val="single"/>
                <w:shd w:val="clear" w:color="auto" w:fill="FFFFFF"/>
              </w:rPr>
              <w:fldChar w:fldCharType="begin"/>
            </w:r>
            <w:r w:rsidRPr="00AE3AFA">
              <w:rPr>
                <w:rFonts w:asciiTheme="majorHAnsi" w:hAnsiTheme="majorHAnsi" w:cstheme="majorHAnsi"/>
                <w:color w:val="000000"/>
                <w:sz w:val="18"/>
                <w:szCs w:val="18"/>
                <w:u w:val="single"/>
                <w:shd w:val="clear" w:color="auto" w:fill="FFFFFF"/>
              </w:rPr>
              <w:instrText xml:space="preserve"> REF _Ref49437414 \h  \* MERGEFORMAT </w:instrText>
            </w:r>
            <w:r w:rsidRPr="00AE3AFA">
              <w:rPr>
                <w:rFonts w:asciiTheme="majorHAnsi" w:hAnsiTheme="majorHAnsi" w:cstheme="majorHAnsi"/>
                <w:color w:val="000000"/>
                <w:sz w:val="18"/>
                <w:szCs w:val="18"/>
                <w:u w:val="single"/>
                <w:shd w:val="clear" w:color="auto" w:fill="FFFFFF"/>
              </w:rPr>
            </w:r>
            <w:r w:rsidRPr="00AE3AFA">
              <w:rPr>
                <w:rFonts w:asciiTheme="majorHAnsi" w:hAnsiTheme="majorHAnsi" w:cstheme="majorHAnsi"/>
                <w:color w:val="000000"/>
                <w:sz w:val="18"/>
                <w:szCs w:val="18"/>
                <w:u w:val="single"/>
                <w:shd w:val="clear" w:color="auto" w:fill="FFFFFF"/>
              </w:rPr>
              <w:fldChar w:fldCharType="separate"/>
            </w:r>
            <w:r w:rsidR="00A6356E" w:rsidRPr="00A6356E">
              <w:rPr>
                <w:rFonts w:asciiTheme="majorHAnsi" w:hAnsiTheme="majorHAnsi" w:cstheme="majorHAnsi"/>
                <w:sz w:val="18"/>
                <w:szCs w:val="18"/>
                <w:u w:val="single"/>
              </w:rPr>
              <w:t>Conductor list</w:t>
            </w:r>
            <w:r w:rsidRPr="00AE3AFA">
              <w:rPr>
                <w:rFonts w:asciiTheme="majorHAnsi" w:hAnsiTheme="majorHAnsi" w:cstheme="majorHAnsi"/>
                <w:color w:val="000000"/>
                <w:sz w:val="18"/>
                <w:szCs w:val="18"/>
                <w:u w:val="single"/>
                <w:shd w:val="clear" w:color="auto" w:fill="FFFFFF"/>
              </w:rPr>
              <w:fldChar w:fldCharType="end"/>
            </w:r>
            <w:r w:rsidRPr="00AE3AFA">
              <w:rPr>
                <w:rFonts w:asciiTheme="majorHAnsi" w:hAnsiTheme="majorHAnsi" w:cstheme="majorHAnsi"/>
                <w:color w:val="000000"/>
                <w:sz w:val="18"/>
                <w:szCs w:val="18"/>
                <w:shd w:val="clear" w:color="auto" w:fill="FFFFFF"/>
              </w:rPr>
              <w:t>” 3 minutes before “Next execution date”, then updates “Next execution date” based on the schedule setting.</w:t>
            </w:r>
          </w:p>
        </w:tc>
      </w:tr>
      <w:tr w:rsidR="006660CF" w:rsidRPr="00AE3AFA" w14:paraId="66D9550A" w14:textId="77777777" w:rsidTr="009402B1">
        <w:trPr>
          <w:trHeight w:val="354"/>
        </w:trPr>
        <w:tc>
          <w:tcPr>
            <w:tcW w:w="2235" w:type="dxa"/>
            <w:tcBorders>
              <w:right w:val="single" w:sz="4" w:space="0" w:color="auto"/>
            </w:tcBorders>
          </w:tcPr>
          <w:p w14:paraId="297856C9"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Completed</w:t>
            </w:r>
          </w:p>
        </w:tc>
        <w:tc>
          <w:tcPr>
            <w:tcW w:w="7683" w:type="dxa"/>
            <w:tcBorders>
              <w:top w:val="single" w:sz="4" w:space="0" w:color="auto"/>
              <w:left w:val="single" w:sz="4" w:space="0" w:color="auto"/>
              <w:bottom w:val="single" w:sz="4" w:space="0" w:color="auto"/>
              <w:right w:val="single" w:sz="4" w:space="0" w:color="auto"/>
            </w:tcBorders>
          </w:tcPr>
          <w:p w14:paraId="08A61752"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The status when “Next execution date” passed “End date”. Further Conductor execution registration will not be performed. </w:t>
            </w:r>
          </w:p>
        </w:tc>
      </w:tr>
      <w:tr w:rsidR="006660CF" w:rsidRPr="00AE3AFA" w14:paraId="079B9C37" w14:textId="77777777" w:rsidTr="009402B1">
        <w:tc>
          <w:tcPr>
            <w:tcW w:w="2235" w:type="dxa"/>
          </w:tcPr>
          <w:p w14:paraId="3AA05FF0"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Mismatch error</w:t>
            </w:r>
          </w:p>
        </w:tc>
        <w:tc>
          <w:tcPr>
            <w:tcW w:w="7683" w:type="dxa"/>
            <w:tcBorders>
              <w:top w:val="single" w:sz="4" w:space="0" w:color="auto"/>
              <w:bottom w:val="single" w:sz="4" w:space="0" w:color="auto"/>
            </w:tcBorders>
          </w:tcPr>
          <w:p w14:paraId="358D44F8"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The status when setting value of schedule is not correct.</w:t>
            </w:r>
          </w:p>
        </w:tc>
      </w:tr>
      <w:tr w:rsidR="006660CF" w:rsidRPr="00AE3AFA" w14:paraId="46623B29" w14:textId="77777777" w:rsidTr="009402B1">
        <w:tc>
          <w:tcPr>
            <w:tcW w:w="2235" w:type="dxa"/>
          </w:tcPr>
          <w:p w14:paraId="77C48D58"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Linking error</w:t>
            </w:r>
          </w:p>
        </w:tc>
        <w:tc>
          <w:tcPr>
            <w:tcW w:w="7683" w:type="dxa"/>
            <w:tcBorders>
              <w:top w:val="single" w:sz="4" w:space="0" w:color="auto"/>
              <w:bottom w:val="single" w:sz="4" w:space="0" w:color="auto"/>
            </w:tcBorders>
          </w:tcPr>
          <w:p w14:paraId="4A6F5EFB" w14:textId="47A7349D" w:rsidR="006660CF" w:rsidRPr="00AE3AFA" w:rsidRDefault="006660CF" w:rsidP="006660CF">
            <w:pPr>
              <w:spacing w:line="240" w:lineRule="exact"/>
              <w:rPr>
                <w:rFonts w:asciiTheme="majorHAnsi" w:hAnsiTheme="majorHAnsi" w:cstheme="majorHAnsi"/>
                <w:sz w:val="18"/>
                <w:szCs w:val="18"/>
              </w:rPr>
            </w:pPr>
            <w:r w:rsidRPr="00AE3AFA">
              <w:rPr>
                <w:rFonts w:asciiTheme="majorHAnsi" w:hAnsiTheme="majorHAnsi" w:cstheme="majorHAnsi"/>
                <w:sz w:val="18"/>
                <w:szCs w:val="18"/>
              </w:rPr>
              <w:t>The status when registering execution failed in “</w:t>
            </w:r>
            <w:r w:rsidRPr="00AE3AFA">
              <w:rPr>
                <w:rFonts w:asciiTheme="majorHAnsi" w:hAnsiTheme="majorHAnsi" w:cstheme="majorHAnsi"/>
                <w:color w:val="000000"/>
                <w:sz w:val="18"/>
                <w:szCs w:val="18"/>
                <w:u w:val="single"/>
                <w:shd w:val="clear" w:color="auto" w:fill="FFFFFF"/>
              </w:rPr>
              <w:fldChar w:fldCharType="begin"/>
            </w:r>
            <w:r w:rsidRPr="00AE3AFA">
              <w:rPr>
                <w:rFonts w:asciiTheme="majorHAnsi" w:hAnsiTheme="majorHAnsi" w:cstheme="majorHAnsi"/>
                <w:color w:val="000000"/>
                <w:sz w:val="18"/>
                <w:szCs w:val="18"/>
                <w:u w:val="single"/>
                <w:shd w:val="clear" w:color="auto" w:fill="FFFFFF"/>
              </w:rPr>
              <w:instrText xml:space="preserve"> REF _Ref49437414 \r \h  \* MERGEFORMAT </w:instrText>
            </w:r>
            <w:r w:rsidRPr="00AE3AFA">
              <w:rPr>
                <w:rFonts w:asciiTheme="majorHAnsi" w:hAnsiTheme="majorHAnsi" w:cstheme="majorHAnsi"/>
                <w:color w:val="000000"/>
                <w:sz w:val="18"/>
                <w:szCs w:val="18"/>
                <w:u w:val="single"/>
                <w:shd w:val="clear" w:color="auto" w:fill="FFFFFF"/>
              </w:rPr>
            </w:r>
            <w:r w:rsidRPr="00AE3AFA">
              <w:rPr>
                <w:rFonts w:asciiTheme="majorHAnsi" w:hAnsiTheme="majorHAnsi" w:cstheme="majorHAnsi"/>
                <w:color w:val="000000"/>
                <w:sz w:val="18"/>
                <w:szCs w:val="18"/>
                <w:u w:val="single"/>
                <w:shd w:val="clear" w:color="auto" w:fill="FFFFFF"/>
              </w:rPr>
              <w:fldChar w:fldCharType="separate"/>
            </w:r>
            <w:r w:rsidR="00A6356E">
              <w:rPr>
                <w:rFonts w:asciiTheme="majorHAnsi" w:hAnsiTheme="majorHAnsi" w:cstheme="majorHAnsi"/>
                <w:color w:val="000000"/>
                <w:sz w:val="18"/>
                <w:szCs w:val="18"/>
                <w:u w:val="single"/>
                <w:shd w:val="clear" w:color="auto" w:fill="FFFFFF"/>
              </w:rPr>
              <w:t>4.1.7</w:t>
            </w:r>
            <w:r w:rsidRPr="00AE3AFA">
              <w:rPr>
                <w:rFonts w:asciiTheme="majorHAnsi" w:hAnsiTheme="majorHAnsi" w:cstheme="majorHAnsi"/>
                <w:color w:val="000000"/>
                <w:sz w:val="18"/>
                <w:szCs w:val="18"/>
                <w:u w:val="single"/>
                <w:shd w:val="clear" w:color="auto" w:fill="FFFFFF"/>
              </w:rPr>
              <w:fldChar w:fldCharType="end"/>
            </w:r>
            <w:r w:rsidRPr="00AE3AFA">
              <w:rPr>
                <w:rFonts w:asciiTheme="majorHAnsi" w:hAnsiTheme="majorHAnsi" w:cstheme="majorHAnsi"/>
                <w:color w:val="000000"/>
                <w:sz w:val="18"/>
                <w:szCs w:val="18"/>
                <w:u w:val="single"/>
                <w:shd w:val="clear" w:color="auto" w:fill="FFFFFF"/>
              </w:rPr>
              <w:t xml:space="preserve"> </w:t>
            </w:r>
            <w:r w:rsidRPr="00AE3AFA">
              <w:rPr>
                <w:rFonts w:asciiTheme="majorHAnsi" w:hAnsiTheme="majorHAnsi" w:cstheme="majorHAnsi"/>
                <w:color w:val="000000"/>
                <w:sz w:val="18"/>
                <w:szCs w:val="18"/>
                <w:u w:val="single"/>
                <w:shd w:val="clear" w:color="auto" w:fill="FFFFFF"/>
              </w:rPr>
              <w:fldChar w:fldCharType="begin"/>
            </w:r>
            <w:r w:rsidRPr="00AE3AFA">
              <w:rPr>
                <w:rFonts w:asciiTheme="majorHAnsi" w:hAnsiTheme="majorHAnsi" w:cstheme="majorHAnsi"/>
                <w:color w:val="000000"/>
                <w:sz w:val="18"/>
                <w:szCs w:val="18"/>
                <w:u w:val="single"/>
                <w:shd w:val="clear" w:color="auto" w:fill="FFFFFF"/>
              </w:rPr>
              <w:instrText xml:space="preserve"> REF _Ref49437414 \h  \* MERGEFORMAT </w:instrText>
            </w:r>
            <w:r w:rsidRPr="00AE3AFA">
              <w:rPr>
                <w:rFonts w:asciiTheme="majorHAnsi" w:hAnsiTheme="majorHAnsi" w:cstheme="majorHAnsi"/>
                <w:color w:val="000000"/>
                <w:sz w:val="18"/>
                <w:szCs w:val="18"/>
                <w:u w:val="single"/>
                <w:shd w:val="clear" w:color="auto" w:fill="FFFFFF"/>
              </w:rPr>
            </w:r>
            <w:r w:rsidRPr="00AE3AFA">
              <w:rPr>
                <w:rFonts w:asciiTheme="majorHAnsi" w:hAnsiTheme="majorHAnsi" w:cstheme="majorHAnsi"/>
                <w:color w:val="000000"/>
                <w:sz w:val="18"/>
                <w:szCs w:val="18"/>
                <w:u w:val="single"/>
                <w:shd w:val="clear" w:color="auto" w:fill="FFFFFF"/>
              </w:rPr>
              <w:fldChar w:fldCharType="separate"/>
            </w:r>
            <w:r w:rsidR="00A6356E" w:rsidRPr="00A6356E">
              <w:rPr>
                <w:rFonts w:asciiTheme="majorHAnsi" w:hAnsiTheme="majorHAnsi" w:cstheme="majorHAnsi"/>
                <w:sz w:val="18"/>
                <w:szCs w:val="18"/>
                <w:u w:val="single"/>
              </w:rPr>
              <w:t>Conductor list</w:t>
            </w:r>
            <w:r w:rsidRPr="00AE3AFA">
              <w:rPr>
                <w:rFonts w:asciiTheme="majorHAnsi" w:hAnsiTheme="majorHAnsi" w:cstheme="majorHAnsi"/>
                <w:color w:val="000000"/>
                <w:sz w:val="18"/>
                <w:szCs w:val="18"/>
                <w:u w:val="single"/>
                <w:shd w:val="clear" w:color="auto" w:fill="FFFFFF"/>
              </w:rPr>
              <w:fldChar w:fldCharType="end"/>
            </w:r>
            <w:r w:rsidRPr="00AE3AFA">
              <w:rPr>
                <w:rFonts w:asciiTheme="majorHAnsi" w:hAnsiTheme="majorHAnsi" w:cstheme="majorHAnsi"/>
                <w:sz w:val="18"/>
                <w:szCs w:val="18"/>
              </w:rPr>
              <w:t>”.</w:t>
            </w:r>
          </w:p>
          <w:p w14:paraId="2D9BA052" w14:textId="4E06C642"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sz w:val="18"/>
                <w:szCs w:val="18"/>
              </w:rPr>
              <w:t xml:space="preserve">Same as the status “In operation”, system registered execution in </w:t>
            </w: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u w:val="single"/>
                <w:shd w:val="clear" w:color="auto" w:fill="FFFFFF"/>
              </w:rPr>
              <w:fldChar w:fldCharType="begin"/>
            </w:r>
            <w:r w:rsidRPr="00AE3AFA">
              <w:rPr>
                <w:rFonts w:asciiTheme="majorHAnsi" w:hAnsiTheme="majorHAnsi" w:cstheme="majorHAnsi"/>
                <w:color w:val="000000"/>
                <w:sz w:val="18"/>
                <w:szCs w:val="18"/>
                <w:u w:val="single"/>
                <w:shd w:val="clear" w:color="auto" w:fill="FFFFFF"/>
              </w:rPr>
              <w:instrText xml:space="preserve"> REF _Ref49437414 \r \h  \* MERGEFORMAT </w:instrText>
            </w:r>
            <w:r w:rsidRPr="00AE3AFA">
              <w:rPr>
                <w:rFonts w:asciiTheme="majorHAnsi" w:hAnsiTheme="majorHAnsi" w:cstheme="majorHAnsi"/>
                <w:color w:val="000000"/>
                <w:sz w:val="18"/>
                <w:szCs w:val="18"/>
                <w:u w:val="single"/>
                <w:shd w:val="clear" w:color="auto" w:fill="FFFFFF"/>
              </w:rPr>
            </w:r>
            <w:r w:rsidRPr="00AE3AFA">
              <w:rPr>
                <w:rFonts w:asciiTheme="majorHAnsi" w:hAnsiTheme="majorHAnsi" w:cstheme="majorHAnsi"/>
                <w:color w:val="000000"/>
                <w:sz w:val="18"/>
                <w:szCs w:val="18"/>
                <w:u w:val="single"/>
                <w:shd w:val="clear" w:color="auto" w:fill="FFFFFF"/>
              </w:rPr>
              <w:fldChar w:fldCharType="separate"/>
            </w:r>
            <w:r w:rsidR="00A6356E">
              <w:rPr>
                <w:rFonts w:asciiTheme="majorHAnsi" w:hAnsiTheme="majorHAnsi" w:cstheme="majorHAnsi"/>
                <w:color w:val="000000"/>
                <w:sz w:val="18"/>
                <w:szCs w:val="18"/>
                <w:u w:val="single"/>
                <w:shd w:val="clear" w:color="auto" w:fill="FFFFFF"/>
              </w:rPr>
              <w:t>4.1.7</w:t>
            </w:r>
            <w:r w:rsidRPr="00AE3AFA">
              <w:rPr>
                <w:rFonts w:asciiTheme="majorHAnsi" w:hAnsiTheme="majorHAnsi" w:cstheme="majorHAnsi"/>
                <w:color w:val="000000"/>
                <w:sz w:val="18"/>
                <w:szCs w:val="18"/>
                <w:u w:val="single"/>
                <w:shd w:val="clear" w:color="auto" w:fill="FFFFFF"/>
              </w:rPr>
              <w:fldChar w:fldCharType="end"/>
            </w:r>
            <w:r w:rsidRPr="00AE3AFA">
              <w:rPr>
                <w:rFonts w:asciiTheme="majorHAnsi" w:hAnsiTheme="majorHAnsi" w:cstheme="majorHAnsi"/>
                <w:color w:val="000000"/>
                <w:sz w:val="18"/>
                <w:szCs w:val="18"/>
                <w:u w:val="single"/>
                <w:shd w:val="clear" w:color="auto" w:fill="FFFFFF"/>
              </w:rPr>
              <w:t xml:space="preserve"> </w:t>
            </w:r>
            <w:r w:rsidRPr="00AE3AFA">
              <w:rPr>
                <w:rFonts w:asciiTheme="majorHAnsi" w:hAnsiTheme="majorHAnsi" w:cstheme="majorHAnsi"/>
                <w:color w:val="000000"/>
                <w:sz w:val="18"/>
                <w:szCs w:val="18"/>
                <w:u w:val="single"/>
                <w:shd w:val="clear" w:color="auto" w:fill="FFFFFF"/>
              </w:rPr>
              <w:fldChar w:fldCharType="begin"/>
            </w:r>
            <w:r w:rsidRPr="00AE3AFA">
              <w:rPr>
                <w:rFonts w:asciiTheme="majorHAnsi" w:hAnsiTheme="majorHAnsi" w:cstheme="majorHAnsi"/>
                <w:color w:val="000000"/>
                <w:sz w:val="18"/>
                <w:szCs w:val="18"/>
                <w:u w:val="single"/>
                <w:shd w:val="clear" w:color="auto" w:fill="FFFFFF"/>
              </w:rPr>
              <w:instrText xml:space="preserve"> REF _Ref49437414 \h  \* MERGEFORMAT </w:instrText>
            </w:r>
            <w:r w:rsidRPr="00AE3AFA">
              <w:rPr>
                <w:rFonts w:asciiTheme="majorHAnsi" w:hAnsiTheme="majorHAnsi" w:cstheme="majorHAnsi"/>
                <w:color w:val="000000"/>
                <w:sz w:val="18"/>
                <w:szCs w:val="18"/>
                <w:u w:val="single"/>
                <w:shd w:val="clear" w:color="auto" w:fill="FFFFFF"/>
              </w:rPr>
            </w:r>
            <w:r w:rsidRPr="00AE3AFA">
              <w:rPr>
                <w:rFonts w:asciiTheme="majorHAnsi" w:hAnsiTheme="majorHAnsi" w:cstheme="majorHAnsi"/>
                <w:color w:val="000000"/>
                <w:sz w:val="18"/>
                <w:szCs w:val="18"/>
                <w:u w:val="single"/>
                <w:shd w:val="clear" w:color="auto" w:fill="FFFFFF"/>
              </w:rPr>
              <w:fldChar w:fldCharType="separate"/>
            </w:r>
            <w:r w:rsidR="00A6356E" w:rsidRPr="00A6356E">
              <w:rPr>
                <w:rFonts w:asciiTheme="majorHAnsi" w:hAnsiTheme="majorHAnsi" w:cstheme="majorHAnsi"/>
                <w:sz w:val="18"/>
                <w:szCs w:val="18"/>
                <w:u w:val="single"/>
              </w:rPr>
              <w:t>Conductor list</w:t>
            </w:r>
            <w:r w:rsidRPr="00AE3AFA">
              <w:rPr>
                <w:rFonts w:asciiTheme="majorHAnsi" w:hAnsiTheme="majorHAnsi" w:cstheme="majorHAnsi"/>
                <w:color w:val="000000"/>
                <w:sz w:val="18"/>
                <w:szCs w:val="18"/>
                <w:u w:val="single"/>
                <w:shd w:val="clear" w:color="auto" w:fill="FFFFFF"/>
              </w:rPr>
              <w:fldChar w:fldCharType="end"/>
            </w:r>
            <w:r w:rsidRPr="00AE3AFA">
              <w:rPr>
                <w:rFonts w:asciiTheme="majorHAnsi" w:hAnsiTheme="majorHAnsi" w:cstheme="majorHAnsi"/>
                <w:color w:val="000000"/>
                <w:sz w:val="18"/>
                <w:szCs w:val="18"/>
                <w:shd w:val="clear" w:color="auto" w:fill="FFFFFF"/>
              </w:rPr>
              <w:t>”, then updates “Next execution date” based on the schedule setting.</w:t>
            </w:r>
            <w:r w:rsidRPr="00AE3AFA">
              <w:rPr>
                <w:rFonts w:asciiTheme="majorHAnsi" w:hAnsiTheme="majorHAnsi" w:cstheme="majorHAnsi"/>
                <w:sz w:val="18"/>
                <w:szCs w:val="18"/>
              </w:rPr>
              <w:t xml:space="preserve"> If registration of execution failed again, the status will remain “Linking error”.</w:t>
            </w:r>
          </w:p>
        </w:tc>
      </w:tr>
      <w:tr w:rsidR="006660CF" w:rsidRPr="00AE3AFA" w14:paraId="4FF1EED5" w14:textId="77777777" w:rsidTr="009402B1">
        <w:tc>
          <w:tcPr>
            <w:tcW w:w="2235" w:type="dxa"/>
          </w:tcPr>
          <w:p w14:paraId="418477C6"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Unexpected error</w:t>
            </w:r>
          </w:p>
        </w:tc>
        <w:tc>
          <w:tcPr>
            <w:tcW w:w="7683" w:type="dxa"/>
            <w:tcBorders>
              <w:top w:val="single" w:sz="4" w:space="0" w:color="auto"/>
              <w:bottom w:val="single" w:sz="4" w:space="0" w:color="auto"/>
            </w:tcBorders>
          </w:tcPr>
          <w:p w14:paraId="11F3C5A4"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The status when errors other than “Mismatch error” and “Linking error” happens.</w:t>
            </w:r>
          </w:p>
        </w:tc>
      </w:tr>
      <w:tr w:rsidR="006660CF" w:rsidRPr="00AE3AFA" w14:paraId="7CDAA183" w14:textId="77777777" w:rsidTr="009402B1">
        <w:tc>
          <w:tcPr>
            <w:tcW w:w="2235" w:type="dxa"/>
          </w:tcPr>
          <w:p w14:paraId="0F643B72"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Conductor discard</w:t>
            </w:r>
          </w:p>
        </w:tc>
        <w:tc>
          <w:tcPr>
            <w:tcW w:w="7683" w:type="dxa"/>
            <w:tcBorders>
              <w:top w:val="single" w:sz="4" w:space="0" w:color="auto"/>
              <w:bottom w:val="single" w:sz="4" w:space="0" w:color="auto"/>
            </w:tcBorders>
          </w:tcPr>
          <w:p w14:paraId="134944A1"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The status when the registered Conductor is discarded. The status will be updated to “In preparation” if the discarded Conductor is restored.</w:t>
            </w:r>
          </w:p>
        </w:tc>
      </w:tr>
      <w:tr w:rsidR="006660CF" w:rsidRPr="00AE3AFA" w14:paraId="09E99071" w14:textId="77777777" w:rsidTr="009402B1">
        <w:tc>
          <w:tcPr>
            <w:tcW w:w="2235" w:type="dxa"/>
          </w:tcPr>
          <w:p w14:paraId="6A73144D"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Operation discard</w:t>
            </w:r>
          </w:p>
        </w:tc>
        <w:tc>
          <w:tcPr>
            <w:tcW w:w="7683" w:type="dxa"/>
            <w:tcBorders>
              <w:top w:val="single" w:sz="4" w:space="0" w:color="auto"/>
            </w:tcBorders>
          </w:tcPr>
          <w:p w14:paraId="5BDEB599"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The status when the registered Operation is discarded. The status will be updated to “In preparation” if the discarded Operation is restored.</w:t>
            </w:r>
          </w:p>
        </w:tc>
      </w:tr>
    </w:tbl>
    <w:p w14:paraId="6056FB11" w14:textId="77777777" w:rsidR="009402B1" w:rsidRPr="00AE3AFA" w:rsidRDefault="009402B1" w:rsidP="00F75D3C">
      <w:pPr>
        <w:pStyle w:val="afb"/>
        <w:ind w:firstLine="0"/>
        <w:rPr>
          <w:rFonts w:asciiTheme="majorHAnsi" w:hAnsiTheme="majorHAnsi" w:cstheme="majorHAnsi"/>
          <w:sz w:val="18"/>
        </w:rPr>
      </w:pPr>
    </w:p>
    <w:p w14:paraId="03EAA7FA" w14:textId="77777777" w:rsidR="009402B1" w:rsidRPr="00AE3AFA" w:rsidRDefault="009402B1" w:rsidP="00F75D3C">
      <w:pPr>
        <w:pStyle w:val="afb"/>
        <w:ind w:firstLine="0"/>
        <w:rPr>
          <w:rFonts w:asciiTheme="majorHAnsi" w:hAnsiTheme="majorHAnsi" w:cstheme="majorHAnsi"/>
          <w:sz w:val="18"/>
        </w:rPr>
      </w:pPr>
    </w:p>
    <w:p w14:paraId="5C3ACB67" w14:textId="77777777" w:rsidR="006660CF" w:rsidRPr="00AE3AFA" w:rsidRDefault="006660CF" w:rsidP="00C72DC3">
      <w:pPr>
        <w:pStyle w:val="a8"/>
        <w:numPr>
          <w:ilvl w:val="0"/>
          <w:numId w:val="21"/>
        </w:numPr>
        <w:ind w:leftChars="0"/>
        <w:rPr>
          <w:rFonts w:asciiTheme="majorHAnsi" w:hAnsiTheme="majorHAnsi" w:cstheme="majorHAnsi"/>
          <w:szCs w:val="21"/>
        </w:rPr>
      </w:pPr>
      <w:r w:rsidRPr="00AE3AFA">
        <w:rPr>
          <w:rFonts w:asciiTheme="majorHAnsi" w:hAnsiTheme="majorHAnsi" w:cstheme="majorHAnsi"/>
          <w:szCs w:val="21"/>
        </w:rPr>
        <w:t>The status will become “In preparation” immediately after registered in “Regular execution” menu. Backyard will update “Next execution date” based on the registered schedule setting, then the status will become “In operation”.</w:t>
      </w:r>
    </w:p>
    <w:p w14:paraId="569A275A" w14:textId="44F080D3" w:rsidR="006660CF" w:rsidRPr="00AE3AFA" w:rsidRDefault="006660CF" w:rsidP="006660CF">
      <w:pPr>
        <w:pStyle w:val="a8"/>
        <w:ind w:leftChars="0" w:left="703"/>
        <w:rPr>
          <w:rFonts w:asciiTheme="majorHAnsi" w:hAnsiTheme="majorHAnsi" w:cstheme="majorHAnsi"/>
          <w:szCs w:val="21"/>
        </w:rPr>
      </w:pPr>
      <w:r w:rsidRPr="00AE3AFA">
        <w:rPr>
          <w:rFonts w:asciiTheme="majorHAnsi" w:hAnsiTheme="majorHAnsi" w:cstheme="majorHAnsi"/>
          <w:szCs w:val="21"/>
        </w:rPr>
        <w:t>If the status is “In operation” or “Linking error”, the system registers operation to “</w:t>
      </w:r>
      <w:r w:rsidRPr="00AE3AFA">
        <w:rPr>
          <w:rFonts w:asciiTheme="majorHAnsi" w:hAnsiTheme="majorHAnsi" w:cstheme="majorHAnsi"/>
          <w:color w:val="000000"/>
          <w:szCs w:val="21"/>
          <w:u w:val="single"/>
          <w:shd w:val="clear" w:color="auto" w:fill="FFFFFF"/>
        </w:rPr>
        <w:fldChar w:fldCharType="begin"/>
      </w:r>
      <w:r w:rsidRPr="00AE3AFA">
        <w:rPr>
          <w:rFonts w:asciiTheme="majorHAnsi" w:hAnsiTheme="majorHAnsi" w:cstheme="majorHAnsi"/>
          <w:color w:val="000000"/>
          <w:szCs w:val="21"/>
          <w:u w:val="single"/>
          <w:shd w:val="clear" w:color="auto" w:fill="FFFFFF"/>
        </w:rPr>
        <w:instrText xml:space="preserve"> REF _Ref49437414 \r \h  \* MERGEFORMAT </w:instrText>
      </w:r>
      <w:r w:rsidRPr="00AE3AFA">
        <w:rPr>
          <w:rFonts w:asciiTheme="majorHAnsi" w:hAnsiTheme="majorHAnsi" w:cstheme="majorHAnsi"/>
          <w:color w:val="000000"/>
          <w:szCs w:val="21"/>
          <w:u w:val="single"/>
          <w:shd w:val="clear" w:color="auto" w:fill="FFFFFF"/>
        </w:rPr>
      </w:r>
      <w:r w:rsidRPr="00AE3AFA">
        <w:rPr>
          <w:rFonts w:asciiTheme="majorHAnsi" w:hAnsiTheme="majorHAnsi" w:cstheme="majorHAnsi"/>
          <w:color w:val="000000"/>
          <w:szCs w:val="21"/>
          <w:u w:val="single"/>
          <w:shd w:val="clear" w:color="auto" w:fill="FFFFFF"/>
        </w:rPr>
        <w:fldChar w:fldCharType="separate"/>
      </w:r>
      <w:r w:rsidR="00A6356E">
        <w:rPr>
          <w:rFonts w:asciiTheme="majorHAnsi" w:hAnsiTheme="majorHAnsi" w:cstheme="majorHAnsi"/>
          <w:color w:val="000000"/>
          <w:szCs w:val="21"/>
          <w:u w:val="single"/>
          <w:shd w:val="clear" w:color="auto" w:fill="FFFFFF"/>
        </w:rPr>
        <w:t>4.1.7</w:t>
      </w:r>
      <w:r w:rsidRPr="00AE3AFA">
        <w:rPr>
          <w:rFonts w:asciiTheme="majorHAnsi" w:hAnsiTheme="majorHAnsi" w:cstheme="majorHAnsi"/>
          <w:color w:val="000000"/>
          <w:szCs w:val="21"/>
          <w:u w:val="single"/>
          <w:shd w:val="clear" w:color="auto" w:fill="FFFFFF"/>
        </w:rPr>
        <w:fldChar w:fldCharType="end"/>
      </w:r>
      <w:r w:rsidRPr="00AE3AFA">
        <w:rPr>
          <w:rFonts w:asciiTheme="majorHAnsi" w:hAnsiTheme="majorHAnsi" w:cstheme="majorHAnsi"/>
          <w:color w:val="000000"/>
          <w:szCs w:val="21"/>
          <w:u w:val="single"/>
          <w:shd w:val="clear" w:color="auto" w:fill="FFFFFF"/>
        </w:rPr>
        <w:t xml:space="preserve"> </w:t>
      </w:r>
      <w:r w:rsidRPr="00AE3AFA">
        <w:rPr>
          <w:rFonts w:asciiTheme="majorHAnsi" w:hAnsiTheme="majorHAnsi" w:cstheme="majorHAnsi"/>
          <w:color w:val="000000"/>
          <w:szCs w:val="21"/>
          <w:u w:val="single"/>
          <w:shd w:val="clear" w:color="auto" w:fill="FFFFFF"/>
        </w:rPr>
        <w:fldChar w:fldCharType="begin"/>
      </w:r>
      <w:r w:rsidRPr="00AE3AFA">
        <w:rPr>
          <w:rFonts w:asciiTheme="majorHAnsi" w:hAnsiTheme="majorHAnsi" w:cstheme="majorHAnsi"/>
          <w:color w:val="000000"/>
          <w:szCs w:val="21"/>
          <w:u w:val="single"/>
          <w:shd w:val="clear" w:color="auto" w:fill="FFFFFF"/>
        </w:rPr>
        <w:instrText xml:space="preserve"> REF _Ref49437414 \h  \* MERGEFORMAT </w:instrText>
      </w:r>
      <w:r w:rsidRPr="00AE3AFA">
        <w:rPr>
          <w:rFonts w:asciiTheme="majorHAnsi" w:hAnsiTheme="majorHAnsi" w:cstheme="majorHAnsi"/>
          <w:color w:val="000000"/>
          <w:szCs w:val="21"/>
          <w:u w:val="single"/>
          <w:shd w:val="clear" w:color="auto" w:fill="FFFFFF"/>
        </w:rPr>
      </w:r>
      <w:r w:rsidRPr="00AE3AFA">
        <w:rPr>
          <w:rFonts w:asciiTheme="majorHAnsi" w:hAnsiTheme="majorHAnsi" w:cstheme="majorHAnsi"/>
          <w:color w:val="000000"/>
          <w:szCs w:val="21"/>
          <w:u w:val="single"/>
          <w:shd w:val="clear" w:color="auto" w:fill="FFFFFF"/>
        </w:rPr>
        <w:fldChar w:fldCharType="separate"/>
      </w:r>
      <w:r w:rsidR="00A6356E" w:rsidRPr="00A6356E">
        <w:rPr>
          <w:rFonts w:asciiTheme="majorHAnsi" w:hAnsiTheme="majorHAnsi" w:cstheme="majorHAnsi"/>
          <w:szCs w:val="21"/>
          <w:u w:val="single"/>
        </w:rPr>
        <w:t>Conductor list</w:t>
      </w:r>
      <w:r w:rsidRPr="00AE3AFA">
        <w:rPr>
          <w:rFonts w:asciiTheme="majorHAnsi" w:hAnsiTheme="majorHAnsi" w:cstheme="majorHAnsi"/>
          <w:color w:val="000000"/>
          <w:szCs w:val="21"/>
          <w:u w:val="single"/>
          <w:shd w:val="clear" w:color="auto" w:fill="FFFFFF"/>
        </w:rPr>
        <w:fldChar w:fldCharType="end"/>
      </w:r>
      <w:r w:rsidRPr="00AE3AFA">
        <w:rPr>
          <w:rFonts w:asciiTheme="majorHAnsi" w:hAnsiTheme="majorHAnsi" w:cstheme="majorHAnsi"/>
          <w:szCs w:val="21"/>
        </w:rPr>
        <w:t>” 3 minutes before “Next execution date”, then updates “Next execution date” based on the schedule setting.</w:t>
      </w:r>
    </w:p>
    <w:p w14:paraId="72E487FA" w14:textId="77777777" w:rsidR="006660CF" w:rsidRPr="00AE3AFA" w:rsidRDefault="006660CF" w:rsidP="006660CF">
      <w:pPr>
        <w:pStyle w:val="a8"/>
        <w:ind w:leftChars="0" w:left="703"/>
        <w:rPr>
          <w:rFonts w:asciiTheme="majorHAnsi" w:hAnsiTheme="majorHAnsi" w:cstheme="majorHAnsi"/>
          <w:szCs w:val="21"/>
        </w:rPr>
      </w:pPr>
    </w:p>
    <w:p w14:paraId="44416B52" w14:textId="3D7620E1" w:rsidR="006660CF" w:rsidRPr="00AE3AFA" w:rsidRDefault="006660CF" w:rsidP="009E1468">
      <w:pPr>
        <w:pStyle w:val="a8"/>
        <w:ind w:leftChars="0" w:left="703"/>
        <w:jc w:val="left"/>
        <w:rPr>
          <w:rFonts w:asciiTheme="majorHAnsi" w:hAnsiTheme="majorHAnsi" w:cstheme="majorHAnsi"/>
          <w:szCs w:val="21"/>
        </w:rPr>
      </w:pPr>
      <w:r w:rsidRPr="00AE3AFA">
        <w:rPr>
          <w:rFonts w:ascii="ＭＳ ゴシック" w:eastAsia="ＭＳ ゴシック" w:hAnsi="ＭＳ ゴシック" w:cs="ＭＳ ゴシック" w:hint="eastAsia"/>
          <w:szCs w:val="21"/>
        </w:rPr>
        <w:t>※</w:t>
      </w:r>
      <w:r w:rsidRPr="00AE3AFA">
        <w:rPr>
          <w:rFonts w:asciiTheme="majorHAnsi" w:hAnsiTheme="majorHAnsi" w:cstheme="majorHAnsi"/>
          <w:szCs w:val="21"/>
        </w:rPr>
        <w:t xml:space="preserve"> When pause is set in the Symphony which is registered in regularly execution, if users don’t “</w:t>
      </w:r>
      <w:r w:rsidR="00EC0F98" w:rsidRPr="00AE3AFA">
        <w:rPr>
          <w:rFonts w:asciiTheme="majorHAnsi" w:hAnsiTheme="majorHAnsi" w:cstheme="majorHAnsi"/>
          <w:szCs w:val="21"/>
        </w:rPr>
        <w:t>resume</w:t>
      </w:r>
      <w:r w:rsidRPr="00AE3AFA">
        <w:rPr>
          <w:rFonts w:asciiTheme="majorHAnsi" w:hAnsiTheme="majorHAnsi" w:cstheme="majorHAnsi"/>
          <w:szCs w:val="21"/>
        </w:rPr>
        <w:t>” in “</w:t>
      </w:r>
      <w:r w:rsidRPr="00AE3AFA">
        <w:rPr>
          <w:rFonts w:asciiTheme="majorHAnsi" w:hAnsiTheme="majorHAnsi" w:cstheme="majorHAnsi"/>
          <w:szCs w:val="21"/>
          <w:u w:val="single"/>
        </w:rPr>
        <w:fldChar w:fldCharType="begin"/>
      </w:r>
      <w:r w:rsidRPr="00AE3AFA">
        <w:rPr>
          <w:rFonts w:asciiTheme="majorHAnsi" w:hAnsiTheme="majorHAnsi" w:cstheme="majorHAnsi"/>
          <w:szCs w:val="21"/>
          <w:u w:val="single"/>
        </w:rPr>
        <w:instrText xml:space="preserve"> REF _Ref49437155 \r \h  \* MERGEFORMAT </w:instrText>
      </w:r>
      <w:r w:rsidRPr="00AE3AFA">
        <w:rPr>
          <w:rFonts w:asciiTheme="majorHAnsi" w:hAnsiTheme="majorHAnsi" w:cstheme="majorHAnsi"/>
          <w:szCs w:val="21"/>
          <w:u w:val="single"/>
        </w:rPr>
      </w:r>
      <w:r w:rsidRPr="00AE3AFA">
        <w:rPr>
          <w:rFonts w:asciiTheme="majorHAnsi" w:hAnsiTheme="majorHAnsi" w:cstheme="majorHAnsi"/>
          <w:szCs w:val="21"/>
          <w:u w:val="single"/>
        </w:rPr>
        <w:fldChar w:fldCharType="separate"/>
      </w:r>
      <w:r w:rsidR="00A6356E">
        <w:rPr>
          <w:rFonts w:asciiTheme="majorHAnsi" w:hAnsiTheme="majorHAnsi" w:cstheme="majorHAnsi"/>
          <w:szCs w:val="21"/>
          <w:u w:val="single"/>
        </w:rPr>
        <w:t>4.1.6</w:t>
      </w:r>
      <w:r w:rsidRPr="00AE3AFA">
        <w:rPr>
          <w:rFonts w:asciiTheme="majorHAnsi" w:hAnsiTheme="majorHAnsi" w:cstheme="majorHAnsi"/>
          <w:szCs w:val="21"/>
          <w:u w:val="single"/>
        </w:rPr>
        <w:fldChar w:fldCharType="end"/>
      </w:r>
      <w:r w:rsidRPr="00AE3AFA">
        <w:rPr>
          <w:rFonts w:asciiTheme="majorHAnsi" w:hAnsiTheme="majorHAnsi" w:cstheme="majorHAnsi"/>
          <w:szCs w:val="21"/>
          <w:u w:val="single"/>
        </w:rPr>
        <w:t xml:space="preserve">　</w:t>
      </w:r>
      <w:r w:rsidRPr="00AE3AFA">
        <w:rPr>
          <w:rFonts w:asciiTheme="majorHAnsi" w:hAnsiTheme="majorHAnsi" w:cstheme="majorHAnsi"/>
          <w:szCs w:val="21"/>
          <w:u w:val="single"/>
        </w:rPr>
        <w:fldChar w:fldCharType="begin"/>
      </w:r>
      <w:r w:rsidRPr="00AE3AFA">
        <w:rPr>
          <w:rFonts w:asciiTheme="majorHAnsi" w:hAnsiTheme="majorHAnsi" w:cstheme="majorHAnsi"/>
          <w:szCs w:val="21"/>
          <w:u w:val="single"/>
        </w:rPr>
        <w:instrText xml:space="preserve"> REF _Ref49437155 \h  \* MERGEFORMAT </w:instrText>
      </w:r>
      <w:r w:rsidRPr="00AE3AFA">
        <w:rPr>
          <w:rFonts w:asciiTheme="majorHAnsi" w:hAnsiTheme="majorHAnsi" w:cstheme="majorHAnsi"/>
          <w:szCs w:val="21"/>
          <w:u w:val="single"/>
        </w:rPr>
      </w:r>
      <w:r w:rsidRPr="00AE3AFA">
        <w:rPr>
          <w:rFonts w:asciiTheme="majorHAnsi" w:hAnsiTheme="majorHAnsi" w:cstheme="majorHAnsi"/>
          <w:szCs w:val="21"/>
          <w:u w:val="single"/>
        </w:rPr>
        <w:fldChar w:fldCharType="separate"/>
      </w:r>
      <w:r w:rsidR="00A6356E" w:rsidRPr="00A6356E">
        <w:rPr>
          <w:rFonts w:asciiTheme="majorHAnsi" w:hAnsiTheme="majorHAnsi" w:cstheme="majorHAnsi"/>
          <w:szCs w:val="21"/>
          <w:u w:val="single"/>
        </w:rPr>
        <w:t>Conductor confirmation</w:t>
      </w:r>
      <w:r w:rsidRPr="00AE3AFA">
        <w:rPr>
          <w:rFonts w:asciiTheme="majorHAnsi" w:hAnsiTheme="majorHAnsi" w:cstheme="majorHAnsi"/>
          <w:szCs w:val="21"/>
          <w:u w:val="single"/>
        </w:rPr>
        <w:fldChar w:fldCharType="end"/>
      </w:r>
      <w:r w:rsidRPr="00AE3AFA">
        <w:rPr>
          <w:rFonts w:asciiTheme="majorHAnsi" w:hAnsiTheme="majorHAnsi" w:cstheme="majorHAnsi"/>
          <w:szCs w:val="21"/>
        </w:rPr>
        <w:t>” after operation is registered, the status in “</w:t>
      </w:r>
      <w:r w:rsidRPr="00AE3AFA">
        <w:rPr>
          <w:rFonts w:asciiTheme="majorHAnsi" w:hAnsiTheme="majorHAnsi" w:cstheme="majorHAnsi"/>
          <w:color w:val="000000"/>
          <w:szCs w:val="21"/>
          <w:u w:val="single"/>
          <w:shd w:val="clear" w:color="auto" w:fill="FFFFFF"/>
        </w:rPr>
        <w:fldChar w:fldCharType="begin"/>
      </w:r>
      <w:r w:rsidRPr="00AE3AFA">
        <w:rPr>
          <w:rFonts w:asciiTheme="majorHAnsi" w:hAnsiTheme="majorHAnsi" w:cstheme="majorHAnsi"/>
          <w:color w:val="000000"/>
          <w:szCs w:val="21"/>
          <w:u w:val="single"/>
          <w:shd w:val="clear" w:color="auto" w:fill="FFFFFF"/>
        </w:rPr>
        <w:instrText xml:space="preserve"> REF _Ref49437414 \r \h  \* MERGEFORMAT </w:instrText>
      </w:r>
      <w:r w:rsidRPr="00AE3AFA">
        <w:rPr>
          <w:rFonts w:asciiTheme="majorHAnsi" w:hAnsiTheme="majorHAnsi" w:cstheme="majorHAnsi"/>
          <w:color w:val="000000"/>
          <w:szCs w:val="21"/>
          <w:u w:val="single"/>
          <w:shd w:val="clear" w:color="auto" w:fill="FFFFFF"/>
        </w:rPr>
      </w:r>
      <w:r w:rsidRPr="00AE3AFA">
        <w:rPr>
          <w:rFonts w:asciiTheme="majorHAnsi" w:hAnsiTheme="majorHAnsi" w:cstheme="majorHAnsi"/>
          <w:color w:val="000000"/>
          <w:szCs w:val="21"/>
          <w:u w:val="single"/>
          <w:shd w:val="clear" w:color="auto" w:fill="FFFFFF"/>
        </w:rPr>
        <w:fldChar w:fldCharType="separate"/>
      </w:r>
      <w:r w:rsidR="00A6356E">
        <w:rPr>
          <w:rFonts w:asciiTheme="majorHAnsi" w:hAnsiTheme="majorHAnsi" w:cstheme="majorHAnsi"/>
          <w:color w:val="000000"/>
          <w:szCs w:val="21"/>
          <w:u w:val="single"/>
          <w:shd w:val="clear" w:color="auto" w:fill="FFFFFF"/>
        </w:rPr>
        <w:t>4.1.7</w:t>
      </w:r>
      <w:r w:rsidRPr="00AE3AFA">
        <w:rPr>
          <w:rFonts w:asciiTheme="majorHAnsi" w:hAnsiTheme="majorHAnsi" w:cstheme="majorHAnsi"/>
          <w:color w:val="000000"/>
          <w:szCs w:val="21"/>
          <w:u w:val="single"/>
          <w:shd w:val="clear" w:color="auto" w:fill="FFFFFF"/>
        </w:rPr>
        <w:fldChar w:fldCharType="end"/>
      </w:r>
      <w:r w:rsidRPr="00AE3AFA">
        <w:rPr>
          <w:rFonts w:asciiTheme="majorHAnsi" w:hAnsiTheme="majorHAnsi" w:cstheme="majorHAnsi"/>
          <w:color w:val="000000"/>
          <w:szCs w:val="21"/>
          <w:u w:val="single"/>
          <w:shd w:val="clear" w:color="auto" w:fill="FFFFFF"/>
        </w:rPr>
        <w:t xml:space="preserve"> </w:t>
      </w:r>
      <w:r w:rsidRPr="00AE3AFA">
        <w:rPr>
          <w:rFonts w:asciiTheme="majorHAnsi" w:hAnsiTheme="majorHAnsi" w:cstheme="majorHAnsi"/>
          <w:color w:val="000000"/>
          <w:szCs w:val="21"/>
          <w:u w:val="single"/>
          <w:shd w:val="clear" w:color="auto" w:fill="FFFFFF"/>
        </w:rPr>
        <w:fldChar w:fldCharType="begin"/>
      </w:r>
      <w:r w:rsidRPr="00AE3AFA">
        <w:rPr>
          <w:rFonts w:asciiTheme="majorHAnsi" w:hAnsiTheme="majorHAnsi" w:cstheme="majorHAnsi"/>
          <w:color w:val="000000"/>
          <w:szCs w:val="21"/>
          <w:u w:val="single"/>
          <w:shd w:val="clear" w:color="auto" w:fill="FFFFFF"/>
        </w:rPr>
        <w:instrText xml:space="preserve"> REF _Ref49437414 \h  \* MERGEFORMAT </w:instrText>
      </w:r>
      <w:r w:rsidRPr="00AE3AFA">
        <w:rPr>
          <w:rFonts w:asciiTheme="majorHAnsi" w:hAnsiTheme="majorHAnsi" w:cstheme="majorHAnsi"/>
          <w:color w:val="000000"/>
          <w:szCs w:val="21"/>
          <w:u w:val="single"/>
          <w:shd w:val="clear" w:color="auto" w:fill="FFFFFF"/>
        </w:rPr>
      </w:r>
      <w:r w:rsidRPr="00AE3AFA">
        <w:rPr>
          <w:rFonts w:asciiTheme="majorHAnsi" w:hAnsiTheme="majorHAnsi" w:cstheme="majorHAnsi"/>
          <w:color w:val="000000"/>
          <w:szCs w:val="21"/>
          <w:u w:val="single"/>
          <w:shd w:val="clear" w:color="auto" w:fill="FFFFFF"/>
        </w:rPr>
        <w:fldChar w:fldCharType="separate"/>
      </w:r>
      <w:r w:rsidR="00A6356E" w:rsidRPr="00A6356E">
        <w:rPr>
          <w:rFonts w:asciiTheme="majorHAnsi" w:hAnsiTheme="majorHAnsi" w:cstheme="majorHAnsi"/>
          <w:szCs w:val="21"/>
          <w:u w:val="single"/>
        </w:rPr>
        <w:t>Conductor list</w:t>
      </w:r>
      <w:r w:rsidRPr="00AE3AFA">
        <w:rPr>
          <w:rFonts w:asciiTheme="majorHAnsi" w:hAnsiTheme="majorHAnsi" w:cstheme="majorHAnsi"/>
          <w:color w:val="000000"/>
          <w:szCs w:val="21"/>
          <w:u w:val="single"/>
          <w:shd w:val="clear" w:color="auto" w:fill="FFFFFF"/>
        </w:rPr>
        <w:fldChar w:fldCharType="end"/>
      </w:r>
      <w:r w:rsidRPr="00AE3AFA">
        <w:rPr>
          <w:rFonts w:asciiTheme="majorHAnsi" w:hAnsiTheme="majorHAnsi" w:cstheme="majorHAnsi"/>
          <w:szCs w:val="21"/>
        </w:rPr>
        <w:t>” will remain “Executing”.</w:t>
      </w:r>
    </w:p>
    <w:p w14:paraId="577FACAA" w14:textId="77777777" w:rsidR="002B052C" w:rsidRPr="00AE3AFA" w:rsidRDefault="002B052C" w:rsidP="009E1468">
      <w:pPr>
        <w:pStyle w:val="a8"/>
        <w:ind w:leftChars="0" w:left="703"/>
        <w:jc w:val="left"/>
        <w:rPr>
          <w:rFonts w:asciiTheme="majorHAnsi" w:hAnsiTheme="majorHAnsi" w:cstheme="majorHAnsi"/>
          <w:szCs w:val="21"/>
        </w:rPr>
      </w:pPr>
    </w:p>
    <w:p w14:paraId="534568E1" w14:textId="51EF27A8" w:rsidR="007E5697" w:rsidRPr="00AE3AFA" w:rsidRDefault="00880BB8" w:rsidP="00880BB8">
      <w:pPr>
        <w:pStyle w:val="a8"/>
        <w:numPr>
          <w:ilvl w:val="0"/>
          <w:numId w:val="39"/>
        </w:numPr>
        <w:ind w:leftChars="0"/>
        <w:rPr>
          <w:ins w:id="541" w:author="作成者"/>
          <w:rFonts w:asciiTheme="majorHAnsi" w:hAnsiTheme="majorHAnsi" w:cstheme="majorHAnsi"/>
        </w:rPr>
      </w:pPr>
      <w:r w:rsidRPr="00AE3AFA">
        <w:rPr>
          <w:rFonts w:asciiTheme="majorHAnsi" w:hAnsiTheme="majorHAnsi" w:cstheme="majorHAnsi"/>
        </w:rPr>
        <w:t>The "Conductor execution" menu allows users to execute Conductors.</w:t>
      </w:r>
    </w:p>
    <w:p w14:paraId="28D55C6D" w14:textId="149C7AE0" w:rsidR="007E5697" w:rsidRPr="00AE3AFA" w:rsidRDefault="00880BB8" w:rsidP="00880BB8">
      <w:pPr>
        <w:pStyle w:val="a8"/>
        <w:numPr>
          <w:ilvl w:val="0"/>
          <w:numId w:val="36"/>
        </w:numPr>
        <w:ind w:leftChars="0"/>
        <w:rPr>
          <w:ins w:id="542" w:author="作成者"/>
          <w:rFonts w:asciiTheme="majorHAnsi" w:hAnsiTheme="majorHAnsi" w:cstheme="majorHAnsi"/>
        </w:rPr>
      </w:pPr>
      <w:r w:rsidRPr="00AE3AFA">
        <w:rPr>
          <w:rFonts w:asciiTheme="majorHAnsi" w:hAnsiTheme="majorHAnsi" w:cstheme="majorHAnsi"/>
        </w:rPr>
        <w:t>The "Conductor list" submenu displays the Conductors registered in”</w:t>
      </w:r>
      <w:ins w:id="543" w:author="作成者">
        <w:r w:rsidR="007E5697" w:rsidRPr="00AE3AFA">
          <w:rPr>
            <w:rFonts w:asciiTheme="majorHAnsi" w:hAnsiTheme="majorHAnsi" w:cstheme="majorHAnsi"/>
          </w:rPr>
          <w:t>4.1.3</w:t>
        </w:r>
        <w:r w:rsidR="007E5697" w:rsidRPr="00AE3AFA">
          <w:rPr>
            <w:rFonts w:asciiTheme="majorHAnsi" w:hAnsiTheme="majorHAnsi" w:cstheme="majorHAnsi"/>
            <w:u w:val="single"/>
          </w:rPr>
          <w:t xml:space="preserve"> Conductor</w:t>
        </w:r>
      </w:ins>
      <w:r w:rsidRPr="00AE3AFA">
        <w:rPr>
          <w:rFonts w:asciiTheme="majorHAnsi" w:hAnsiTheme="majorHAnsi" w:cstheme="majorHAnsi"/>
          <w:u w:val="single"/>
        </w:rPr>
        <w:t xml:space="preserve"> Class list”</w:t>
      </w:r>
    </w:p>
    <w:p w14:paraId="1C478F87" w14:textId="7F5147B4" w:rsidR="007E5697" w:rsidRPr="00AE3AFA" w:rsidRDefault="00880BB8" w:rsidP="00880BB8">
      <w:pPr>
        <w:pStyle w:val="a8"/>
        <w:numPr>
          <w:ilvl w:val="0"/>
          <w:numId w:val="36"/>
        </w:numPr>
        <w:ind w:leftChars="0"/>
        <w:rPr>
          <w:ins w:id="544" w:author="作成者"/>
          <w:rFonts w:asciiTheme="majorHAnsi" w:hAnsiTheme="majorHAnsi" w:cstheme="majorHAnsi"/>
        </w:rPr>
      </w:pPr>
      <w:r w:rsidRPr="00AE3AFA">
        <w:rPr>
          <w:rFonts w:asciiTheme="majorHAnsi" w:hAnsiTheme="majorHAnsi" w:cstheme="majorHAnsi"/>
        </w:rPr>
        <w:t>The "Operation list" submenu displays the Operations registered in the "Basic console" &gt; "Operation list" menu.</w:t>
      </w:r>
    </w:p>
    <w:p w14:paraId="0059DDED" w14:textId="53225239" w:rsidR="007E5697" w:rsidRPr="00AE3AFA" w:rsidRDefault="00880BB8" w:rsidP="00880BB8">
      <w:pPr>
        <w:pStyle w:val="a8"/>
        <w:numPr>
          <w:ilvl w:val="0"/>
          <w:numId w:val="38"/>
        </w:numPr>
        <w:ind w:leftChars="0"/>
        <w:jc w:val="left"/>
        <w:rPr>
          <w:ins w:id="545" w:author="作成者"/>
          <w:rFonts w:asciiTheme="majorHAnsi" w:hAnsiTheme="majorHAnsi" w:cstheme="majorHAnsi"/>
        </w:rPr>
      </w:pPr>
      <w:r w:rsidRPr="00AE3AFA">
        <w:rPr>
          <w:rFonts w:asciiTheme="majorHAnsi" w:hAnsiTheme="majorHAnsi" w:cstheme="majorHAnsi"/>
        </w:rPr>
        <w:t>For more information, please see the "</w:t>
      </w:r>
      <w:hyperlink r:id="rId56" w:history="1">
        <w:r w:rsidRPr="00AE3AFA">
          <w:rPr>
            <w:rStyle w:val="af3"/>
            <w:rFonts w:asciiTheme="majorHAnsi" w:hAnsiTheme="majorHAnsi" w:cstheme="majorHAnsi"/>
          </w:rPr>
          <w:t>Exastro-ITA_User_Instruction_Manual_Basic_Console</w:t>
        </w:r>
      </w:hyperlink>
      <w:r w:rsidRPr="00AE3AFA">
        <w:rPr>
          <w:rFonts w:asciiTheme="majorHAnsi" w:hAnsiTheme="majorHAnsi" w:cstheme="majorHAnsi"/>
        </w:rPr>
        <w:t>".</w:t>
      </w:r>
    </w:p>
    <w:p w14:paraId="06A43154" w14:textId="77777777" w:rsidR="00880BB8" w:rsidRPr="00AE3AFA" w:rsidRDefault="00880BB8" w:rsidP="00880BB8">
      <w:pPr>
        <w:pStyle w:val="a8"/>
        <w:numPr>
          <w:ilvl w:val="0"/>
          <w:numId w:val="36"/>
        </w:numPr>
        <w:ind w:leftChars="0"/>
        <w:rPr>
          <w:rFonts w:asciiTheme="majorHAnsi" w:hAnsiTheme="majorHAnsi" w:cstheme="majorHAnsi"/>
        </w:rPr>
      </w:pPr>
      <w:r w:rsidRPr="00AE3AFA">
        <w:rPr>
          <w:rFonts w:asciiTheme="majorHAnsi" w:hAnsiTheme="majorHAnsi" w:cstheme="majorHAnsi"/>
        </w:rPr>
        <w:t xml:space="preserve">Select a Conductor and Operation from the "Conductor/Operation [List]" submenus using the radio buttons and press the "Execute" button in order to execute the Conductor. </w:t>
      </w:r>
    </w:p>
    <w:p w14:paraId="0AEEAA3F" w14:textId="77777777" w:rsidR="00880BB8" w:rsidRPr="00AE3AFA" w:rsidRDefault="00880BB8" w:rsidP="00880BB8">
      <w:pPr>
        <w:pStyle w:val="a8"/>
        <w:numPr>
          <w:ilvl w:val="0"/>
          <w:numId w:val="36"/>
        </w:numPr>
        <w:ind w:leftChars="0"/>
        <w:rPr>
          <w:rFonts w:asciiTheme="majorHAnsi" w:hAnsiTheme="majorHAnsi" w:cstheme="majorHAnsi"/>
        </w:rPr>
      </w:pPr>
      <w:r w:rsidRPr="00AE3AFA">
        <w:rPr>
          <w:rFonts w:asciiTheme="majorHAnsi" w:hAnsiTheme="majorHAnsi" w:cstheme="majorHAnsi"/>
        </w:rPr>
        <w:tab/>
        <w:t>Doing so will move the user to "4.1.6 Conductor confirmation" screen where they can trace the operation.</w:t>
      </w:r>
    </w:p>
    <w:p w14:paraId="25ECF48D" w14:textId="68EE2908" w:rsidR="007E5697" w:rsidRPr="00AE3AFA" w:rsidRDefault="006023E9" w:rsidP="006023E9">
      <w:pPr>
        <w:pStyle w:val="a8"/>
        <w:numPr>
          <w:ilvl w:val="0"/>
          <w:numId w:val="36"/>
        </w:numPr>
        <w:ind w:leftChars="0"/>
        <w:rPr>
          <w:ins w:id="546" w:author="作成者"/>
          <w:rFonts w:asciiTheme="majorHAnsi" w:hAnsiTheme="majorHAnsi" w:cstheme="majorHAnsi"/>
        </w:rPr>
      </w:pPr>
      <w:r w:rsidRPr="00AE3AFA">
        <w:rPr>
          <w:rFonts w:asciiTheme="majorHAnsi" w:hAnsiTheme="majorHAnsi" w:cstheme="majorHAnsi"/>
        </w:rPr>
        <w:t>Users can also schedule when they want the Conductor to be executed by inputing their desired data in the "Schedule" submenu. The registered information can be seen in "4.1.7 Conductor list".</w:t>
      </w:r>
    </w:p>
    <w:p w14:paraId="540E649D" w14:textId="77777777" w:rsidR="006023E9" w:rsidRPr="00AE3AFA" w:rsidRDefault="006023E9" w:rsidP="006023E9">
      <w:pPr>
        <w:pStyle w:val="a8"/>
        <w:numPr>
          <w:ilvl w:val="0"/>
          <w:numId w:val="36"/>
        </w:numPr>
        <w:ind w:leftChars="0"/>
        <w:rPr>
          <w:rFonts w:asciiTheme="majorHAnsi" w:hAnsiTheme="majorHAnsi" w:cstheme="majorHAnsi"/>
        </w:rPr>
      </w:pPr>
      <w:r w:rsidRPr="00AE3AFA">
        <w:rPr>
          <w:rFonts w:asciiTheme="majorHAnsi" w:hAnsiTheme="majorHAnsi" w:cstheme="majorHAnsi"/>
        </w:rPr>
        <w:t>Note that it is not possible to input a date/time that has already been passed.</w:t>
      </w:r>
    </w:p>
    <w:p w14:paraId="4290BCCA" w14:textId="2094D202" w:rsidR="007E5697" w:rsidRPr="00AE3AFA" w:rsidRDefault="006023E9" w:rsidP="006023E9">
      <w:pPr>
        <w:pStyle w:val="a8"/>
        <w:numPr>
          <w:ilvl w:val="0"/>
          <w:numId w:val="36"/>
        </w:numPr>
        <w:ind w:leftChars="0"/>
        <w:rPr>
          <w:ins w:id="547" w:author="作成者"/>
          <w:rFonts w:asciiTheme="majorHAnsi" w:hAnsiTheme="majorHAnsi" w:cstheme="majorHAnsi"/>
        </w:rPr>
      </w:pPr>
      <w:r w:rsidRPr="00AE3AFA">
        <w:rPr>
          <w:rFonts w:asciiTheme="majorHAnsi" w:hAnsiTheme="majorHAnsi" w:cstheme="majorHAnsi"/>
        </w:rPr>
        <w:t>It is only possible to change the setting values for Movements, Conductor Calls, Symphony Call operations and Skips.</w:t>
      </w:r>
    </w:p>
    <w:p w14:paraId="074D93DB" w14:textId="77777777" w:rsidR="006023E9" w:rsidRPr="00AE3AFA" w:rsidRDefault="006023E9" w:rsidP="006023E9">
      <w:pPr>
        <w:pStyle w:val="a8"/>
        <w:numPr>
          <w:ilvl w:val="0"/>
          <w:numId w:val="36"/>
        </w:numPr>
        <w:ind w:leftChars="0"/>
        <w:rPr>
          <w:rFonts w:asciiTheme="majorHAnsi" w:hAnsiTheme="majorHAnsi" w:cstheme="majorHAnsi"/>
        </w:rPr>
      </w:pPr>
      <w:r w:rsidRPr="00AE3AFA">
        <w:rPr>
          <w:rFonts w:ascii="ＭＳ ゴシック" w:eastAsia="ＭＳ ゴシック" w:hAnsi="ＭＳ ゴシック" w:cs="ＭＳ ゴシック" w:hint="eastAsia"/>
        </w:rPr>
        <w:lastRenderedPageBreak/>
        <w:t>※</w:t>
      </w:r>
      <w:r w:rsidRPr="00AE3AFA">
        <w:rPr>
          <w:rFonts w:asciiTheme="majorHAnsi" w:hAnsiTheme="majorHAnsi" w:cstheme="majorHAnsi"/>
        </w:rPr>
        <w:t>Any changes done in the Conductor Execute menu will not be reflected to the registered data in the Conductor Edit menu</w:t>
      </w:r>
    </w:p>
    <w:p w14:paraId="34A2F71F" w14:textId="77777777" w:rsidR="006023E9" w:rsidRPr="00AE3AFA" w:rsidRDefault="006023E9" w:rsidP="006023E9">
      <w:pPr>
        <w:pStyle w:val="a8"/>
        <w:numPr>
          <w:ilvl w:val="0"/>
          <w:numId w:val="36"/>
        </w:numPr>
        <w:ind w:leftChars="0"/>
        <w:rPr>
          <w:rFonts w:asciiTheme="majorHAnsi" w:hAnsiTheme="majorHAnsi" w:cstheme="majorHAnsi"/>
          <w:szCs w:val="21"/>
        </w:rPr>
      </w:pPr>
      <w:r w:rsidRPr="00AE3AFA">
        <w:rPr>
          <w:rFonts w:asciiTheme="majorHAnsi" w:hAnsiTheme="majorHAnsi" w:cstheme="majorHAnsi"/>
          <w:szCs w:val="21"/>
        </w:rPr>
        <w:t>The access permission's common roles set to the selected Conductors and Operations are carried over to the executed Conductor.</w:t>
      </w:r>
    </w:p>
    <w:p w14:paraId="64A88847" w14:textId="027C13E0" w:rsidR="006B3345" w:rsidRPr="00AE3AFA" w:rsidRDefault="006023E9" w:rsidP="006023E9">
      <w:pPr>
        <w:pStyle w:val="a8"/>
        <w:numPr>
          <w:ilvl w:val="0"/>
          <w:numId w:val="36"/>
        </w:numPr>
        <w:ind w:leftChars="0"/>
        <w:rPr>
          <w:rFonts w:asciiTheme="majorHAnsi" w:hAnsiTheme="majorHAnsi" w:cstheme="majorHAnsi"/>
        </w:rPr>
      </w:pPr>
      <w:r w:rsidRPr="00AE3AFA">
        <w:rPr>
          <w:rFonts w:asciiTheme="majorHAnsi" w:hAnsiTheme="majorHAnsi" w:cstheme="majorHAnsi"/>
          <w:szCs w:val="21"/>
        </w:rPr>
        <w:t>If there are no common roles, the operation cannot be executed.</w:t>
      </w:r>
    </w:p>
    <w:p w14:paraId="764192F1" w14:textId="420EEAA4" w:rsidR="007E5697" w:rsidRPr="00AE3AFA" w:rsidRDefault="007E5697" w:rsidP="006023E9">
      <w:pPr>
        <w:pStyle w:val="a8"/>
        <w:ind w:leftChars="0" w:left="703"/>
        <w:rPr>
          <w:ins w:id="548" w:author="作成者"/>
          <w:rFonts w:asciiTheme="majorHAnsi" w:hAnsiTheme="majorHAnsi" w:cstheme="majorHAnsi"/>
        </w:rPr>
      </w:pPr>
    </w:p>
    <w:p w14:paraId="4CAF146C" w14:textId="77777777" w:rsidR="007E5697" w:rsidRPr="00AE3AFA" w:rsidRDefault="007E5697" w:rsidP="007E5697">
      <w:pPr>
        <w:pStyle w:val="a8"/>
        <w:numPr>
          <w:ilvl w:val="0"/>
          <w:numId w:val="36"/>
        </w:numPr>
        <w:ind w:left="1260"/>
        <w:rPr>
          <w:ins w:id="549" w:author="作成者"/>
          <w:rFonts w:asciiTheme="majorHAnsi" w:hAnsiTheme="majorHAnsi" w:cstheme="majorHAnsi"/>
        </w:rPr>
      </w:pPr>
    </w:p>
    <w:p w14:paraId="73AF4A39" w14:textId="77777777" w:rsidR="007E5697" w:rsidRPr="00AE3AFA" w:rsidRDefault="007E5697" w:rsidP="007E5697">
      <w:pPr>
        <w:pStyle w:val="a8"/>
        <w:numPr>
          <w:ilvl w:val="0"/>
          <w:numId w:val="36"/>
        </w:numPr>
        <w:ind w:leftChars="0"/>
        <w:rPr>
          <w:ins w:id="550" w:author="作成者"/>
          <w:rFonts w:asciiTheme="majorHAnsi" w:hAnsiTheme="majorHAnsi" w:cstheme="majorHAnsi"/>
        </w:rPr>
      </w:pPr>
      <w:ins w:id="551" w:author="作成者">
        <w:r w:rsidRPr="00AE3AFA">
          <w:rPr>
            <w:rFonts w:asciiTheme="majorHAnsi" w:hAnsiTheme="majorHAnsi" w:cstheme="majorHAnsi"/>
            <w:noProof/>
          </w:rPr>
          <w:drawing>
            <wp:inline distT="0" distB="0" distL="0" distR="0" wp14:anchorId="78ACC6C7" wp14:editId="1752C8F7">
              <wp:extent cx="5035732" cy="7041490"/>
              <wp:effectExtent l="0" t="0" r="0" b="7620"/>
              <wp:docPr id="9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57"/>
                      <a:stretch>
                        <a:fillRect/>
                      </a:stretch>
                    </pic:blipFill>
                    <pic:spPr>
                      <a:xfrm>
                        <a:off x="0" y="0"/>
                        <a:ext cx="5035732" cy="7041490"/>
                      </a:xfrm>
                      <a:prstGeom prst="rect">
                        <a:avLst/>
                      </a:prstGeom>
                    </pic:spPr>
                  </pic:pic>
                </a:graphicData>
              </a:graphic>
            </wp:inline>
          </w:drawing>
        </w:r>
      </w:ins>
    </w:p>
    <w:p w14:paraId="26BF687E" w14:textId="6D5D6341" w:rsidR="007E5697" w:rsidRPr="00AE3AFA" w:rsidRDefault="00A75360" w:rsidP="007E5697">
      <w:pPr>
        <w:pStyle w:val="a8"/>
        <w:numPr>
          <w:ilvl w:val="0"/>
          <w:numId w:val="36"/>
        </w:numPr>
        <w:ind w:left="1260"/>
        <w:rPr>
          <w:ins w:id="552" w:author="作成者"/>
          <w:rFonts w:asciiTheme="majorHAnsi" w:hAnsiTheme="majorHAnsi" w:cstheme="majorHAnsi"/>
        </w:rPr>
      </w:pPr>
      <w:r w:rsidRPr="00AE3AFA">
        <w:rPr>
          <w:rFonts w:asciiTheme="majorHAnsi" w:hAnsiTheme="majorHAnsi" w:cstheme="majorHAnsi"/>
        </w:rPr>
        <w:t>Figure</w:t>
      </w:r>
      <w:ins w:id="553" w:author="作成者">
        <w:r w:rsidR="007E5697" w:rsidRPr="00AE3AFA">
          <w:rPr>
            <w:rFonts w:asciiTheme="majorHAnsi" w:hAnsiTheme="majorHAnsi" w:cstheme="majorHAnsi"/>
          </w:rPr>
          <w:t xml:space="preserve"> 4.1- </w:t>
        </w:r>
        <w:r w:rsidR="007E5697" w:rsidRPr="00AE3AFA">
          <w:rPr>
            <w:rFonts w:asciiTheme="majorHAnsi" w:hAnsiTheme="majorHAnsi" w:cstheme="majorHAnsi"/>
            <w:noProof/>
          </w:rPr>
          <w:t>28</w:t>
        </w:r>
        <w:r w:rsidR="007E5697" w:rsidRPr="00AE3AFA">
          <w:rPr>
            <w:rFonts w:asciiTheme="majorHAnsi" w:hAnsiTheme="majorHAnsi" w:cstheme="majorHAnsi"/>
          </w:rPr>
          <w:t xml:space="preserve"> </w:t>
        </w:r>
      </w:ins>
      <w:r w:rsidRPr="00AE3AFA">
        <w:rPr>
          <w:rFonts w:asciiTheme="majorHAnsi" w:hAnsiTheme="majorHAnsi" w:cstheme="majorHAnsi"/>
        </w:rPr>
        <w:t>"</w:t>
      </w:r>
      <w:ins w:id="554" w:author="作成者">
        <w:r w:rsidR="007E5697" w:rsidRPr="00AE3AFA">
          <w:rPr>
            <w:rFonts w:asciiTheme="majorHAnsi" w:hAnsiTheme="majorHAnsi" w:cstheme="majorHAnsi"/>
          </w:rPr>
          <w:t>Conductor</w:t>
        </w:r>
      </w:ins>
      <w:r w:rsidRPr="00AE3AFA">
        <w:rPr>
          <w:rFonts w:asciiTheme="majorHAnsi" w:hAnsiTheme="majorHAnsi" w:cstheme="majorHAnsi"/>
        </w:rPr>
        <w:t xml:space="preserve"> Execution" menu</w:t>
      </w:r>
    </w:p>
    <w:p w14:paraId="18185FF3" w14:textId="77777777" w:rsidR="007E5697" w:rsidRPr="00AE3AFA" w:rsidRDefault="007E5697" w:rsidP="007E5697">
      <w:pPr>
        <w:pStyle w:val="a8"/>
        <w:numPr>
          <w:ilvl w:val="0"/>
          <w:numId w:val="37"/>
        </w:numPr>
        <w:ind w:left="1260"/>
        <w:rPr>
          <w:ins w:id="555" w:author="作成者"/>
          <w:rFonts w:asciiTheme="majorHAnsi" w:hAnsiTheme="majorHAnsi" w:cstheme="majorHAnsi"/>
        </w:rPr>
      </w:pPr>
    </w:p>
    <w:p w14:paraId="29FC553A" w14:textId="4C0523C1" w:rsidR="007E5697" w:rsidRPr="00AE3AFA" w:rsidRDefault="00A75360" w:rsidP="006023E9">
      <w:pPr>
        <w:pStyle w:val="a8"/>
        <w:numPr>
          <w:ilvl w:val="0"/>
          <w:numId w:val="37"/>
        </w:numPr>
        <w:ind w:left="1260"/>
        <w:rPr>
          <w:ins w:id="556" w:author="作成者"/>
          <w:rFonts w:asciiTheme="majorHAnsi" w:hAnsiTheme="majorHAnsi" w:cstheme="majorHAnsi"/>
        </w:rPr>
      </w:pPr>
      <w:r w:rsidRPr="00AE3AFA">
        <w:rPr>
          <w:rFonts w:asciiTheme="majorHAnsi" w:hAnsiTheme="majorHAnsi" w:cstheme="majorHAnsi"/>
          <w:color w:val="FF0000"/>
        </w:rPr>
        <w:lastRenderedPageBreak/>
        <w:t>The "Conductor execution" menu's common items can be found below</w:t>
      </w:r>
    </w:p>
    <w:p w14:paraId="505E591A" w14:textId="77777777" w:rsidR="007E5697" w:rsidRPr="00AE3AFA" w:rsidRDefault="007E5697" w:rsidP="007E5697">
      <w:pPr>
        <w:rPr>
          <w:ins w:id="557" w:author="作成者"/>
          <w:rFonts w:asciiTheme="majorHAnsi" w:hAnsiTheme="majorHAnsi" w:cstheme="majorHAnsi"/>
        </w:rPr>
      </w:pPr>
    </w:p>
    <w:p w14:paraId="4E8D1BC7" w14:textId="3E1C9278" w:rsidR="007E5697" w:rsidRPr="00AE3AFA" w:rsidRDefault="00A75360" w:rsidP="007E5697">
      <w:pPr>
        <w:pStyle w:val="a8"/>
        <w:rPr>
          <w:ins w:id="558" w:author="作成者"/>
          <w:rFonts w:asciiTheme="majorHAnsi" w:hAnsiTheme="majorHAnsi" w:cstheme="majorHAnsi"/>
        </w:rPr>
      </w:pPr>
      <w:r w:rsidRPr="00AE3AFA">
        <w:rPr>
          <w:rFonts w:asciiTheme="majorHAnsi" w:hAnsiTheme="majorHAnsi" w:cstheme="majorHAnsi"/>
          <w:noProof/>
        </w:rPr>
        <w:t>Table</w:t>
      </w:r>
      <w:ins w:id="559" w:author="作成者">
        <w:r w:rsidR="007E5697" w:rsidRPr="00AE3AFA">
          <w:rPr>
            <w:rFonts w:asciiTheme="majorHAnsi" w:hAnsiTheme="majorHAnsi" w:cstheme="majorHAnsi"/>
          </w:rPr>
          <w:t xml:space="preserve"> 4.1- </w:t>
        </w:r>
        <w:r w:rsidR="007E5697" w:rsidRPr="00AE3AFA">
          <w:rPr>
            <w:rFonts w:asciiTheme="majorHAnsi" w:hAnsiTheme="majorHAnsi" w:cstheme="majorHAnsi"/>
            <w:noProof/>
          </w:rPr>
          <w:t>21</w:t>
        </w:r>
        <w:r w:rsidR="007E5697" w:rsidRPr="00AE3AFA">
          <w:rPr>
            <w:rFonts w:asciiTheme="majorHAnsi" w:hAnsiTheme="majorHAnsi" w:cstheme="majorHAnsi"/>
            <w:noProof/>
          </w:rPr>
          <w:t xml:space="preserve">　</w:t>
        </w:r>
      </w:ins>
      <w:r w:rsidRPr="00AE3AFA">
        <w:rPr>
          <w:rFonts w:asciiTheme="majorHAnsi" w:hAnsiTheme="majorHAnsi" w:cstheme="majorHAnsi"/>
          <w:noProof/>
        </w:rPr>
        <w:t>"</w:t>
      </w:r>
      <w:ins w:id="560" w:author="作成者">
        <w:r w:rsidR="007E5697" w:rsidRPr="00AE3AFA">
          <w:rPr>
            <w:rFonts w:asciiTheme="majorHAnsi" w:hAnsiTheme="majorHAnsi" w:cstheme="majorHAnsi"/>
            <w:noProof/>
          </w:rPr>
          <w:t>Conductor</w:t>
        </w:r>
      </w:ins>
      <w:r w:rsidRPr="00AE3AFA">
        <w:rPr>
          <w:rFonts w:asciiTheme="majorHAnsi" w:hAnsiTheme="majorHAnsi" w:cstheme="majorHAnsi"/>
          <w:noProof/>
        </w:rPr>
        <w:t xml:space="preserve"> common" items list</w:t>
      </w:r>
    </w:p>
    <w:tbl>
      <w:tblPr>
        <w:tblStyle w:val="aa"/>
        <w:tblpPr w:leftFromText="142" w:rightFromText="142" w:vertAnchor="text" w:horzAnchor="margin" w:tblpXSpec="right" w:tblpY="147"/>
        <w:tblW w:w="8844" w:type="dxa"/>
        <w:tblLayout w:type="fixed"/>
        <w:tblLook w:val="04A0" w:firstRow="1" w:lastRow="0" w:firstColumn="1" w:lastColumn="0" w:noHBand="0" w:noVBand="1"/>
      </w:tblPr>
      <w:tblGrid>
        <w:gridCol w:w="1843"/>
        <w:gridCol w:w="3855"/>
        <w:gridCol w:w="708"/>
        <w:gridCol w:w="964"/>
        <w:gridCol w:w="1474"/>
      </w:tblGrid>
      <w:tr w:rsidR="007E5697" w:rsidRPr="00AE3AFA" w14:paraId="468CE21E" w14:textId="77777777" w:rsidTr="00463247">
        <w:tc>
          <w:tcPr>
            <w:tcW w:w="1843" w:type="dxa"/>
            <w:shd w:val="clear" w:color="auto" w:fill="002B62"/>
            <w:vAlign w:val="center"/>
          </w:tcPr>
          <w:p w14:paraId="166F7943" w14:textId="30AC935D" w:rsidR="007E5697" w:rsidRPr="00AE3AFA" w:rsidRDefault="00A75360" w:rsidP="00463247">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3855" w:type="dxa"/>
            <w:shd w:val="clear" w:color="auto" w:fill="002B62"/>
            <w:vAlign w:val="center"/>
          </w:tcPr>
          <w:p w14:paraId="4D8BBC42" w14:textId="7B666C0D" w:rsidR="007E5697" w:rsidRPr="00AE3AFA" w:rsidRDefault="00A75360" w:rsidP="00463247">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708" w:type="dxa"/>
            <w:shd w:val="clear" w:color="auto" w:fill="002B62"/>
            <w:vAlign w:val="center"/>
          </w:tcPr>
          <w:p w14:paraId="211F5E32" w14:textId="67A385A2" w:rsidR="007E5697" w:rsidRPr="00AE3AFA" w:rsidRDefault="00A75360" w:rsidP="00463247">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required</w:t>
            </w:r>
          </w:p>
        </w:tc>
        <w:tc>
          <w:tcPr>
            <w:tcW w:w="964" w:type="dxa"/>
            <w:shd w:val="clear" w:color="auto" w:fill="002B62"/>
            <w:vAlign w:val="center"/>
          </w:tcPr>
          <w:p w14:paraId="421D62D2" w14:textId="06FCCE94" w:rsidR="007E5697" w:rsidRPr="00AE3AFA" w:rsidRDefault="00A75360" w:rsidP="00463247">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method</w:t>
            </w:r>
          </w:p>
        </w:tc>
        <w:tc>
          <w:tcPr>
            <w:tcW w:w="1474" w:type="dxa"/>
            <w:shd w:val="clear" w:color="auto" w:fill="002B62"/>
            <w:vAlign w:val="center"/>
          </w:tcPr>
          <w:p w14:paraId="7C64EAB3" w14:textId="40074027" w:rsidR="007E5697" w:rsidRPr="00AE3AFA" w:rsidRDefault="00A75360" w:rsidP="00463247">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Restrictions</w:t>
            </w:r>
          </w:p>
        </w:tc>
      </w:tr>
      <w:tr w:rsidR="007E5697" w:rsidRPr="00AE3AFA" w14:paraId="42D2287B" w14:textId="77777777" w:rsidTr="00463247">
        <w:tc>
          <w:tcPr>
            <w:tcW w:w="1843" w:type="dxa"/>
          </w:tcPr>
          <w:p w14:paraId="25CB73F0" w14:textId="60A1AAEB" w:rsidR="007E5697" w:rsidRPr="00AE3AFA" w:rsidRDefault="00A75360" w:rsidP="00463247">
            <w:pPr>
              <w:pStyle w:val="aff4"/>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Reservation time/date</w:t>
            </w:r>
          </w:p>
        </w:tc>
        <w:tc>
          <w:tcPr>
            <w:tcW w:w="3855" w:type="dxa"/>
          </w:tcPr>
          <w:p w14:paraId="092B8C44" w14:textId="2253CDA0" w:rsidR="007E5697" w:rsidRPr="00AE3AFA" w:rsidRDefault="00CC6750" w:rsidP="00463247">
            <w:pPr>
              <w:pStyle w:val="aff4"/>
              <w:rPr>
                <w:rFonts w:asciiTheme="majorHAnsi" w:hAnsiTheme="majorHAnsi" w:cstheme="majorHAnsi"/>
                <w:color w:val="000000"/>
                <w:shd w:val="clear" w:color="auto" w:fill="FFFFFF"/>
              </w:rPr>
            </w:pPr>
            <w:r w:rsidRPr="00AE3AFA">
              <w:rPr>
                <w:rFonts w:asciiTheme="majorHAnsi" w:hAnsiTheme="majorHAnsi" w:cstheme="majorHAnsi"/>
                <w:color w:val="000000"/>
                <w:szCs w:val="18"/>
                <w:shd w:val="clear" w:color="auto" w:fill="FFFFFF"/>
              </w:rPr>
              <w:t>Specify the date/time of which the Conductor will be executed.</w:t>
            </w:r>
          </w:p>
        </w:tc>
        <w:tc>
          <w:tcPr>
            <w:tcW w:w="708" w:type="dxa"/>
          </w:tcPr>
          <w:p w14:paraId="66B0CA84" w14:textId="77777777" w:rsidR="007E5697" w:rsidRPr="00AE3AFA" w:rsidRDefault="007E5697"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hd w:val="clear" w:color="auto" w:fill="FFFFFF"/>
              </w:rPr>
              <w:t>-</w:t>
            </w:r>
          </w:p>
        </w:tc>
        <w:tc>
          <w:tcPr>
            <w:tcW w:w="964" w:type="dxa"/>
          </w:tcPr>
          <w:p w14:paraId="2756248A" w14:textId="70C0F21F" w:rsidR="007E5697" w:rsidRPr="00AE3AFA" w:rsidRDefault="00A75360"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zCs w:val="18"/>
                <w:shd w:val="clear" w:color="auto" w:fill="FFFFFF"/>
              </w:rPr>
              <w:t>Manual input</w:t>
            </w:r>
          </w:p>
        </w:tc>
        <w:tc>
          <w:tcPr>
            <w:tcW w:w="1474" w:type="dxa"/>
          </w:tcPr>
          <w:p w14:paraId="2EC47BE7" w14:textId="6FF464E2" w:rsidR="007E5697" w:rsidRPr="00AE3AFA" w:rsidRDefault="00CC6750" w:rsidP="00463247">
            <w:pPr>
              <w:spacing w:line="240" w:lineRule="exact"/>
              <w:jc w:val="left"/>
              <w:rPr>
                <w:rFonts w:asciiTheme="majorHAnsi" w:hAnsiTheme="majorHAnsi" w:cstheme="majorHAnsi"/>
                <w:color w:val="000000"/>
                <w:shd w:val="clear" w:color="auto" w:fill="FFFFFF"/>
              </w:rPr>
            </w:pPr>
            <w:r w:rsidRPr="00AE3AFA">
              <w:rPr>
                <w:rFonts w:asciiTheme="majorHAnsi" w:hAnsiTheme="majorHAnsi" w:cstheme="majorHAnsi"/>
                <w:color w:val="000000"/>
                <w:sz w:val="18"/>
                <w:szCs w:val="18"/>
                <w:shd w:val="clear" w:color="auto" w:fill="FFFFFF"/>
              </w:rPr>
              <w:t>Not possible to enter a date/time earlier than the current date/time</w:t>
            </w:r>
          </w:p>
        </w:tc>
      </w:tr>
      <w:tr w:rsidR="007E5697" w:rsidRPr="00AE3AFA" w14:paraId="608BC28D" w14:textId="77777777" w:rsidTr="00463247">
        <w:tc>
          <w:tcPr>
            <w:tcW w:w="1843" w:type="dxa"/>
          </w:tcPr>
          <w:p w14:paraId="1367CF2D" w14:textId="75FE9908" w:rsidR="007E5697" w:rsidRPr="00AE3AFA" w:rsidRDefault="007E5697" w:rsidP="00463247">
            <w:pPr>
              <w:pStyle w:val="aff4"/>
              <w:rPr>
                <w:rFonts w:asciiTheme="majorHAnsi" w:hAnsiTheme="majorHAnsi" w:cstheme="majorHAnsi"/>
                <w:color w:val="000000"/>
                <w:shd w:val="clear" w:color="auto" w:fill="FFFFFF"/>
              </w:rPr>
            </w:pPr>
            <w:r w:rsidRPr="00AE3AFA">
              <w:rPr>
                <w:rFonts w:asciiTheme="majorHAnsi" w:hAnsiTheme="majorHAnsi" w:cstheme="majorHAnsi"/>
              </w:rPr>
              <w:t>Conductor</w:t>
            </w:r>
            <w:r w:rsidRPr="00AE3AFA">
              <w:rPr>
                <w:rFonts w:asciiTheme="majorHAnsi" w:hAnsiTheme="majorHAnsi" w:cstheme="majorHAnsi"/>
                <w:color w:val="000000"/>
                <w:szCs w:val="18"/>
                <w:shd w:val="clear" w:color="auto" w:fill="FFFFFF"/>
              </w:rPr>
              <w:t>[</w:t>
            </w:r>
            <w:r w:rsidR="00A75360" w:rsidRPr="00AE3AFA">
              <w:rPr>
                <w:rFonts w:asciiTheme="majorHAnsi" w:hAnsiTheme="majorHAnsi" w:cstheme="majorHAnsi"/>
                <w:color w:val="000000"/>
                <w:szCs w:val="18"/>
                <w:shd w:val="clear" w:color="auto" w:fill="FFFFFF"/>
              </w:rPr>
              <w:t>List</w:t>
            </w:r>
            <w:r w:rsidRPr="00AE3AFA">
              <w:rPr>
                <w:rFonts w:asciiTheme="majorHAnsi" w:hAnsiTheme="majorHAnsi" w:cstheme="majorHAnsi"/>
                <w:color w:val="000000"/>
                <w:szCs w:val="18"/>
                <w:shd w:val="clear" w:color="auto" w:fill="FFFFFF"/>
              </w:rPr>
              <w:t>]</w:t>
            </w:r>
          </w:p>
        </w:tc>
        <w:tc>
          <w:tcPr>
            <w:tcW w:w="3855" w:type="dxa"/>
          </w:tcPr>
          <w:p w14:paraId="1083B8AF" w14:textId="7C1BDB1C" w:rsidR="007E5697" w:rsidRPr="00AE3AFA" w:rsidRDefault="00AE3AFA" w:rsidP="00AE3AFA">
            <w:pPr>
              <w:pStyle w:val="aff4"/>
              <w:ind w:left="90" w:hangingChars="50" w:hanging="90"/>
              <w:jc w:val="left"/>
              <w:rPr>
                <w:rFonts w:asciiTheme="majorHAnsi" w:hAnsiTheme="majorHAnsi" w:cstheme="majorHAnsi"/>
                <w:color w:val="000000"/>
                <w:shd w:val="clear" w:color="auto" w:fill="FFFFFF"/>
              </w:rPr>
            </w:pPr>
            <w:r w:rsidRPr="00AE3AFA">
              <w:rPr>
                <w:rFonts w:asciiTheme="majorHAnsi" w:hAnsiTheme="majorHAnsi" w:cstheme="majorHAnsi"/>
              </w:rPr>
              <w:t>Displays the conductors registered in “</w:t>
            </w:r>
            <w:r w:rsidR="007E5697" w:rsidRPr="00AE3AFA">
              <w:rPr>
                <w:rFonts w:asciiTheme="majorHAnsi" w:hAnsiTheme="majorHAnsi" w:cstheme="majorHAnsi"/>
              </w:rPr>
              <w:t>4.1.7Conductor</w:t>
            </w:r>
            <w:r w:rsidRPr="00AE3AFA">
              <w:rPr>
                <w:rFonts w:asciiTheme="majorHAnsi" w:hAnsiTheme="majorHAnsi" w:cstheme="majorHAnsi"/>
              </w:rPr>
              <w:t>class list”.</w:t>
            </w:r>
          </w:p>
        </w:tc>
        <w:tc>
          <w:tcPr>
            <w:tcW w:w="708" w:type="dxa"/>
          </w:tcPr>
          <w:p w14:paraId="2850C20E" w14:textId="77777777" w:rsidR="007E5697" w:rsidRPr="00AE3AFA" w:rsidRDefault="007E5697"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hd w:val="clear" w:color="auto" w:fill="FFFFFF"/>
              </w:rPr>
              <w:t>○</w:t>
            </w:r>
          </w:p>
        </w:tc>
        <w:tc>
          <w:tcPr>
            <w:tcW w:w="964" w:type="dxa"/>
          </w:tcPr>
          <w:p w14:paraId="296C5175" w14:textId="5961C31E" w:rsidR="007E5697" w:rsidRPr="00AE3AFA" w:rsidRDefault="00A75360" w:rsidP="00A75360">
            <w:pPr>
              <w:pStyle w:val="aff4"/>
              <w:jc w:val="center"/>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Radio button</w:t>
            </w:r>
          </w:p>
        </w:tc>
        <w:tc>
          <w:tcPr>
            <w:tcW w:w="1474" w:type="dxa"/>
          </w:tcPr>
          <w:p w14:paraId="3B7DB4BE" w14:textId="77777777" w:rsidR="007E5697" w:rsidRPr="00AE3AFA" w:rsidRDefault="007E5697" w:rsidP="00463247">
            <w:pPr>
              <w:pStyle w:val="aff4"/>
              <w:rPr>
                <w:rFonts w:asciiTheme="majorHAnsi" w:hAnsiTheme="majorHAnsi" w:cstheme="majorHAnsi"/>
                <w:color w:val="000000"/>
                <w:shd w:val="clear" w:color="auto" w:fill="FFFFFF"/>
              </w:rPr>
            </w:pPr>
          </w:p>
        </w:tc>
      </w:tr>
      <w:tr w:rsidR="007E5697" w:rsidRPr="00AE3AFA" w14:paraId="7A8297E8" w14:textId="77777777" w:rsidTr="00463247">
        <w:tc>
          <w:tcPr>
            <w:tcW w:w="1843" w:type="dxa"/>
          </w:tcPr>
          <w:p w14:paraId="6CB379C8" w14:textId="3DD22874" w:rsidR="007E5697" w:rsidRPr="00AE3AFA" w:rsidRDefault="00A75360" w:rsidP="00A75360">
            <w:pPr>
              <w:pStyle w:val="aff4"/>
              <w:rPr>
                <w:rFonts w:asciiTheme="majorHAnsi" w:hAnsiTheme="majorHAnsi" w:cstheme="majorHAnsi"/>
              </w:rPr>
            </w:pPr>
            <w:r w:rsidRPr="00AE3AFA">
              <w:rPr>
                <w:rFonts w:asciiTheme="majorHAnsi" w:hAnsiTheme="majorHAnsi" w:cstheme="majorHAnsi"/>
                <w:color w:val="000000"/>
                <w:szCs w:val="18"/>
                <w:shd w:val="clear" w:color="auto" w:fill="FFFFFF"/>
              </w:rPr>
              <w:t>Operation</w:t>
            </w:r>
            <w:r w:rsidR="007E5697" w:rsidRPr="00AE3AFA">
              <w:rPr>
                <w:rFonts w:asciiTheme="majorHAnsi" w:hAnsiTheme="majorHAnsi" w:cstheme="majorHAnsi"/>
                <w:color w:val="000000"/>
                <w:szCs w:val="18"/>
                <w:shd w:val="clear" w:color="auto" w:fill="FFFFFF"/>
              </w:rPr>
              <w:t>[</w:t>
            </w:r>
            <w:r w:rsidRPr="00AE3AFA">
              <w:rPr>
                <w:rFonts w:asciiTheme="majorHAnsi" w:hAnsiTheme="majorHAnsi" w:cstheme="majorHAnsi"/>
                <w:color w:val="000000"/>
                <w:szCs w:val="18"/>
                <w:shd w:val="clear" w:color="auto" w:fill="FFFFFF"/>
              </w:rPr>
              <w:t>List</w:t>
            </w:r>
            <w:r w:rsidR="007E5697" w:rsidRPr="00AE3AFA">
              <w:rPr>
                <w:rFonts w:asciiTheme="majorHAnsi" w:hAnsiTheme="majorHAnsi" w:cstheme="majorHAnsi"/>
                <w:color w:val="000000"/>
                <w:szCs w:val="18"/>
                <w:shd w:val="clear" w:color="auto" w:fill="FFFFFF"/>
              </w:rPr>
              <w:t>]</w:t>
            </w:r>
          </w:p>
        </w:tc>
        <w:tc>
          <w:tcPr>
            <w:tcW w:w="3855" w:type="dxa"/>
          </w:tcPr>
          <w:p w14:paraId="3C53D056" w14:textId="1B90203A" w:rsidR="007E5697" w:rsidRPr="00AE3AFA" w:rsidRDefault="00AE3AFA" w:rsidP="00AE3AFA">
            <w:pPr>
              <w:pStyle w:val="aff4"/>
              <w:rPr>
                <w:rFonts w:asciiTheme="majorHAnsi" w:hAnsiTheme="majorHAnsi" w:cstheme="majorHAnsi"/>
              </w:rPr>
            </w:pPr>
            <w:r w:rsidRPr="00AE3AFA">
              <w:rPr>
                <w:rFonts w:asciiTheme="majorHAnsi" w:hAnsiTheme="majorHAnsi" w:cstheme="majorHAnsi"/>
              </w:rPr>
              <w:t>Displays the operations registered in “</w:t>
            </w:r>
            <w:r w:rsidR="007E5697" w:rsidRPr="00AE3AFA">
              <w:rPr>
                <w:rFonts w:asciiTheme="majorHAnsi" w:hAnsiTheme="majorHAnsi" w:cstheme="majorHAnsi"/>
              </w:rPr>
              <w:t>4.1.4</w:t>
            </w:r>
            <w:r w:rsidRPr="00AE3AFA">
              <w:rPr>
                <w:rFonts w:asciiTheme="majorHAnsi" w:hAnsiTheme="majorHAnsi" w:cstheme="majorHAnsi"/>
              </w:rPr>
              <w:t xml:space="preserve"> Input operation list”. </w:t>
            </w:r>
          </w:p>
        </w:tc>
        <w:tc>
          <w:tcPr>
            <w:tcW w:w="708" w:type="dxa"/>
          </w:tcPr>
          <w:p w14:paraId="766C559F" w14:textId="77777777" w:rsidR="007E5697" w:rsidRPr="00AE3AFA" w:rsidRDefault="007E5697"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zCs w:val="18"/>
                <w:shd w:val="clear" w:color="auto" w:fill="FFFFFF"/>
              </w:rPr>
              <w:t>○</w:t>
            </w:r>
          </w:p>
        </w:tc>
        <w:tc>
          <w:tcPr>
            <w:tcW w:w="964" w:type="dxa"/>
          </w:tcPr>
          <w:p w14:paraId="4CCBBAE6" w14:textId="636E985B" w:rsidR="007E5697" w:rsidRPr="00AE3AFA" w:rsidRDefault="00A75360"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zCs w:val="18"/>
                <w:shd w:val="clear" w:color="auto" w:fill="FFFFFF"/>
              </w:rPr>
              <w:t>Radio button</w:t>
            </w:r>
          </w:p>
        </w:tc>
        <w:tc>
          <w:tcPr>
            <w:tcW w:w="1474" w:type="dxa"/>
          </w:tcPr>
          <w:p w14:paraId="3ECDDC20" w14:textId="77777777" w:rsidR="007E5697" w:rsidRPr="00AE3AFA" w:rsidRDefault="007E5697" w:rsidP="00463247">
            <w:pPr>
              <w:pStyle w:val="aff4"/>
              <w:rPr>
                <w:rFonts w:asciiTheme="majorHAnsi" w:hAnsiTheme="majorHAnsi" w:cstheme="majorHAnsi"/>
                <w:color w:val="000000"/>
                <w:shd w:val="clear" w:color="auto" w:fill="FFFFFF"/>
              </w:rPr>
            </w:pPr>
          </w:p>
        </w:tc>
      </w:tr>
      <w:tr w:rsidR="007E5697" w:rsidRPr="00AE3AFA" w14:paraId="06259338" w14:textId="77777777" w:rsidTr="00463247">
        <w:tc>
          <w:tcPr>
            <w:tcW w:w="1843" w:type="dxa"/>
          </w:tcPr>
          <w:p w14:paraId="7F0A88C7" w14:textId="77777777" w:rsidR="007E5697" w:rsidRPr="00AE3AFA" w:rsidRDefault="007E5697" w:rsidP="00463247">
            <w:pPr>
              <w:pStyle w:val="aff4"/>
              <w:rPr>
                <w:rFonts w:asciiTheme="majorHAnsi" w:hAnsiTheme="majorHAnsi" w:cstheme="majorHAnsi"/>
                <w:color w:val="000000" w:themeColor="text1"/>
                <w:szCs w:val="18"/>
                <w:shd w:val="clear" w:color="auto" w:fill="FFFFFF"/>
              </w:rPr>
            </w:pPr>
            <w:r w:rsidRPr="00AE3AFA">
              <w:rPr>
                <w:rFonts w:asciiTheme="majorHAnsi" w:hAnsiTheme="majorHAnsi" w:cstheme="majorHAnsi"/>
                <w:color w:val="000000" w:themeColor="text1"/>
                <w:szCs w:val="18"/>
                <w:shd w:val="clear" w:color="auto" w:fill="FFFFFF"/>
              </w:rPr>
              <w:t>Skip</w:t>
            </w:r>
          </w:p>
        </w:tc>
        <w:tc>
          <w:tcPr>
            <w:tcW w:w="3855" w:type="dxa"/>
          </w:tcPr>
          <w:p w14:paraId="522E30E7" w14:textId="02A52202" w:rsidR="007E5697" w:rsidRPr="00AE3AFA" w:rsidRDefault="00CC6750" w:rsidP="00463247">
            <w:pPr>
              <w:spacing w:line="240" w:lineRule="exact"/>
              <w:rPr>
                <w:rFonts w:asciiTheme="majorHAnsi" w:hAnsiTheme="majorHAnsi" w:cstheme="majorHAnsi"/>
                <w:color w:val="000000" w:themeColor="text1"/>
                <w:sz w:val="18"/>
                <w:szCs w:val="18"/>
                <w:shd w:val="clear" w:color="auto" w:fill="FFFFFF"/>
              </w:rPr>
            </w:pPr>
            <w:r w:rsidRPr="00AE3AFA">
              <w:rPr>
                <w:rFonts w:asciiTheme="majorHAnsi" w:hAnsiTheme="majorHAnsi" w:cstheme="majorHAnsi"/>
                <w:color w:val="000000" w:themeColor="text1"/>
                <w:sz w:val="18"/>
                <w:szCs w:val="18"/>
                <w:shd w:val="clear" w:color="auto" w:fill="FFFFFF"/>
              </w:rPr>
              <w:t>Allows users to skip desired operations</w:t>
            </w:r>
          </w:p>
          <w:p w14:paraId="5116FC70" w14:textId="69529D20" w:rsidR="007E5697" w:rsidRPr="00AE3AFA" w:rsidRDefault="007E5697" w:rsidP="00AE3AFA">
            <w:pPr>
              <w:rPr>
                <w:rFonts w:asciiTheme="majorHAnsi" w:hAnsiTheme="majorHAnsi" w:cstheme="majorHAnsi"/>
                <w:sz w:val="18"/>
              </w:rPr>
            </w:pPr>
            <w:r w:rsidRPr="00AE3AFA">
              <w:rPr>
                <w:rFonts w:ascii="ＭＳ ゴシック" w:eastAsia="ＭＳ ゴシック" w:hAnsi="ＭＳ ゴシック" w:cs="ＭＳ ゴシック" w:hint="eastAsia"/>
                <w:sz w:val="18"/>
              </w:rPr>
              <w:t>※</w:t>
            </w:r>
            <w:r w:rsidR="00CC6750" w:rsidRPr="00AE3AFA">
              <w:rPr>
                <w:rFonts w:asciiTheme="majorHAnsi" w:eastAsia="ＭＳ ゴシック" w:hAnsiTheme="majorHAnsi" w:cstheme="majorHAnsi"/>
                <w:sz w:val="18"/>
              </w:rPr>
              <w:t>See “Specifying Operations” below</w:t>
            </w:r>
            <w:r w:rsidR="00AE3AFA" w:rsidRPr="00AE3AFA">
              <w:rPr>
                <w:rFonts w:asciiTheme="majorHAnsi" w:hAnsiTheme="majorHAnsi" w:cstheme="majorHAnsi"/>
                <w:sz w:val="18"/>
              </w:rPr>
              <w:t xml:space="preserve"> </w:t>
            </w:r>
          </w:p>
        </w:tc>
        <w:tc>
          <w:tcPr>
            <w:tcW w:w="708" w:type="dxa"/>
          </w:tcPr>
          <w:p w14:paraId="79DF2B74" w14:textId="77777777" w:rsidR="007E5697" w:rsidRPr="00AE3AFA" w:rsidRDefault="007E5697"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zCs w:val="18"/>
                <w:shd w:val="clear" w:color="auto" w:fill="FFFFFF"/>
              </w:rPr>
              <w:t>-</w:t>
            </w:r>
          </w:p>
        </w:tc>
        <w:tc>
          <w:tcPr>
            <w:tcW w:w="964" w:type="dxa"/>
          </w:tcPr>
          <w:p w14:paraId="7BDBCA6D" w14:textId="381C1C8C" w:rsidR="007E5697" w:rsidRPr="00AE3AFA" w:rsidRDefault="00A75360"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hd w:val="clear" w:color="auto" w:fill="FFFFFF"/>
              </w:rPr>
              <w:t>Check box</w:t>
            </w:r>
          </w:p>
        </w:tc>
        <w:tc>
          <w:tcPr>
            <w:tcW w:w="1474" w:type="dxa"/>
          </w:tcPr>
          <w:p w14:paraId="39F1A3CC" w14:textId="77777777" w:rsidR="007E5697" w:rsidRPr="00AE3AFA" w:rsidRDefault="007E5697" w:rsidP="00463247">
            <w:pPr>
              <w:pStyle w:val="aff4"/>
              <w:rPr>
                <w:rFonts w:asciiTheme="majorHAnsi" w:hAnsiTheme="majorHAnsi" w:cstheme="majorHAnsi"/>
                <w:color w:val="000000"/>
                <w:shd w:val="clear" w:color="auto" w:fill="FFFFFF"/>
              </w:rPr>
            </w:pPr>
          </w:p>
        </w:tc>
      </w:tr>
      <w:tr w:rsidR="007E5697" w:rsidRPr="00AE3AFA" w14:paraId="2F1EC18B" w14:textId="77777777" w:rsidTr="00463247">
        <w:tc>
          <w:tcPr>
            <w:tcW w:w="1843" w:type="dxa"/>
          </w:tcPr>
          <w:p w14:paraId="6A8D711B" w14:textId="77777777" w:rsidR="007E5697" w:rsidRPr="00AE3AFA" w:rsidRDefault="007E5697" w:rsidP="00463247">
            <w:pPr>
              <w:pStyle w:val="aff4"/>
              <w:rPr>
                <w:rFonts w:asciiTheme="majorHAnsi" w:hAnsiTheme="majorHAnsi" w:cstheme="majorHAnsi"/>
                <w:color w:val="000000" w:themeColor="text1"/>
                <w:szCs w:val="18"/>
                <w:shd w:val="clear" w:color="auto" w:fill="FFFFFF"/>
              </w:rPr>
            </w:pPr>
            <w:r w:rsidRPr="00AE3AFA">
              <w:rPr>
                <w:rFonts w:asciiTheme="majorHAnsi" w:hAnsiTheme="majorHAnsi" w:cstheme="majorHAnsi"/>
                <w:color w:val="000000" w:themeColor="text1"/>
                <w:szCs w:val="18"/>
                <w:shd w:val="clear" w:color="auto" w:fill="FFFFFF"/>
              </w:rPr>
              <w:t>Operation</w:t>
            </w:r>
          </w:p>
        </w:tc>
        <w:tc>
          <w:tcPr>
            <w:tcW w:w="3855" w:type="dxa"/>
          </w:tcPr>
          <w:p w14:paraId="4F3907A0" w14:textId="203E63E3" w:rsidR="007E5697" w:rsidRPr="00AE3AFA" w:rsidRDefault="007E5697" w:rsidP="00CC6750">
            <w:pPr>
              <w:spacing w:line="240" w:lineRule="exact"/>
              <w:rPr>
                <w:rFonts w:asciiTheme="majorHAnsi" w:hAnsiTheme="majorHAnsi" w:cstheme="majorHAnsi"/>
                <w:color w:val="000000" w:themeColor="text1"/>
                <w:sz w:val="18"/>
              </w:rPr>
            </w:pPr>
            <w:r w:rsidRPr="00AE3AFA">
              <w:rPr>
                <w:rFonts w:ascii="ＭＳ ゴシック" w:eastAsia="ＭＳ ゴシック" w:hAnsi="ＭＳ ゴシック" w:cs="ＭＳ ゴシック" w:hint="eastAsia"/>
                <w:color w:val="000000" w:themeColor="text1"/>
                <w:sz w:val="18"/>
                <w:szCs w:val="18"/>
                <w:shd w:val="clear" w:color="auto" w:fill="FFFFFF"/>
              </w:rPr>
              <w:t>※</w:t>
            </w:r>
            <w:r w:rsidR="00CC6750" w:rsidRPr="00AE3AFA">
              <w:rPr>
                <w:rFonts w:asciiTheme="majorHAnsi" w:eastAsia="ＭＳ ゴシック" w:hAnsiTheme="majorHAnsi" w:cstheme="majorHAnsi"/>
                <w:color w:val="000000" w:themeColor="text1"/>
                <w:sz w:val="18"/>
                <w:szCs w:val="18"/>
                <w:shd w:val="clear" w:color="auto" w:fill="FFFFFF"/>
              </w:rPr>
              <w:t>See “Specifying operations” below</w:t>
            </w:r>
          </w:p>
        </w:tc>
        <w:tc>
          <w:tcPr>
            <w:tcW w:w="708" w:type="dxa"/>
          </w:tcPr>
          <w:p w14:paraId="59E677C4" w14:textId="77777777" w:rsidR="007E5697" w:rsidRPr="00AE3AFA" w:rsidRDefault="007E5697"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zCs w:val="18"/>
                <w:shd w:val="clear" w:color="auto" w:fill="FFFFFF"/>
              </w:rPr>
              <w:t>-</w:t>
            </w:r>
          </w:p>
        </w:tc>
        <w:tc>
          <w:tcPr>
            <w:tcW w:w="964" w:type="dxa"/>
          </w:tcPr>
          <w:p w14:paraId="798D7098" w14:textId="4299AE1D" w:rsidR="007E5697" w:rsidRPr="00AE3AFA" w:rsidRDefault="00A75360"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zCs w:val="18"/>
                <w:shd w:val="clear" w:color="auto" w:fill="FFFFFF"/>
              </w:rPr>
              <w:t>Manual input</w:t>
            </w:r>
          </w:p>
        </w:tc>
        <w:tc>
          <w:tcPr>
            <w:tcW w:w="1474" w:type="dxa"/>
          </w:tcPr>
          <w:p w14:paraId="4225619E" w14:textId="77777777" w:rsidR="007E5697" w:rsidRPr="00AE3AFA" w:rsidRDefault="007E5697" w:rsidP="00463247">
            <w:pPr>
              <w:pStyle w:val="aff4"/>
              <w:rPr>
                <w:rFonts w:asciiTheme="majorHAnsi" w:hAnsiTheme="majorHAnsi" w:cstheme="majorHAnsi"/>
                <w:color w:val="000000"/>
                <w:shd w:val="clear" w:color="auto" w:fill="FFFFFF"/>
              </w:rPr>
            </w:pPr>
          </w:p>
        </w:tc>
      </w:tr>
      <w:tr w:rsidR="007E5697" w:rsidRPr="00AE3AFA" w14:paraId="060E9C84" w14:textId="77777777" w:rsidTr="00463247">
        <w:tc>
          <w:tcPr>
            <w:tcW w:w="1843" w:type="dxa"/>
          </w:tcPr>
          <w:p w14:paraId="49F3AE7D" w14:textId="77777777" w:rsidR="007E5697" w:rsidRPr="00AE3AFA" w:rsidRDefault="007E5697" w:rsidP="00463247">
            <w:pPr>
              <w:pStyle w:val="aff4"/>
              <w:rPr>
                <w:rFonts w:asciiTheme="majorHAnsi" w:hAnsiTheme="majorHAnsi" w:cstheme="majorHAnsi"/>
                <w:color w:val="000000" w:themeColor="text1"/>
                <w:szCs w:val="18"/>
                <w:shd w:val="clear" w:color="auto" w:fill="FFFFFF"/>
              </w:rPr>
            </w:pPr>
            <w:r w:rsidRPr="00AE3AFA">
              <w:rPr>
                <w:rFonts w:asciiTheme="majorHAnsi" w:hAnsiTheme="majorHAnsi" w:cstheme="majorHAnsi"/>
                <w:color w:val="000000" w:themeColor="text1"/>
                <w:szCs w:val="18"/>
                <w:shd w:val="clear" w:color="auto" w:fill="FFFFFF"/>
              </w:rPr>
              <w:t>Notice</w:t>
            </w:r>
          </w:p>
        </w:tc>
        <w:tc>
          <w:tcPr>
            <w:tcW w:w="3855" w:type="dxa"/>
          </w:tcPr>
          <w:p w14:paraId="2479C5B5" w14:textId="2B8D2C75" w:rsidR="007E5697" w:rsidRPr="00AE3AFA" w:rsidRDefault="00CC6750" w:rsidP="00CC6750">
            <w:pPr>
              <w:spacing w:line="240" w:lineRule="exact"/>
              <w:rPr>
                <w:rFonts w:asciiTheme="majorHAnsi" w:hAnsiTheme="majorHAnsi" w:cstheme="majorHAnsi"/>
                <w:color w:val="000000" w:themeColor="text1"/>
                <w:sz w:val="18"/>
                <w:szCs w:val="18"/>
                <w:shd w:val="clear" w:color="auto" w:fill="FFFFFF"/>
              </w:rPr>
            </w:pPr>
            <w:r w:rsidRPr="00AE3AFA">
              <w:rPr>
                <w:rFonts w:asciiTheme="majorHAnsi" w:hAnsiTheme="majorHAnsi" w:cstheme="majorHAnsi"/>
                <w:color w:val="000000" w:themeColor="text1"/>
                <w:sz w:val="18"/>
                <w:szCs w:val="18"/>
                <w:shd w:val="clear" w:color="auto" w:fill="FFFFFF"/>
              </w:rPr>
              <w:t xml:space="preserve">Allows users to confirm their notification settings </w:t>
            </w:r>
          </w:p>
        </w:tc>
        <w:tc>
          <w:tcPr>
            <w:tcW w:w="708" w:type="dxa"/>
          </w:tcPr>
          <w:p w14:paraId="6EA2717D" w14:textId="77777777" w:rsidR="007E5697" w:rsidRPr="00AE3AFA" w:rsidRDefault="007E5697"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zCs w:val="18"/>
                <w:shd w:val="clear" w:color="auto" w:fill="FFFFFF"/>
              </w:rPr>
              <w:t>-</w:t>
            </w:r>
          </w:p>
        </w:tc>
        <w:tc>
          <w:tcPr>
            <w:tcW w:w="964" w:type="dxa"/>
          </w:tcPr>
          <w:p w14:paraId="68E8C636" w14:textId="689C2616" w:rsidR="007E5697" w:rsidRPr="00AE3AFA" w:rsidRDefault="00A75360"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zCs w:val="18"/>
                <w:shd w:val="clear" w:color="auto" w:fill="FFFFFF"/>
              </w:rPr>
              <w:t>Button</w:t>
            </w:r>
          </w:p>
        </w:tc>
        <w:tc>
          <w:tcPr>
            <w:tcW w:w="1474" w:type="dxa"/>
          </w:tcPr>
          <w:p w14:paraId="450904EC" w14:textId="77777777" w:rsidR="007E5697" w:rsidRPr="00AE3AFA" w:rsidRDefault="007E5697" w:rsidP="00463247">
            <w:pPr>
              <w:pStyle w:val="aff4"/>
              <w:rPr>
                <w:rFonts w:asciiTheme="majorHAnsi" w:hAnsiTheme="majorHAnsi" w:cstheme="majorHAnsi"/>
                <w:color w:val="000000"/>
                <w:shd w:val="clear" w:color="auto" w:fill="FFFFFF"/>
              </w:rPr>
            </w:pPr>
          </w:p>
        </w:tc>
      </w:tr>
      <w:tr w:rsidR="007E5697" w:rsidRPr="00AE3AFA" w14:paraId="52BD5A8E" w14:textId="77777777" w:rsidTr="00463247">
        <w:tc>
          <w:tcPr>
            <w:tcW w:w="1843" w:type="dxa"/>
          </w:tcPr>
          <w:p w14:paraId="79973211" w14:textId="1D46D970" w:rsidR="007E5697" w:rsidRPr="00AE3AFA" w:rsidRDefault="00A75360" w:rsidP="00463247">
            <w:pPr>
              <w:pStyle w:val="aff4"/>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Execute</w:t>
            </w:r>
          </w:p>
        </w:tc>
        <w:tc>
          <w:tcPr>
            <w:tcW w:w="3855" w:type="dxa"/>
          </w:tcPr>
          <w:p w14:paraId="3868A645" w14:textId="398FAADD" w:rsidR="007E5697" w:rsidRPr="00AE3AFA" w:rsidRDefault="00CC6750" w:rsidP="0046324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Executes the registered Conductor</w:t>
            </w:r>
          </w:p>
        </w:tc>
        <w:tc>
          <w:tcPr>
            <w:tcW w:w="708" w:type="dxa"/>
          </w:tcPr>
          <w:p w14:paraId="21BF74B8" w14:textId="77777777" w:rsidR="007E5697" w:rsidRPr="00AE3AFA" w:rsidRDefault="007E5697"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zCs w:val="18"/>
                <w:shd w:val="clear" w:color="auto" w:fill="FFFFFF"/>
              </w:rPr>
              <w:t>○</w:t>
            </w:r>
          </w:p>
        </w:tc>
        <w:tc>
          <w:tcPr>
            <w:tcW w:w="964" w:type="dxa"/>
          </w:tcPr>
          <w:p w14:paraId="48ED6D8B" w14:textId="58CBFAFD" w:rsidR="007E5697" w:rsidRPr="00AE3AFA" w:rsidRDefault="00A75360"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zCs w:val="18"/>
                <w:shd w:val="clear" w:color="auto" w:fill="FFFFFF"/>
              </w:rPr>
              <w:t>Button</w:t>
            </w:r>
          </w:p>
        </w:tc>
        <w:tc>
          <w:tcPr>
            <w:tcW w:w="1474" w:type="dxa"/>
          </w:tcPr>
          <w:p w14:paraId="579037E6" w14:textId="77777777" w:rsidR="007E5697" w:rsidRPr="00AE3AFA" w:rsidRDefault="007E5697" w:rsidP="00463247">
            <w:pPr>
              <w:pStyle w:val="aff4"/>
              <w:rPr>
                <w:rFonts w:asciiTheme="majorHAnsi" w:hAnsiTheme="majorHAnsi" w:cstheme="majorHAnsi"/>
                <w:color w:val="000000"/>
                <w:shd w:val="clear" w:color="auto" w:fill="FFFFFF"/>
              </w:rPr>
            </w:pPr>
          </w:p>
        </w:tc>
      </w:tr>
    </w:tbl>
    <w:p w14:paraId="4547D7EC" w14:textId="77777777" w:rsidR="007E5697" w:rsidRPr="00AE3AFA" w:rsidRDefault="007E5697" w:rsidP="007E5697">
      <w:pPr>
        <w:ind w:left="703"/>
        <w:rPr>
          <w:ins w:id="561" w:author="作成者"/>
          <w:rFonts w:asciiTheme="majorHAnsi" w:hAnsiTheme="majorHAnsi" w:cstheme="majorHAnsi"/>
        </w:rPr>
      </w:pPr>
    </w:p>
    <w:p w14:paraId="6B648711" w14:textId="77777777" w:rsidR="007E5697" w:rsidRPr="00AE3AFA" w:rsidRDefault="007E5697" w:rsidP="007E5697">
      <w:pPr>
        <w:ind w:left="703"/>
        <w:rPr>
          <w:ins w:id="562" w:author="作成者"/>
          <w:rFonts w:asciiTheme="majorHAnsi" w:hAnsiTheme="majorHAnsi" w:cstheme="majorHAnsi"/>
        </w:rPr>
      </w:pPr>
    </w:p>
    <w:p w14:paraId="0A9E9595" w14:textId="77777777" w:rsidR="007E5697" w:rsidRPr="00AE3AFA" w:rsidRDefault="007E5697" w:rsidP="007E5697">
      <w:pPr>
        <w:ind w:left="703"/>
        <w:rPr>
          <w:ins w:id="563" w:author="作成者"/>
          <w:rFonts w:asciiTheme="majorHAnsi" w:hAnsiTheme="majorHAnsi" w:cstheme="majorHAnsi"/>
        </w:rPr>
      </w:pPr>
    </w:p>
    <w:p w14:paraId="00DD3918" w14:textId="3E824971" w:rsidR="007E5697" w:rsidRPr="00AE3AFA" w:rsidRDefault="005F163C" w:rsidP="007E5697">
      <w:pPr>
        <w:pStyle w:val="a8"/>
        <w:numPr>
          <w:ilvl w:val="1"/>
          <w:numId w:val="33"/>
        </w:numPr>
        <w:ind w:leftChars="0"/>
        <w:rPr>
          <w:ins w:id="564" w:author="作成者"/>
          <w:rFonts w:asciiTheme="majorHAnsi" w:hAnsiTheme="majorHAnsi" w:cstheme="majorHAnsi"/>
        </w:rPr>
      </w:pPr>
      <w:r w:rsidRPr="00AE3AFA">
        <w:rPr>
          <w:rFonts w:asciiTheme="majorHAnsi" w:hAnsiTheme="majorHAnsi" w:cstheme="majorHAnsi"/>
        </w:rPr>
        <w:t>Specifying Operations</w:t>
      </w:r>
    </w:p>
    <w:p w14:paraId="13EF1C86" w14:textId="77777777" w:rsidR="005F163C" w:rsidRPr="00AE3AFA" w:rsidRDefault="005F163C" w:rsidP="005F163C">
      <w:pPr>
        <w:ind w:left="703"/>
        <w:rPr>
          <w:rFonts w:asciiTheme="majorHAnsi" w:hAnsiTheme="majorHAnsi" w:cstheme="majorHAnsi"/>
        </w:rPr>
      </w:pPr>
      <w:r w:rsidRPr="00AE3AFA">
        <w:rPr>
          <w:rFonts w:asciiTheme="majorHAnsi" w:hAnsiTheme="majorHAnsi" w:cstheme="majorHAnsi"/>
        </w:rPr>
        <w:t>Press the "Select" button in the "Operation" row to display a list of Operations.</w:t>
      </w:r>
    </w:p>
    <w:p w14:paraId="57260863" w14:textId="54FBF2BB" w:rsidR="005F163C" w:rsidRPr="00AE3AFA" w:rsidRDefault="005F163C" w:rsidP="005F163C">
      <w:pPr>
        <w:ind w:left="703"/>
        <w:rPr>
          <w:rFonts w:asciiTheme="majorHAnsi" w:hAnsiTheme="majorHAnsi" w:cstheme="majorHAnsi"/>
        </w:rPr>
      </w:pPr>
      <w:r w:rsidRPr="00AE3AFA">
        <w:rPr>
          <w:rFonts w:asciiTheme="majorHAnsi" w:hAnsiTheme="majorHAnsi" w:cstheme="majorHAnsi"/>
        </w:rPr>
        <w:t xml:space="preserve">Users can then specify </w:t>
      </w:r>
      <w:r w:rsidRPr="00AE3AFA">
        <w:rPr>
          <w:rFonts w:asciiTheme="majorHAnsi" w:hAnsiTheme="majorHAnsi" w:cstheme="majorHAnsi"/>
        </w:rPr>
        <w:t>an</w:t>
      </w:r>
      <w:r w:rsidRPr="00AE3AFA">
        <w:rPr>
          <w:rFonts w:asciiTheme="majorHAnsi" w:hAnsiTheme="majorHAnsi" w:cstheme="majorHAnsi"/>
        </w:rPr>
        <w:t xml:space="preserve"> operation different to the already specified Operation's Operation ID.</w:t>
      </w:r>
    </w:p>
    <w:p w14:paraId="691C9148" w14:textId="44A31E6A" w:rsidR="005F163C" w:rsidRPr="00AE3AFA" w:rsidRDefault="005F163C" w:rsidP="005F163C">
      <w:pPr>
        <w:ind w:left="703"/>
        <w:rPr>
          <w:rFonts w:asciiTheme="majorHAnsi" w:hAnsiTheme="majorHAnsi" w:cstheme="majorHAnsi"/>
        </w:rPr>
      </w:pPr>
      <w:r w:rsidRPr="00AE3AFA">
        <w:rPr>
          <w:rFonts w:asciiTheme="majorHAnsi" w:hAnsiTheme="majorHAnsi" w:cstheme="majorHAnsi"/>
        </w:rPr>
        <w:t>This allows the user to assign and execute "specific values" registered for Operation IDs in the "Assignment Value Management" menu of the orchestrator to which the Move</w:t>
      </w:r>
      <w:r w:rsidRPr="00AE3AFA">
        <w:rPr>
          <w:rFonts w:asciiTheme="majorHAnsi" w:hAnsiTheme="majorHAnsi" w:cstheme="majorHAnsi"/>
        </w:rPr>
        <w:t>ment belongs (e.g., in the "Subs</w:t>
      </w:r>
      <w:r w:rsidRPr="00AE3AFA">
        <w:rPr>
          <w:rFonts w:asciiTheme="majorHAnsi" w:hAnsiTheme="majorHAnsi" w:cstheme="majorHAnsi"/>
        </w:rPr>
        <w:t>titute Value list" menu in the ITA Ansible-Legacy console).</w:t>
      </w:r>
    </w:p>
    <w:p w14:paraId="07FE76C3" w14:textId="77777777" w:rsidR="005F163C" w:rsidRPr="00AE3AFA" w:rsidRDefault="005F163C" w:rsidP="005F163C">
      <w:pPr>
        <w:ind w:left="703"/>
        <w:rPr>
          <w:rFonts w:asciiTheme="majorHAnsi" w:hAnsiTheme="majorHAnsi" w:cstheme="majorHAnsi"/>
        </w:rPr>
      </w:pPr>
      <w:r w:rsidRPr="00AE3AFA">
        <w:rPr>
          <w:rFonts w:asciiTheme="majorHAnsi" w:hAnsiTheme="majorHAnsi" w:cstheme="majorHAnsi"/>
        </w:rPr>
        <w:t xml:space="preserve">If the user has individually specified an Operation ID, the user can press the Conductor register/Update button in the Conductor class edit screen to save the configuration. </w:t>
      </w:r>
    </w:p>
    <w:p w14:paraId="481ED721" w14:textId="77777777" w:rsidR="005F163C" w:rsidRPr="00AE3AFA" w:rsidRDefault="005F163C" w:rsidP="005F163C">
      <w:pPr>
        <w:ind w:left="703"/>
        <w:rPr>
          <w:rFonts w:asciiTheme="majorHAnsi" w:hAnsiTheme="majorHAnsi" w:cstheme="majorHAnsi"/>
        </w:rPr>
      </w:pPr>
      <w:r w:rsidRPr="00AE3AFA">
        <w:rPr>
          <w:rFonts w:asciiTheme="majorHAnsi" w:hAnsiTheme="majorHAnsi" w:cstheme="majorHAnsi"/>
        </w:rPr>
        <w:t>Users can also individually specify the operation in the Conductor execution screen before actually executing the Conductor. Users can change the Operation ID even if it has been edited and saved in the Conductor class edit menu.</w:t>
      </w:r>
    </w:p>
    <w:p w14:paraId="622FE0FB" w14:textId="77777777" w:rsidR="005F163C" w:rsidRPr="00AE3AFA" w:rsidRDefault="005F163C" w:rsidP="005F163C">
      <w:pPr>
        <w:ind w:left="703"/>
        <w:rPr>
          <w:rFonts w:asciiTheme="majorHAnsi" w:hAnsiTheme="majorHAnsi" w:cstheme="majorHAnsi"/>
        </w:rPr>
      </w:pPr>
      <w:r w:rsidRPr="00AE3AFA">
        <w:rPr>
          <w:rFonts w:asciiTheme="majorHAnsi" w:hAnsiTheme="majorHAnsi" w:cstheme="majorHAnsi"/>
        </w:rPr>
        <w:t>Note that specifying the operation Id in the Conductor execution screen will only affect the current execution, meaning that the configuration (post changing Operation ID) will not be saved.</w:t>
      </w:r>
    </w:p>
    <w:p w14:paraId="43B88988" w14:textId="61D6EEC6" w:rsidR="007E5697" w:rsidRPr="00AE3AFA" w:rsidRDefault="005F163C" w:rsidP="005F163C">
      <w:pPr>
        <w:ind w:left="703"/>
        <w:rPr>
          <w:ins w:id="565" w:author="作成者"/>
          <w:rFonts w:asciiTheme="majorHAnsi" w:hAnsiTheme="majorHAnsi" w:cstheme="majorHAnsi"/>
        </w:rPr>
      </w:pPr>
      <w:r w:rsidRPr="00AE3AFA">
        <w:rPr>
          <w:rFonts w:asciiTheme="majorHAnsi" w:hAnsiTheme="majorHAnsi" w:cstheme="majorHAnsi"/>
        </w:rPr>
        <w:t>We recommend that you use this function when you want to use the same Movement, but for different servers.</w:t>
      </w:r>
    </w:p>
    <w:p w14:paraId="1980F801" w14:textId="62A15986" w:rsidR="007E5697" w:rsidRPr="00AE3AFA" w:rsidRDefault="007E5697" w:rsidP="007E5697">
      <w:pPr>
        <w:pStyle w:val="a8"/>
        <w:numPr>
          <w:ilvl w:val="1"/>
          <w:numId w:val="33"/>
        </w:numPr>
        <w:ind w:leftChars="0"/>
        <w:rPr>
          <w:ins w:id="566" w:author="作成者"/>
          <w:rFonts w:asciiTheme="majorHAnsi" w:hAnsiTheme="majorHAnsi" w:cstheme="majorHAnsi"/>
        </w:rPr>
      </w:pPr>
      <w:ins w:id="567" w:author="作成者">
        <w:r w:rsidRPr="00AE3AFA">
          <w:rPr>
            <w:rFonts w:asciiTheme="majorHAnsi" w:hAnsiTheme="majorHAnsi" w:cstheme="majorHAnsi"/>
          </w:rPr>
          <w:t>Skip</w:t>
        </w:r>
      </w:ins>
    </w:p>
    <w:p w14:paraId="58D5414F" w14:textId="1C1D0F15" w:rsidR="005F163C" w:rsidRPr="00AE3AFA" w:rsidRDefault="005F163C" w:rsidP="005F163C">
      <w:pPr>
        <w:ind w:left="703"/>
        <w:rPr>
          <w:rFonts w:asciiTheme="majorHAnsi" w:hAnsiTheme="majorHAnsi" w:cstheme="majorHAnsi"/>
        </w:rPr>
      </w:pPr>
      <w:r w:rsidRPr="00AE3AFA">
        <w:rPr>
          <w:rFonts w:asciiTheme="majorHAnsi" w:hAnsiTheme="majorHAnsi" w:cstheme="majorHAnsi"/>
        </w:rPr>
        <w:t>U</w:t>
      </w:r>
      <w:r w:rsidRPr="00AE3AFA">
        <w:rPr>
          <w:rFonts w:asciiTheme="majorHAnsi" w:hAnsiTheme="majorHAnsi" w:cstheme="majorHAnsi"/>
        </w:rPr>
        <w:t>sers can skip certain nodes by checking the "Skip" box.</w:t>
      </w:r>
    </w:p>
    <w:p w14:paraId="083760F3" w14:textId="77777777" w:rsidR="005F163C" w:rsidRPr="00AE3AFA" w:rsidRDefault="005F163C" w:rsidP="005F163C">
      <w:pPr>
        <w:ind w:left="703"/>
        <w:rPr>
          <w:rFonts w:asciiTheme="majorHAnsi" w:hAnsiTheme="majorHAnsi" w:cstheme="majorHAnsi"/>
        </w:rPr>
      </w:pPr>
      <w:r w:rsidRPr="00AE3AFA">
        <w:rPr>
          <w:rFonts w:asciiTheme="majorHAnsi" w:hAnsiTheme="majorHAnsi" w:cstheme="majorHAnsi"/>
        </w:rPr>
        <w:t>If the user has changed the conductor to skip some of the nodes in the Conductor Class edit screen, the user can press the "Register" or "Update" button to save the configuration.</w:t>
      </w:r>
    </w:p>
    <w:p w14:paraId="4F8EF74F" w14:textId="77777777" w:rsidR="005F163C" w:rsidRPr="00AE3AFA" w:rsidRDefault="005F163C" w:rsidP="005F163C">
      <w:pPr>
        <w:ind w:left="703"/>
        <w:rPr>
          <w:rFonts w:asciiTheme="majorHAnsi" w:hAnsiTheme="majorHAnsi" w:cstheme="majorHAnsi"/>
        </w:rPr>
      </w:pPr>
      <w:r w:rsidRPr="00AE3AFA">
        <w:rPr>
          <w:rFonts w:asciiTheme="majorHAnsi" w:hAnsiTheme="majorHAnsi" w:cstheme="majorHAnsi"/>
        </w:rPr>
        <w:t xml:space="preserve">Users can also change which nodes to skip in the Conductor execution screen before actually executing the Conductor. </w:t>
      </w:r>
    </w:p>
    <w:p w14:paraId="3AB271E8" w14:textId="77777777" w:rsidR="005F163C" w:rsidRPr="00AE3AFA" w:rsidRDefault="005F163C" w:rsidP="005F163C">
      <w:pPr>
        <w:ind w:left="703"/>
        <w:rPr>
          <w:rFonts w:asciiTheme="majorHAnsi" w:hAnsiTheme="majorHAnsi" w:cstheme="majorHAnsi"/>
        </w:rPr>
      </w:pPr>
      <w:r w:rsidRPr="00AE3AFA">
        <w:rPr>
          <w:rFonts w:asciiTheme="majorHAnsi" w:hAnsiTheme="majorHAnsi" w:cstheme="majorHAnsi"/>
        </w:rPr>
        <w:t>Note that specifying which nodes the users want to skip in the Conductor execution screen will only affect the current execution, meaning that the configuration will not be saved.</w:t>
      </w:r>
    </w:p>
    <w:p w14:paraId="6AC8B3CF" w14:textId="77777777" w:rsidR="005F163C" w:rsidRPr="00AE3AFA" w:rsidRDefault="005F163C" w:rsidP="005F163C">
      <w:pPr>
        <w:ind w:left="703"/>
        <w:rPr>
          <w:rFonts w:asciiTheme="majorHAnsi" w:hAnsiTheme="majorHAnsi" w:cstheme="majorHAnsi"/>
        </w:rPr>
      </w:pPr>
      <w:r w:rsidRPr="00AE3AFA">
        <w:rPr>
          <w:rFonts w:asciiTheme="majorHAnsi" w:hAnsiTheme="majorHAnsi" w:cstheme="majorHAnsi"/>
        </w:rPr>
        <w:lastRenderedPageBreak/>
        <w:t>We recommend that you use this function if you want to temporarily jump over some of the operations (nodes)</w:t>
      </w:r>
    </w:p>
    <w:p w14:paraId="62CFEEBC" w14:textId="77777777" w:rsidR="005F163C" w:rsidRPr="00AE3AFA" w:rsidRDefault="005F163C" w:rsidP="005F163C">
      <w:pPr>
        <w:pStyle w:val="a8"/>
        <w:numPr>
          <w:ilvl w:val="0"/>
          <w:numId w:val="33"/>
        </w:numPr>
        <w:ind w:leftChars="0"/>
        <w:rPr>
          <w:ins w:id="568" w:author="作成者"/>
          <w:rFonts w:asciiTheme="majorHAnsi" w:hAnsiTheme="majorHAnsi" w:cstheme="majorHAnsi"/>
        </w:rPr>
      </w:pPr>
      <w:r w:rsidRPr="00AE3AFA">
        <w:rPr>
          <w:rFonts w:asciiTheme="majorHAnsi" w:hAnsiTheme="majorHAnsi" w:cstheme="majorHAnsi"/>
        </w:rPr>
        <w:t>Access permissions for the executing operations.</w:t>
      </w:r>
    </w:p>
    <w:p w14:paraId="365C5609" w14:textId="19EF48A5" w:rsidR="007E5697" w:rsidRPr="00AE3AFA" w:rsidRDefault="00CC6750" w:rsidP="007E5697">
      <w:pPr>
        <w:pStyle w:val="a8"/>
        <w:numPr>
          <w:ilvl w:val="1"/>
          <w:numId w:val="33"/>
        </w:numPr>
        <w:ind w:leftChars="0"/>
        <w:rPr>
          <w:ins w:id="569" w:author="作成者"/>
          <w:rFonts w:asciiTheme="majorHAnsi" w:hAnsiTheme="majorHAnsi" w:cstheme="majorHAnsi"/>
        </w:rPr>
      </w:pPr>
      <w:r w:rsidRPr="00AE3AFA">
        <w:rPr>
          <w:rFonts w:asciiTheme="majorHAnsi" w:hAnsiTheme="majorHAnsi" w:cstheme="majorHAnsi"/>
        </w:rPr>
        <w:t>Access permissions for Executing Operations</w:t>
      </w:r>
    </w:p>
    <w:p w14:paraId="0F5D5670" w14:textId="3972BF5E" w:rsidR="007E5697" w:rsidRPr="00AE3AFA" w:rsidRDefault="00CC6750" w:rsidP="00CC6750">
      <w:pPr>
        <w:ind w:left="840"/>
        <w:rPr>
          <w:ins w:id="570" w:author="作成者"/>
          <w:rFonts w:asciiTheme="majorHAnsi" w:hAnsiTheme="majorHAnsi" w:cstheme="majorHAnsi"/>
        </w:rPr>
      </w:pPr>
      <w:r w:rsidRPr="00AE3AFA">
        <w:rPr>
          <w:rFonts w:asciiTheme="majorHAnsi" w:hAnsiTheme="majorHAnsi" w:cstheme="majorHAnsi"/>
        </w:rPr>
        <w:t>If the user executes a Conductor/Symphony that contains Movements displayed in the "Conductor execution" menu or all operations called using the "Conductor Call" and "Symphony Call" functions without having permission to them, a validation error will occur.</w:t>
      </w:r>
    </w:p>
    <w:p w14:paraId="48BE7898" w14:textId="77777777" w:rsidR="007E5697" w:rsidRPr="00AE3AFA" w:rsidRDefault="007E5697" w:rsidP="007E5697">
      <w:pPr>
        <w:rPr>
          <w:rFonts w:asciiTheme="majorHAnsi" w:hAnsiTheme="majorHAnsi" w:cstheme="majorHAnsi"/>
        </w:rPr>
      </w:pPr>
    </w:p>
    <w:p w14:paraId="3080F6CB" w14:textId="77777777" w:rsidR="006B3345" w:rsidRPr="00AE3AFA" w:rsidRDefault="006B3345" w:rsidP="006B3345">
      <w:pPr>
        <w:pStyle w:val="1"/>
        <w:rPr>
          <w:rFonts w:asciiTheme="majorHAnsi" w:hAnsiTheme="majorHAnsi" w:cstheme="majorHAnsi"/>
        </w:rPr>
      </w:pPr>
      <w:bookmarkStart w:id="571" w:name="_Toc93482356"/>
      <w:r w:rsidRPr="00AE3AFA">
        <w:rPr>
          <w:rFonts w:asciiTheme="majorHAnsi" w:hAnsiTheme="majorHAnsi" w:cstheme="majorHAnsi"/>
        </w:rPr>
        <w:lastRenderedPageBreak/>
        <w:t>Appendix</w:t>
      </w:r>
      <w:bookmarkEnd w:id="571"/>
    </w:p>
    <w:p w14:paraId="5E888BE8" w14:textId="77777777" w:rsidR="006B3345" w:rsidRPr="00AE3AFA" w:rsidRDefault="00147196" w:rsidP="006B3345">
      <w:pPr>
        <w:pStyle w:val="20"/>
        <w:rPr>
          <w:rFonts w:asciiTheme="majorHAnsi" w:hAnsiTheme="majorHAnsi" w:cstheme="majorHAnsi"/>
        </w:rPr>
      </w:pPr>
      <w:bookmarkStart w:id="572" w:name="_Conductor_notification_destination"/>
      <w:bookmarkStart w:id="573" w:name="_Toc93482357"/>
      <w:bookmarkEnd w:id="572"/>
      <w:r w:rsidRPr="00AE3AFA">
        <w:rPr>
          <w:rFonts w:asciiTheme="majorHAnsi" w:hAnsiTheme="majorHAnsi" w:cstheme="majorHAnsi"/>
        </w:rPr>
        <w:t>Conductor notification destination definition</w:t>
      </w:r>
      <w:bookmarkEnd w:id="573"/>
    </w:p>
    <w:p w14:paraId="376C2C08" w14:textId="77777777" w:rsidR="006B3345" w:rsidRPr="00AE3AFA" w:rsidRDefault="006B3345" w:rsidP="006B3345">
      <w:pPr>
        <w:pStyle w:val="30"/>
        <w:ind w:left="840"/>
        <w:rPr>
          <w:rFonts w:asciiTheme="majorHAnsi" w:hAnsiTheme="majorHAnsi" w:cstheme="majorHAnsi"/>
        </w:rPr>
      </w:pPr>
      <w:bookmarkStart w:id="574" w:name="_Ref87374619"/>
      <w:bookmarkStart w:id="575" w:name="_Ref87374623"/>
      <w:bookmarkStart w:id="576" w:name="_Ref87374631"/>
      <w:bookmarkStart w:id="577" w:name="_Toc90295152"/>
      <w:bookmarkStart w:id="578" w:name="_Toc93482358"/>
      <w:bookmarkStart w:id="579" w:name="_Ref87020144"/>
      <w:r w:rsidRPr="00AE3AFA">
        <w:rPr>
          <w:rFonts w:asciiTheme="majorHAnsi" w:hAnsiTheme="majorHAnsi" w:cstheme="majorHAnsi"/>
        </w:rPr>
        <w:t>Conductor</w:t>
      </w:r>
      <w:bookmarkEnd w:id="574"/>
      <w:bookmarkEnd w:id="575"/>
      <w:bookmarkEnd w:id="576"/>
      <w:bookmarkEnd w:id="577"/>
      <w:r w:rsidR="00147196" w:rsidRPr="00AE3AFA">
        <w:rPr>
          <w:rFonts w:asciiTheme="majorHAnsi" w:hAnsiTheme="majorHAnsi" w:cstheme="majorHAnsi"/>
        </w:rPr>
        <w:t xml:space="preserve"> notification destination definition setting</w:t>
      </w:r>
      <w:bookmarkEnd w:id="578"/>
    </w:p>
    <w:p w14:paraId="4BE20633" w14:textId="77777777" w:rsidR="006B3345" w:rsidRPr="00AE3AFA" w:rsidRDefault="006B3345" w:rsidP="006B3345">
      <w:pPr>
        <w:rPr>
          <w:rFonts w:asciiTheme="majorHAnsi" w:hAnsiTheme="majorHAnsi" w:cstheme="majorHAnsi"/>
        </w:rPr>
      </w:pPr>
    </w:p>
    <w:p w14:paraId="39149D75" w14:textId="77777777" w:rsidR="006B3345" w:rsidRPr="00AE3AFA" w:rsidRDefault="006B3345" w:rsidP="006B3345">
      <w:pPr>
        <w:rPr>
          <w:rFonts w:asciiTheme="majorHAnsi" w:hAnsiTheme="majorHAnsi" w:cstheme="majorHAnsi"/>
        </w:rPr>
      </w:pPr>
      <w:r w:rsidRPr="00AE3AFA">
        <w:rPr>
          <w:rFonts w:asciiTheme="majorHAnsi" w:hAnsiTheme="majorHAnsi" w:cstheme="majorHAnsi"/>
        </w:rPr>
        <w:t>■Teams setting example</w:t>
      </w:r>
    </w:p>
    <w:tbl>
      <w:tblPr>
        <w:tblStyle w:val="aa"/>
        <w:tblW w:w="9747" w:type="dxa"/>
        <w:tblLook w:val="04A0" w:firstRow="1" w:lastRow="0" w:firstColumn="1" w:lastColumn="0" w:noHBand="0" w:noVBand="1"/>
      </w:tblPr>
      <w:tblGrid>
        <w:gridCol w:w="2943"/>
        <w:gridCol w:w="6804"/>
      </w:tblGrid>
      <w:tr w:rsidR="006B3345" w:rsidRPr="00AE3AFA" w14:paraId="0365B117" w14:textId="77777777" w:rsidTr="006B3345">
        <w:tc>
          <w:tcPr>
            <w:tcW w:w="2943" w:type="dxa"/>
          </w:tcPr>
          <w:p w14:paraId="66E95D8E"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Notification name</w:t>
            </w:r>
          </w:p>
        </w:tc>
        <w:tc>
          <w:tcPr>
            <w:tcW w:w="6804" w:type="dxa"/>
          </w:tcPr>
          <w:p w14:paraId="21B6F870" w14:textId="77777777" w:rsidR="006B3345" w:rsidRPr="00AE3AFA" w:rsidRDefault="00DF01E9" w:rsidP="006B3345">
            <w:pPr>
              <w:spacing w:line="240" w:lineRule="exact"/>
              <w:jc w:val="left"/>
              <w:rPr>
                <w:rFonts w:asciiTheme="majorHAnsi" w:hAnsiTheme="majorHAnsi" w:cstheme="majorHAnsi"/>
              </w:rPr>
            </w:pPr>
            <w:r w:rsidRPr="00AE3AFA">
              <w:rPr>
                <w:rFonts w:asciiTheme="majorHAnsi" w:hAnsiTheme="majorHAnsi" w:cstheme="majorHAnsi"/>
              </w:rPr>
              <w:t>Notification sample</w:t>
            </w:r>
          </w:p>
        </w:tc>
      </w:tr>
      <w:tr w:rsidR="006B3345" w:rsidRPr="00AE3AFA" w14:paraId="5298DEC3" w14:textId="77777777" w:rsidTr="006B3345">
        <w:tc>
          <w:tcPr>
            <w:tcW w:w="2943" w:type="dxa"/>
          </w:tcPr>
          <w:p w14:paraId="6F476F02" w14:textId="77777777" w:rsidR="006B3345" w:rsidRPr="00AE3AFA" w:rsidRDefault="00170C9B" w:rsidP="006B3345">
            <w:pPr>
              <w:jc w:val="left"/>
              <w:rPr>
                <w:rFonts w:asciiTheme="majorHAnsi" w:hAnsiTheme="majorHAnsi" w:cstheme="majorHAnsi"/>
                <w:sz w:val="18"/>
              </w:rPr>
            </w:pPr>
            <w:r w:rsidRPr="00AE3AFA">
              <w:rPr>
                <w:rFonts w:asciiTheme="majorHAnsi" w:hAnsiTheme="majorHAnsi" w:cstheme="majorHAnsi"/>
                <w:sz w:val="18"/>
              </w:rPr>
              <w:t xml:space="preserve">Notification destination </w:t>
            </w:r>
            <w:r w:rsidR="006B3345" w:rsidRPr="00AE3AFA">
              <w:rPr>
                <w:rFonts w:asciiTheme="majorHAnsi" w:hAnsiTheme="majorHAnsi" w:cstheme="majorHAnsi"/>
                <w:sz w:val="18"/>
              </w:rPr>
              <w:t>(CURLOPT_URL)</w:t>
            </w:r>
          </w:p>
        </w:tc>
        <w:tc>
          <w:tcPr>
            <w:tcW w:w="6804" w:type="dxa"/>
          </w:tcPr>
          <w:p w14:paraId="227A8DA6" w14:textId="77777777" w:rsidR="006B3345" w:rsidRPr="00AE3AFA" w:rsidRDefault="00FC7A67" w:rsidP="00170C9B">
            <w:pPr>
              <w:spacing w:line="240" w:lineRule="exact"/>
              <w:jc w:val="left"/>
              <w:rPr>
                <w:rFonts w:asciiTheme="majorHAnsi" w:hAnsiTheme="majorHAnsi" w:cstheme="majorHAnsi"/>
              </w:rPr>
            </w:pPr>
            <w:r w:rsidRPr="00AE3AFA">
              <w:rPr>
                <w:rFonts w:asciiTheme="majorHAnsi" w:hAnsiTheme="majorHAnsi" w:cstheme="majorHAnsi"/>
              </w:rPr>
              <w:t xml:space="preserve">Enter </w:t>
            </w:r>
            <w:r w:rsidR="006B3345" w:rsidRPr="00AE3AFA">
              <w:rPr>
                <w:rFonts w:asciiTheme="majorHAnsi" w:hAnsiTheme="majorHAnsi" w:cstheme="majorHAnsi"/>
              </w:rPr>
              <w:t>Teams</w:t>
            </w:r>
            <w:r w:rsidRPr="00AE3AFA">
              <w:rPr>
                <w:rFonts w:asciiTheme="majorHAnsi" w:hAnsiTheme="majorHAnsi" w:cstheme="majorHAnsi"/>
              </w:rPr>
              <w:t xml:space="preserve"> </w:t>
            </w:r>
            <w:r w:rsidR="006B3345" w:rsidRPr="00AE3AFA">
              <w:rPr>
                <w:rFonts w:asciiTheme="majorHAnsi" w:hAnsiTheme="majorHAnsi" w:cstheme="majorHAnsi"/>
              </w:rPr>
              <w:t xml:space="preserve">Webhook </w:t>
            </w:r>
          </w:p>
        </w:tc>
      </w:tr>
      <w:tr w:rsidR="006B3345" w:rsidRPr="00AE3AFA" w14:paraId="1388AC2C" w14:textId="77777777" w:rsidTr="006B3345">
        <w:tc>
          <w:tcPr>
            <w:tcW w:w="2943" w:type="dxa"/>
          </w:tcPr>
          <w:p w14:paraId="4DA6C74A"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 xml:space="preserve">Header </w:t>
            </w:r>
            <w:r w:rsidR="006B3345" w:rsidRPr="00AE3AFA">
              <w:rPr>
                <w:rFonts w:asciiTheme="majorHAnsi" w:hAnsiTheme="majorHAnsi" w:cstheme="majorHAnsi"/>
                <w:sz w:val="18"/>
              </w:rPr>
              <w:t>(CURLOPT_HTTPHEADER)</w:t>
            </w:r>
          </w:p>
        </w:tc>
        <w:tc>
          <w:tcPr>
            <w:tcW w:w="6804" w:type="dxa"/>
          </w:tcPr>
          <w:p w14:paraId="123843AB"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"Content-Type: application/json" ]</w:t>
            </w:r>
          </w:p>
        </w:tc>
      </w:tr>
      <w:tr w:rsidR="006B3345" w:rsidRPr="00AE3AFA" w14:paraId="0A7DAD00" w14:textId="77777777" w:rsidTr="006B3345">
        <w:tc>
          <w:tcPr>
            <w:tcW w:w="2943" w:type="dxa"/>
          </w:tcPr>
          <w:p w14:paraId="7D41DE89"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 xml:space="preserve">Message </w:t>
            </w:r>
            <w:r w:rsidR="006B3345" w:rsidRPr="00AE3AFA">
              <w:rPr>
                <w:rFonts w:asciiTheme="majorHAnsi" w:hAnsiTheme="majorHAnsi" w:cstheme="majorHAnsi"/>
                <w:sz w:val="18"/>
              </w:rPr>
              <w:t>(CURLOPT_POSTFIELDS)</w:t>
            </w:r>
          </w:p>
        </w:tc>
        <w:tc>
          <w:tcPr>
            <w:tcW w:w="6804" w:type="dxa"/>
          </w:tcPr>
          <w:p w14:paraId="630323B4" w14:textId="612F8F59" w:rsidR="006B3345" w:rsidRPr="00AE3AFA" w:rsidRDefault="006B3345" w:rsidP="00D416B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commentRangeStart w:id="580"/>
            <w:r w:rsidRPr="00AE3AFA">
              <w:rPr>
                <w:rFonts w:asciiTheme="majorHAnsi" w:hAnsiTheme="majorHAnsi" w:cstheme="majorHAnsi"/>
                <w:color w:val="000000"/>
                <w:sz w:val="18"/>
                <w:szCs w:val="18"/>
                <w:shd w:val="clear" w:color="auto" w:fill="FFFFFF"/>
              </w:rPr>
              <w:t>"text": "</w:t>
            </w:r>
            <w:ins w:id="581" w:author="作成者">
              <w:r w:rsidR="00D416BC" w:rsidRPr="00AE3AFA">
                <w:rPr>
                  <w:rFonts w:asciiTheme="majorHAnsi" w:hAnsiTheme="majorHAnsi" w:cstheme="majorHAnsi"/>
                  <w:color w:val="000000"/>
                  <w:sz w:val="18"/>
                  <w:szCs w:val="18"/>
                  <w:shd w:val="clear" w:color="auto" w:fill="FFFFFF"/>
                </w:rPr>
                <w:t>Notification name</w:t>
              </w:r>
            </w:ins>
            <w:del w:id="582" w:author="作成者">
              <w:r w:rsidRPr="00AE3AFA" w:rsidDel="00D416BC">
                <w:rPr>
                  <w:rFonts w:asciiTheme="majorHAnsi" w:hAnsiTheme="majorHAnsi" w:cstheme="majorHAnsi"/>
                  <w:color w:val="000000"/>
                  <w:sz w:val="18"/>
                  <w:szCs w:val="18"/>
                  <w:shd w:val="clear" w:color="auto" w:fill="FFFFFF"/>
                </w:rPr>
                <w:delText>通知名</w:delText>
              </w:r>
            </w:del>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__NOTICE_NAME__,  &lt;br&gt; Conductor</w:t>
            </w:r>
            <w:ins w:id="583" w:author="作成者">
              <w:r w:rsidR="00D416BC" w:rsidRPr="00AE3AFA">
                <w:rPr>
                  <w:rFonts w:asciiTheme="majorHAnsi" w:hAnsiTheme="majorHAnsi" w:cstheme="majorHAnsi"/>
                  <w:color w:val="000000"/>
                  <w:sz w:val="18"/>
                  <w:szCs w:val="18"/>
                  <w:shd w:val="clear" w:color="auto" w:fill="FFFFFF"/>
                </w:rPr>
                <w:t xml:space="preserve"> name</w:t>
              </w:r>
            </w:ins>
            <w:del w:id="584" w:author="作成者">
              <w:r w:rsidRPr="00AE3AFA" w:rsidDel="00D416BC">
                <w:rPr>
                  <w:rFonts w:asciiTheme="majorHAnsi" w:hAnsiTheme="majorHAnsi" w:cstheme="majorHAnsi"/>
                  <w:color w:val="000000"/>
                  <w:sz w:val="18"/>
                  <w:szCs w:val="18"/>
                  <w:shd w:val="clear" w:color="auto" w:fill="FFFFFF"/>
                </w:rPr>
                <w:delText>名称</w:delText>
              </w:r>
            </w:del>
            <w:r w:rsidRPr="00AE3AFA">
              <w:rPr>
                <w:rFonts w:asciiTheme="majorHAnsi" w:hAnsiTheme="majorHAnsi" w:cstheme="majorHAnsi"/>
                <w:color w:val="000000"/>
                <w:sz w:val="18"/>
                <w:szCs w:val="18"/>
                <w:shd w:val="clear" w:color="auto" w:fill="FFFFFF"/>
              </w:rPr>
              <w:t>: __CONDUCTOR_NAME__,  &lt;br&gt; Conductor</w:t>
            </w:r>
            <w:ins w:id="585" w:author="作成者">
              <w:r w:rsidR="00D416BC" w:rsidRPr="00AE3AFA">
                <w:rPr>
                  <w:rFonts w:asciiTheme="majorHAnsi" w:hAnsiTheme="majorHAnsi" w:cstheme="majorHAnsi"/>
                  <w:color w:val="000000"/>
                  <w:sz w:val="18"/>
                  <w:szCs w:val="18"/>
                  <w:shd w:val="clear" w:color="auto" w:fill="FFFFFF"/>
                </w:rPr>
                <w:t xml:space="preserve"> instance </w:t>
              </w:r>
            </w:ins>
            <w:del w:id="586" w:author="作成者">
              <w:r w:rsidRPr="00AE3AFA" w:rsidDel="00D416BC">
                <w:rPr>
                  <w:rFonts w:asciiTheme="majorHAnsi" w:hAnsiTheme="majorHAnsi" w:cstheme="majorHAnsi"/>
                  <w:color w:val="000000"/>
                  <w:sz w:val="18"/>
                  <w:szCs w:val="18"/>
                  <w:shd w:val="clear" w:color="auto" w:fill="FFFFFF"/>
                </w:rPr>
                <w:delText>インスタンス</w:delText>
              </w:r>
            </w:del>
            <w:r w:rsidRPr="00AE3AFA">
              <w:rPr>
                <w:rFonts w:asciiTheme="majorHAnsi" w:hAnsiTheme="majorHAnsi" w:cstheme="majorHAnsi"/>
                <w:color w:val="000000"/>
                <w:sz w:val="18"/>
                <w:szCs w:val="18"/>
                <w:shd w:val="clear" w:color="auto" w:fill="FFFFFF"/>
              </w:rPr>
              <w:t xml:space="preserve">ID:__CONDUCTOR_INSTANCE_ID__, &lt;br&gt; </w:t>
            </w:r>
            <w:ins w:id="587" w:author="作成者">
              <w:r w:rsidR="00D416BC" w:rsidRPr="00AE3AFA">
                <w:rPr>
                  <w:rFonts w:asciiTheme="majorHAnsi" w:hAnsiTheme="majorHAnsi" w:cstheme="majorHAnsi"/>
                  <w:color w:val="000000"/>
                  <w:sz w:val="18"/>
                  <w:szCs w:val="18"/>
                  <w:shd w:val="clear" w:color="auto" w:fill="FFFFFF"/>
                </w:rPr>
                <w:t xml:space="preserve">Operation </w:t>
              </w:r>
            </w:ins>
            <w:del w:id="588" w:author="作成者">
              <w:r w:rsidRPr="00AE3AFA" w:rsidDel="00D416BC">
                <w:rPr>
                  <w:rFonts w:asciiTheme="majorHAnsi" w:hAnsiTheme="majorHAnsi" w:cstheme="majorHAnsi"/>
                  <w:color w:val="000000"/>
                  <w:sz w:val="18"/>
                  <w:szCs w:val="18"/>
                  <w:shd w:val="clear" w:color="auto" w:fill="FFFFFF"/>
                </w:rPr>
                <w:delText>オペレーション</w:delText>
              </w:r>
            </w:del>
            <w:r w:rsidRPr="00AE3AFA">
              <w:rPr>
                <w:rFonts w:asciiTheme="majorHAnsi" w:hAnsiTheme="majorHAnsi" w:cstheme="majorHAnsi"/>
                <w:color w:val="000000"/>
                <w:sz w:val="18"/>
                <w:szCs w:val="18"/>
                <w:shd w:val="clear" w:color="auto" w:fill="FFFFFF"/>
              </w:rPr>
              <w:t>ID: __OPERATION_ID__,  &lt;br&gt;</w:t>
            </w:r>
            <w:ins w:id="589" w:author="作成者">
              <w:r w:rsidR="00D416BC" w:rsidRPr="00AE3AFA">
                <w:rPr>
                  <w:rFonts w:asciiTheme="majorHAnsi" w:hAnsiTheme="majorHAnsi" w:cstheme="majorHAnsi"/>
                  <w:color w:val="000000"/>
                  <w:sz w:val="18"/>
                  <w:szCs w:val="18"/>
                  <w:shd w:val="clear" w:color="auto" w:fill="FFFFFF"/>
                </w:rPr>
                <w:t>Operation name</w:t>
              </w:r>
            </w:ins>
            <w:del w:id="590" w:author="作成者">
              <w:r w:rsidRPr="00AE3AFA" w:rsidDel="00D416BC">
                <w:rPr>
                  <w:rFonts w:asciiTheme="majorHAnsi" w:hAnsiTheme="majorHAnsi" w:cstheme="majorHAnsi"/>
                  <w:color w:val="000000"/>
                  <w:sz w:val="18"/>
                  <w:szCs w:val="18"/>
                  <w:shd w:val="clear" w:color="auto" w:fill="FFFFFF"/>
                </w:rPr>
                <w:delText>オペレーション名</w:delText>
              </w:r>
            </w:del>
            <w:r w:rsidRPr="00AE3AFA">
              <w:rPr>
                <w:rFonts w:asciiTheme="majorHAnsi" w:hAnsiTheme="majorHAnsi" w:cstheme="majorHAnsi"/>
                <w:color w:val="000000"/>
                <w:sz w:val="18"/>
                <w:szCs w:val="18"/>
                <w:shd w:val="clear" w:color="auto" w:fill="FFFFFF"/>
              </w:rPr>
              <w:t>:__OPERATION_NAME__, &lt;br&gt;</w:t>
            </w:r>
            <w:ins w:id="591" w:author="作成者">
              <w:r w:rsidR="00D416BC" w:rsidRPr="00AE3AFA">
                <w:rPr>
                  <w:rFonts w:asciiTheme="majorHAnsi" w:hAnsiTheme="majorHAnsi" w:cstheme="majorHAnsi"/>
                  <w:color w:val="000000"/>
                  <w:sz w:val="18"/>
                  <w:szCs w:val="18"/>
                  <w:shd w:val="clear" w:color="auto" w:fill="FFFFFF"/>
                </w:rPr>
                <w:t xml:space="preserve">Status </w:t>
              </w:r>
            </w:ins>
            <w:del w:id="592" w:author="作成者">
              <w:r w:rsidRPr="00AE3AFA" w:rsidDel="00D416BC">
                <w:rPr>
                  <w:rFonts w:asciiTheme="majorHAnsi" w:hAnsiTheme="majorHAnsi" w:cstheme="majorHAnsi"/>
                  <w:color w:val="000000"/>
                  <w:sz w:val="18"/>
                  <w:szCs w:val="18"/>
                  <w:shd w:val="clear" w:color="auto" w:fill="FFFFFF"/>
                </w:rPr>
                <w:delText>ステータス</w:delText>
              </w:r>
            </w:del>
            <w:r w:rsidRPr="00AE3AFA">
              <w:rPr>
                <w:rFonts w:asciiTheme="majorHAnsi" w:hAnsiTheme="majorHAnsi" w:cstheme="majorHAnsi"/>
                <w:color w:val="000000"/>
                <w:sz w:val="18"/>
                <w:szCs w:val="18"/>
                <w:shd w:val="clear" w:color="auto" w:fill="FFFFFF"/>
              </w:rPr>
              <w:t>ID: __STATUS_ID__,  &lt;br&gt;</w:t>
            </w:r>
            <w:ins w:id="593" w:author="作成者">
              <w:r w:rsidR="00D416BC" w:rsidRPr="00AE3AFA">
                <w:rPr>
                  <w:rFonts w:asciiTheme="majorHAnsi" w:hAnsiTheme="majorHAnsi" w:cstheme="majorHAnsi"/>
                  <w:color w:val="000000"/>
                  <w:sz w:val="18"/>
                  <w:szCs w:val="18"/>
                  <w:shd w:val="clear" w:color="auto" w:fill="FFFFFF"/>
                </w:rPr>
                <w:t>Status</w:t>
              </w:r>
            </w:ins>
            <w:del w:id="594" w:author="作成者">
              <w:r w:rsidRPr="00AE3AFA" w:rsidDel="00D416BC">
                <w:rPr>
                  <w:rFonts w:asciiTheme="majorHAnsi" w:hAnsiTheme="majorHAnsi" w:cstheme="majorHAnsi"/>
                  <w:color w:val="000000"/>
                  <w:sz w:val="18"/>
                  <w:szCs w:val="18"/>
                  <w:shd w:val="clear" w:color="auto" w:fill="FFFFFF"/>
                </w:rPr>
                <w:delText>ステータス</w:delText>
              </w:r>
            </w:del>
            <w:r w:rsidRPr="00AE3AFA">
              <w:rPr>
                <w:rFonts w:asciiTheme="majorHAnsi" w:hAnsiTheme="majorHAnsi" w:cstheme="majorHAnsi"/>
                <w:color w:val="000000"/>
                <w:sz w:val="18"/>
                <w:szCs w:val="18"/>
                <w:shd w:val="clear" w:color="auto" w:fill="FFFFFF"/>
              </w:rPr>
              <w:t>: __STATUS_NAME__,  &lt;br&gt;</w:t>
            </w:r>
            <w:ins w:id="595" w:author="作成者">
              <w:r w:rsidR="00D416BC" w:rsidRPr="00AE3AFA">
                <w:rPr>
                  <w:rFonts w:asciiTheme="majorHAnsi" w:hAnsiTheme="majorHAnsi" w:cstheme="majorHAnsi"/>
                  <w:color w:val="000000"/>
                  <w:sz w:val="18"/>
                  <w:szCs w:val="18"/>
                  <w:shd w:val="clear" w:color="auto" w:fill="FFFFFF"/>
                </w:rPr>
                <w:t>Execution user</w:t>
              </w:r>
            </w:ins>
            <w:del w:id="596" w:author="作成者">
              <w:r w:rsidRPr="00AE3AFA" w:rsidDel="00D416BC">
                <w:rPr>
                  <w:rFonts w:asciiTheme="majorHAnsi" w:hAnsiTheme="majorHAnsi" w:cstheme="majorHAnsi"/>
                  <w:color w:val="000000"/>
                  <w:sz w:val="18"/>
                  <w:szCs w:val="18"/>
                  <w:shd w:val="clear" w:color="auto" w:fill="FFFFFF"/>
                </w:rPr>
                <w:delText>実行ユーザー</w:delText>
              </w:r>
            </w:del>
            <w:r w:rsidRPr="00AE3AFA">
              <w:rPr>
                <w:rFonts w:asciiTheme="majorHAnsi" w:hAnsiTheme="majorHAnsi" w:cstheme="majorHAnsi"/>
                <w:color w:val="000000"/>
                <w:sz w:val="18"/>
                <w:szCs w:val="18"/>
                <w:shd w:val="clear" w:color="auto" w:fill="FFFFFF"/>
              </w:rPr>
              <w:t xml:space="preserve">: __EXECUTION_USER__,  &lt;br&gt; </w:t>
            </w:r>
            <w:ins w:id="597" w:author="作成者">
              <w:r w:rsidR="00D416BC" w:rsidRPr="00AE3AFA">
                <w:rPr>
                  <w:rFonts w:asciiTheme="majorHAnsi" w:hAnsiTheme="majorHAnsi" w:cstheme="majorHAnsi"/>
                  <w:color w:val="000000"/>
                  <w:sz w:val="18"/>
                  <w:szCs w:val="18"/>
                  <w:shd w:val="clear" w:color="auto" w:fill="FFFFFF"/>
                </w:rPr>
                <w:t>Book time</w:t>
              </w:r>
            </w:ins>
            <w:del w:id="598" w:author="作成者">
              <w:r w:rsidRPr="00AE3AFA" w:rsidDel="00D416BC">
                <w:rPr>
                  <w:rFonts w:asciiTheme="majorHAnsi" w:hAnsiTheme="majorHAnsi" w:cstheme="majorHAnsi"/>
                  <w:color w:val="000000"/>
                  <w:sz w:val="18"/>
                  <w:szCs w:val="18"/>
                  <w:shd w:val="clear" w:color="auto" w:fill="FFFFFF"/>
                </w:rPr>
                <w:delText>予約日時</w:delText>
              </w:r>
            </w:del>
            <w:r w:rsidRPr="00AE3AFA">
              <w:rPr>
                <w:rFonts w:asciiTheme="majorHAnsi" w:hAnsiTheme="majorHAnsi" w:cstheme="majorHAnsi"/>
                <w:color w:val="000000"/>
                <w:sz w:val="18"/>
                <w:szCs w:val="18"/>
                <w:shd w:val="clear" w:color="auto" w:fill="FFFFFF"/>
              </w:rPr>
              <w:t>: __TIME_BOOK__,  &lt;br&gt;</w:t>
            </w:r>
            <w:ins w:id="599" w:author="作成者">
              <w:r w:rsidR="00D416BC" w:rsidRPr="00AE3AFA">
                <w:rPr>
                  <w:rFonts w:asciiTheme="majorHAnsi" w:hAnsiTheme="majorHAnsi" w:cstheme="majorHAnsi"/>
                  <w:color w:val="000000"/>
                  <w:sz w:val="18"/>
                  <w:szCs w:val="18"/>
                  <w:shd w:val="clear" w:color="auto" w:fill="FFFFFF"/>
                </w:rPr>
                <w:t>Start time</w:t>
              </w:r>
            </w:ins>
            <w:del w:id="600" w:author="作成者">
              <w:r w:rsidRPr="00AE3AFA" w:rsidDel="00D416BC">
                <w:rPr>
                  <w:rFonts w:asciiTheme="majorHAnsi" w:hAnsiTheme="majorHAnsi" w:cstheme="majorHAnsi"/>
                  <w:color w:val="000000"/>
                  <w:sz w:val="18"/>
                  <w:szCs w:val="18"/>
                  <w:shd w:val="clear" w:color="auto" w:fill="FFFFFF"/>
                </w:rPr>
                <w:delText>開始日時</w:delText>
              </w:r>
            </w:del>
            <w:r w:rsidRPr="00AE3AFA">
              <w:rPr>
                <w:rFonts w:asciiTheme="majorHAnsi" w:hAnsiTheme="majorHAnsi" w:cstheme="majorHAnsi"/>
                <w:color w:val="000000"/>
                <w:sz w:val="18"/>
                <w:szCs w:val="18"/>
                <w:shd w:val="clear" w:color="auto" w:fill="FFFFFF"/>
              </w:rPr>
              <w:t>: __TIME_START__,  &lt;br&gt;</w:t>
            </w:r>
            <w:ins w:id="601" w:author="作成者">
              <w:r w:rsidR="00D416BC" w:rsidRPr="00AE3AFA">
                <w:rPr>
                  <w:rFonts w:asciiTheme="majorHAnsi" w:hAnsiTheme="majorHAnsi" w:cstheme="majorHAnsi"/>
                  <w:color w:val="000000"/>
                  <w:sz w:val="18"/>
                  <w:szCs w:val="18"/>
                  <w:shd w:val="clear" w:color="auto" w:fill="FFFFFF"/>
                </w:rPr>
                <w:t>End time</w:t>
              </w:r>
            </w:ins>
            <w:del w:id="602" w:author="作成者">
              <w:r w:rsidRPr="00AE3AFA" w:rsidDel="00D416BC">
                <w:rPr>
                  <w:rFonts w:asciiTheme="majorHAnsi" w:hAnsiTheme="majorHAnsi" w:cstheme="majorHAnsi"/>
                  <w:color w:val="000000"/>
                  <w:sz w:val="18"/>
                  <w:szCs w:val="18"/>
                  <w:shd w:val="clear" w:color="auto" w:fill="FFFFFF"/>
                </w:rPr>
                <w:delText>終了日時</w:delText>
              </w:r>
            </w:del>
            <w:r w:rsidRPr="00AE3AFA">
              <w:rPr>
                <w:rFonts w:asciiTheme="majorHAnsi" w:hAnsiTheme="majorHAnsi" w:cstheme="majorHAnsi"/>
                <w:color w:val="000000"/>
                <w:sz w:val="18"/>
                <w:szCs w:val="18"/>
                <w:shd w:val="clear" w:color="auto" w:fill="FFFFFF"/>
              </w:rPr>
              <w:t>: __TIME_END__,  &lt;br&gt;</w:t>
            </w:r>
            <w:del w:id="603" w:author="作成者">
              <w:r w:rsidRPr="00AE3AFA" w:rsidDel="00D416BC">
                <w:rPr>
                  <w:rFonts w:asciiTheme="majorHAnsi" w:hAnsiTheme="majorHAnsi" w:cstheme="majorHAnsi"/>
                  <w:color w:val="000000"/>
                  <w:sz w:val="18"/>
                  <w:szCs w:val="18"/>
                  <w:shd w:val="clear" w:color="auto" w:fill="FFFFFF"/>
                </w:rPr>
                <w:delText>緊急停止フラグ</w:delText>
              </w:r>
            </w:del>
            <w:ins w:id="604" w:author="作成者">
              <w:r w:rsidR="00D416BC" w:rsidRPr="00AE3AFA">
                <w:rPr>
                  <w:rFonts w:asciiTheme="majorHAnsi" w:hAnsiTheme="majorHAnsi" w:cstheme="majorHAnsi"/>
                  <w:color w:val="000000"/>
                  <w:sz w:val="18"/>
                  <w:szCs w:val="18"/>
                  <w:shd w:val="clear" w:color="auto" w:fill="FFFFFF"/>
                </w:rPr>
                <w:t>Emergency shutdown flag</w:t>
              </w:r>
            </w:ins>
            <w:r w:rsidRPr="00AE3AFA">
              <w:rPr>
                <w:rFonts w:asciiTheme="majorHAnsi" w:hAnsiTheme="majorHAnsi" w:cstheme="majorHAnsi"/>
                <w:color w:val="000000"/>
                <w:sz w:val="18"/>
                <w:szCs w:val="18"/>
                <w:shd w:val="clear" w:color="auto" w:fill="FFFFFF"/>
              </w:rPr>
              <w:t xml:space="preserve">: __ABORT_FLAG__,  &lt;br&gt; </w:t>
            </w:r>
            <w:ins w:id="605" w:author="作成者">
              <w:r w:rsidR="00D416BC" w:rsidRPr="00AE3AFA">
                <w:rPr>
                  <w:rFonts w:asciiTheme="majorHAnsi" w:hAnsiTheme="majorHAnsi" w:cstheme="majorHAnsi"/>
                  <w:color w:val="000000"/>
                  <w:sz w:val="18"/>
                  <w:szCs w:val="18"/>
                  <w:shd w:val="clear" w:color="auto" w:fill="FFFFFF"/>
                </w:rPr>
                <w:t xml:space="preserve">Operation </w:t>
              </w:r>
            </w:ins>
            <w:del w:id="606" w:author="作成者">
              <w:r w:rsidRPr="00AE3AFA" w:rsidDel="00D416BC">
                <w:rPr>
                  <w:rFonts w:asciiTheme="majorHAnsi" w:hAnsiTheme="majorHAnsi" w:cstheme="majorHAnsi"/>
                  <w:color w:val="000000"/>
                  <w:sz w:val="18"/>
                  <w:szCs w:val="18"/>
                  <w:shd w:val="clear" w:color="auto" w:fill="FFFFFF"/>
                </w:rPr>
                <w:delText>作業</w:delText>
              </w:r>
            </w:del>
            <w:r w:rsidRPr="00AE3AFA">
              <w:rPr>
                <w:rFonts w:asciiTheme="majorHAnsi" w:hAnsiTheme="majorHAnsi" w:cstheme="majorHAnsi"/>
                <w:color w:val="000000"/>
                <w:sz w:val="18"/>
                <w:szCs w:val="18"/>
                <w:shd w:val="clear" w:color="auto" w:fill="FFFFFF"/>
              </w:rPr>
              <w:t>URL: __JUMP_URL__, &lt;br&gt;  "}</w:t>
            </w:r>
            <w:commentRangeEnd w:id="580"/>
            <w:r w:rsidR="00740C1B" w:rsidRPr="00AE3AFA">
              <w:rPr>
                <w:rStyle w:val="af5"/>
                <w:rFonts w:asciiTheme="majorHAnsi" w:hAnsiTheme="majorHAnsi" w:cstheme="majorHAnsi"/>
              </w:rPr>
              <w:commentReference w:id="580"/>
            </w:r>
          </w:p>
        </w:tc>
      </w:tr>
      <w:tr w:rsidR="006B3345" w:rsidRPr="00AE3AFA" w14:paraId="4B9164D6" w14:textId="77777777" w:rsidTr="006B3345">
        <w:tc>
          <w:tcPr>
            <w:tcW w:w="2943" w:type="dxa"/>
          </w:tcPr>
          <w:p w14:paraId="12628F1A" w14:textId="77777777" w:rsidR="006B3345" w:rsidRPr="00AE3AFA" w:rsidRDefault="006B3345" w:rsidP="006B3345">
            <w:pPr>
              <w:jc w:val="left"/>
              <w:rPr>
                <w:rFonts w:asciiTheme="majorHAnsi" w:hAnsiTheme="majorHAnsi" w:cstheme="majorHAnsi"/>
                <w:sz w:val="18"/>
              </w:rPr>
            </w:pPr>
            <w:r w:rsidRPr="00AE3AFA">
              <w:rPr>
                <w:rFonts w:asciiTheme="majorHAnsi" w:hAnsiTheme="majorHAnsi" w:cstheme="majorHAnsi"/>
                <w:sz w:val="18"/>
              </w:rPr>
              <w:t>PROXY / URL</w:t>
            </w:r>
            <w:r w:rsidRPr="00AE3AFA">
              <w:rPr>
                <w:rFonts w:asciiTheme="majorHAnsi" w:hAnsiTheme="majorHAnsi" w:cstheme="majorHAnsi"/>
                <w:sz w:val="18"/>
              </w:rPr>
              <w:br/>
              <w:t>(CURLOPT_PROXY)</w:t>
            </w:r>
          </w:p>
        </w:tc>
        <w:tc>
          <w:tcPr>
            <w:tcW w:w="6804" w:type="dxa"/>
          </w:tcPr>
          <w:p w14:paraId="6A189177"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http://proxy.co.jp</w:t>
            </w:r>
            <w:bookmarkStart w:id="607" w:name="_GoBack"/>
            <w:bookmarkEnd w:id="607"/>
          </w:p>
        </w:tc>
      </w:tr>
      <w:tr w:rsidR="006B3345" w:rsidRPr="00AE3AFA" w14:paraId="1CA8BFAE" w14:textId="77777777" w:rsidTr="006B3345">
        <w:tc>
          <w:tcPr>
            <w:tcW w:w="2943" w:type="dxa"/>
          </w:tcPr>
          <w:p w14:paraId="23D64115" w14:textId="77777777" w:rsidR="006B3345" w:rsidRPr="00AE3AFA" w:rsidRDefault="006B3345" w:rsidP="006B3345">
            <w:pPr>
              <w:jc w:val="left"/>
              <w:rPr>
                <w:rFonts w:asciiTheme="majorHAnsi" w:hAnsiTheme="majorHAnsi" w:cstheme="majorHAnsi"/>
                <w:sz w:val="18"/>
              </w:rPr>
            </w:pPr>
            <w:r w:rsidRPr="00AE3AFA">
              <w:rPr>
                <w:rFonts w:asciiTheme="majorHAnsi" w:hAnsiTheme="majorHAnsi" w:cstheme="majorHAnsi"/>
                <w:sz w:val="18"/>
              </w:rPr>
              <w:t>PROXY / PORT</w:t>
            </w:r>
            <w:r w:rsidRPr="00AE3AFA">
              <w:rPr>
                <w:rFonts w:asciiTheme="majorHAnsi" w:hAnsiTheme="majorHAnsi" w:cstheme="majorHAnsi"/>
                <w:sz w:val="18"/>
              </w:rPr>
              <w:br/>
              <w:t>(CURLOPT_PROXYPORT)</w:t>
            </w:r>
          </w:p>
        </w:tc>
        <w:tc>
          <w:tcPr>
            <w:tcW w:w="6804" w:type="dxa"/>
          </w:tcPr>
          <w:p w14:paraId="6D8B8636"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8080</w:t>
            </w:r>
          </w:p>
        </w:tc>
      </w:tr>
      <w:tr w:rsidR="006B3345" w:rsidRPr="00AE3AFA" w14:paraId="03EFE1F8" w14:textId="77777777" w:rsidTr="006B3345">
        <w:tc>
          <w:tcPr>
            <w:tcW w:w="2943" w:type="dxa"/>
          </w:tcPr>
          <w:p w14:paraId="10CE25A5"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 xml:space="preserve">Work confirmation </w:t>
            </w:r>
            <w:r w:rsidR="006B3345" w:rsidRPr="00AE3AFA">
              <w:rPr>
                <w:rFonts w:asciiTheme="majorHAnsi" w:hAnsiTheme="majorHAnsi" w:cstheme="majorHAnsi"/>
                <w:sz w:val="18"/>
              </w:rPr>
              <w:t>URL(FQDN)</w:t>
            </w:r>
          </w:p>
        </w:tc>
        <w:tc>
          <w:tcPr>
            <w:tcW w:w="6804" w:type="dxa"/>
          </w:tcPr>
          <w:p w14:paraId="4F86DD98"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http://exastro-it-automation.local</w:t>
            </w:r>
          </w:p>
        </w:tc>
      </w:tr>
      <w:tr w:rsidR="006B3345" w:rsidRPr="00AE3AFA" w14:paraId="12E3AFFF" w14:textId="77777777" w:rsidTr="006B3345">
        <w:tc>
          <w:tcPr>
            <w:tcW w:w="2943" w:type="dxa"/>
          </w:tcPr>
          <w:p w14:paraId="24BCA117"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Other</w:t>
            </w:r>
          </w:p>
        </w:tc>
        <w:tc>
          <w:tcPr>
            <w:tcW w:w="6804" w:type="dxa"/>
          </w:tcPr>
          <w:p w14:paraId="737CB975"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p>
        </w:tc>
      </w:tr>
      <w:tr w:rsidR="006B3345" w:rsidRPr="00AE3AFA" w14:paraId="1D770308" w14:textId="77777777" w:rsidTr="006B3345">
        <w:tc>
          <w:tcPr>
            <w:tcW w:w="2943" w:type="dxa"/>
          </w:tcPr>
          <w:p w14:paraId="43E39218"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Start date</w:t>
            </w:r>
          </w:p>
        </w:tc>
        <w:tc>
          <w:tcPr>
            <w:tcW w:w="6804" w:type="dxa"/>
          </w:tcPr>
          <w:p w14:paraId="0C686F00"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p>
        </w:tc>
      </w:tr>
      <w:tr w:rsidR="006B3345" w:rsidRPr="00AE3AFA" w14:paraId="5D6742BB" w14:textId="77777777" w:rsidTr="006B3345">
        <w:tc>
          <w:tcPr>
            <w:tcW w:w="2943" w:type="dxa"/>
          </w:tcPr>
          <w:p w14:paraId="79BC0DF0"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End date</w:t>
            </w:r>
          </w:p>
        </w:tc>
        <w:tc>
          <w:tcPr>
            <w:tcW w:w="6804" w:type="dxa"/>
          </w:tcPr>
          <w:p w14:paraId="3E6FADB1"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p>
        </w:tc>
      </w:tr>
    </w:tbl>
    <w:p w14:paraId="5D77DB32" w14:textId="77777777" w:rsidR="006B3345" w:rsidRPr="00AE3AFA" w:rsidRDefault="006B3345" w:rsidP="006B3345">
      <w:pPr>
        <w:jc w:val="center"/>
        <w:rPr>
          <w:rFonts w:asciiTheme="majorHAnsi" w:hAnsiTheme="majorHAnsi" w:cstheme="majorHAnsi"/>
        </w:rPr>
      </w:pPr>
    </w:p>
    <w:p w14:paraId="5A20F025" w14:textId="77777777" w:rsidR="006B3345" w:rsidRPr="00AE3AFA" w:rsidRDefault="006B3345" w:rsidP="006B3345">
      <w:pPr>
        <w:rPr>
          <w:rFonts w:asciiTheme="majorHAnsi" w:hAnsiTheme="majorHAnsi" w:cstheme="majorHAnsi"/>
        </w:rPr>
      </w:pPr>
      <w:r w:rsidRPr="00AE3AFA">
        <w:rPr>
          <w:rFonts w:asciiTheme="majorHAnsi" w:hAnsiTheme="majorHAnsi" w:cstheme="majorHAnsi"/>
        </w:rPr>
        <w:t xml:space="preserve">■Teams notification </w:t>
      </w:r>
      <w:r w:rsidR="00170C9B" w:rsidRPr="00AE3AFA">
        <w:rPr>
          <w:rFonts w:asciiTheme="majorHAnsi" w:hAnsiTheme="majorHAnsi" w:cstheme="majorHAnsi"/>
        </w:rPr>
        <w:t xml:space="preserve">display </w:t>
      </w:r>
      <w:r w:rsidRPr="00AE3AFA">
        <w:rPr>
          <w:rFonts w:asciiTheme="majorHAnsi" w:hAnsiTheme="majorHAnsi" w:cstheme="majorHAnsi"/>
        </w:rPr>
        <w:t>example</w:t>
      </w:r>
    </w:p>
    <w:p w14:paraId="3CA99342" w14:textId="77777777" w:rsidR="006B3345" w:rsidRPr="00AE3AFA" w:rsidRDefault="006B3345" w:rsidP="006B3345">
      <w:pPr>
        <w:jc w:val="center"/>
        <w:rPr>
          <w:rFonts w:asciiTheme="majorHAnsi" w:hAnsiTheme="majorHAnsi" w:cstheme="majorHAnsi"/>
        </w:rPr>
      </w:pPr>
      <w:r w:rsidRPr="00AE3AFA">
        <w:rPr>
          <w:rFonts w:asciiTheme="majorHAnsi" w:hAnsiTheme="majorHAnsi" w:cstheme="majorHAnsi"/>
          <w:noProof/>
        </w:rPr>
        <w:drawing>
          <wp:inline distT="0" distB="0" distL="0" distR="0" wp14:anchorId="5B384C8E" wp14:editId="19DDB842">
            <wp:extent cx="5156200" cy="1889233"/>
            <wp:effectExtent l="0" t="0" r="6350" b="0"/>
            <wp:docPr id="9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rotWithShape="1">
                    <a:blip r:embed="rId58" cstate="print">
                      <a:extLst>
                        <a:ext uri="{28A0092B-C50C-407E-A947-70E740481C1C}">
                          <a14:useLocalDpi xmlns:a14="http://schemas.microsoft.com/office/drawing/2010/main" val="0"/>
                        </a:ext>
                      </a:extLst>
                    </a:blip>
                    <a:srcRect/>
                    <a:stretch/>
                  </pic:blipFill>
                  <pic:spPr>
                    <a:xfrm>
                      <a:off x="0" y="0"/>
                      <a:ext cx="5159904" cy="1890590"/>
                    </a:xfrm>
                    <a:prstGeom prst="rect">
                      <a:avLst/>
                    </a:prstGeom>
                  </pic:spPr>
                </pic:pic>
              </a:graphicData>
            </a:graphic>
          </wp:inline>
        </w:drawing>
      </w:r>
    </w:p>
    <w:p w14:paraId="50832052" w14:textId="77777777" w:rsidR="006B3345" w:rsidRPr="00AE3AFA" w:rsidRDefault="006B3345" w:rsidP="006B3345">
      <w:pPr>
        <w:jc w:val="center"/>
        <w:rPr>
          <w:rFonts w:asciiTheme="majorHAnsi" w:hAnsiTheme="majorHAnsi" w:cstheme="majorHAnsi"/>
        </w:rPr>
      </w:pPr>
    </w:p>
    <w:p w14:paraId="517BBF5B" w14:textId="77777777" w:rsidR="006B3345" w:rsidRPr="00AE3AFA" w:rsidRDefault="006B3345" w:rsidP="006B3345">
      <w:pPr>
        <w:pStyle w:val="af1"/>
        <w:jc w:val="center"/>
        <w:rPr>
          <w:rFonts w:asciiTheme="majorHAnsi" w:hAnsiTheme="majorHAnsi" w:cstheme="majorHAnsi"/>
        </w:rPr>
      </w:pPr>
    </w:p>
    <w:p w14:paraId="1368F089" w14:textId="77777777" w:rsidR="006B3345" w:rsidRPr="00AE3AFA" w:rsidRDefault="006B3345" w:rsidP="006B3345">
      <w:pPr>
        <w:rPr>
          <w:rFonts w:asciiTheme="majorHAnsi" w:hAnsiTheme="majorHAnsi" w:cstheme="majorHAnsi"/>
        </w:rPr>
      </w:pPr>
    </w:p>
    <w:p w14:paraId="3BE06F84" w14:textId="77777777" w:rsidR="006B3345" w:rsidRPr="00AE3AFA" w:rsidRDefault="006B3345" w:rsidP="006B3345">
      <w:pPr>
        <w:rPr>
          <w:rFonts w:asciiTheme="majorHAnsi" w:hAnsiTheme="majorHAnsi" w:cstheme="majorHAnsi"/>
        </w:rPr>
      </w:pPr>
    </w:p>
    <w:p w14:paraId="2C22FA30" w14:textId="77777777" w:rsidR="006B3345" w:rsidRPr="00AE3AFA" w:rsidRDefault="006B3345" w:rsidP="006B3345">
      <w:pPr>
        <w:rPr>
          <w:rFonts w:asciiTheme="majorHAnsi" w:hAnsiTheme="majorHAnsi" w:cstheme="majorHAnsi"/>
        </w:rPr>
      </w:pPr>
    </w:p>
    <w:p w14:paraId="54E4D81B" w14:textId="77777777" w:rsidR="006B3345" w:rsidRPr="00AE3AFA" w:rsidRDefault="006B3345" w:rsidP="006B3345">
      <w:pPr>
        <w:rPr>
          <w:rFonts w:asciiTheme="majorHAnsi" w:hAnsiTheme="majorHAnsi" w:cstheme="majorHAnsi"/>
        </w:rPr>
      </w:pPr>
    </w:p>
    <w:p w14:paraId="6A436763" w14:textId="77777777" w:rsidR="006B3345" w:rsidRPr="00AE3AFA" w:rsidRDefault="006B3345" w:rsidP="006B3345">
      <w:pPr>
        <w:rPr>
          <w:rFonts w:asciiTheme="majorHAnsi" w:hAnsiTheme="majorHAnsi" w:cstheme="majorHAnsi"/>
        </w:rPr>
      </w:pPr>
    </w:p>
    <w:p w14:paraId="36E22A2A" w14:textId="77777777" w:rsidR="006B3345" w:rsidRPr="00AE3AFA" w:rsidRDefault="006B3345" w:rsidP="006B3345">
      <w:pPr>
        <w:rPr>
          <w:rFonts w:asciiTheme="majorHAnsi" w:hAnsiTheme="majorHAnsi" w:cstheme="majorHAnsi"/>
        </w:rPr>
      </w:pPr>
      <w:r w:rsidRPr="00AE3AFA">
        <w:rPr>
          <w:rFonts w:asciiTheme="majorHAnsi" w:hAnsiTheme="majorHAnsi" w:cstheme="majorHAnsi"/>
        </w:rPr>
        <w:t>■Slack setting exmaple</w:t>
      </w:r>
    </w:p>
    <w:tbl>
      <w:tblPr>
        <w:tblStyle w:val="aa"/>
        <w:tblW w:w="9747" w:type="dxa"/>
        <w:tblLook w:val="04A0" w:firstRow="1" w:lastRow="0" w:firstColumn="1" w:lastColumn="0" w:noHBand="0" w:noVBand="1"/>
      </w:tblPr>
      <w:tblGrid>
        <w:gridCol w:w="2943"/>
        <w:gridCol w:w="6804"/>
      </w:tblGrid>
      <w:tr w:rsidR="006B3345" w:rsidRPr="00AE3AFA" w14:paraId="716EEB30" w14:textId="77777777" w:rsidTr="006B3345">
        <w:tc>
          <w:tcPr>
            <w:tcW w:w="2943" w:type="dxa"/>
          </w:tcPr>
          <w:p w14:paraId="1D786800" w14:textId="77777777" w:rsidR="006B3345" w:rsidRPr="00AE3AFA" w:rsidRDefault="006B3345" w:rsidP="006B3345">
            <w:pPr>
              <w:jc w:val="left"/>
              <w:rPr>
                <w:rFonts w:asciiTheme="majorHAnsi" w:hAnsiTheme="majorHAnsi" w:cstheme="majorHAnsi"/>
                <w:sz w:val="18"/>
              </w:rPr>
            </w:pPr>
            <w:r w:rsidRPr="00AE3AFA">
              <w:rPr>
                <w:rFonts w:asciiTheme="majorHAnsi" w:hAnsiTheme="majorHAnsi" w:cstheme="majorHAnsi"/>
                <w:sz w:val="18"/>
              </w:rPr>
              <w:t>Notification name</w:t>
            </w:r>
          </w:p>
        </w:tc>
        <w:tc>
          <w:tcPr>
            <w:tcW w:w="6804" w:type="dxa"/>
          </w:tcPr>
          <w:p w14:paraId="2F3A7A34" w14:textId="77777777" w:rsidR="006B3345" w:rsidRPr="00AE3AFA" w:rsidRDefault="006B3345" w:rsidP="006B3345">
            <w:pPr>
              <w:spacing w:line="240" w:lineRule="exact"/>
              <w:jc w:val="left"/>
              <w:rPr>
                <w:rFonts w:asciiTheme="majorHAnsi" w:hAnsiTheme="majorHAnsi" w:cstheme="majorHAnsi"/>
              </w:rPr>
            </w:pPr>
            <w:r w:rsidRPr="00AE3AFA">
              <w:rPr>
                <w:rFonts w:asciiTheme="majorHAnsi" w:hAnsiTheme="majorHAnsi" w:cstheme="majorHAnsi"/>
              </w:rPr>
              <w:t>Notification sample</w:t>
            </w:r>
          </w:p>
        </w:tc>
      </w:tr>
      <w:tr w:rsidR="006B3345" w:rsidRPr="00AE3AFA" w14:paraId="6252E606" w14:textId="77777777" w:rsidTr="006B3345">
        <w:tc>
          <w:tcPr>
            <w:tcW w:w="2943" w:type="dxa"/>
          </w:tcPr>
          <w:p w14:paraId="47418986" w14:textId="77777777" w:rsidR="006B3345" w:rsidRPr="00AE3AFA" w:rsidRDefault="00170C9B" w:rsidP="006B3345">
            <w:pPr>
              <w:jc w:val="left"/>
              <w:rPr>
                <w:rFonts w:asciiTheme="majorHAnsi" w:hAnsiTheme="majorHAnsi" w:cstheme="majorHAnsi"/>
                <w:sz w:val="18"/>
              </w:rPr>
            </w:pPr>
            <w:r w:rsidRPr="00AE3AFA">
              <w:rPr>
                <w:rFonts w:asciiTheme="majorHAnsi" w:hAnsiTheme="majorHAnsi" w:cstheme="majorHAnsi"/>
                <w:sz w:val="18"/>
              </w:rPr>
              <w:t>Notification destination</w:t>
            </w:r>
            <w:r w:rsidR="006B3345" w:rsidRPr="00AE3AFA">
              <w:rPr>
                <w:rFonts w:asciiTheme="majorHAnsi" w:hAnsiTheme="majorHAnsi" w:cstheme="majorHAnsi"/>
                <w:sz w:val="18"/>
              </w:rPr>
              <w:t>(CURLOPT_URL)</w:t>
            </w:r>
          </w:p>
        </w:tc>
        <w:tc>
          <w:tcPr>
            <w:tcW w:w="6804" w:type="dxa"/>
          </w:tcPr>
          <w:p w14:paraId="3845A189" w14:textId="77777777" w:rsidR="006B3345" w:rsidRPr="00AE3AFA" w:rsidRDefault="006B3345" w:rsidP="00170C9B">
            <w:pPr>
              <w:spacing w:line="240" w:lineRule="exact"/>
              <w:jc w:val="left"/>
              <w:rPr>
                <w:rFonts w:asciiTheme="majorHAnsi" w:hAnsiTheme="majorHAnsi" w:cstheme="majorHAnsi"/>
              </w:rPr>
            </w:pPr>
            <w:r w:rsidRPr="00AE3AFA">
              <w:rPr>
                <w:rFonts w:asciiTheme="majorHAnsi" w:hAnsiTheme="majorHAnsi" w:cstheme="majorHAnsi"/>
              </w:rPr>
              <w:t>Enter Webhook URL for Slack</w:t>
            </w:r>
          </w:p>
        </w:tc>
      </w:tr>
      <w:tr w:rsidR="006B3345" w:rsidRPr="00AE3AFA" w14:paraId="10CC78B9" w14:textId="77777777" w:rsidTr="006B3345">
        <w:tc>
          <w:tcPr>
            <w:tcW w:w="2943" w:type="dxa"/>
          </w:tcPr>
          <w:p w14:paraId="214F6B8B"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 xml:space="preserve">Hearder </w:t>
            </w:r>
            <w:r w:rsidR="006B3345" w:rsidRPr="00AE3AFA">
              <w:rPr>
                <w:rFonts w:asciiTheme="majorHAnsi" w:hAnsiTheme="majorHAnsi" w:cstheme="majorHAnsi"/>
                <w:sz w:val="18"/>
              </w:rPr>
              <w:t>(CURLOPT_HTTPHEADER)</w:t>
            </w:r>
          </w:p>
        </w:tc>
        <w:tc>
          <w:tcPr>
            <w:tcW w:w="6804" w:type="dxa"/>
          </w:tcPr>
          <w:p w14:paraId="7EDD7488"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"Content-Type: application/json" ]</w:t>
            </w:r>
          </w:p>
        </w:tc>
      </w:tr>
      <w:tr w:rsidR="006B3345" w:rsidRPr="00AE3AFA" w14:paraId="4CDBFCD2" w14:textId="77777777" w:rsidTr="006B3345">
        <w:tc>
          <w:tcPr>
            <w:tcW w:w="2943" w:type="dxa"/>
          </w:tcPr>
          <w:p w14:paraId="0F4019AA"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 xml:space="preserve">Message </w:t>
            </w:r>
            <w:r w:rsidR="006B3345" w:rsidRPr="00AE3AFA">
              <w:rPr>
                <w:rFonts w:asciiTheme="majorHAnsi" w:hAnsiTheme="majorHAnsi" w:cstheme="majorHAnsi"/>
                <w:sz w:val="18"/>
              </w:rPr>
              <w:t>(CURLOPT_POSTFIELDS)</w:t>
            </w:r>
          </w:p>
        </w:tc>
        <w:tc>
          <w:tcPr>
            <w:tcW w:w="6804" w:type="dxa"/>
          </w:tcPr>
          <w:p w14:paraId="29255B09"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commentRangeStart w:id="608"/>
            <w:r w:rsidRPr="00AE3AFA">
              <w:rPr>
                <w:rFonts w:asciiTheme="majorHAnsi" w:hAnsiTheme="majorHAnsi" w:cstheme="majorHAnsi"/>
                <w:color w:val="000000"/>
                <w:sz w:val="18"/>
                <w:szCs w:val="18"/>
                <w:shd w:val="clear" w:color="auto" w:fill="FFFFFF"/>
              </w:rPr>
              <w:t>{</w:t>
            </w:r>
          </w:p>
          <w:p w14:paraId="19223EAA" w14:textId="048C5F69"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    "username": "ITAConductor</w:t>
            </w:r>
            <w:ins w:id="609" w:author="作成者">
              <w:r w:rsidR="007E626A" w:rsidRPr="00AE3AFA">
                <w:rPr>
                  <w:rFonts w:asciiTheme="majorHAnsi" w:hAnsiTheme="majorHAnsi" w:cstheme="majorHAnsi"/>
                  <w:color w:val="000000"/>
                  <w:sz w:val="18"/>
                  <w:szCs w:val="18"/>
                  <w:shd w:val="clear" w:color="auto" w:fill="FFFFFF"/>
                </w:rPr>
                <w:t xml:space="preserve"> operation notification</w:t>
              </w:r>
            </w:ins>
            <w:del w:id="610" w:author="作成者">
              <w:r w:rsidRPr="00AE3AFA" w:rsidDel="007E626A">
                <w:rPr>
                  <w:rFonts w:asciiTheme="majorHAnsi" w:hAnsiTheme="majorHAnsi" w:cstheme="majorHAnsi"/>
                  <w:color w:val="000000"/>
                  <w:sz w:val="18"/>
                  <w:szCs w:val="18"/>
                  <w:shd w:val="clear" w:color="auto" w:fill="FFFFFF"/>
                </w:rPr>
                <w:delText>実行通知</w:delText>
              </w:r>
            </w:del>
            <w:r w:rsidRPr="00AE3AFA">
              <w:rPr>
                <w:rFonts w:asciiTheme="majorHAnsi" w:hAnsiTheme="majorHAnsi" w:cstheme="majorHAnsi"/>
                <w:color w:val="000000"/>
                <w:sz w:val="18"/>
                <w:szCs w:val="18"/>
                <w:shd w:val="clear" w:color="auto" w:fill="FFFFFF"/>
              </w:rPr>
              <w:t>",</w:t>
            </w:r>
          </w:p>
          <w:p w14:paraId="51CAC3CB" w14:textId="64F0F40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    "text": "</w:t>
            </w:r>
            <w:ins w:id="611" w:author="作成者">
              <w:r w:rsidR="007E626A" w:rsidRPr="00AE3AFA">
                <w:rPr>
                  <w:rFonts w:asciiTheme="majorHAnsi" w:hAnsiTheme="majorHAnsi" w:cstheme="majorHAnsi"/>
                  <w:color w:val="000000"/>
                  <w:sz w:val="18"/>
                  <w:szCs w:val="18"/>
                  <w:shd w:val="clear" w:color="auto" w:fill="FFFFFF"/>
                </w:rPr>
                <w:t>notification name</w:t>
              </w:r>
            </w:ins>
            <w:del w:id="612" w:author="作成者">
              <w:r w:rsidRPr="00AE3AFA" w:rsidDel="007E626A">
                <w:rPr>
                  <w:rFonts w:asciiTheme="majorHAnsi" w:hAnsiTheme="majorHAnsi" w:cstheme="majorHAnsi"/>
                  <w:color w:val="000000"/>
                  <w:sz w:val="18"/>
                  <w:szCs w:val="18"/>
                  <w:shd w:val="clear" w:color="auto" w:fill="FFFFFF"/>
                </w:rPr>
                <w:delText>通知名</w:delText>
              </w:r>
            </w:del>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__NOTICE_NAME__,  \n Conductor</w:t>
            </w:r>
            <w:ins w:id="613" w:author="作成者">
              <w:r w:rsidR="007E626A" w:rsidRPr="00AE3AFA">
                <w:rPr>
                  <w:rFonts w:asciiTheme="majorHAnsi" w:hAnsiTheme="majorHAnsi" w:cstheme="majorHAnsi"/>
                  <w:color w:val="000000"/>
                  <w:sz w:val="18"/>
                  <w:szCs w:val="18"/>
                  <w:shd w:val="clear" w:color="auto" w:fill="FFFFFF"/>
                </w:rPr>
                <w:t xml:space="preserve"> name</w:t>
              </w:r>
            </w:ins>
            <w:del w:id="614" w:author="作成者">
              <w:r w:rsidRPr="00AE3AFA" w:rsidDel="007E626A">
                <w:rPr>
                  <w:rFonts w:asciiTheme="majorHAnsi" w:hAnsiTheme="majorHAnsi" w:cstheme="majorHAnsi"/>
                  <w:color w:val="000000"/>
                  <w:sz w:val="18"/>
                  <w:szCs w:val="18"/>
                  <w:shd w:val="clear" w:color="auto" w:fill="FFFFFF"/>
                </w:rPr>
                <w:delText>名称</w:delText>
              </w:r>
              <w:r w:rsidRPr="00AE3AFA" w:rsidDel="007E626A">
                <w:rPr>
                  <w:rFonts w:asciiTheme="majorHAnsi" w:hAnsiTheme="majorHAnsi" w:cstheme="majorHAnsi"/>
                  <w:color w:val="000000"/>
                  <w:sz w:val="18"/>
                  <w:szCs w:val="18"/>
                  <w:shd w:val="clear" w:color="auto" w:fill="FFFFFF"/>
                </w:rPr>
                <w:delText>:</w:delText>
              </w:r>
            </w:del>
            <w:r w:rsidRPr="00AE3AFA">
              <w:rPr>
                <w:rFonts w:asciiTheme="majorHAnsi" w:hAnsiTheme="majorHAnsi" w:cstheme="majorHAnsi"/>
                <w:color w:val="000000"/>
                <w:sz w:val="18"/>
                <w:szCs w:val="18"/>
                <w:shd w:val="clear" w:color="auto" w:fill="FFFFFF"/>
              </w:rPr>
              <w:t xml:space="preserve"> __CONDUCTOR_NAME__,  \n Conductor</w:t>
            </w:r>
            <w:ins w:id="615" w:author="作成者">
              <w:r w:rsidR="007E626A" w:rsidRPr="00AE3AFA">
                <w:rPr>
                  <w:rFonts w:asciiTheme="majorHAnsi" w:hAnsiTheme="majorHAnsi" w:cstheme="majorHAnsi"/>
                  <w:color w:val="000000"/>
                  <w:sz w:val="18"/>
                  <w:szCs w:val="18"/>
                  <w:shd w:val="clear" w:color="auto" w:fill="FFFFFF"/>
                </w:rPr>
                <w:t xml:space="preserve"> instance </w:t>
              </w:r>
            </w:ins>
            <w:del w:id="616" w:author="作成者">
              <w:r w:rsidRPr="00AE3AFA" w:rsidDel="007E626A">
                <w:rPr>
                  <w:rFonts w:asciiTheme="majorHAnsi" w:hAnsiTheme="majorHAnsi" w:cstheme="majorHAnsi"/>
                  <w:color w:val="000000"/>
                  <w:sz w:val="18"/>
                  <w:szCs w:val="18"/>
                  <w:shd w:val="clear" w:color="auto" w:fill="FFFFFF"/>
                </w:rPr>
                <w:delText>インスタンス</w:delText>
              </w:r>
            </w:del>
            <w:r w:rsidRPr="00AE3AFA">
              <w:rPr>
                <w:rFonts w:asciiTheme="majorHAnsi" w:hAnsiTheme="majorHAnsi" w:cstheme="majorHAnsi"/>
                <w:color w:val="000000"/>
                <w:sz w:val="18"/>
                <w:szCs w:val="18"/>
                <w:shd w:val="clear" w:color="auto" w:fill="FFFFFF"/>
              </w:rPr>
              <w:t xml:space="preserve">ID:__CONDUCTOR_INSTANCE_ID__, \n </w:t>
            </w:r>
            <w:del w:id="617" w:author="作成者">
              <w:r w:rsidRPr="00AE3AFA" w:rsidDel="007E626A">
                <w:rPr>
                  <w:rFonts w:asciiTheme="majorHAnsi" w:hAnsiTheme="majorHAnsi" w:cstheme="majorHAnsi"/>
                  <w:color w:val="000000"/>
                  <w:sz w:val="18"/>
                  <w:szCs w:val="18"/>
                  <w:shd w:val="clear" w:color="auto" w:fill="FFFFFF"/>
                </w:rPr>
                <w:delText>オペレーション</w:delText>
              </w:r>
            </w:del>
            <w:ins w:id="618" w:author="作成者">
              <w:r w:rsidR="007E626A" w:rsidRPr="00AE3AFA">
                <w:rPr>
                  <w:rFonts w:asciiTheme="majorHAnsi" w:hAnsiTheme="majorHAnsi" w:cstheme="majorHAnsi"/>
                  <w:color w:val="000000"/>
                  <w:sz w:val="18"/>
                  <w:szCs w:val="18"/>
                  <w:shd w:val="clear" w:color="auto" w:fill="FFFFFF"/>
                </w:rPr>
                <w:t xml:space="preserve">Operation </w:t>
              </w:r>
            </w:ins>
            <w:r w:rsidRPr="00AE3AFA">
              <w:rPr>
                <w:rFonts w:asciiTheme="majorHAnsi" w:hAnsiTheme="majorHAnsi" w:cstheme="majorHAnsi"/>
                <w:color w:val="000000"/>
                <w:sz w:val="18"/>
                <w:szCs w:val="18"/>
                <w:shd w:val="clear" w:color="auto" w:fill="FFFFFF"/>
              </w:rPr>
              <w:t>ID: __OPERATION_ID__,  \n</w:t>
            </w:r>
            <w:ins w:id="619" w:author="作成者">
              <w:r w:rsidR="007E626A" w:rsidRPr="00AE3AFA">
                <w:rPr>
                  <w:rFonts w:asciiTheme="majorHAnsi" w:hAnsiTheme="majorHAnsi" w:cstheme="majorHAnsi"/>
                  <w:color w:val="000000"/>
                  <w:sz w:val="18"/>
                  <w:szCs w:val="18"/>
                  <w:shd w:val="clear" w:color="auto" w:fill="FFFFFF"/>
                </w:rPr>
                <w:t xml:space="preserve"> Operation name</w:t>
              </w:r>
            </w:ins>
            <w:del w:id="620" w:author="作成者">
              <w:r w:rsidRPr="00AE3AFA" w:rsidDel="007E626A">
                <w:rPr>
                  <w:rFonts w:asciiTheme="majorHAnsi" w:hAnsiTheme="majorHAnsi" w:cstheme="majorHAnsi"/>
                  <w:color w:val="000000"/>
                  <w:sz w:val="18"/>
                  <w:szCs w:val="18"/>
                  <w:shd w:val="clear" w:color="auto" w:fill="FFFFFF"/>
                </w:rPr>
                <w:delText>オペレーション名</w:delText>
              </w:r>
            </w:del>
            <w:r w:rsidRPr="00AE3AFA">
              <w:rPr>
                <w:rFonts w:asciiTheme="majorHAnsi" w:hAnsiTheme="majorHAnsi" w:cstheme="majorHAnsi"/>
                <w:color w:val="000000"/>
                <w:sz w:val="18"/>
                <w:szCs w:val="18"/>
                <w:shd w:val="clear" w:color="auto" w:fill="FFFFFF"/>
              </w:rPr>
              <w:t>:_</w:t>
            </w:r>
            <w:del w:id="621" w:author="作成者">
              <w:r w:rsidRPr="00AE3AFA" w:rsidDel="007E626A">
                <w:rPr>
                  <w:rFonts w:asciiTheme="majorHAnsi" w:hAnsiTheme="majorHAnsi" w:cstheme="majorHAnsi"/>
                  <w:color w:val="000000"/>
                  <w:sz w:val="18"/>
                  <w:szCs w:val="18"/>
                  <w:shd w:val="clear" w:color="auto" w:fill="FFFFFF"/>
                </w:rPr>
                <w:delText>_</w:delText>
              </w:r>
            </w:del>
            <w:r w:rsidRPr="00AE3AFA">
              <w:rPr>
                <w:rFonts w:asciiTheme="majorHAnsi" w:hAnsiTheme="majorHAnsi" w:cstheme="majorHAnsi"/>
                <w:color w:val="000000"/>
                <w:sz w:val="18"/>
                <w:szCs w:val="18"/>
                <w:shd w:val="clear" w:color="auto" w:fill="FFFFFF"/>
              </w:rPr>
              <w:t>OPERATION_NAME__, \n</w:t>
            </w:r>
            <w:ins w:id="622" w:author="作成者">
              <w:r w:rsidR="007E626A" w:rsidRPr="00AE3AFA">
                <w:rPr>
                  <w:rFonts w:asciiTheme="majorHAnsi" w:hAnsiTheme="majorHAnsi" w:cstheme="majorHAnsi"/>
                  <w:color w:val="000000"/>
                  <w:sz w:val="18"/>
                  <w:szCs w:val="18"/>
                  <w:shd w:val="clear" w:color="auto" w:fill="FFFFFF"/>
                </w:rPr>
                <w:t xml:space="preserve"> Status </w:t>
              </w:r>
            </w:ins>
            <w:del w:id="623" w:author="作成者">
              <w:r w:rsidRPr="00AE3AFA" w:rsidDel="007E626A">
                <w:rPr>
                  <w:rFonts w:asciiTheme="majorHAnsi" w:hAnsiTheme="majorHAnsi" w:cstheme="majorHAnsi"/>
                  <w:color w:val="000000"/>
                  <w:sz w:val="18"/>
                  <w:szCs w:val="18"/>
                  <w:shd w:val="clear" w:color="auto" w:fill="FFFFFF"/>
                </w:rPr>
                <w:delText>ステータス</w:delText>
              </w:r>
            </w:del>
            <w:r w:rsidRPr="00AE3AFA">
              <w:rPr>
                <w:rFonts w:asciiTheme="majorHAnsi" w:hAnsiTheme="majorHAnsi" w:cstheme="majorHAnsi"/>
                <w:color w:val="000000"/>
                <w:sz w:val="18"/>
                <w:szCs w:val="18"/>
                <w:shd w:val="clear" w:color="auto" w:fill="FFFFFF"/>
              </w:rPr>
              <w:t>ID: __STATUS_ID__,  \</w:t>
            </w:r>
            <w:ins w:id="624" w:author="作成者">
              <w:r w:rsidR="007E626A" w:rsidRPr="00AE3AFA">
                <w:rPr>
                  <w:rFonts w:asciiTheme="majorHAnsi" w:hAnsiTheme="majorHAnsi" w:cstheme="majorHAnsi"/>
                  <w:color w:val="000000"/>
                  <w:sz w:val="18"/>
                  <w:szCs w:val="18"/>
                  <w:shd w:val="clear" w:color="auto" w:fill="FFFFFF"/>
                </w:rPr>
                <w:t>n Status</w:t>
              </w:r>
            </w:ins>
            <w:del w:id="625" w:author="作成者">
              <w:r w:rsidRPr="00AE3AFA" w:rsidDel="007E626A">
                <w:rPr>
                  <w:rFonts w:asciiTheme="majorHAnsi" w:hAnsiTheme="majorHAnsi" w:cstheme="majorHAnsi"/>
                  <w:color w:val="000000"/>
                  <w:sz w:val="18"/>
                  <w:szCs w:val="18"/>
                  <w:shd w:val="clear" w:color="auto" w:fill="FFFFFF"/>
                </w:rPr>
                <w:delText>n</w:delText>
              </w:r>
              <w:r w:rsidRPr="00AE3AFA" w:rsidDel="007E626A">
                <w:rPr>
                  <w:rFonts w:asciiTheme="majorHAnsi" w:hAnsiTheme="majorHAnsi" w:cstheme="majorHAnsi"/>
                  <w:color w:val="000000"/>
                  <w:sz w:val="18"/>
                  <w:szCs w:val="18"/>
                  <w:shd w:val="clear" w:color="auto" w:fill="FFFFFF"/>
                </w:rPr>
                <w:delText>ステータス</w:delText>
              </w:r>
            </w:del>
            <w:r w:rsidRPr="00AE3AFA">
              <w:rPr>
                <w:rFonts w:asciiTheme="majorHAnsi" w:hAnsiTheme="majorHAnsi" w:cstheme="majorHAnsi"/>
                <w:color w:val="000000"/>
                <w:sz w:val="18"/>
                <w:szCs w:val="18"/>
                <w:shd w:val="clear" w:color="auto" w:fill="FFFFFF"/>
              </w:rPr>
              <w:t>: __STATUS_NAME__,  \n</w:t>
            </w:r>
            <w:ins w:id="626" w:author="作成者">
              <w:r w:rsidR="007E626A" w:rsidRPr="00AE3AFA">
                <w:rPr>
                  <w:rFonts w:asciiTheme="majorHAnsi" w:hAnsiTheme="majorHAnsi" w:cstheme="majorHAnsi"/>
                  <w:color w:val="000000"/>
                  <w:sz w:val="18"/>
                  <w:szCs w:val="18"/>
                  <w:shd w:val="clear" w:color="auto" w:fill="FFFFFF"/>
                </w:rPr>
                <w:t xml:space="preserve"> Execution user</w:t>
              </w:r>
            </w:ins>
            <w:del w:id="627" w:author="作成者">
              <w:r w:rsidRPr="00AE3AFA" w:rsidDel="007E626A">
                <w:rPr>
                  <w:rFonts w:asciiTheme="majorHAnsi" w:hAnsiTheme="majorHAnsi" w:cstheme="majorHAnsi"/>
                  <w:color w:val="000000"/>
                  <w:sz w:val="18"/>
                  <w:szCs w:val="18"/>
                  <w:shd w:val="clear" w:color="auto" w:fill="FFFFFF"/>
                </w:rPr>
                <w:delText>実行ユーザー</w:delText>
              </w:r>
            </w:del>
            <w:r w:rsidRPr="00AE3AFA">
              <w:rPr>
                <w:rFonts w:asciiTheme="majorHAnsi" w:hAnsiTheme="majorHAnsi" w:cstheme="majorHAnsi"/>
                <w:color w:val="000000"/>
                <w:sz w:val="18"/>
                <w:szCs w:val="18"/>
                <w:shd w:val="clear" w:color="auto" w:fill="FFFFFF"/>
              </w:rPr>
              <w:t xml:space="preserve">: __EXECUTION_USER__,  \n </w:t>
            </w:r>
            <w:ins w:id="628" w:author="作成者">
              <w:r w:rsidR="00530326" w:rsidRPr="00AE3AFA">
                <w:rPr>
                  <w:rFonts w:asciiTheme="majorHAnsi" w:hAnsiTheme="majorHAnsi" w:cstheme="majorHAnsi"/>
                  <w:color w:val="000000"/>
                  <w:sz w:val="18"/>
                  <w:szCs w:val="18"/>
                  <w:shd w:val="clear" w:color="auto" w:fill="FFFFFF"/>
                </w:rPr>
                <w:t>Book time</w:t>
              </w:r>
            </w:ins>
            <w:del w:id="629" w:author="作成者">
              <w:r w:rsidRPr="00AE3AFA" w:rsidDel="00530326">
                <w:rPr>
                  <w:rFonts w:asciiTheme="majorHAnsi" w:hAnsiTheme="majorHAnsi" w:cstheme="majorHAnsi"/>
                  <w:color w:val="000000"/>
                  <w:sz w:val="18"/>
                  <w:szCs w:val="18"/>
                  <w:shd w:val="clear" w:color="auto" w:fill="FFFFFF"/>
                </w:rPr>
                <w:delText>予約日時</w:delText>
              </w:r>
            </w:del>
            <w:r w:rsidRPr="00AE3AFA">
              <w:rPr>
                <w:rFonts w:asciiTheme="majorHAnsi" w:hAnsiTheme="majorHAnsi" w:cstheme="majorHAnsi"/>
                <w:color w:val="000000"/>
                <w:sz w:val="18"/>
                <w:szCs w:val="18"/>
                <w:shd w:val="clear" w:color="auto" w:fill="FFFFFF"/>
              </w:rPr>
              <w:t>: __TIME_BOOK__,  \n</w:t>
            </w:r>
            <w:ins w:id="630" w:author="作成者">
              <w:r w:rsidR="00530326" w:rsidRPr="00AE3AFA">
                <w:rPr>
                  <w:rFonts w:asciiTheme="majorHAnsi" w:hAnsiTheme="majorHAnsi" w:cstheme="majorHAnsi"/>
                  <w:color w:val="000000"/>
                  <w:sz w:val="18"/>
                  <w:szCs w:val="18"/>
                  <w:shd w:val="clear" w:color="auto" w:fill="FFFFFF"/>
                </w:rPr>
                <w:t xml:space="preserve"> Start time</w:t>
              </w:r>
            </w:ins>
            <w:del w:id="631" w:author="作成者">
              <w:r w:rsidRPr="00AE3AFA" w:rsidDel="00530326">
                <w:rPr>
                  <w:rFonts w:asciiTheme="majorHAnsi" w:hAnsiTheme="majorHAnsi" w:cstheme="majorHAnsi"/>
                  <w:color w:val="000000"/>
                  <w:sz w:val="18"/>
                  <w:szCs w:val="18"/>
                  <w:shd w:val="clear" w:color="auto" w:fill="FFFFFF"/>
                </w:rPr>
                <w:delText>開始日時</w:delText>
              </w:r>
            </w:del>
            <w:r w:rsidRPr="00AE3AFA">
              <w:rPr>
                <w:rFonts w:asciiTheme="majorHAnsi" w:hAnsiTheme="majorHAnsi" w:cstheme="majorHAnsi"/>
                <w:color w:val="000000"/>
                <w:sz w:val="18"/>
                <w:szCs w:val="18"/>
                <w:shd w:val="clear" w:color="auto" w:fill="FFFFFF"/>
              </w:rPr>
              <w:t>: __TIME_START__,  \n</w:t>
            </w:r>
            <w:ins w:id="632" w:author="作成者">
              <w:r w:rsidR="00530326" w:rsidRPr="00AE3AFA">
                <w:rPr>
                  <w:rFonts w:asciiTheme="majorHAnsi" w:hAnsiTheme="majorHAnsi" w:cstheme="majorHAnsi"/>
                  <w:color w:val="000000"/>
                  <w:sz w:val="18"/>
                  <w:szCs w:val="18"/>
                  <w:shd w:val="clear" w:color="auto" w:fill="FFFFFF"/>
                </w:rPr>
                <w:t xml:space="preserve"> End time</w:t>
              </w:r>
            </w:ins>
            <w:del w:id="633" w:author="作成者">
              <w:r w:rsidRPr="00AE3AFA" w:rsidDel="00530326">
                <w:rPr>
                  <w:rFonts w:asciiTheme="majorHAnsi" w:hAnsiTheme="majorHAnsi" w:cstheme="majorHAnsi"/>
                  <w:color w:val="000000"/>
                  <w:sz w:val="18"/>
                  <w:szCs w:val="18"/>
                  <w:shd w:val="clear" w:color="auto" w:fill="FFFFFF"/>
                </w:rPr>
                <w:delText>終了日時</w:delText>
              </w:r>
            </w:del>
            <w:r w:rsidRPr="00AE3AFA">
              <w:rPr>
                <w:rFonts w:asciiTheme="majorHAnsi" w:hAnsiTheme="majorHAnsi" w:cstheme="majorHAnsi"/>
                <w:color w:val="000000"/>
                <w:sz w:val="18"/>
                <w:szCs w:val="18"/>
                <w:shd w:val="clear" w:color="auto" w:fill="FFFFFF"/>
              </w:rPr>
              <w:t>: __TIME_END__,  \n</w:t>
            </w:r>
            <w:ins w:id="634" w:author="作成者">
              <w:r w:rsidR="00530326" w:rsidRPr="00AE3AFA">
                <w:rPr>
                  <w:rFonts w:asciiTheme="majorHAnsi" w:hAnsiTheme="majorHAnsi" w:cstheme="majorHAnsi"/>
                  <w:color w:val="000000"/>
                  <w:sz w:val="18"/>
                  <w:szCs w:val="18"/>
                  <w:shd w:val="clear" w:color="auto" w:fill="FFFFFF"/>
                </w:rPr>
                <w:t xml:space="preserve"> Emergency shutdown flag</w:t>
              </w:r>
            </w:ins>
            <w:del w:id="635" w:author="作成者">
              <w:r w:rsidRPr="00AE3AFA" w:rsidDel="00530326">
                <w:rPr>
                  <w:rFonts w:asciiTheme="majorHAnsi" w:hAnsiTheme="majorHAnsi" w:cstheme="majorHAnsi"/>
                  <w:color w:val="000000"/>
                  <w:sz w:val="18"/>
                  <w:szCs w:val="18"/>
                  <w:shd w:val="clear" w:color="auto" w:fill="FFFFFF"/>
                </w:rPr>
                <w:delText>緊急停止フラグ</w:delText>
              </w:r>
            </w:del>
            <w:r w:rsidRPr="00AE3AFA">
              <w:rPr>
                <w:rFonts w:asciiTheme="majorHAnsi" w:hAnsiTheme="majorHAnsi" w:cstheme="majorHAnsi"/>
                <w:color w:val="000000"/>
                <w:sz w:val="18"/>
                <w:szCs w:val="18"/>
                <w:shd w:val="clear" w:color="auto" w:fill="FFFFFF"/>
              </w:rPr>
              <w:t xml:space="preserve">: __ABORT_FLAG__,  \n </w:t>
            </w:r>
            <w:ins w:id="636" w:author="作成者">
              <w:r w:rsidR="00530326" w:rsidRPr="00AE3AFA">
                <w:rPr>
                  <w:rFonts w:asciiTheme="majorHAnsi" w:hAnsiTheme="majorHAnsi" w:cstheme="majorHAnsi"/>
                  <w:color w:val="000000"/>
                  <w:sz w:val="18"/>
                  <w:szCs w:val="18"/>
                  <w:shd w:val="clear" w:color="auto" w:fill="FFFFFF"/>
                </w:rPr>
                <w:t xml:space="preserve">Operation </w:t>
              </w:r>
            </w:ins>
            <w:del w:id="637" w:author="作成者">
              <w:r w:rsidRPr="00AE3AFA" w:rsidDel="00530326">
                <w:rPr>
                  <w:rFonts w:asciiTheme="majorHAnsi" w:hAnsiTheme="majorHAnsi" w:cstheme="majorHAnsi"/>
                  <w:color w:val="000000"/>
                  <w:sz w:val="18"/>
                  <w:szCs w:val="18"/>
                  <w:shd w:val="clear" w:color="auto" w:fill="FFFFFF"/>
                </w:rPr>
                <w:delText>作業</w:delText>
              </w:r>
            </w:del>
            <w:r w:rsidRPr="00AE3AFA">
              <w:rPr>
                <w:rFonts w:asciiTheme="majorHAnsi" w:hAnsiTheme="majorHAnsi" w:cstheme="majorHAnsi"/>
                <w:color w:val="000000"/>
                <w:sz w:val="18"/>
                <w:szCs w:val="18"/>
                <w:shd w:val="clear" w:color="auto" w:fill="FFFFFF"/>
              </w:rPr>
              <w:t>URL: __JUMP_URL__  "</w:t>
            </w:r>
          </w:p>
          <w:p w14:paraId="6AC619E3"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commentRangeEnd w:id="608"/>
            <w:r w:rsidR="00740C1B" w:rsidRPr="00AE3AFA">
              <w:rPr>
                <w:rStyle w:val="af5"/>
                <w:rFonts w:asciiTheme="majorHAnsi" w:hAnsiTheme="majorHAnsi" w:cstheme="majorHAnsi"/>
              </w:rPr>
              <w:commentReference w:id="608"/>
            </w:r>
          </w:p>
        </w:tc>
      </w:tr>
      <w:tr w:rsidR="006B3345" w:rsidRPr="00AE3AFA" w14:paraId="5D4089A8" w14:textId="77777777" w:rsidTr="006B3345">
        <w:tc>
          <w:tcPr>
            <w:tcW w:w="2943" w:type="dxa"/>
          </w:tcPr>
          <w:p w14:paraId="2E7ED8BC" w14:textId="77777777" w:rsidR="006B3345" w:rsidRPr="00AE3AFA" w:rsidRDefault="006B3345" w:rsidP="006B3345">
            <w:pPr>
              <w:jc w:val="left"/>
              <w:rPr>
                <w:rFonts w:asciiTheme="majorHAnsi" w:hAnsiTheme="majorHAnsi" w:cstheme="majorHAnsi"/>
                <w:sz w:val="18"/>
              </w:rPr>
            </w:pPr>
            <w:r w:rsidRPr="00AE3AFA">
              <w:rPr>
                <w:rFonts w:asciiTheme="majorHAnsi" w:hAnsiTheme="majorHAnsi" w:cstheme="majorHAnsi"/>
                <w:sz w:val="18"/>
              </w:rPr>
              <w:t>PROXY / URL</w:t>
            </w:r>
            <w:r w:rsidRPr="00AE3AFA">
              <w:rPr>
                <w:rFonts w:asciiTheme="majorHAnsi" w:hAnsiTheme="majorHAnsi" w:cstheme="majorHAnsi"/>
                <w:sz w:val="18"/>
              </w:rPr>
              <w:br/>
              <w:t>(CURLOPT_PROXY)</w:t>
            </w:r>
          </w:p>
        </w:tc>
        <w:tc>
          <w:tcPr>
            <w:tcW w:w="6804" w:type="dxa"/>
          </w:tcPr>
          <w:p w14:paraId="534D72F9"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http://proxy.co.jp</w:t>
            </w:r>
          </w:p>
        </w:tc>
      </w:tr>
      <w:tr w:rsidR="006B3345" w:rsidRPr="00AE3AFA" w14:paraId="129B044B" w14:textId="77777777" w:rsidTr="006B3345">
        <w:tc>
          <w:tcPr>
            <w:tcW w:w="2943" w:type="dxa"/>
          </w:tcPr>
          <w:p w14:paraId="0FEDCBA6" w14:textId="77777777" w:rsidR="006B3345" w:rsidRPr="00AE3AFA" w:rsidRDefault="006B3345" w:rsidP="006B3345">
            <w:pPr>
              <w:jc w:val="left"/>
              <w:rPr>
                <w:rFonts w:asciiTheme="majorHAnsi" w:hAnsiTheme="majorHAnsi" w:cstheme="majorHAnsi"/>
                <w:sz w:val="18"/>
              </w:rPr>
            </w:pPr>
            <w:r w:rsidRPr="00AE3AFA">
              <w:rPr>
                <w:rFonts w:asciiTheme="majorHAnsi" w:hAnsiTheme="majorHAnsi" w:cstheme="majorHAnsi"/>
                <w:sz w:val="18"/>
              </w:rPr>
              <w:t>PROXY / PORT</w:t>
            </w:r>
            <w:r w:rsidRPr="00AE3AFA">
              <w:rPr>
                <w:rFonts w:asciiTheme="majorHAnsi" w:hAnsiTheme="majorHAnsi" w:cstheme="majorHAnsi"/>
                <w:sz w:val="18"/>
              </w:rPr>
              <w:br/>
              <w:t>(CURLOPT_PROXYPORT)</w:t>
            </w:r>
          </w:p>
        </w:tc>
        <w:tc>
          <w:tcPr>
            <w:tcW w:w="6804" w:type="dxa"/>
          </w:tcPr>
          <w:p w14:paraId="30AA5C13"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8080</w:t>
            </w:r>
          </w:p>
        </w:tc>
      </w:tr>
      <w:tr w:rsidR="006B3345" w:rsidRPr="00AE3AFA" w14:paraId="1598ADBD" w14:textId="77777777" w:rsidTr="006B3345">
        <w:tc>
          <w:tcPr>
            <w:tcW w:w="2943" w:type="dxa"/>
          </w:tcPr>
          <w:p w14:paraId="60007E58"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 xml:space="preserve">Work confirmation </w:t>
            </w:r>
            <w:r w:rsidR="006B3345" w:rsidRPr="00AE3AFA">
              <w:rPr>
                <w:rFonts w:asciiTheme="majorHAnsi" w:hAnsiTheme="majorHAnsi" w:cstheme="majorHAnsi"/>
                <w:sz w:val="18"/>
              </w:rPr>
              <w:t>URL(FQDN)</w:t>
            </w:r>
          </w:p>
        </w:tc>
        <w:tc>
          <w:tcPr>
            <w:tcW w:w="6804" w:type="dxa"/>
          </w:tcPr>
          <w:p w14:paraId="0DFBF2A7"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http://exastro-it-automation.local</w:t>
            </w:r>
          </w:p>
        </w:tc>
      </w:tr>
      <w:tr w:rsidR="006B3345" w:rsidRPr="00AE3AFA" w14:paraId="2F0C7247" w14:textId="77777777" w:rsidTr="006B3345">
        <w:tc>
          <w:tcPr>
            <w:tcW w:w="2943" w:type="dxa"/>
          </w:tcPr>
          <w:p w14:paraId="1D4DE090"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Other</w:t>
            </w:r>
          </w:p>
        </w:tc>
        <w:tc>
          <w:tcPr>
            <w:tcW w:w="6804" w:type="dxa"/>
          </w:tcPr>
          <w:p w14:paraId="4FACB0EE"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p>
        </w:tc>
      </w:tr>
      <w:tr w:rsidR="006B3345" w:rsidRPr="00AE3AFA" w14:paraId="1AB233A2" w14:textId="77777777" w:rsidTr="006B3345">
        <w:tc>
          <w:tcPr>
            <w:tcW w:w="2943" w:type="dxa"/>
          </w:tcPr>
          <w:p w14:paraId="0B88E324"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Start date</w:t>
            </w:r>
          </w:p>
        </w:tc>
        <w:tc>
          <w:tcPr>
            <w:tcW w:w="6804" w:type="dxa"/>
          </w:tcPr>
          <w:p w14:paraId="1D7E8B49"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p>
        </w:tc>
      </w:tr>
      <w:tr w:rsidR="006B3345" w:rsidRPr="00AE3AFA" w14:paraId="2F59AF99" w14:textId="77777777" w:rsidTr="006B3345">
        <w:tc>
          <w:tcPr>
            <w:tcW w:w="2943" w:type="dxa"/>
          </w:tcPr>
          <w:p w14:paraId="41738599"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End date</w:t>
            </w:r>
          </w:p>
        </w:tc>
        <w:tc>
          <w:tcPr>
            <w:tcW w:w="6804" w:type="dxa"/>
          </w:tcPr>
          <w:p w14:paraId="07D91DD2"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p>
        </w:tc>
      </w:tr>
    </w:tbl>
    <w:p w14:paraId="1EB23DCD" w14:textId="77777777" w:rsidR="006B3345" w:rsidRPr="00AE3AFA" w:rsidRDefault="006B3345" w:rsidP="006B3345">
      <w:pPr>
        <w:jc w:val="center"/>
        <w:rPr>
          <w:rFonts w:asciiTheme="majorHAnsi" w:hAnsiTheme="majorHAnsi" w:cstheme="majorHAnsi"/>
        </w:rPr>
      </w:pPr>
    </w:p>
    <w:p w14:paraId="36F9A44F" w14:textId="77777777" w:rsidR="006B3345" w:rsidRPr="00AE3AFA" w:rsidRDefault="006B3345" w:rsidP="006B3345">
      <w:pPr>
        <w:rPr>
          <w:rFonts w:asciiTheme="majorHAnsi" w:hAnsiTheme="majorHAnsi" w:cstheme="majorHAnsi"/>
        </w:rPr>
      </w:pPr>
      <w:r w:rsidRPr="00AE3AFA">
        <w:rPr>
          <w:rFonts w:asciiTheme="majorHAnsi" w:hAnsiTheme="majorHAnsi" w:cstheme="majorHAnsi"/>
        </w:rPr>
        <w:t>■Slack</w:t>
      </w:r>
      <w:r w:rsidR="00170C9B" w:rsidRPr="00AE3AFA">
        <w:rPr>
          <w:rFonts w:asciiTheme="majorHAnsi" w:hAnsiTheme="majorHAnsi" w:cstheme="majorHAnsi"/>
        </w:rPr>
        <w:t xml:space="preserve"> notification display example</w:t>
      </w:r>
    </w:p>
    <w:p w14:paraId="22214571" w14:textId="77777777" w:rsidR="006B3345" w:rsidRPr="00AE3AFA" w:rsidRDefault="006B3345" w:rsidP="006B3345">
      <w:pPr>
        <w:jc w:val="center"/>
        <w:rPr>
          <w:rFonts w:asciiTheme="majorHAnsi" w:hAnsiTheme="majorHAnsi" w:cstheme="majorHAnsi"/>
        </w:rPr>
      </w:pPr>
      <w:r w:rsidRPr="00AE3AFA">
        <w:rPr>
          <w:rFonts w:asciiTheme="majorHAnsi" w:hAnsiTheme="majorHAnsi" w:cstheme="majorHAnsi"/>
          <w:noProof/>
        </w:rPr>
        <w:drawing>
          <wp:inline distT="0" distB="0" distL="0" distR="0" wp14:anchorId="69F27931" wp14:editId="16203601">
            <wp:extent cx="5264362" cy="1750235"/>
            <wp:effectExtent l="0" t="0" r="0" b="2540"/>
            <wp:docPr id="9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59" cstate="print">
                      <a:extLst>
                        <a:ext uri="{28A0092B-C50C-407E-A947-70E740481C1C}">
                          <a14:useLocalDpi xmlns:a14="http://schemas.microsoft.com/office/drawing/2010/main" val="0"/>
                        </a:ext>
                      </a:extLst>
                    </a:blip>
                    <a:srcRect/>
                    <a:stretch/>
                  </pic:blipFill>
                  <pic:spPr>
                    <a:xfrm>
                      <a:off x="0" y="0"/>
                      <a:ext cx="5268540" cy="1751624"/>
                    </a:xfrm>
                    <a:prstGeom prst="rect">
                      <a:avLst/>
                    </a:prstGeom>
                  </pic:spPr>
                </pic:pic>
              </a:graphicData>
            </a:graphic>
          </wp:inline>
        </w:drawing>
      </w:r>
    </w:p>
    <w:p w14:paraId="7171B240" w14:textId="77777777" w:rsidR="006B3345" w:rsidRPr="00AE3AFA" w:rsidRDefault="006B3345" w:rsidP="006B3345">
      <w:pPr>
        <w:jc w:val="center"/>
        <w:rPr>
          <w:rFonts w:asciiTheme="majorHAnsi" w:hAnsiTheme="majorHAnsi" w:cstheme="majorHAnsi"/>
        </w:rPr>
      </w:pPr>
    </w:p>
    <w:p w14:paraId="31D035EA" w14:textId="77777777" w:rsidR="006B3345" w:rsidRPr="00AE3AFA" w:rsidRDefault="006B3345" w:rsidP="006B3345">
      <w:pPr>
        <w:rPr>
          <w:rFonts w:asciiTheme="majorHAnsi" w:hAnsiTheme="majorHAnsi" w:cstheme="majorHAnsi"/>
        </w:rPr>
      </w:pPr>
    </w:p>
    <w:p w14:paraId="1BB124CE" w14:textId="77777777" w:rsidR="006B3345" w:rsidRPr="00AE3AFA" w:rsidRDefault="006B3345" w:rsidP="006B3345">
      <w:pPr>
        <w:widowControl/>
        <w:jc w:val="left"/>
        <w:rPr>
          <w:rFonts w:asciiTheme="majorHAnsi" w:hAnsiTheme="majorHAnsi" w:cstheme="majorHAnsi"/>
        </w:rPr>
      </w:pPr>
      <w:r w:rsidRPr="00AE3AFA">
        <w:rPr>
          <w:rFonts w:asciiTheme="majorHAnsi" w:hAnsiTheme="majorHAnsi" w:cstheme="majorHAnsi"/>
        </w:rPr>
        <w:br w:type="page"/>
      </w:r>
    </w:p>
    <w:p w14:paraId="75DDC1A8" w14:textId="77777777" w:rsidR="006B3345" w:rsidRPr="00AE3AFA" w:rsidRDefault="006B3345" w:rsidP="006B3345">
      <w:pPr>
        <w:rPr>
          <w:rFonts w:asciiTheme="majorHAnsi" w:hAnsiTheme="majorHAnsi" w:cstheme="majorHAnsi"/>
        </w:rPr>
      </w:pPr>
      <w:r w:rsidRPr="00AE3AFA">
        <w:rPr>
          <w:rFonts w:asciiTheme="majorHAnsi" w:hAnsiTheme="majorHAnsi" w:cstheme="majorHAnsi"/>
        </w:rPr>
        <w:lastRenderedPageBreak/>
        <w:t>■</w:t>
      </w:r>
      <w:r w:rsidR="00DF01E9" w:rsidRPr="00AE3AFA">
        <w:rPr>
          <w:rFonts w:asciiTheme="majorHAnsi" w:hAnsiTheme="majorHAnsi" w:cstheme="majorHAnsi"/>
        </w:rPr>
        <w:t xml:space="preserve">Setting sample </w:t>
      </w:r>
      <w:r w:rsidRPr="00AE3AFA">
        <w:rPr>
          <w:rFonts w:asciiTheme="majorHAnsi" w:hAnsiTheme="majorHAnsi" w:cstheme="majorHAnsi"/>
        </w:rPr>
        <w:t>(Proxy</w:t>
      </w:r>
      <w:r w:rsidR="00DF01E9" w:rsidRPr="00AE3AFA">
        <w:rPr>
          <w:rFonts w:asciiTheme="majorHAnsi" w:hAnsiTheme="majorHAnsi" w:cstheme="majorHAnsi"/>
        </w:rPr>
        <w:t xml:space="preserve"> setting</w:t>
      </w:r>
      <w:r w:rsidRPr="00AE3AFA">
        <w:rPr>
          <w:rFonts w:asciiTheme="majorHAnsi" w:hAnsiTheme="majorHAnsi" w:cstheme="majorHAnsi"/>
        </w:rPr>
        <w:t>、</w:t>
      </w:r>
      <w:r w:rsidR="00DF01E9" w:rsidRPr="00AE3AFA">
        <w:rPr>
          <w:rFonts w:asciiTheme="majorHAnsi" w:hAnsiTheme="majorHAnsi" w:cstheme="majorHAnsi"/>
        </w:rPr>
        <w:t>Notification setting</w:t>
      </w:r>
      <w:r w:rsidRPr="00AE3AFA">
        <w:rPr>
          <w:rFonts w:asciiTheme="majorHAnsi" w:hAnsiTheme="majorHAnsi" w:cstheme="majorHAnsi"/>
        </w:rPr>
        <w:t>、</w:t>
      </w:r>
      <w:r w:rsidR="00DF01E9" w:rsidRPr="00AE3AFA">
        <w:rPr>
          <w:rFonts w:asciiTheme="majorHAnsi" w:hAnsiTheme="majorHAnsi" w:cstheme="majorHAnsi"/>
        </w:rPr>
        <w:t>other</w:t>
      </w:r>
      <w:r w:rsidRPr="00AE3AFA">
        <w:rPr>
          <w:rFonts w:asciiTheme="majorHAnsi" w:hAnsiTheme="majorHAnsi" w:cstheme="majorHAnsi"/>
        </w:rPr>
        <w:t>)</w:t>
      </w:r>
    </w:p>
    <w:tbl>
      <w:tblPr>
        <w:tblStyle w:val="aa"/>
        <w:tblW w:w="9747" w:type="dxa"/>
        <w:tblLook w:val="04A0" w:firstRow="1" w:lastRow="0" w:firstColumn="1" w:lastColumn="0" w:noHBand="0" w:noVBand="1"/>
      </w:tblPr>
      <w:tblGrid>
        <w:gridCol w:w="2943"/>
        <w:gridCol w:w="6804"/>
      </w:tblGrid>
      <w:tr w:rsidR="006B3345" w:rsidRPr="00AE3AFA" w14:paraId="5531350B" w14:textId="77777777" w:rsidTr="006B3345">
        <w:tc>
          <w:tcPr>
            <w:tcW w:w="2943" w:type="dxa"/>
          </w:tcPr>
          <w:p w14:paraId="575B4D88"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Notification name</w:t>
            </w:r>
          </w:p>
        </w:tc>
        <w:tc>
          <w:tcPr>
            <w:tcW w:w="6804" w:type="dxa"/>
          </w:tcPr>
          <w:p w14:paraId="64BA2BDA" w14:textId="77777777" w:rsidR="006B3345" w:rsidRPr="00AE3AFA" w:rsidRDefault="00F50A44" w:rsidP="006B3345">
            <w:pPr>
              <w:spacing w:line="240" w:lineRule="exact"/>
              <w:jc w:val="left"/>
              <w:rPr>
                <w:rFonts w:asciiTheme="majorHAnsi" w:hAnsiTheme="majorHAnsi" w:cstheme="majorHAnsi"/>
              </w:rPr>
            </w:pPr>
            <w:r w:rsidRPr="00AE3AFA">
              <w:rPr>
                <w:rFonts w:asciiTheme="majorHAnsi" w:hAnsiTheme="majorHAnsi" w:cstheme="majorHAnsi"/>
              </w:rPr>
              <w:t>Notification sample</w:t>
            </w:r>
          </w:p>
        </w:tc>
      </w:tr>
      <w:tr w:rsidR="006B3345" w:rsidRPr="00AE3AFA" w14:paraId="706015CD" w14:textId="77777777" w:rsidTr="006B3345">
        <w:tc>
          <w:tcPr>
            <w:tcW w:w="2943" w:type="dxa"/>
          </w:tcPr>
          <w:p w14:paraId="5BCCC195" w14:textId="77777777" w:rsidR="006B3345" w:rsidRPr="00AE3AFA" w:rsidRDefault="00DB7A90" w:rsidP="006B3345">
            <w:pPr>
              <w:jc w:val="left"/>
              <w:rPr>
                <w:rFonts w:asciiTheme="majorHAnsi" w:hAnsiTheme="majorHAnsi" w:cstheme="majorHAnsi"/>
                <w:sz w:val="18"/>
              </w:rPr>
            </w:pPr>
            <w:r w:rsidRPr="00AE3AFA">
              <w:rPr>
                <w:rFonts w:asciiTheme="majorHAnsi" w:hAnsiTheme="majorHAnsi" w:cstheme="majorHAnsi"/>
                <w:sz w:val="18"/>
              </w:rPr>
              <w:t xml:space="preserve"> </w:t>
            </w:r>
            <w:r w:rsidR="006B3345" w:rsidRPr="00AE3AFA">
              <w:rPr>
                <w:rFonts w:asciiTheme="majorHAnsi" w:hAnsiTheme="majorHAnsi" w:cstheme="majorHAnsi"/>
                <w:sz w:val="18"/>
              </w:rPr>
              <w:t>(CURLOPT_URL)</w:t>
            </w:r>
          </w:p>
        </w:tc>
        <w:tc>
          <w:tcPr>
            <w:tcW w:w="6804" w:type="dxa"/>
          </w:tcPr>
          <w:p w14:paraId="592B621F" w14:textId="77777777" w:rsidR="006B3345" w:rsidRPr="00AE3AFA" w:rsidRDefault="006B3345" w:rsidP="006B3345">
            <w:pPr>
              <w:spacing w:line="240" w:lineRule="exact"/>
              <w:jc w:val="left"/>
              <w:rPr>
                <w:rFonts w:asciiTheme="majorHAnsi" w:hAnsiTheme="majorHAnsi" w:cstheme="majorHAnsi"/>
              </w:rPr>
            </w:pPr>
            <w:r w:rsidRPr="00AE3AFA">
              <w:rPr>
                <w:rFonts w:asciiTheme="majorHAnsi" w:hAnsiTheme="majorHAnsi" w:cstheme="majorHAnsi"/>
              </w:rPr>
              <w:t>https://sample.webhook.xxx.com/yyyyyyyy</w:t>
            </w:r>
          </w:p>
        </w:tc>
      </w:tr>
      <w:tr w:rsidR="006B3345" w:rsidRPr="00AE3AFA" w14:paraId="72FFFFED" w14:textId="77777777" w:rsidTr="006B3345">
        <w:tc>
          <w:tcPr>
            <w:tcW w:w="2943" w:type="dxa"/>
          </w:tcPr>
          <w:p w14:paraId="313151CF" w14:textId="77777777" w:rsidR="006B3345" w:rsidRPr="00AE3AFA" w:rsidRDefault="00611E98" w:rsidP="006B3345">
            <w:pPr>
              <w:jc w:val="left"/>
              <w:rPr>
                <w:rFonts w:asciiTheme="majorHAnsi" w:hAnsiTheme="majorHAnsi" w:cstheme="majorHAnsi"/>
                <w:sz w:val="18"/>
              </w:rPr>
            </w:pPr>
            <w:r w:rsidRPr="00AE3AFA">
              <w:rPr>
                <w:rFonts w:asciiTheme="majorHAnsi" w:hAnsiTheme="majorHAnsi" w:cstheme="majorHAnsi"/>
                <w:sz w:val="18"/>
              </w:rPr>
              <w:t xml:space="preserve">Header </w:t>
            </w:r>
            <w:r w:rsidR="006B3345" w:rsidRPr="00AE3AFA">
              <w:rPr>
                <w:rFonts w:asciiTheme="majorHAnsi" w:hAnsiTheme="majorHAnsi" w:cstheme="majorHAnsi"/>
                <w:sz w:val="18"/>
              </w:rPr>
              <w:t>(CURLOPT_HTTPHEADER)</w:t>
            </w:r>
          </w:p>
        </w:tc>
        <w:tc>
          <w:tcPr>
            <w:tcW w:w="6804" w:type="dxa"/>
          </w:tcPr>
          <w:p w14:paraId="4C1C4140"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"Content-Type: application/json" ]</w:t>
            </w:r>
          </w:p>
        </w:tc>
      </w:tr>
      <w:tr w:rsidR="006B3345" w:rsidRPr="00AE3AFA" w14:paraId="61D02398" w14:textId="77777777" w:rsidTr="006B3345">
        <w:tc>
          <w:tcPr>
            <w:tcW w:w="2943" w:type="dxa"/>
          </w:tcPr>
          <w:p w14:paraId="620A1278" w14:textId="77777777" w:rsidR="006B3345" w:rsidRPr="00AE3AFA" w:rsidRDefault="00611E98" w:rsidP="006B3345">
            <w:pPr>
              <w:jc w:val="left"/>
              <w:rPr>
                <w:rFonts w:asciiTheme="majorHAnsi" w:hAnsiTheme="majorHAnsi" w:cstheme="majorHAnsi"/>
                <w:sz w:val="18"/>
              </w:rPr>
            </w:pPr>
            <w:r w:rsidRPr="00AE3AFA">
              <w:rPr>
                <w:rFonts w:asciiTheme="majorHAnsi" w:hAnsiTheme="majorHAnsi" w:cstheme="majorHAnsi"/>
                <w:sz w:val="18"/>
              </w:rPr>
              <w:t xml:space="preserve">Message </w:t>
            </w:r>
            <w:r w:rsidR="006B3345" w:rsidRPr="00AE3AFA">
              <w:rPr>
                <w:rFonts w:asciiTheme="majorHAnsi" w:hAnsiTheme="majorHAnsi" w:cstheme="majorHAnsi"/>
                <w:sz w:val="18"/>
              </w:rPr>
              <w:t>(CURLOPT_POSTFIELDS)</w:t>
            </w:r>
          </w:p>
        </w:tc>
        <w:tc>
          <w:tcPr>
            <w:tcW w:w="6804" w:type="dxa"/>
          </w:tcPr>
          <w:p w14:paraId="37736AAC" w14:textId="4DDE8EF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{"text": "</w:t>
            </w:r>
            <w:r w:rsidR="00213A2C" w:rsidRPr="00AE3AFA">
              <w:rPr>
                <w:rFonts w:asciiTheme="majorHAnsi" w:hAnsiTheme="majorHAnsi" w:cstheme="majorHAnsi"/>
                <w:color w:val="000000"/>
                <w:sz w:val="18"/>
                <w:szCs w:val="18"/>
                <w:shd w:val="clear" w:color="auto" w:fill="FFFFFF"/>
              </w:rPr>
              <w:t>Notification contents</w:t>
            </w:r>
            <w:r w:rsidRPr="00AE3AFA">
              <w:rPr>
                <w:rFonts w:asciiTheme="majorHAnsi" w:hAnsiTheme="majorHAnsi" w:cstheme="majorHAnsi"/>
                <w:color w:val="000000"/>
                <w:sz w:val="18"/>
                <w:szCs w:val="18"/>
                <w:shd w:val="clear" w:color="auto" w:fill="FFFFFF"/>
              </w:rPr>
              <w:t>"}</w:t>
            </w:r>
          </w:p>
        </w:tc>
      </w:tr>
      <w:tr w:rsidR="006B3345" w:rsidRPr="00AE3AFA" w14:paraId="408912AB" w14:textId="77777777" w:rsidTr="006B3345">
        <w:tc>
          <w:tcPr>
            <w:tcW w:w="2943" w:type="dxa"/>
          </w:tcPr>
          <w:p w14:paraId="08F279A1" w14:textId="77777777" w:rsidR="006B3345" w:rsidRPr="00AE3AFA" w:rsidRDefault="006B3345" w:rsidP="006B3345">
            <w:pPr>
              <w:jc w:val="left"/>
              <w:rPr>
                <w:rFonts w:asciiTheme="majorHAnsi" w:hAnsiTheme="majorHAnsi" w:cstheme="majorHAnsi"/>
                <w:sz w:val="18"/>
              </w:rPr>
            </w:pPr>
            <w:r w:rsidRPr="00AE3AFA">
              <w:rPr>
                <w:rFonts w:asciiTheme="majorHAnsi" w:hAnsiTheme="majorHAnsi" w:cstheme="majorHAnsi"/>
                <w:sz w:val="18"/>
              </w:rPr>
              <w:t>PROXY / URL</w:t>
            </w:r>
            <w:r w:rsidRPr="00AE3AFA">
              <w:rPr>
                <w:rFonts w:asciiTheme="majorHAnsi" w:hAnsiTheme="majorHAnsi" w:cstheme="majorHAnsi"/>
                <w:sz w:val="18"/>
              </w:rPr>
              <w:br/>
              <w:t>(CURLOPT_PROXY)</w:t>
            </w:r>
          </w:p>
        </w:tc>
        <w:tc>
          <w:tcPr>
            <w:tcW w:w="6804" w:type="dxa"/>
          </w:tcPr>
          <w:p w14:paraId="5930CF2F"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http://proxy.co.jp</w:t>
            </w:r>
          </w:p>
        </w:tc>
      </w:tr>
      <w:tr w:rsidR="006B3345" w:rsidRPr="00AE3AFA" w14:paraId="7A8994F9" w14:textId="77777777" w:rsidTr="006B3345">
        <w:tc>
          <w:tcPr>
            <w:tcW w:w="2943" w:type="dxa"/>
          </w:tcPr>
          <w:p w14:paraId="659E06BB" w14:textId="77777777" w:rsidR="006B3345" w:rsidRPr="00AE3AFA" w:rsidRDefault="006B3345" w:rsidP="006B3345">
            <w:pPr>
              <w:jc w:val="left"/>
              <w:rPr>
                <w:rFonts w:asciiTheme="majorHAnsi" w:hAnsiTheme="majorHAnsi" w:cstheme="majorHAnsi"/>
                <w:sz w:val="18"/>
              </w:rPr>
            </w:pPr>
            <w:r w:rsidRPr="00AE3AFA">
              <w:rPr>
                <w:rFonts w:asciiTheme="majorHAnsi" w:hAnsiTheme="majorHAnsi" w:cstheme="majorHAnsi"/>
                <w:sz w:val="18"/>
              </w:rPr>
              <w:t>PROXY / PORT</w:t>
            </w:r>
            <w:r w:rsidRPr="00AE3AFA">
              <w:rPr>
                <w:rFonts w:asciiTheme="majorHAnsi" w:hAnsiTheme="majorHAnsi" w:cstheme="majorHAnsi"/>
                <w:sz w:val="18"/>
              </w:rPr>
              <w:br/>
              <w:t>(CURLOPT_PROXYPORT)</w:t>
            </w:r>
          </w:p>
        </w:tc>
        <w:tc>
          <w:tcPr>
            <w:tcW w:w="6804" w:type="dxa"/>
          </w:tcPr>
          <w:p w14:paraId="7A752140"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8080</w:t>
            </w:r>
          </w:p>
        </w:tc>
      </w:tr>
      <w:tr w:rsidR="006B3345" w:rsidRPr="00AE3AFA" w14:paraId="7619A6EF" w14:textId="77777777" w:rsidTr="006B3345">
        <w:tc>
          <w:tcPr>
            <w:tcW w:w="2943" w:type="dxa"/>
          </w:tcPr>
          <w:p w14:paraId="0B251710" w14:textId="77777777" w:rsidR="006B3345" w:rsidRPr="00AE3AFA" w:rsidRDefault="00D33D99" w:rsidP="006B3345">
            <w:pPr>
              <w:jc w:val="left"/>
              <w:rPr>
                <w:rFonts w:asciiTheme="majorHAnsi" w:hAnsiTheme="majorHAnsi" w:cstheme="majorHAnsi"/>
                <w:sz w:val="18"/>
              </w:rPr>
            </w:pPr>
            <w:r w:rsidRPr="00AE3AFA">
              <w:rPr>
                <w:rFonts w:asciiTheme="majorHAnsi" w:hAnsiTheme="majorHAnsi" w:cstheme="majorHAnsi"/>
                <w:sz w:val="18"/>
              </w:rPr>
              <w:t xml:space="preserve">Work confirmation </w:t>
            </w:r>
            <w:r w:rsidR="006B3345" w:rsidRPr="00AE3AFA">
              <w:rPr>
                <w:rFonts w:asciiTheme="majorHAnsi" w:hAnsiTheme="majorHAnsi" w:cstheme="majorHAnsi"/>
                <w:sz w:val="18"/>
              </w:rPr>
              <w:t>URL(FQDN)</w:t>
            </w:r>
          </w:p>
        </w:tc>
        <w:tc>
          <w:tcPr>
            <w:tcW w:w="6804" w:type="dxa"/>
          </w:tcPr>
          <w:p w14:paraId="28F26501"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http://exastro-it-automation.local</w:t>
            </w:r>
          </w:p>
        </w:tc>
      </w:tr>
      <w:tr w:rsidR="006B3345" w:rsidRPr="00AE3AFA" w14:paraId="712645B4" w14:textId="77777777" w:rsidTr="006B3345">
        <w:tc>
          <w:tcPr>
            <w:tcW w:w="2943" w:type="dxa"/>
          </w:tcPr>
          <w:p w14:paraId="51261B48" w14:textId="77777777" w:rsidR="006B3345" w:rsidRPr="00AE3AFA" w:rsidRDefault="00611E98" w:rsidP="006B3345">
            <w:pPr>
              <w:jc w:val="left"/>
              <w:rPr>
                <w:rFonts w:asciiTheme="majorHAnsi" w:hAnsiTheme="majorHAnsi" w:cstheme="majorHAnsi"/>
                <w:sz w:val="18"/>
              </w:rPr>
            </w:pPr>
            <w:r w:rsidRPr="00AE3AFA">
              <w:rPr>
                <w:rFonts w:asciiTheme="majorHAnsi" w:hAnsiTheme="majorHAnsi" w:cstheme="majorHAnsi"/>
                <w:sz w:val="18"/>
              </w:rPr>
              <w:t>Other</w:t>
            </w:r>
          </w:p>
        </w:tc>
        <w:tc>
          <w:tcPr>
            <w:tcW w:w="6804" w:type="dxa"/>
          </w:tcPr>
          <w:p w14:paraId="3DF167C2"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{"CURLOPT_TIMEOUT":"10"}</w:t>
            </w:r>
          </w:p>
        </w:tc>
      </w:tr>
      <w:tr w:rsidR="006B3345" w:rsidRPr="00AE3AFA" w14:paraId="3CDC7867" w14:textId="77777777" w:rsidTr="006B3345">
        <w:tc>
          <w:tcPr>
            <w:tcW w:w="2943" w:type="dxa"/>
          </w:tcPr>
          <w:p w14:paraId="644D0E7D" w14:textId="77777777" w:rsidR="006B3345" w:rsidRPr="00AE3AFA" w:rsidRDefault="00611E98" w:rsidP="006B3345">
            <w:pPr>
              <w:jc w:val="left"/>
              <w:rPr>
                <w:rFonts w:asciiTheme="majorHAnsi" w:hAnsiTheme="majorHAnsi" w:cstheme="majorHAnsi"/>
                <w:sz w:val="18"/>
              </w:rPr>
            </w:pPr>
            <w:r w:rsidRPr="00AE3AFA">
              <w:rPr>
                <w:rFonts w:asciiTheme="majorHAnsi" w:hAnsiTheme="majorHAnsi" w:cstheme="majorHAnsi"/>
                <w:sz w:val="18"/>
              </w:rPr>
              <w:t>Start date</w:t>
            </w:r>
          </w:p>
        </w:tc>
        <w:tc>
          <w:tcPr>
            <w:tcW w:w="6804" w:type="dxa"/>
          </w:tcPr>
          <w:p w14:paraId="7B31B43D"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2020/01/01 00:00:00</w:t>
            </w:r>
          </w:p>
        </w:tc>
      </w:tr>
      <w:tr w:rsidR="006B3345" w:rsidRPr="00AE3AFA" w14:paraId="2FB9A629" w14:textId="77777777" w:rsidTr="006B3345">
        <w:tc>
          <w:tcPr>
            <w:tcW w:w="2943" w:type="dxa"/>
          </w:tcPr>
          <w:p w14:paraId="7103E527" w14:textId="77777777" w:rsidR="006B3345" w:rsidRPr="00AE3AFA" w:rsidRDefault="00611E98" w:rsidP="006B3345">
            <w:pPr>
              <w:jc w:val="left"/>
              <w:rPr>
                <w:rFonts w:asciiTheme="majorHAnsi" w:hAnsiTheme="majorHAnsi" w:cstheme="majorHAnsi"/>
                <w:sz w:val="18"/>
              </w:rPr>
            </w:pPr>
            <w:r w:rsidRPr="00AE3AFA">
              <w:rPr>
                <w:rFonts w:asciiTheme="majorHAnsi" w:hAnsiTheme="majorHAnsi" w:cstheme="majorHAnsi"/>
                <w:sz w:val="18"/>
              </w:rPr>
              <w:t>End date</w:t>
            </w:r>
          </w:p>
        </w:tc>
        <w:tc>
          <w:tcPr>
            <w:tcW w:w="6804" w:type="dxa"/>
          </w:tcPr>
          <w:p w14:paraId="3D7AEBED"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2020/01/01 00:00:00</w:t>
            </w:r>
          </w:p>
        </w:tc>
      </w:tr>
      <w:tr w:rsidR="006B3345" w:rsidRPr="00AE3AFA" w14:paraId="6F9A2EA5" w14:textId="77777777" w:rsidTr="006B3345">
        <w:tc>
          <w:tcPr>
            <w:tcW w:w="2943" w:type="dxa"/>
          </w:tcPr>
          <w:p w14:paraId="00283C2E" w14:textId="77777777" w:rsidR="006B3345" w:rsidRPr="00AE3AFA" w:rsidRDefault="00611E98" w:rsidP="00760B1A">
            <w:pPr>
              <w:jc w:val="left"/>
              <w:rPr>
                <w:rFonts w:asciiTheme="majorHAnsi" w:hAnsiTheme="majorHAnsi" w:cstheme="majorHAnsi"/>
                <w:sz w:val="18"/>
              </w:rPr>
            </w:pPr>
            <w:r w:rsidRPr="00AE3AFA">
              <w:rPr>
                <w:rFonts w:asciiTheme="majorHAnsi" w:hAnsiTheme="majorHAnsi" w:cstheme="majorHAnsi"/>
                <w:sz w:val="18"/>
              </w:rPr>
              <w:t>Remarks</w:t>
            </w:r>
          </w:p>
        </w:tc>
        <w:tc>
          <w:tcPr>
            <w:tcW w:w="6804" w:type="dxa"/>
          </w:tcPr>
          <w:p w14:paraId="2299568D" w14:textId="77777777" w:rsidR="006B3345" w:rsidRPr="00AE3AFA" w:rsidRDefault="00760B1A" w:rsidP="00760B1A">
            <w:pPr>
              <w:jc w:val="left"/>
              <w:rPr>
                <w:rFonts w:asciiTheme="majorHAnsi" w:hAnsiTheme="majorHAnsi" w:cstheme="majorHAnsi"/>
                <w:sz w:val="18"/>
              </w:rPr>
            </w:pPr>
            <w:r w:rsidRPr="00AE3AFA">
              <w:rPr>
                <w:rFonts w:asciiTheme="majorHAnsi" w:hAnsiTheme="majorHAnsi" w:cstheme="majorHAnsi"/>
                <w:sz w:val="18"/>
              </w:rPr>
              <w:t>Free description field</w:t>
            </w:r>
          </w:p>
        </w:tc>
      </w:tr>
    </w:tbl>
    <w:p w14:paraId="08FC6CDA" w14:textId="77777777" w:rsidR="006B3345" w:rsidRPr="00AE3AFA" w:rsidRDefault="006B3345" w:rsidP="006B3345">
      <w:pPr>
        <w:rPr>
          <w:rFonts w:asciiTheme="majorHAnsi" w:hAnsiTheme="majorHAnsi" w:cstheme="majorHAnsi"/>
        </w:rPr>
      </w:pPr>
    </w:p>
    <w:p w14:paraId="56E892E1" w14:textId="77777777" w:rsidR="006B3345" w:rsidRPr="00AE3AFA" w:rsidRDefault="006B3345" w:rsidP="006B3345">
      <w:pPr>
        <w:rPr>
          <w:rFonts w:asciiTheme="majorHAnsi" w:hAnsiTheme="majorHAnsi" w:cstheme="majorHAnsi"/>
        </w:rPr>
      </w:pPr>
    </w:p>
    <w:p w14:paraId="3357979B" w14:textId="77777777" w:rsidR="006B3345" w:rsidRPr="00AE3AFA" w:rsidRDefault="006B3345" w:rsidP="006B3345">
      <w:pPr>
        <w:widowControl/>
        <w:jc w:val="left"/>
        <w:rPr>
          <w:rFonts w:asciiTheme="majorHAnsi" w:hAnsiTheme="majorHAnsi" w:cstheme="majorHAnsi"/>
        </w:rPr>
      </w:pPr>
      <w:r w:rsidRPr="00AE3AFA">
        <w:rPr>
          <w:rFonts w:asciiTheme="majorHAnsi" w:hAnsiTheme="majorHAnsi" w:cstheme="majorHAnsi"/>
        </w:rPr>
        <w:br w:type="page"/>
      </w:r>
    </w:p>
    <w:p w14:paraId="425FF54B" w14:textId="1C7E51E0" w:rsidR="006B3345" w:rsidRPr="00AE3AFA" w:rsidRDefault="00611E98" w:rsidP="006B3345">
      <w:pPr>
        <w:pStyle w:val="30"/>
        <w:rPr>
          <w:rFonts w:asciiTheme="majorHAnsi" w:hAnsiTheme="majorHAnsi" w:cstheme="majorHAnsi"/>
        </w:rPr>
      </w:pPr>
      <w:bookmarkStart w:id="638" w:name="_Ref87426093"/>
      <w:bookmarkStart w:id="639" w:name="_Ref87426098"/>
      <w:bookmarkStart w:id="640" w:name="_Toc90295153"/>
      <w:bookmarkStart w:id="641" w:name="_Toc93482359"/>
      <w:r w:rsidRPr="00AE3AFA">
        <w:rPr>
          <w:rFonts w:asciiTheme="majorHAnsi" w:hAnsiTheme="majorHAnsi" w:cstheme="majorHAnsi"/>
        </w:rPr>
        <w:lastRenderedPageBreak/>
        <w:t xml:space="preserve">Notification log output </w:t>
      </w:r>
      <w:bookmarkEnd w:id="579"/>
      <w:bookmarkEnd w:id="638"/>
      <w:bookmarkEnd w:id="639"/>
      <w:bookmarkEnd w:id="640"/>
      <w:bookmarkEnd w:id="641"/>
      <w:r w:rsidR="007E5697" w:rsidRPr="00AE3AFA">
        <w:rPr>
          <w:rFonts w:asciiTheme="majorHAnsi" w:hAnsiTheme="majorHAnsi" w:cstheme="majorHAnsi"/>
        </w:rPr>
        <w:t>example</w:t>
      </w:r>
    </w:p>
    <w:p w14:paraId="76520BDE" w14:textId="77777777" w:rsidR="006B3345" w:rsidRPr="00AE3AFA" w:rsidRDefault="00F50A44" w:rsidP="006B3345">
      <w:pPr>
        <w:rPr>
          <w:rFonts w:asciiTheme="majorHAnsi" w:hAnsiTheme="majorHAnsi" w:cstheme="majorHAnsi"/>
        </w:rPr>
      </w:pPr>
      <w:r w:rsidRPr="00AE3AFA">
        <w:rPr>
          <w:rFonts w:asciiTheme="majorHAnsi" w:hAnsiTheme="majorHAnsi" w:cstheme="majorHAnsi"/>
        </w:rPr>
        <w:t>Notification log configuration</w:t>
      </w:r>
    </w:p>
    <w:tbl>
      <w:tblPr>
        <w:tblStyle w:val="aa"/>
        <w:tblW w:w="0" w:type="auto"/>
        <w:tblLook w:val="04A0" w:firstRow="1" w:lastRow="0" w:firstColumn="1" w:lastColumn="0" w:noHBand="0" w:noVBand="1"/>
      </w:tblPr>
      <w:tblGrid>
        <w:gridCol w:w="9627"/>
      </w:tblGrid>
      <w:tr w:rsidR="006B3345" w:rsidRPr="00AE3AFA" w14:paraId="306728D7" w14:textId="77777777" w:rsidTr="006B3345">
        <w:tc>
          <w:tcPr>
            <w:tcW w:w="9853" w:type="dxa"/>
          </w:tcPr>
          <w:p w14:paraId="449E4ABF" w14:textId="2BC6D902"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YYYY-MM-dd HH:ii:ss </w:t>
            </w:r>
            <w:r w:rsidR="00213A2C" w:rsidRPr="00AE3AFA">
              <w:rPr>
                <w:rFonts w:asciiTheme="majorHAnsi" w:hAnsiTheme="majorHAnsi" w:cstheme="majorHAnsi"/>
              </w:rPr>
              <w:t>Notification execution results</w:t>
            </w:r>
            <w:r w:rsidRPr="00AE3AFA">
              <w:rPr>
                <w:rFonts w:asciiTheme="majorHAnsi" w:hAnsiTheme="majorHAnsi" w:cstheme="majorHAnsi"/>
              </w:rPr>
              <w:t>(&lt;ID:</w:t>
            </w:r>
            <w:r w:rsidR="00213A2C" w:rsidRPr="00AE3AFA">
              <w:rPr>
                <w:rFonts w:asciiTheme="majorHAnsi" w:hAnsiTheme="majorHAnsi" w:cstheme="majorHAnsi"/>
              </w:rPr>
              <w:t>Notification name</w:t>
            </w:r>
            <w:r w:rsidRPr="00AE3AFA">
              <w:rPr>
                <w:rFonts w:asciiTheme="majorHAnsi" w:hAnsiTheme="majorHAnsi" w:cstheme="majorHAnsi"/>
              </w:rPr>
              <w:t>&gt;,&lt;ID:</w:t>
            </w:r>
            <w:r w:rsidR="00213A2C" w:rsidRPr="00AE3AFA">
              <w:rPr>
                <w:rFonts w:asciiTheme="majorHAnsi" w:hAnsiTheme="majorHAnsi" w:cstheme="majorHAnsi"/>
              </w:rPr>
              <w:t>Status name</w:t>
            </w:r>
            <w:r w:rsidRPr="00AE3AFA">
              <w:rPr>
                <w:rFonts w:asciiTheme="majorHAnsi" w:hAnsiTheme="majorHAnsi" w:cstheme="majorHAnsi"/>
              </w:rPr>
              <w:t>&gt;)</w:t>
            </w:r>
          </w:p>
          <w:p w14:paraId="07A6480C"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Array</w:t>
            </w:r>
          </w:p>
          <w:p w14:paraId="1126B2DA"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w:t>
            </w:r>
          </w:p>
          <w:p w14:paraId="14A81B68" w14:textId="72BB48E2"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[RETURN_MSG] =&gt;</w:t>
            </w:r>
            <w:r w:rsidRPr="00AE3AFA">
              <w:rPr>
                <w:rFonts w:asciiTheme="majorHAnsi" w:hAnsiTheme="majorHAnsi" w:cstheme="majorHAnsi"/>
              </w:rPr>
              <w:t xml:space="preserve">　</w:t>
            </w:r>
            <w:r w:rsidRPr="00AE3AFA">
              <w:rPr>
                <w:rFonts w:asciiTheme="majorHAnsi" w:hAnsiTheme="majorHAnsi" w:cstheme="majorHAnsi"/>
              </w:rPr>
              <w:t xml:space="preserve">                  </w:t>
            </w:r>
            <w:r w:rsidRPr="00AE3AFA">
              <w:rPr>
                <w:rFonts w:asciiTheme="majorHAnsi" w:hAnsiTheme="majorHAnsi" w:cstheme="majorHAnsi"/>
              </w:rPr>
              <w:t>：</w:t>
            </w:r>
            <w:r w:rsidR="00213A2C" w:rsidRPr="00AE3AFA">
              <w:rPr>
                <w:rFonts w:asciiTheme="majorHAnsi" w:hAnsiTheme="majorHAnsi" w:cstheme="majorHAnsi"/>
              </w:rPr>
              <w:t>Notification execution return value</w:t>
            </w:r>
          </w:p>
          <w:p w14:paraId="10301FD4" w14:textId="0BA1C5B5"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[OPTION] =&gt; Array </w:t>
            </w:r>
            <w:r w:rsidRPr="00AE3AFA">
              <w:rPr>
                <w:rFonts w:asciiTheme="majorHAnsi" w:hAnsiTheme="majorHAnsi" w:cstheme="majorHAnsi"/>
              </w:rPr>
              <w:t xml:space="preserve">　　　　　　　　　　　</w:t>
            </w:r>
            <w:r w:rsidRPr="00AE3AFA">
              <w:rPr>
                <w:rFonts w:asciiTheme="majorHAnsi" w:hAnsiTheme="majorHAnsi" w:cstheme="majorHAnsi"/>
              </w:rPr>
              <w:t xml:space="preserve">     </w:t>
            </w:r>
            <w:r w:rsidRPr="00AE3AFA">
              <w:rPr>
                <w:rFonts w:asciiTheme="majorHAnsi" w:hAnsiTheme="majorHAnsi" w:cstheme="majorHAnsi"/>
              </w:rPr>
              <w:t>：</w:t>
            </w:r>
            <w:r w:rsidR="00213A2C" w:rsidRPr="00AE3AFA">
              <w:rPr>
                <w:rFonts w:asciiTheme="majorHAnsi" w:hAnsiTheme="majorHAnsi" w:cstheme="majorHAnsi"/>
              </w:rPr>
              <w:t>Notification execution option</w:t>
            </w:r>
            <w:r w:rsidRPr="00AE3AFA">
              <w:rPr>
                <w:rFonts w:asciiTheme="majorHAnsi" w:hAnsiTheme="majorHAnsi" w:cstheme="majorHAnsi"/>
              </w:rPr>
              <w:t>ン</w:t>
            </w:r>
          </w:p>
          <w:p w14:paraId="2141C097"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728619A6"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[CURLOPT_XXXXXXXX] =&gt;</w:t>
            </w:r>
          </w:p>
          <w:p w14:paraId="1D92E95F" w14:textId="43004DC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r w:rsidR="00213A2C" w:rsidRPr="00AE3AFA">
              <w:rPr>
                <w:rFonts w:asciiTheme="majorHAnsi" w:hAnsiTheme="majorHAnsi" w:cstheme="majorHAnsi"/>
              </w:rPr>
              <w:t>・・・・・・・・</w:t>
            </w:r>
            <w:r w:rsidRPr="00AE3AFA">
              <w:rPr>
                <w:rFonts w:asciiTheme="majorHAnsi" w:hAnsiTheme="majorHAnsi" w:cstheme="majorHAnsi"/>
              </w:rPr>
              <w:t>・・・・・・・・</w:t>
            </w:r>
          </w:p>
          <w:p w14:paraId="280FA2ED"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7AEA2786" w14:textId="572D14CE"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[RESSULT] =&gt; Array                   </w:t>
            </w:r>
            <w:r w:rsidRPr="00AE3AFA">
              <w:rPr>
                <w:rFonts w:asciiTheme="majorHAnsi" w:hAnsiTheme="majorHAnsi" w:cstheme="majorHAnsi"/>
              </w:rPr>
              <w:t>：</w:t>
            </w:r>
            <w:r w:rsidR="00213A2C" w:rsidRPr="00AE3AFA">
              <w:rPr>
                <w:rFonts w:asciiTheme="majorHAnsi" w:hAnsiTheme="majorHAnsi" w:cstheme="majorHAnsi"/>
              </w:rPr>
              <w:t>Notification execution results</w:t>
            </w:r>
          </w:p>
          <w:p w14:paraId="03FB4030"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58DA1254" w14:textId="3F85C7D3"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[url] =&gt;                                   </w:t>
            </w:r>
            <w:r w:rsidR="00213A2C" w:rsidRPr="00AE3AFA">
              <w:rPr>
                <w:rFonts w:asciiTheme="majorHAnsi" w:hAnsiTheme="majorHAnsi" w:cstheme="majorHAnsi"/>
              </w:rPr>
              <w:t>：</w:t>
            </w:r>
            <w:r w:rsidR="00213A2C" w:rsidRPr="00AE3AFA">
              <w:rPr>
                <w:rFonts w:asciiTheme="majorHAnsi" w:hAnsiTheme="majorHAnsi" w:cstheme="majorHAnsi"/>
              </w:rPr>
              <w:t xml:space="preserve">Notification </w:t>
            </w:r>
            <w:r w:rsidRPr="00AE3AFA">
              <w:rPr>
                <w:rFonts w:asciiTheme="majorHAnsi" w:hAnsiTheme="majorHAnsi" w:cstheme="majorHAnsi"/>
              </w:rPr>
              <w:t>URL</w:t>
            </w:r>
          </w:p>
          <w:p w14:paraId="40FE16C1" w14:textId="79668640"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[http_code] =&gt;                           </w:t>
            </w:r>
            <w:r w:rsidRPr="00AE3AFA">
              <w:rPr>
                <w:rFonts w:asciiTheme="majorHAnsi" w:hAnsiTheme="majorHAnsi" w:cstheme="majorHAnsi"/>
              </w:rPr>
              <w:t xml:space="preserve">　：</w:t>
            </w:r>
            <w:r w:rsidRPr="00AE3AFA">
              <w:rPr>
                <w:rFonts w:asciiTheme="majorHAnsi" w:hAnsiTheme="majorHAnsi" w:cstheme="majorHAnsi"/>
              </w:rPr>
              <w:t>HTTP</w:t>
            </w:r>
            <w:r w:rsidR="00213A2C" w:rsidRPr="00AE3AFA">
              <w:rPr>
                <w:rFonts w:asciiTheme="majorHAnsi" w:hAnsiTheme="majorHAnsi" w:cstheme="majorHAnsi"/>
              </w:rPr>
              <w:t xml:space="preserve"> Status code</w:t>
            </w:r>
          </w:p>
          <w:p w14:paraId="6EBBB5B7" w14:textId="780CDB0D"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r w:rsidR="00213A2C" w:rsidRPr="00AE3AFA">
              <w:rPr>
                <w:rFonts w:asciiTheme="majorHAnsi" w:hAnsiTheme="majorHAnsi" w:cstheme="majorHAnsi"/>
              </w:rPr>
              <w:t>・・・・・・・・</w:t>
            </w:r>
            <w:r w:rsidRPr="00AE3AFA">
              <w:rPr>
                <w:rFonts w:asciiTheme="majorHAnsi" w:hAnsiTheme="majorHAnsi" w:cstheme="majorHAnsi"/>
              </w:rPr>
              <w:t>・・・・・・・・</w:t>
            </w:r>
          </w:p>
          <w:p w14:paraId="323711E3"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05B5F43B"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w:t>
            </w:r>
          </w:p>
        </w:tc>
      </w:tr>
    </w:tbl>
    <w:p w14:paraId="00969CCC" w14:textId="77777777" w:rsidR="006B3345" w:rsidRPr="00AE3AFA" w:rsidRDefault="006B3345" w:rsidP="006B3345">
      <w:pPr>
        <w:rPr>
          <w:rFonts w:asciiTheme="majorHAnsi" w:hAnsiTheme="majorHAnsi" w:cstheme="majorHAnsi"/>
        </w:rPr>
      </w:pPr>
    </w:p>
    <w:p w14:paraId="2D09E5AC" w14:textId="77777777" w:rsidR="006B3345" w:rsidRPr="00AE3AFA" w:rsidRDefault="00F50A44" w:rsidP="006B3345">
      <w:pPr>
        <w:rPr>
          <w:rFonts w:asciiTheme="majorHAnsi" w:hAnsiTheme="majorHAnsi" w:cstheme="majorHAnsi"/>
        </w:rPr>
      </w:pPr>
      <w:r w:rsidRPr="00AE3AFA">
        <w:rPr>
          <w:rFonts w:asciiTheme="majorHAnsi" w:hAnsiTheme="majorHAnsi" w:cstheme="majorHAnsi"/>
        </w:rPr>
        <w:t xml:space="preserve">Ex) Notification log </w:t>
      </w:r>
      <w:r w:rsidR="006B3345" w:rsidRPr="00AE3AFA">
        <w:rPr>
          <w:rFonts w:asciiTheme="majorHAnsi" w:hAnsiTheme="majorHAnsi" w:cstheme="majorHAnsi"/>
        </w:rPr>
        <w:t>(</w:t>
      </w:r>
      <w:r w:rsidRPr="00AE3AFA">
        <w:rPr>
          <w:rFonts w:asciiTheme="majorHAnsi" w:hAnsiTheme="majorHAnsi" w:cstheme="majorHAnsi"/>
        </w:rPr>
        <w:t>Normal</w:t>
      </w:r>
      <w:r w:rsidR="006B3345" w:rsidRPr="00AE3AFA">
        <w:rPr>
          <w:rFonts w:asciiTheme="majorHAnsi" w:hAnsiTheme="majorHAnsi" w:cstheme="majorHAnsi"/>
        </w:rPr>
        <w:t>)</w:t>
      </w:r>
    </w:p>
    <w:tbl>
      <w:tblPr>
        <w:tblStyle w:val="aa"/>
        <w:tblW w:w="0" w:type="auto"/>
        <w:tblLook w:val="04A0" w:firstRow="1" w:lastRow="0" w:firstColumn="1" w:lastColumn="0" w:noHBand="0" w:noVBand="1"/>
      </w:tblPr>
      <w:tblGrid>
        <w:gridCol w:w="9627"/>
      </w:tblGrid>
      <w:tr w:rsidR="006B3345" w:rsidRPr="00AE3AFA" w14:paraId="2E3612C9" w14:textId="77777777" w:rsidTr="006B3345">
        <w:tc>
          <w:tcPr>
            <w:tcW w:w="9835" w:type="dxa"/>
          </w:tcPr>
          <w:p w14:paraId="6FBCCDBA" w14:textId="700BF042"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2021-11-05 15:10:22 </w:t>
            </w:r>
            <w:r w:rsidR="00213A2C" w:rsidRPr="00AE3AFA">
              <w:rPr>
                <w:rFonts w:asciiTheme="majorHAnsi" w:hAnsiTheme="majorHAnsi" w:cstheme="majorHAnsi"/>
              </w:rPr>
              <w:t>Notification execution results</w:t>
            </w:r>
            <w:r w:rsidRPr="00AE3AFA">
              <w:rPr>
                <w:rFonts w:asciiTheme="majorHAnsi" w:hAnsiTheme="majorHAnsi" w:cstheme="majorHAnsi"/>
              </w:rPr>
              <w:t>(2:</w:t>
            </w:r>
            <w:r w:rsidR="00213A2C" w:rsidRPr="00AE3AFA">
              <w:rPr>
                <w:rFonts w:asciiTheme="majorHAnsi" w:hAnsiTheme="majorHAnsi" w:cstheme="majorHAnsi"/>
              </w:rPr>
              <w:t>Notification sample</w:t>
            </w:r>
            <w:r w:rsidRPr="00AE3AFA">
              <w:rPr>
                <w:rFonts w:asciiTheme="majorHAnsi" w:hAnsiTheme="majorHAnsi" w:cstheme="majorHAnsi"/>
              </w:rPr>
              <w:t>,5:</w:t>
            </w:r>
            <w:r w:rsidR="00213A2C" w:rsidRPr="00AE3AFA">
              <w:rPr>
                <w:rFonts w:asciiTheme="majorHAnsi" w:hAnsiTheme="majorHAnsi" w:cstheme="majorHAnsi"/>
              </w:rPr>
              <w:t>Normal end</w:t>
            </w:r>
            <w:r w:rsidRPr="00AE3AFA">
              <w:rPr>
                <w:rFonts w:asciiTheme="majorHAnsi" w:hAnsiTheme="majorHAnsi" w:cstheme="majorHAnsi"/>
              </w:rPr>
              <w:t>)</w:t>
            </w:r>
          </w:p>
          <w:p w14:paraId="392D4089"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Array</w:t>
            </w:r>
          </w:p>
          <w:p w14:paraId="18118F7B"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w:t>
            </w:r>
          </w:p>
          <w:p w14:paraId="74BA0EA3"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[RETURN_MSG] =&gt; 1</w:t>
            </w:r>
          </w:p>
          <w:p w14:paraId="20D082D2"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[OPTION] =&gt; Array</w:t>
            </w:r>
          </w:p>
          <w:p w14:paraId="7A3772A6"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3C364BA2"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[CURLOPT_CUSTOMREQUEST] =&gt; POST</w:t>
            </w:r>
          </w:p>
          <w:p w14:paraId="0A004D1D"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[CURLOPT_HEADER] =&gt; </w:t>
            </w:r>
          </w:p>
          <w:p w14:paraId="489AFB0C"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[CURLOPT_SSL_VERIFYPEER] =&gt; </w:t>
            </w:r>
          </w:p>
          <w:p w14:paraId="7C9DC6F5"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[CURLOPT_SSL_VERIFYHOST] =&gt; 0</w:t>
            </w:r>
          </w:p>
          <w:p w14:paraId="4BE6AFC5"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[CURLOPT_TIMEOUT] =&gt; 5</w:t>
            </w:r>
          </w:p>
          <w:p w14:paraId="6BF201B0"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[CURLOPT_CONNECTTIMEOUT] =&gt; 2</w:t>
            </w:r>
          </w:p>
          <w:p w14:paraId="3E37B712"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[CURLOPT_RETURNTRANSFER] =&gt; 1</w:t>
            </w:r>
          </w:p>
          <w:p w14:paraId="7A770A5F"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[CURLOPT_HTTPPROXYTUNNEL] =&gt; 1</w:t>
            </w:r>
          </w:p>
          <w:p w14:paraId="43D5E0BD"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[CURLOPT_URL] =&gt; https://sample.webhook.xxx.com/yyyyyyyy</w:t>
            </w:r>
          </w:p>
          <w:p w14:paraId="7F1B80CF"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[CURLOPT_HTTPHEADER] =&gt; Array</w:t>
            </w:r>
          </w:p>
          <w:p w14:paraId="5D297058"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19C7D695"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[0] =&gt; Content-Type: application/json</w:t>
            </w:r>
          </w:p>
          <w:p w14:paraId="227FDA36"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1DE3196B" w14:textId="77777777" w:rsidR="006B3345" w:rsidRPr="00AE3AFA" w:rsidRDefault="006B3345" w:rsidP="006B3345">
            <w:pPr>
              <w:jc w:val="left"/>
              <w:rPr>
                <w:rFonts w:asciiTheme="majorHAnsi" w:hAnsiTheme="majorHAnsi" w:cstheme="majorHAnsi"/>
              </w:rPr>
            </w:pPr>
          </w:p>
          <w:p w14:paraId="2C52E282" w14:textId="1155498B"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[CURLOPT_POSTFIELDS] =&gt; {"text": "</w:t>
            </w:r>
            <w:r w:rsidR="00213A2C" w:rsidRPr="00AE3AFA">
              <w:rPr>
                <w:rFonts w:asciiTheme="majorHAnsi" w:hAnsiTheme="majorHAnsi" w:cstheme="majorHAnsi"/>
              </w:rPr>
              <w:t>Notification name</w:t>
            </w:r>
            <w:r w:rsidRPr="00AE3AFA">
              <w:rPr>
                <w:rFonts w:asciiTheme="majorHAnsi" w:hAnsiTheme="majorHAnsi" w:cstheme="majorHAnsi"/>
              </w:rPr>
              <w:t>：</w:t>
            </w:r>
            <w:r w:rsidR="00213A2C" w:rsidRPr="00AE3AFA">
              <w:rPr>
                <w:rFonts w:asciiTheme="majorHAnsi" w:hAnsiTheme="majorHAnsi" w:cstheme="majorHAnsi"/>
              </w:rPr>
              <w:t>Notification sample</w:t>
            </w:r>
            <w:r w:rsidRPr="00AE3AFA">
              <w:rPr>
                <w:rFonts w:asciiTheme="majorHAnsi" w:hAnsiTheme="majorHAnsi" w:cstheme="majorHAnsi"/>
              </w:rPr>
              <w:t>2,  &lt;br&gt; Conductor</w:t>
            </w:r>
            <w:r w:rsidR="00213A2C" w:rsidRPr="00AE3AFA">
              <w:rPr>
                <w:rFonts w:asciiTheme="majorHAnsi" w:hAnsiTheme="majorHAnsi" w:cstheme="majorHAnsi"/>
              </w:rPr>
              <w:t xml:space="preserve"> name</w:t>
            </w:r>
            <w:r w:rsidRPr="00AE3AFA">
              <w:rPr>
                <w:rFonts w:asciiTheme="majorHAnsi" w:hAnsiTheme="majorHAnsi" w:cstheme="majorHAnsi"/>
              </w:rPr>
              <w:t>: NULL,  &lt;br&gt; Conductor</w:t>
            </w:r>
            <w:r w:rsidR="00213A2C" w:rsidRPr="00AE3AFA">
              <w:rPr>
                <w:rFonts w:asciiTheme="majorHAnsi" w:hAnsiTheme="majorHAnsi" w:cstheme="majorHAnsi"/>
              </w:rPr>
              <w:t xml:space="preserve"> instance </w:t>
            </w:r>
            <w:r w:rsidRPr="00AE3AFA">
              <w:rPr>
                <w:rFonts w:asciiTheme="majorHAnsi" w:hAnsiTheme="majorHAnsi" w:cstheme="majorHAnsi"/>
              </w:rPr>
              <w:t xml:space="preserve">ID:3, &lt;br&gt; </w:t>
            </w:r>
            <w:r w:rsidR="00213A2C" w:rsidRPr="00AE3AFA">
              <w:rPr>
                <w:rFonts w:asciiTheme="majorHAnsi" w:hAnsiTheme="majorHAnsi" w:cstheme="majorHAnsi"/>
              </w:rPr>
              <w:t xml:space="preserve">Operation </w:t>
            </w:r>
            <w:r w:rsidRPr="00AE3AFA">
              <w:rPr>
                <w:rFonts w:asciiTheme="majorHAnsi" w:hAnsiTheme="majorHAnsi" w:cstheme="majorHAnsi"/>
              </w:rPr>
              <w:t>ID: 1,  &lt;br&gt;</w:t>
            </w:r>
            <w:r w:rsidR="00213A2C" w:rsidRPr="00AE3AFA">
              <w:rPr>
                <w:rFonts w:asciiTheme="majorHAnsi" w:hAnsiTheme="majorHAnsi" w:cstheme="majorHAnsi"/>
              </w:rPr>
              <w:t>Operation name</w:t>
            </w:r>
            <w:r w:rsidRPr="00AE3AFA">
              <w:rPr>
                <w:rFonts w:asciiTheme="majorHAnsi" w:hAnsiTheme="majorHAnsi" w:cstheme="majorHAnsi"/>
              </w:rPr>
              <w:t>:OP_NULL, &lt;br&gt;</w:t>
            </w:r>
            <w:r w:rsidR="00213A2C" w:rsidRPr="00AE3AFA">
              <w:rPr>
                <w:rFonts w:asciiTheme="majorHAnsi" w:hAnsiTheme="majorHAnsi" w:cstheme="majorHAnsi"/>
              </w:rPr>
              <w:t>Status ID</w:t>
            </w:r>
            <w:r w:rsidRPr="00AE3AFA">
              <w:rPr>
                <w:rFonts w:asciiTheme="majorHAnsi" w:hAnsiTheme="majorHAnsi" w:cstheme="majorHAnsi"/>
              </w:rPr>
              <w:t>: 5,  &lt;br&gt;</w:t>
            </w:r>
            <w:r w:rsidR="00213A2C" w:rsidRPr="00AE3AFA">
              <w:rPr>
                <w:rFonts w:asciiTheme="majorHAnsi" w:hAnsiTheme="majorHAnsi" w:cstheme="majorHAnsi"/>
              </w:rPr>
              <w:t>Status: Normal end</w:t>
            </w:r>
            <w:r w:rsidRPr="00AE3AFA">
              <w:rPr>
                <w:rFonts w:asciiTheme="majorHAnsi" w:hAnsiTheme="majorHAnsi" w:cstheme="majorHAnsi"/>
              </w:rPr>
              <w:t>,  &lt;br&gt;</w:t>
            </w:r>
            <w:r w:rsidR="00213A2C" w:rsidRPr="00AE3AFA">
              <w:rPr>
                <w:rFonts w:asciiTheme="majorHAnsi" w:hAnsiTheme="majorHAnsi" w:cstheme="majorHAnsi"/>
              </w:rPr>
              <w:t>Execution user: System administrator</w:t>
            </w:r>
            <w:r w:rsidRPr="00AE3AFA">
              <w:rPr>
                <w:rFonts w:asciiTheme="majorHAnsi" w:hAnsiTheme="majorHAnsi" w:cstheme="majorHAnsi"/>
              </w:rPr>
              <w:t>,  &lt;br&gt;</w:t>
            </w:r>
            <w:r w:rsidR="00213A2C" w:rsidRPr="00AE3AFA">
              <w:rPr>
                <w:rFonts w:asciiTheme="majorHAnsi" w:hAnsiTheme="majorHAnsi" w:cstheme="majorHAnsi"/>
              </w:rPr>
              <w:t>Reservation date</w:t>
            </w:r>
            <w:r w:rsidRPr="00AE3AFA">
              <w:rPr>
                <w:rFonts w:asciiTheme="majorHAnsi" w:hAnsiTheme="majorHAnsi" w:cstheme="majorHAnsi"/>
              </w:rPr>
              <w:t>: ,  &lt;br&gt;</w:t>
            </w:r>
            <w:r w:rsidR="00213A2C" w:rsidRPr="00AE3AFA">
              <w:rPr>
                <w:rFonts w:asciiTheme="majorHAnsi" w:hAnsiTheme="majorHAnsi" w:cstheme="majorHAnsi"/>
              </w:rPr>
              <w:t>Start date/time</w:t>
            </w:r>
            <w:r w:rsidRPr="00AE3AFA">
              <w:rPr>
                <w:rFonts w:asciiTheme="majorHAnsi" w:hAnsiTheme="majorHAnsi" w:cstheme="majorHAnsi"/>
              </w:rPr>
              <w:t>: 2021/11/05 15:10:08,  &lt;br&gt;</w:t>
            </w:r>
            <w:r w:rsidR="00213A2C" w:rsidRPr="00AE3AFA">
              <w:rPr>
                <w:rFonts w:asciiTheme="majorHAnsi" w:hAnsiTheme="majorHAnsi" w:cstheme="majorHAnsi"/>
              </w:rPr>
              <w:t>End date/time</w:t>
            </w:r>
            <w:r w:rsidRPr="00AE3AFA">
              <w:rPr>
                <w:rFonts w:asciiTheme="majorHAnsi" w:hAnsiTheme="majorHAnsi" w:cstheme="majorHAnsi"/>
              </w:rPr>
              <w:t>: 2021/11/05 15:10:18,  &lt;br&gt;</w:t>
            </w:r>
            <w:r w:rsidR="00213A2C" w:rsidRPr="00AE3AFA">
              <w:rPr>
                <w:rFonts w:asciiTheme="majorHAnsi" w:hAnsiTheme="majorHAnsi" w:cstheme="majorHAnsi"/>
              </w:rPr>
              <w:t>Emergency stop flag</w:t>
            </w:r>
            <w:r w:rsidRPr="00AE3AFA">
              <w:rPr>
                <w:rFonts w:asciiTheme="majorHAnsi" w:hAnsiTheme="majorHAnsi" w:cstheme="majorHAnsi"/>
              </w:rPr>
              <w:t xml:space="preserve">: </w:t>
            </w:r>
            <w:r w:rsidR="007E5697" w:rsidRPr="00AE3AFA">
              <w:rPr>
                <w:rFonts w:asciiTheme="majorHAnsi" w:hAnsiTheme="majorHAnsi" w:cstheme="majorHAnsi"/>
              </w:rPr>
              <w:t>Not set</w:t>
            </w:r>
            <w:r w:rsidRPr="00AE3AFA">
              <w:rPr>
                <w:rFonts w:asciiTheme="majorHAnsi" w:hAnsiTheme="majorHAnsi" w:cstheme="majorHAnsi"/>
              </w:rPr>
              <w:t xml:space="preserve">,  &lt;br&gt; </w:t>
            </w:r>
            <w:r w:rsidR="00213A2C" w:rsidRPr="00AE3AFA">
              <w:rPr>
                <w:rFonts w:asciiTheme="majorHAnsi" w:hAnsiTheme="majorHAnsi" w:cstheme="majorHAnsi"/>
              </w:rPr>
              <w:t xml:space="preserve">Operation </w:t>
            </w:r>
            <w:r w:rsidRPr="00AE3AFA">
              <w:rPr>
                <w:rFonts w:asciiTheme="majorHAnsi" w:hAnsiTheme="majorHAnsi" w:cstheme="majorHAnsi"/>
              </w:rPr>
              <w:t>URL: http://exastro-it-automation.local/default/menu/01_browse.php?no=2100180005&amp;conductor_instance_id=3, &lt;br&gt;  "}</w:t>
            </w:r>
          </w:p>
          <w:p w14:paraId="02C85764"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lastRenderedPageBreak/>
              <w:t xml:space="preserve">            [CURLOPT_PROXY] =&gt; https://sample.proxy.xxx.com</w:t>
            </w:r>
          </w:p>
          <w:p w14:paraId="5ACD59B7"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[CURLOPT_PROXYPORT] =&gt; 8080</w:t>
            </w:r>
          </w:p>
          <w:p w14:paraId="12F798C7"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3FACC5DC" w14:textId="77777777" w:rsidR="006B3345" w:rsidRPr="00AE3AFA" w:rsidRDefault="006B3345" w:rsidP="006B3345">
            <w:pPr>
              <w:jc w:val="left"/>
              <w:rPr>
                <w:rFonts w:asciiTheme="majorHAnsi" w:hAnsiTheme="majorHAnsi" w:cstheme="majorHAnsi"/>
              </w:rPr>
            </w:pPr>
          </w:p>
          <w:p w14:paraId="622F7245"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[RESSULT] =&gt; Array</w:t>
            </w:r>
          </w:p>
          <w:p w14:paraId="513FA9BE"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125FAE5A"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[url] =&gt; https://sample.webhook.xxx.com/yyyyyyyy</w:t>
            </w:r>
          </w:p>
          <w:p w14:paraId="7BB05B61"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[content_type] =&gt; text/plain; charset=utf-8</w:t>
            </w:r>
          </w:p>
          <w:p w14:paraId="37AE8A48"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[http_code] =&gt; 200</w:t>
            </w:r>
          </w:p>
          <w:p w14:paraId="3DFBB151"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[header_size] =&gt; 834</w:t>
            </w:r>
          </w:p>
          <w:p w14:paraId="7BCE3D00"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[request_size] =&gt; 1005</w:t>
            </w:r>
          </w:p>
          <w:p w14:paraId="32071B44"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[filetime] =&gt; -1</w:t>
            </w:r>
          </w:p>
          <w:p w14:paraId="55ADD9B1"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[ssl_verify_result] =&gt; 0</w:t>
            </w:r>
          </w:p>
          <w:p w14:paraId="09853AEA"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[redirect_count] =&gt; 0</w:t>
            </w:r>
          </w:p>
          <w:p w14:paraId="5731CDCA"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[total_time] =&gt; 1.519411</w:t>
            </w:r>
          </w:p>
          <w:p w14:paraId="2CB0B3B9"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[namelookup_time] =&gt; 0.083714</w:t>
            </w:r>
          </w:p>
          <w:p w14:paraId="11EB84EB"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[connect_time] =&gt; 0.107712</w:t>
            </w:r>
          </w:p>
          <w:p w14:paraId="1356F481"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[pretransfer_time] =&gt; 0.44203</w:t>
            </w:r>
          </w:p>
          <w:p w14:paraId="09EEB722"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[size_upload] =&gt; 560</w:t>
            </w:r>
          </w:p>
          <w:p w14:paraId="25F444A8"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[size_download] =&gt; 1</w:t>
            </w:r>
          </w:p>
          <w:p w14:paraId="26FAA871"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[speed_download] =&gt; 0</w:t>
            </w:r>
          </w:p>
          <w:p w14:paraId="791CAE7F"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[speed_upload] =&gt; 368</w:t>
            </w:r>
          </w:p>
          <w:p w14:paraId="5C5F27DC"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[download_content_length] =&gt; 1</w:t>
            </w:r>
          </w:p>
          <w:p w14:paraId="49890826"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[upload_content_length] =&gt; 560</w:t>
            </w:r>
          </w:p>
          <w:p w14:paraId="290A82DB"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[starttransfer_time] =&gt; 1.519364</w:t>
            </w:r>
          </w:p>
          <w:p w14:paraId="134AD85D"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[redirect_time] =&gt; 0</w:t>
            </w:r>
          </w:p>
          <w:p w14:paraId="395B223B"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[redirect_url] =&gt; </w:t>
            </w:r>
          </w:p>
          <w:p w14:paraId="783CFEFB"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[primary_ip] =&gt; XXX.XXX.XXX.XXX</w:t>
            </w:r>
          </w:p>
          <w:p w14:paraId="570EE34F"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[certinfo] =&gt; Array</w:t>
            </w:r>
          </w:p>
          <w:p w14:paraId="71333EEA"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56018274"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12F68844"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[primary_port] =&gt; 8080</w:t>
            </w:r>
          </w:p>
          <w:p w14:paraId="16D6504E"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[local_ip] =&gt; XXX.XXX.XXX.XXX</w:t>
            </w:r>
          </w:p>
          <w:p w14:paraId="36D36B45"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[local_port] =&gt; 39874</w:t>
            </w:r>
          </w:p>
          <w:p w14:paraId="67C712FA"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5B2FE3A6" w14:textId="77777777" w:rsidR="006B3345" w:rsidRPr="00AE3AFA" w:rsidRDefault="006B3345" w:rsidP="006B3345">
            <w:pPr>
              <w:jc w:val="left"/>
              <w:rPr>
                <w:rFonts w:asciiTheme="majorHAnsi" w:hAnsiTheme="majorHAnsi" w:cstheme="majorHAnsi"/>
              </w:rPr>
            </w:pPr>
          </w:p>
          <w:p w14:paraId="573D478C"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w:t>
            </w:r>
          </w:p>
          <w:p w14:paraId="64EEA371" w14:textId="77777777" w:rsidR="006B3345" w:rsidRPr="00AE3AFA" w:rsidRDefault="006B3345" w:rsidP="006B3345">
            <w:pPr>
              <w:jc w:val="left"/>
              <w:rPr>
                <w:rFonts w:asciiTheme="majorHAnsi" w:hAnsiTheme="majorHAnsi" w:cstheme="majorHAnsi"/>
              </w:rPr>
            </w:pPr>
          </w:p>
          <w:p w14:paraId="3201213C" w14:textId="77777777" w:rsidR="006B3345" w:rsidRPr="00AE3AFA" w:rsidRDefault="006B3345" w:rsidP="006B3345">
            <w:pPr>
              <w:jc w:val="left"/>
              <w:rPr>
                <w:rFonts w:asciiTheme="majorHAnsi" w:hAnsiTheme="majorHAnsi" w:cstheme="majorHAnsi"/>
              </w:rPr>
            </w:pPr>
          </w:p>
          <w:p w14:paraId="7064C5F3" w14:textId="77777777" w:rsidR="006B3345" w:rsidRPr="00AE3AFA" w:rsidRDefault="006B3345" w:rsidP="006B3345">
            <w:pPr>
              <w:rPr>
                <w:rFonts w:asciiTheme="majorHAnsi" w:hAnsiTheme="majorHAnsi" w:cstheme="majorHAnsi"/>
              </w:rPr>
            </w:pPr>
          </w:p>
          <w:p w14:paraId="650ADC3C" w14:textId="77777777" w:rsidR="006B3345" w:rsidRPr="00AE3AFA" w:rsidRDefault="006B3345" w:rsidP="006B3345">
            <w:pPr>
              <w:rPr>
                <w:rFonts w:asciiTheme="majorHAnsi" w:hAnsiTheme="majorHAnsi" w:cstheme="majorHAnsi"/>
              </w:rPr>
            </w:pPr>
          </w:p>
          <w:p w14:paraId="6CAFC56F" w14:textId="77777777" w:rsidR="006B3345" w:rsidRPr="00AE3AFA" w:rsidRDefault="006B3345" w:rsidP="006B3345">
            <w:pPr>
              <w:rPr>
                <w:rFonts w:asciiTheme="majorHAnsi" w:hAnsiTheme="majorHAnsi" w:cstheme="majorHAnsi"/>
              </w:rPr>
            </w:pPr>
          </w:p>
        </w:tc>
      </w:tr>
    </w:tbl>
    <w:p w14:paraId="6B7B6C61" w14:textId="77777777" w:rsidR="006B3345" w:rsidRPr="00AE3AFA" w:rsidRDefault="006B3345" w:rsidP="006B3345">
      <w:pPr>
        <w:rPr>
          <w:rFonts w:asciiTheme="majorHAnsi" w:hAnsiTheme="majorHAnsi" w:cstheme="majorHAnsi"/>
        </w:rPr>
      </w:pPr>
    </w:p>
    <w:p w14:paraId="78F9AA63" w14:textId="77777777" w:rsidR="006B3345" w:rsidRPr="00AE3AFA" w:rsidRDefault="00F50A44" w:rsidP="006B3345">
      <w:pPr>
        <w:rPr>
          <w:rFonts w:asciiTheme="majorHAnsi" w:hAnsiTheme="majorHAnsi" w:cstheme="majorHAnsi"/>
        </w:rPr>
      </w:pPr>
      <w:r w:rsidRPr="00AE3AFA">
        <w:rPr>
          <w:rFonts w:asciiTheme="majorHAnsi" w:hAnsiTheme="majorHAnsi" w:cstheme="majorHAnsi"/>
        </w:rPr>
        <w:t>Ex</w:t>
      </w:r>
      <w:r w:rsidR="006B3345" w:rsidRPr="00AE3AFA">
        <w:rPr>
          <w:rFonts w:asciiTheme="majorHAnsi" w:hAnsiTheme="majorHAnsi" w:cstheme="majorHAnsi"/>
        </w:rPr>
        <w:t xml:space="preserve">) </w:t>
      </w:r>
      <w:r w:rsidRPr="00AE3AFA">
        <w:rPr>
          <w:rFonts w:asciiTheme="majorHAnsi" w:hAnsiTheme="majorHAnsi" w:cstheme="majorHAnsi"/>
        </w:rPr>
        <w:t xml:space="preserve">Notification log </w:t>
      </w:r>
      <w:r w:rsidR="006B3345" w:rsidRPr="00AE3AFA">
        <w:rPr>
          <w:rFonts w:asciiTheme="majorHAnsi" w:hAnsiTheme="majorHAnsi" w:cstheme="majorHAnsi"/>
        </w:rPr>
        <w:t>(</w:t>
      </w:r>
      <w:r w:rsidRPr="00AE3AFA">
        <w:rPr>
          <w:rFonts w:asciiTheme="majorHAnsi" w:hAnsiTheme="majorHAnsi" w:cstheme="majorHAnsi"/>
        </w:rPr>
        <w:t>Error</w:t>
      </w:r>
      <w:r w:rsidR="006B3345" w:rsidRPr="00AE3AFA">
        <w:rPr>
          <w:rFonts w:asciiTheme="majorHAnsi" w:hAnsiTheme="majorHAnsi" w:cstheme="majorHAnsi"/>
        </w:rPr>
        <w:t>)</w:t>
      </w:r>
    </w:p>
    <w:tbl>
      <w:tblPr>
        <w:tblStyle w:val="aa"/>
        <w:tblW w:w="0" w:type="auto"/>
        <w:tblLook w:val="04A0" w:firstRow="1" w:lastRow="0" w:firstColumn="1" w:lastColumn="0" w:noHBand="0" w:noVBand="1"/>
      </w:tblPr>
      <w:tblGrid>
        <w:gridCol w:w="9627"/>
      </w:tblGrid>
      <w:tr w:rsidR="006B3345" w:rsidRPr="00AE3AFA" w14:paraId="5A0D7712" w14:textId="77777777" w:rsidTr="006B3345">
        <w:tc>
          <w:tcPr>
            <w:tcW w:w="9835" w:type="dxa"/>
          </w:tcPr>
          <w:p w14:paraId="1D0AA090" w14:textId="5F511F6A"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2021-11-05 15:10:20 </w:t>
            </w:r>
            <w:r w:rsidR="00213A2C" w:rsidRPr="00AE3AFA">
              <w:rPr>
                <w:rFonts w:asciiTheme="majorHAnsi" w:hAnsiTheme="majorHAnsi" w:cstheme="majorHAnsi"/>
              </w:rPr>
              <w:t>Notification execution results</w:t>
            </w:r>
            <w:r w:rsidRPr="00AE3AFA">
              <w:rPr>
                <w:rFonts w:asciiTheme="majorHAnsi" w:hAnsiTheme="majorHAnsi" w:cstheme="majorHAnsi"/>
              </w:rPr>
              <w:t>(1:</w:t>
            </w:r>
            <w:r w:rsidR="00213A2C" w:rsidRPr="00AE3AFA">
              <w:rPr>
                <w:rFonts w:asciiTheme="majorHAnsi" w:hAnsiTheme="majorHAnsi" w:cstheme="majorHAnsi"/>
              </w:rPr>
              <w:t xml:space="preserve">Notification sample. </w:t>
            </w:r>
            <w:r w:rsidRPr="00AE3AFA">
              <w:rPr>
                <w:rFonts w:asciiTheme="majorHAnsi" w:hAnsiTheme="majorHAnsi" w:cstheme="majorHAnsi"/>
              </w:rPr>
              <w:t>5:</w:t>
            </w:r>
            <w:r w:rsidR="00213A2C" w:rsidRPr="00AE3AFA">
              <w:rPr>
                <w:rFonts w:asciiTheme="majorHAnsi" w:hAnsiTheme="majorHAnsi" w:cstheme="majorHAnsi"/>
              </w:rPr>
              <w:t>Normal end</w:t>
            </w:r>
            <w:r w:rsidRPr="00AE3AFA">
              <w:rPr>
                <w:rFonts w:asciiTheme="majorHAnsi" w:hAnsiTheme="majorHAnsi" w:cstheme="majorHAnsi"/>
              </w:rPr>
              <w:t>)</w:t>
            </w:r>
          </w:p>
          <w:p w14:paraId="3BBE6CE2"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Array</w:t>
            </w:r>
          </w:p>
          <w:p w14:paraId="1363F943"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w:t>
            </w:r>
          </w:p>
          <w:p w14:paraId="7D5E4D09"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lastRenderedPageBreak/>
              <w:t xml:space="preserve">    [RETURN_MSG] =&gt; </w:t>
            </w:r>
          </w:p>
          <w:p w14:paraId="25BE6056"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[OPTION] =&gt; Array</w:t>
            </w:r>
          </w:p>
          <w:p w14:paraId="138285B5"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115028A7"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[CURLOPT_CUSTOMREQUEST] =&gt; POST</w:t>
            </w:r>
          </w:p>
          <w:p w14:paraId="4B34557A"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[CURLOPT_HEADER] =&gt; </w:t>
            </w:r>
          </w:p>
          <w:p w14:paraId="31BFF5C0"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[CURLOPT_SSL_VERIFYPEER] =&gt; </w:t>
            </w:r>
          </w:p>
          <w:p w14:paraId="2C4384B8"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[CURLOPT_SSL_VERIFYHOST] =&gt; 0</w:t>
            </w:r>
          </w:p>
          <w:p w14:paraId="354742A3"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[CURLOPT_TIMEOUT] =&gt; 5</w:t>
            </w:r>
          </w:p>
          <w:p w14:paraId="09D43F1C"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[CURLOPT_CONNECTTIMEOUT] =&gt; 2</w:t>
            </w:r>
          </w:p>
          <w:p w14:paraId="2E85CB1F"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[CURLOPT_RETURNTRANSFER] =&gt; 1</w:t>
            </w:r>
          </w:p>
          <w:p w14:paraId="5DCE35B5"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[CURLOPT_HTTPPROXYTUNNEL] =&gt; 1</w:t>
            </w:r>
          </w:p>
          <w:p w14:paraId="4AEF4B9A"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[CURLOPT_URL] =&gt; https://sample.webhook.xxx.com/yyyyyyyy</w:t>
            </w:r>
          </w:p>
          <w:p w14:paraId="59342D88"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[CURLOPT_HTTPHEADER] =&gt; Array</w:t>
            </w:r>
          </w:p>
          <w:p w14:paraId="41C3AB66"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0A933E9A"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[0] =&gt; Content-Type: application/json</w:t>
            </w:r>
          </w:p>
          <w:p w14:paraId="4DD5458E"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09DA277D" w14:textId="77777777" w:rsidR="006B3345" w:rsidRPr="00AE3AFA" w:rsidRDefault="006B3345" w:rsidP="006B3345">
            <w:pPr>
              <w:jc w:val="left"/>
              <w:rPr>
                <w:rFonts w:asciiTheme="majorHAnsi" w:hAnsiTheme="majorHAnsi" w:cstheme="majorHAnsi"/>
              </w:rPr>
            </w:pPr>
          </w:p>
          <w:p w14:paraId="1129A427" w14:textId="51008708"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[CURLOPT_POSTFIELDS] =&gt; {"text": "</w:t>
            </w:r>
            <w:r w:rsidR="00213A2C" w:rsidRPr="00AE3AFA">
              <w:rPr>
                <w:rFonts w:asciiTheme="majorHAnsi" w:hAnsiTheme="majorHAnsi" w:cstheme="majorHAnsi"/>
              </w:rPr>
              <w:t>Notification name</w:t>
            </w:r>
            <w:r w:rsidRPr="00AE3AFA">
              <w:rPr>
                <w:rFonts w:asciiTheme="majorHAnsi" w:hAnsiTheme="majorHAnsi" w:cstheme="majorHAnsi"/>
              </w:rPr>
              <w:t>：</w:t>
            </w:r>
            <w:r w:rsidR="00213A2C" w:rsidRPr="00AE3AFA">
              <w:rPr>
                <w:rFonts w:asciiTheme="majorHAnsi" w:hAnsiTheme="majorHAnsi" w:cstheme="majorHAnsi"/>
              </w:rPr>
              <w:t>Notification sample</w:t>
            </w:r>
            <w:r w:rsidRPr="00AE3AFA">
              <w:rPr>
                <w:rFonts w:asciiTheme="majorHAnsi" w:hAnsiTheme="majorHAnsi" w:cstheme="majorHAnsi"/>
              </w:rPr>
              <w:t>,  &lt;br&gt; Conductor</w:t>
            </w:r>
            <w:r w:rsidR="00213A2C" w:rsidRPr="00AE3AFA">
              <w:rPr>
                <w:rFonts w:asciiTheme="majorHAnsi" w:hAnsiTheme="majorHAnsi" w:cstheme="majorHAnsi"/>
              </w:rPr>
              <w:t xml:space="preserve"> name</w:t>
            </w:r>
            <w:r w:rsidRPr="00AE3AFA">
              <w:rPr>
                <w:rFonts w:asciiTheme="majorHAnsi" w:hAnsiTheme="majorHAnsi" w:cstheme="majorHAnsi"/>
              </w:rPr>
              <w:t>: NULL,  &lt;br&gt; Conductor</w:t>
            </w:r>
            <w:r w:rsidR="00213A2C" w:rsidRPr="00AE3AFA">
              <w:rPr>
                <w:rFonts w:asciiTheme="majorHAnsi" w:hAnsiTheme="majorHAnsi" w:cstheme="majorHAnsi"/>
              </w:rPr>
              <w:t xml:space="preserve"> instance </w:t>
            </w:r>
            <w:r w:rsidRPr="00AE3AFA">
              <w:rPr>
                <w:rFonts w:asciiTheme="majorHAnsi" w:hAnsiTheme="majorHAnsi" w:cstheme="majorHAnsi"/>
              </w:rPr>
              <w:t xml:space="preserve">ID:3, &lt;br&gt; </w:t>
            </w:r>
            <w:r w:rsidR="00213A2C" w:rsidRPr="00AE3AFA">
              <w:rPr>
                <w:rFonts w:asciiTheme="majorHAnsi" w:hAnsiTheme="majorHAnsi" w:cstheme="majorHAnsi"/>
              </w:rPr>
              <w:t xml:space="preserve"> Operation </w:t>
            </w:r>
            <w:r w:rsidRPr="00AE3AFA">
              <w:rPr>
                <w:rFonts w:asciiTheme="majorHAnsi" w:hAnsiTheme="majorHAnsi" w:cstheme="majorHAnsi"/>
              </w:rPr>
              <w:t>ID: 1,  &lt;br&gt;</w:t>
            </w:r>
            <w:r w:rsidR="00213A2C" w:rsidRPr="00AE3AFA">
              <w:rPr>
                <w:rFonts w:asciiTheme="majorHAnsi" w:hAnsiTheme="majorHAnsi" w:cstheme="majorHAnsi"/>
              </w:rPr>
              <w:t xml:space="preserve">operation name </w:t>
            </w:r>
            <w:r w:rsidRPr="00AE3AFA">
              <w:rPr>
                <w:rFonts w:asciiTheme="majorHAnsi" w:hAnsiTheme="majorHAnsi" w:cstheme="majorHAnsi"/>
              </w:rPr>
              <w:t>:OP_NULL, &lt;br&gt;</w:t>
            </w:r>
            <w:r w:rsidR="00213A2C" w:rsidRPr="00AE3AFA">
              <w:rPr>
                <w:rFonts w:asciiTheme="majorHAnsi" w:hAnsiTheme="majorHAnsi" w:cstheme="majorHAnsi"/>
              </w:rPr>
              <w:t xml:space="preserve">Status </w:t>
            </w:r>
            <w:r w:rsidRPr="00AE3AFA">
              <w:rPr>
                <w:rFonts w:asciiTheme="majorHAnsi" w:hAnsiTheme="majorHAnsi" w:cstheme="majorHAnsi"/>
              </w:rPr>
              <w:t>ID: 5,  &lt;br&gt;</w:t>
            </w:r>
            <w:r w:rsidR="00213A2C" w:rsidRPr="00AE3AFA">
              <w:rPr>
                <w:rFonts w:asciiTheme="majorHAnsi" w:hAnsiTheme="majorHAnsi" w:cstheme="majorHAnsi"/>
              </w:rPr>
              <w:t xml:space="preserve">Status </w:t>
            </w:r>
            <w:r w:rsidRPr="00AE3AFA">
              <w:rPr>
                <w:rFonts w:asciiTheme="majorHAnsi" w:hAnsiTheme="majorHAnsi" w:cstheme="majorHAnsi"/>
              </w:rPr>
              <w:t xml:space="preserve">: </w:t>
            </w:r>
            <w:r w:rsidR="00213A2C" w:rsidRPr="00AE3AFA">
              <w:rPr>
                <w:rFonts w:asciiTheme="majorHAnsi" w:hAnsiTheme="majorHAnsi" w:cstheme="majorHAnsi"/>
              </w:rPr>
              <w:t>Normal end</w:t>
            </w:r>
            <w:r w:rsidRPr="00AE3AFA">
              <w:rPr>
                <w:rFonts w:asciiTheme="majorHAnsi" w:hAnsiTheme="majorHAnsi" w:cstheme="majorHAnsi"/>
              </w:rPr>
              <w:t>,  &lt;br&gt;</w:t>
            </w:r>
            <w:r w:rsidR="00213A2C" w:rsidRPr="00AE3AFA">
              <w:rPr>
                <w:rFonts w:asciiTheme="majorHAnsi" w:hAnsiTheme="majorHAnsi" w:cstheme="majorHAnsi"/>
              </w:rPr>
              <w:t xml:space="preserve"> Execution user: System administrator</w:t>
            </w:r>
            <w:r w:rsidRPr="00AE3AFA">
              <w:rPr>
                <w:rFonts w:asciiTheme="majorHAnsi" w:hAnsiTheme="majorHAnsi" w:cstheme="majorHAnsi"/>
              </w:rPr>
              <w:t>,  &lt;br&gt;</w:t>
            </w:r>
            <w:r w:rsidR="00213A2C" w:rsidRPr="00AE3AFA">
              <w:rPr>
                <w:rFonts w:asciiTheme="majorHAnsi" w:hAnsiTheme="majorHAnsi" w:cstheme="majorHAnsi"/>
              </w:rPr>
              <w:t>Reservation date/time</w:t>
            </w:r>
            <w:r w:rsidRPr="00AE3AFA">
              <w:rPr>
                <w:rFonts w:asciiTheme="majorHAnsi" w:hAnsiTheme="majorHAnsi" w:cstheme="majorHAnsi"/>
              </w:rPr>
              <w:t>: ,  &lt;br&gt;</w:t>
            </w:r>
            <w:r w:rsidR="00213A2C" w:rsidRPr="00AE3AFA">
              <w:rPr>
                <w:rFonts w:asciiTheme="majorHAnsi" w:hAnsiTheme="majorHAnsi" w:cstheme="majorHAnsi"/>
              </w:rPr>
              <w:t>Start date/time</w:t>
            </w:r>
            <w:r w:rsidRPr="00AE3AFA">
              <w:rPr>
                <w:rFonts w:asciiTheme="majorHAnsi" w:hAnsiTheme="majorHAnsi" w:cstheme="majorHAnsi"/>
              </w:rPr>
              <w:t>: 2021/11/05 15:10:08,  &lt;br&gt;</w:t>
            </w:r>
            <w:r w:rsidR="001D5B2F" w:rsidRPr="00AE3AFA">
              <w:rPr>
                <w:rFonts w:asciiTheme="majorHAnsi" w:hAnsiTheme="majorHAnsi" w:cstheme="majorHAnsi"/>
              </w:rPr>
              <w:t>End date/time</w:t>
            </w:r>
            <w:r w:rsidRPr="00AE3AFA">
              <w:rPr>
                <w:rFonts w:asciiTheme="majorHAnsi" w:hAnsiTheme="majorHAnsi" w:cstheme="majorHAnsi"/>
              </w:rPr>
              <w:t>: 2021/11/05 15:10:18,  &lt;br&gt;</w:t>
            </w:r>
            <w:r w:rsidR="007E5697" w:rsidRPr="00AE3AFA">
              <w:rPr>
                <w:rFonts w:asciiTheme="majorHAnsi" w:hAnsiTheme="majorHAnsi" w:cstheme="majorHAnsi"/>
              </w:rPr>
              <w:t>Emergency stop flag</w:t>
            </w:r>
            <w:r w:rsidRPr="00AE3AFA">
              <w:rPr>
                <w:rFonts w:asciiTheme="majorHAnsi" w:hAnsiTheme="majorHAnsi" w:cstheme="majorHAnsi"/>
              </w:rPr>
              <w:t xml:space="preserve">: </w:t>
            </w:r>
            <w:r w:rsidR="007E5697" w:rsidRPr="00AE3AFA">
              <w:rPr>
                <w:rFonts w:asciiTheme="majorHAnsi" w:hAnsiTheme="majorHAnsi" w:cstheme="majorHAnsi"/>
              </w:rPr>
              <w:t>Not set</w:t>
            </w:r>
            <w:r w:rsidRPr="00AE3AFA">
              <w:rPr>
                <w:rFonts w:asciiTheme="majorHAnsi" w:hAnsiTheme="majorHAnsi" w:cstheme="majorHAnsi"/>
              </w:rPr>
              <w:t xml:space="preserve">,  &lt;br&gt; </w:t>
            </w:r>
            <w:r w:rsidR="007E5697" w:rsidRPr="00AE3AFA">
              <w:rPr>
                <w:rFonts w:asciiTheme="majorHAnsi" w:hAnsiTheme="majorHAnsi" w:cstheme="majorHAnsi"/>
              </w:rPr>
              <w:t xml:space="preserve">Operation </w:t>
            </w:r>
            <w:r w:rsidRPr="00AE3AFA">
              <w:rPr>
                <w:rFonts w:asciiTheme="majorHAnsi" w:hAnsiTheme="majorHAnsi" w:cstheme="majorHAnsi"/>
              </w:rPr>
              <w:t>URL: http://exastro-it-automation.local/default/menu/01_browse.php?no=2100180005&amp;conductor_instance_id=3, &lt;br&gt;  "}</w:t>
            </w:r>
          </w:p>
          <w:p w14:paraId="058B396C"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[CURLOPT_PROXY] =&gt; </w:t>
            </w:r>
          </w:p>
          <w:p w14:paraId="4926A220"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[CURLOPT_PROXYPORT] =&gt; </w:t>
            </w:r>
          </w:p>
          <w:p w14:paraId="6A2680CF"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62288793" w14:textId="77777777" w:rsidR="006B3345" w:rsidRPr="00AE3AFA" w:rsidRDefault="006B3345" w:rsidP="006B3345">
            <w:pPr>
              <w:jc w:val="left"/>
              <w:rPr>
                <w:rFonts w:asciiTheme="majorHAnsi" w:hAnsiTheme="majorHAnsi" w:cstheme="majorHAnsi"/>
              </w:rPr>
            </w:pPr>
          </w:p>
          <w:p w14:paraId="47E5EE57"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[RESSULT] =&gt; Array</w:t>
            </w:r>
          </w:p>
          <w:p w14:paraId="5AF55493"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10BA647F"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[url] =&gt; https://sample.webhook.xxx.com/yyyyyyyy</w:t>
            </w:r>
          </w:p>
          <w:p w14:paraId="59AE0E7D"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[content_type] =&gt; </w:t>
            </w:r>
          </w:p>
          <w:p w14:paraId="056EADA7"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[http_code] =&gt; 0</w:t>
            </w:r>
          </w:p>
          <w:p w14:paraId="020883CA"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[header_size] =&gt; 0</w:t>
            </w:r>
          </w:p>
          <w:p w14:paraId="1BB47EA1"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[request_size] =&gt; 0</w:t>
            </w:r>
          </w:p>
          <w:p w14:paraId="766A9A57"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[filetime] =&gt; -1</w:t>
            </w:r>
          </w:p>
          <w:p w14:paraId="72AFE0C2"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[ssl_verify_result] =&gt; 0</w:t>
            </w:r>
          </w:p>
          <w:p w14:paraId="604E54B5"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[redirect_count] =&gt; 0</w:t>
            </w:r>
          </w:p>
          <w:p w14:paraId="381482B0"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[total_time] =&gt; 2.011686</w:t>
            </w:r>
          </w:p>
          <w:p w14:paraId="05E6791A"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[namelookup_time] =&gt; 0.532318</w:t>
            </w:r>
          </w:p>
          <w:p w14:paraId="75C081C8"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[connect_time] =&gt; 0</w:t>
            </w:r>
          </w:p>
          <w:p w14:paraId="753FBD5B"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[pretransfer_time] =&gt; 0</w:t>
            </w:r>
          </w:p>
          <w:p w14:paraId="295034E3"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[size_upload] =&gt; 0</w:t>
            </w:r>
          </w:p>
          <w:p w14:paraId="0509A071"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[size_download] =&gt; 0</w:t>
            </w:r>
          </w:p>
          <w:p w14:paraId="5D5CB676"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[speed_download] =&gt; 0</w:t>
            </w:r>
          </w:p>
          <w:p w14:paraId="48D0BB89"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[speed_upload] =&gt; 0</w:t>
            </w:r>
          </w:p>
          <w:p w14:paraId="0AB75B7A"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[download_content_length] =&gt; -1</w:t>
            </w:r>
          </w:p>
          <w:p w14:paraId="373D0F98"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[upload_content_length] =&gt; -1</w:t>
            </w:r>
          </w:p>
          <w:p w14:paraId="3C8BFD81"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lastRenderedPageBreak/>
              <w:t xml:space="preserve">            [starttransfer_time] =&gt; 0</w:t>
            </w:r>
          </w:p>
          <w:p w14:paraId="61891C0C"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[redirect_time] =&gt; 0</w:t>
            </w:r>
          </w:p>
          <w:p w14:paraId="6405DE8F"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[redirect_url] =&gt; </w:t>
            </w:r>
          </w:p>
          <w:p w14:paraId="50380ADC"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[primary_ip] =&gt; XXX.XXX.XXX.XXX</w:t>
            </w:r>
          </w:p>
          <w:p w14:paraId="11057DE1"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[certinfo] =&gt; Array</w:t>
            </w:r>
          </w:p>
          <w:p w14:paraId="1ABAE00E"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0E323F39"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38B021C8"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[primary_port] =&gt; 443</w:t>
            </w:r>
          </w:p>
          <w:p w14:paraId="580CD8B6"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[local_ip] =&gt; </w:t>
            </w:r>
          </w:p>
          <w:p w14:paraId="7FE29CE6"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[local_port] =&gt; 0</w:t>
            </w:r>
          </w:p>
          <w:p w14:paraId="33AA1B24"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1FE00A06" w14:textId="77777777" w:rsidR="006B3345" w:rsidRPr="00AE3AFA" w:rsidRDefault="006B3345" w:rsidP="006B3345">
            <w:pPr>
              <w:jc w:val="left"/>
              <w:rPr>
                <w:rFonts w:asciiTheme="majorHAnsi" w:hAnsiTheme="majorHAnsi" w:cstheme="majorHAnsi"/>
              </w:rPr>
            </w:pPr>
          </w:p>
          <w:p w14:paraId="70ED48C4"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w:t>
            </w:r>
          </w:p>
        </w:tc>
      </w:tr>
    </w:tbl>
    <w:p w14:paraId="519DCEB8" w14:textId="77777777" w:rsidR="006B3345" w:rsidRPr="00AE3AFA" w:rsidRDefault="006B3345" w:rsidP="006B3345">
      <w:pPr>
        <w:rPr>
          <w:rFonts w:asciiTheme="majorHAnsi" w:hAnsiTheme="majorHAnsi" w:cstheme="majorHAnsi"/>
        </w:rPr>
      </w:pPr>
    </w:p>
    <w:p w14:paraId="2E10593D" w14:textId="77777777" w:rsidR="006B3345" w:rsidRPr="00AE3AFA" w:rsidRDefault="006B3345" w:rsidP="006B3345">
      <w:pPr>
        <w:rPr>
          <w:rFonts w:asciiTheme="majorHAnsi" w:hAnsiTheme="majorHAnsi" w:cstheme="majorHAnsi"/>
        </w:rPr>
      </w:pPr>
    </w:p>
    <w:p w14:paraId="443C3E52" w14:textId="77777777" w:rsidR="006B3345" w:rsidRPr="00AE3AFA" w:rsidRDefault="006B3345" w:rsidP="006B3345">
      <w:pPr>
        <w:rPr>
          <w:rFonts w:asciiTheme="majorHAnsi" w:hAnsiTheme="majorHAnsi" w:cstheme="majorHAnsi"/>
        </w:rPr>
      </w:pPr>
    </w:p>
    <w:p w14:paraId="562F9C5D" w14:textId="77777777" w:rsidR="00986339" w:rsidRPr="00AE3AFA" w:rsidRDefault="00986339" w:rsidP="00C30EDA">
      <w:pPr>
        <w:rPr>
          <w:rFonts w:asciiTheme="majorHAnsi" w:hAnsiTheme="majorHAnsi" w:cstheme="majorHAnsi"/>
        </w:rPr>
      </w:pPr>
    </w:p>
    <w:sectPr w:rsidR="00986339" w:rsidRPr="00AE3AFA" w:rsidSect="00FB3DD5">
      <w:headerReference w:type="default" r:id="rId60"/>
      <w:footerReference w:type="default" r:id="rId61"/>
      <w:headerReference w:type="first" r:id="rId62"/>
      <w:pgSz w:w="11906" w:h="16838" w:code="9"/>
      <w:pgMar w:top="1361" w:right="851" w:bottom="1134" w:left="1418" w:header="851" w:footer="992" w:gutter="0"/>
      <w:cols w:space="425"/>
      <w:docGrid w:type="lines" w:linePitch="28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8" w:author="作成者" w:initials="A">
    <w:p w14:paraId="10465686" w14:textId="77777777" w:rsidR="00463247" w:rsidRDefault="00463247">
      <w:pPr>
        <w:pStyle w:val="af6"/>
      </w:pPr>
      <w:r>
        <w:rPr>
          <w:rStyle w:val="af5"/>
        </w:rPr>
        <w:annotationRef/>
      </w:r>
      <w:r>
        <w:t>Did not finish</w:t>
      </w:r>
    </w:p>
  </w:comment>
  <w:comment w:id="121" w:author="作成者" w:initials="A">
    <w:p w14:paraId="75720CF9" w14:textId="77777777" w:rsidR="00463247" w:rsidRDefault="00463247">
      <w:pPr>
        <w:pStyle w:val="af6"/>
      </w:pPr>
      <w:r>
        <w:rPr>
          <w:rStyle w:val="af5"/>
        </w:rPr>
        <w:annotationRef/>
      </w:r>
      <w:r>
        <w:rPr>
          <w:rFonts w:hint="eastAsia"/>
        </w:rPr>
        <w:t>Not update</w:t>
      </w:r>
      <w:r>
        <w:t>d/Translated</w:t>
      </w:r>
    </w:p>
  </w:comment>
  <w:comment w:id="122" w:author="作成者" w:initials="A">
    <w:p w14:paraId="3368926F" w14:textId="77777777" w:rsidR="00463247" w:rsidRDefault="00463247">
      <w:pPr>
        <w:pStyle w:val="af6"/>
      </w:pPr>
      <w:r>
        <w:rPr>
          <w:rStyle w:val="af5"/>
        </w:rPr>
        <w:annotationRef/>
      </w:r>
      <w:r>
        <w:rPr>
          <w:rFonts w:hint="eastAsia"/>
        </w:rPr>
        <w:t>Not translated</w:t>
      </w:r>
    </w:p>
  </w:comment>
  <w:comment w:id="126" w:author="作成者" w:initials="A">
    <w:p w14:paraId="4DC68E68" w14:textId="77777777" w:rsidR="00463247" w:rsidRDefault="00463247">
      <w:pPr>
        <w:pStyle w:val="af6"/>
      </w:pPr>
      <w:r>
        <w:rPr>
          <w:rStyle w:val="af5"/>
        </w:rPr>
        <w:annotationRef/>
      </w:r>
      <w:r>
        <w:t>“</w:t>
      </w:r>
      <w:r>
        <w:rPr>
          <w:rFonts w:hint="eastAsia"/>
        </w:rPr>
        <w:t>作業</w:t>
      </w:r>
      <w:r>
        <w:t>” in ITA context usually refers to “Operation”</w:t>
      </w:r>
    </w:p>
  </w:comment>
  <w:comment w:id="140" w:author="作成者" w:initials="A">
    <w:p w14:paraId="5551FCB4" w14:textId="77777777" w:rsidR="00463247" w:rsidRDefault="00463247">
      <w:pPr>
        <w:pStyle w:val="af6"/>
      </w:pPr>
      <w:r>
        <w:rPr>
          <w:rStyle w:val="af5"/>
        </w:rPr>
        <w:annotationRef/>
      </w:r>
      <w:r>
        <w:rPr>
          <w:rFonts w:hint="eastAsia"/>
        </w:rPr>
        <w:t>Forgot to add text between table and figure</w:t>
      </w:r>
    </w:p>
  </w:comment>
  <w:comment w:id="146" w:author="作成者" w:initials="A">
    <w:p w14:paraId="455865D3" w14:textId="77777777" w:rsidR="00463247" w:rsidRDefault="00463247">
      <w:pPr>
        <w:pStyle w:val="af6"/>
      </w:pPr>
      <w:r>
        <w:rPr>
          <w:rStyle w:val="af5"/>
        </w:rPr>
        <w:annotationRef/>
      </w:r>
      <w:r>
        <w:rPr>
          <w:rFonts w:hint="eastAsia"/>
        </w:rPr>
        <w:t xml:space="preserve">Forgot to change to </w:t>
      </w:r>
      <w:r>
        <w:t>“22”</w:t>
      </w:r>
    </w:p>
  </w:comment>
  <w:comment w:id="445" w:author="作成者" w:initials="A">
    <w:p w14:paraId="6B4720B9" w14:textId="77777777" w:rsidR="00463247" w:rsidRDefault="00463247">
      <w:pPr>
        <w:pStyle w:val="af6"/>
      </w:pPr>
      <w:r>
        <w:rPr>
          <w:rStyle w:val="af5"/>
        </w:rPr>
        <w:annotationRef/>
      </w:r>
      <w:r>
        <w:rPr>
          <w:rFonts w:hint="eastAsia"/>
        </w:rPr>
        <w:t>Forgot to add Status file branch section</w:t>
      </w:r>
    </w:p>
  </w:comment>
  <w:comment w:id="537" w:author="作成者" w:initials="A">
    <w:p w14:paraId="22BF4794" w14:textId="77777777" w:rsidR="00463247" w:rsidRDefault="00463247">
      <w:pPr>
        <w:pStyle w:val="af6"/>
      </w:pPr>
      <w:r>
        <w:rPr>
          <w:rStyle w:val="af5"/>
        </w:rPr>
        <w:annotationRef/>
      </w:r>
      <w:r>
        <w:t>Remember to end quotation</w:t>
      </w:r>
    </w:p>
  </w:comment>
  <w:comment w:id="580" w:author="作成者" w:initials="A">
    <w:p w14:paraId="1F29C1AC" w14:textId="77777777" w:rsidR="00463247" w:rsidRDefault="00463247">
      <w:pPr>
        <w:pStyle w:val="af6"/>
      </w:pPr>
      <w:r>
        <w:rPr>
          <w:rStyle w:val="af5"/>
        </w:rPr>
        <w:annotationRef/>
      </w:r>
      <w:r>
        <w:rPr>
          <w:rFonts w:hint="eastAsia"/>
        </w:rPr>
        <w:t>Not translated</w:t>
      </w:r>
    </w:p>
  </w:comment>
  <w:comment w:id="608" w:author="作成者" w:initials="A">
    <w:p w14:paraId="1FF7B336" w14:textId="77777777" w:rsidR="00463247" w:rsidRDefault="00463247">
      <w:pPr>
        <w:pStyle w:val="af6"/>
      </w:pPr>
      <w:r>
        <w:rPr>
          <w:rStyle w:val="af5"/>
        </w:rPr>
        <w:annotationRef/>
      </w:r>
      <w:r>
        <w:t>Not translated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465686" w15:done="0"/>
  <w15:commentEx w15:paraId="75720CF9" w15:done="0"/>
  <w15:commentEx w15:paraId="3368926F" w15:done="0"/>
  <w15:commentEx w15:paraId="4DC68E68" w15:done="0"/>
  <w15:commentEx w15:paraId="5551FCB4" w15:done="0"/>
  <w15:commentEx w15:paraId="455865D3" w15:done="0"/>
  <w15:commentEx w15:paraId="6B4720B9" w15:done="0"/>
  <w15:commentEx w15:paraId="22BF4794" w15:done="0"/>
  <w15:commentEx w15:paraId="1F29C1AC" w15:done="0"/>
  <w15:commentEx w15:paraId="1FF7B33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45C708" w14:textId="77777777" w:rsidR="00554E13" w:rsidRDefault="00554E13" w:rsidP="00DC6829">
      <w:r>
        <w:separator/>
      </w:r>
    </w:p>
  </w:endnote>
  <w:endnote w:type="continuationSeparator" w:id="0">
    <w:p w14:paraId="52E15A16" w14:textId="77777777" w:rsidR="00554E13" w:rsidRDefault="00554E13"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9644EC" w14:textId="77777777" w:rsidR="00463247" w:rsidRDefault="00463247">
    <w:pPr>
      <w:pStyle w:val="a6"/>
      <w:jc w:val="center"/>
    </w:pPr>
  </w:p>
  <w:p w14:paraId="78DECD00" w14:textId="56D2505E" w:rsidR="00463247" w:rsidRDefault="00463247">
    <w:pPr>
      <w:pStyle w:val="a6"/>
      <w:jc w:val="center"/>
    </w:pPr>
    <w:r>
      <w:rPr>
        <w:rFonts w:hint="eastAsia"/>
      </w:rPr>
      <w:t>Exastro-ITA_U</w:t>
    </w:r>
    <w:r>
      <w:t>ser Instrcution Manual</w:t>
    </w:r>
    <w:r>
      <w:rPr>
        <w:rFonts w:hint="eastAsia"/>
      </w:rPr>
      <w:t>_Conductor</w:t>
    </w:r>
    <w:r>
      <w:rPr>
        <w:rFonts w:hint="eastAsia"/>
      </w:rPr>
      <w:t xml:space="preserve">　　　</w:t>
    </w:r>
    <w:sdt>
      <w:sdtPr>
        <w:id w:val="54140908"/>
        <w:docPartObj>
          <w:docPartGallery w:val="Page Numbers (Bottom of Page)"/>
          <w:docPartUnique/>
        </w:docPartObj>
      </w:sdtPr>
      <w:sdtContent>
        <w:r>
          <w:fldChar w:fldCharType="begin"/>
        </w:r>
        <w:r>
          <w:instrText>PAGE   \* MERGEFORMAT</w:instrText>
        </w:r>
        <w:r>
          <w:fldChar w:fldCharType="separate"/>
        </w:r>
        <w:r w:rsidR="00A6356E">
          <w:rPr>
            <w:noProof/>
          </w:rPr>
          <w:t>2</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A6356E">
          <w:rPr>
            <w:noProof/>
          </w:rPr>
          <w:t>52</w:t>
        </w:r>
        <w:r>
          <w:rPr>
            <w:noProof/>
          </w:rPr>
          <w:fldChar w:fldCharType="end"/>
        </w:r>
      </w:sdtContent>
    </w:sdt>
  </w:p>
  <w:p w14:paraId="166B6CD8" w14:textId="77777777" w:rsidR="00463247" w:rsidRDefault="00463247">
    <w:pPr>
      <w:pStyle w:val="a6"/>
    </w:pPr>
    <w:r>
      <w:rPr>
        <w:noProof/>
      </w:rPr>
      <w:drawing>
        <wp:anchor distT="0" distB="0" distL="114300" distR="114300" simplePos="0" relativeHeight="251657728" behindDoc="0" locked="0" layoutInCell="1" allowOverlap="1" wp14:anchorId="5E3736AB" wp14:editId="07391B56">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BF4C5E" w14:textId="77777777" w:rsidR="00554E13" w:rsidRDefault="00554E13" w:rsidP="00DC6829">
      <w:r>
        <w:separator/>
      </w:r>
    </w:p>
  </w:footnote>
  <w:footnote w:type="continuationSeparator" w:id="0">
    <w:p w14:paraId="5767E7C6" w14:textId="77777777" w:rsidR="00554E13" w:rsidRDefault="00554E13"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924E5" w14:textId="77777777" w:rsidR="00463247" w:rsidRDefault="00463247">
    <w:pPr>
      <w:pStyle w:val="a4"/>
    </w:pPr>
    <w:r>
      <w:rPr>
        <w:noProof/>
      </w:rPr>
      <w:drawing>
        <wp:anchor distT="0" distB="0" distL="114300" distR="114300" simplePos="0" relativeHeight="251656704" behindDoc="0" locked="0" layoutInCell="1" allowOverlap="1" wp14:anchorId="048DE953" wp14:editId="533CCAA6">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19A7C" w14:textId="77777777" w:rsidR="00463247" w:rsidRPr="00DC6C19" w:rsidRDefault="00463247" w:rsidP="00DC6C19">
    <w:pPr>
      <w:pStyle w:val="a4"/>
    </w:pPr>
    <w:r>
      <w:rPr>
        <w:noProof/>
      </w:rPr>
      <w:drawing>
        <wp:anchor distT="0" distB="0" distL="114300" distR="114300" simplePos="0" relativeHeight="251658752" behindDoc="0" locked="0" layoutInCell="1" allowOverlap="1" wp14:anchorId="34DA6438" wp14:editId="3943981A">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4615C"/>
    <w:multiLevelType w:val="hybridMultilevel"/>
    <w:tmpl w:val="B96E4B1E"/>
    <w:lvl w:ilvl="0" w:tplc="3A24D446">
      <w:numFmt w:val="bullet"/>
      <w:lvlText w:val="・"/>
      <w:lvlJc w:val="left"/>
      <w:pPr>
        <w:ind w:left="2100" w:hanging="420"/>
      </w:pPr>
      <w:rPr>
        <w:rFonts w:ascii="ＭＳ 明朝" w:eastAsia="ＭＳ 明朝" w:hAnsi="ＭＳ 明朝" w:cstheme="minorBidi" w:hint="eastAsia"/>
        <w:lang w:val="en-US"/>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7447507"/>
    <w:multiLevelType w:val="hybridMultilevel"/>
    <w:tmpl w:val="424E0196"/>
    <w:lvl w:ilvl="0" w:tplc="20363DF4">
      <w:numFmt w:val="bullet"/>
      <w:lvlText w:val="・"/>
      <w:lvlJc w:val="left"/>
      <w:pPr>
        <w:ind w:left="562" w:hanging="420"/>
      </w:pPr>
      <w:rPr>
        <w:rFonts w:ascii="ＭＳ 明朝" w:eastAsia="ＭＳ 明朝" w:hAnsi="ＭＳ 明朝" w:cstheme="minorBidi" w:hint="eastAsia"/>
        <w:lang w:val="en-US"/>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4" w15:restartNumberingAfterBreak="0">
    <w:nsid w:val="07C846BE"/>
    <w:multiLevelType w:val="hybridMultilevel"/>
    <w:tmpl w:val="543E53DA"/>
    <w:lvl w:ilvl="0" w:tplc="D6200C74">
      <w:numFmt w:val="bullet"/>
      <w:lvlText w:val="・"/>
      <w:lvlJc w:val="left"/>
      <w:pPr>
        <w:ind w:left="1123" w:hanging="420"/>
      </w:pPr>
      <w:rPr>
        <w:rFonts w:ascii="ＭＳ Ｐゴシック" w:eastAsia="ＭＳ Ｐゴシック" w:hAnsi="ＭＳ Ｐゴシック" w:cstheme="minorHAnsi" w:hint="eastAsia"/>
        <w:lang w:val="en-US"/>
      </w:rPr>
    </w:lvl>
    <w:lvl w:ilvl="1" w:tplc="0409000B">
      <w:start w:val="1"/>
      <w:numFmt w:val="bullet"/>
      <w:lvlText w:val=""/>
      <w:lvlJc w:val="left"/>
      <w:pPr>
        <w:ind w:left="1543" w:hanging="420"/>
      </w:pPr>
      <w:rPr>
        <w:rFonts w:ascii="Wingdings" w:hAnsi="Wingdings" w:hint="default"/>
      </w:rPr>
    </w:lvl>
    <w:lvl w:ilvl="2" w:tplc="0409000D" w:tentative="1">
      <w:start w:val="1"/>
      <w:numFmt w:val="bullet"/>
      <w:lvlText w:val=""/>
      <w:lvlJc w:val="left"/>
      <w:pPr>
        <w:ind w:left="1963" w:hanging="420"/>
      </w:pPr>
      <w:rPr>
        <w:rFonts w:ascii="Wingdings" w:hAnsi="Wingdings" w:hint="default"/>
      </w:rPr>
    </w:lvl>
    <w:lvl w:ilvl="3" w:tplc="04090001" w:tentative="1">
      <w:start w:val="1"/>
      <w:numFmt w:val="bullet"/>
      <w:lvlText w:val=""/>
      <w:lvlJc w:val="left"/>
      <w:pPr>
        <w:ind w:left="2383" w:hanging="420"/>
      </w:pPr>
      <w:rPr>
        <w:rFonts w:ascii="Wingdings" w:hAnsi="Wingdings" w:hint="default"/>
      </w:rPr>
    </w:lvl>
    <w:lvl w:ilvl="4" w:tplc="0409000B" w:tentative="1">
      <w:start w:val="1"/>
      <w:numFmt w:val="bullet"/>
      <w:lvlText w:val=""/>
      <w:lvlJc w:val="left"/>
      <w:pPr>
        <w:ind w:left="2803" w:hanging="420"/>
      </w:pPr>
      <w:rPr>
        <w:rFonts w:ascii="Wingdings" w:hAnsi="Wingdings" w:hint="default"/>
      </w:rPr>
    </w:lvl>
    <w:lvl w:ilvl="5" w:tplc="0409000D" w:tentative="1">
      <w:start w:val="1"/>
      <w:numFmt w:val="bullet"/>
      <w:lvlText w:val=""/>
      <w:lvlJc w:val="left"/>
      <w:pPr>
        <w:ind w:left="3223" w:hanging="420"/>
      </w:pPr>
      <w:rPr>
        <w:rFonts w:ascii="Wingdings" w:hAnsi="Wingdings" w:hint="default"/>
      </w:rPr>
    </w:lvl>
    <w:lvl w:ilvl="6" w:tplc="04090001" w:tentative="1">
      <w:start w:val="1"/>
      <w:numFmt w:val="bullet"/>
      <w:lvlText w:val=""/>
      <w:lvlJc w:val="left"/>
      <w:pPr>
        <w:ind w:left="3643" w:hanging="420"/>
      </w:pPr>
      <w:rPr>
        <w:rFonts w:ascii="Wingdings" w:hAnsi="Wingdings" w:hint="default"/>
      </w:rPr>
    </w:lvl>
    <w:lvl w:ilvl="7" w:tplc="0409000B" w:tentative="1">
      <w:start w:val="1"/>
      <w:numFmt w:val="bullet"/>
      <w:lvlText w:val=""/>
      <w:lvlJc w:val="left"/>
      <w:pPr>
        <w:ind w:left="4063" w:hanging="420"/>
      </w:pPr>
      <w:rPr>
        <w:rFonts w:ascii="Wingdings" w:hAnsi="Wingdings" w:hint="default"/>
      </w:rPr>
    </w:lvl>
    <w:lvl w:ilvl="8" w:tplc="0409000D" w:tentative="1">
      <w:start w:val="1"/>
      <w:numFmt w:val="bullet"/>
      <w:lvlText w:val=""/>
      <w:lvlJc w:val="left"/>
      <w:pPr>
        <w:ind w:left="4483" w:hanging="420"/>
      </w:pPr>
      <w:rPr>
        <w:rFonts w:ascii="Wingdings" w:hAnsi="Wingdings" w:hint="default"/>
      </w:rPr>
    </w:lvl>
  </w:abstractNum>
  <w:abstractNum w:abstractNumId="5"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F9E559E"/>
    <w:multiLevelType w:val="hybridMultilevel"/>
    <w:tmpl w:val="E938972A"/>
    <w:lvl w:ilvl="0" w:tplc="0409001B">
      <w:start w:val="1"/>
      <w:numFmt w:val="lowerRoman"/>
      <w:lvlText w:val="%1."/>
      <w:lvlJc w:val="right"/>
      <w:pPr>
        <w:ind w:left="1680" w:hanging="420"/>
      </w:p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7" w15:restartNumberingAfterBreak="0">
    <w:nsid w:val="10856D2D"/>
    <w:multiLevelType w:val="hybridMultilevel"/>
    <w:tmpl w:val="808AC91A"/>
    <w:lvl w:ilvl="0" w:tplc="8C8AF396">
      <w:start w:val="4"/>
      <w:numFmt w:val="bullet"/>
      <w:lvlText w:val="※"/>
      <w:lvlJc w:val="left"/>
      <w:pPr>
        <w:ind w:left="1410" w:hanging="360"/>
      </w:pPr>
      <w:rPr>
        <w:rFonts w:ascii="ＭＳ Ｐゴシック" w:eastAsia="ＭＳ Ｐゴシック" w:hAnsi="ＭＳ Ｐゴシック" w:cstheme="minorHAnsi"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8" w15:restartNumberingAfterBreak="0">
    <w:nsid w:val="10F11E4C"/>
    <w:multiLevelType w:val="hybridMultilevel"/>
    <w:tmpl w:val="33628BBA"/>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144A2086"/>
    <w:multiLevelType w:val="hybridMultilevel"/>
    <w:tmpl w:val="6F8E330C"/>
    <w:lvl w:ilvl="0" w:tplc="85300BFC">
      <w:numFmt w:val="bullet"/>
      <w:lvlText w:val="・"/>
      <w:lvlJc w:val="left"/>
      <w:pPr>
        <w:ind w:left="1260" w:hanging="420"/>
      </w:pPr>
      <w:rPr>
        <w:rFonts w:ascii="ＭＳ 明朝" w:eastAsia="ＭＳ 明朝" w:hAnsi="ＭＳ 明朝" w:cstheme="minorBidi" w:hint="eastAsia"/>
        <w:lang w:val="en-US"/>
      </w:rPr>
    </w:lvl>
    <w:lvl w:ilvl="1" w:tplc="0409000B">
      <w:start w:val="1"/>
      <w:numFmt w:val="bullet"/>
      <w:lvlText w:val=""/>
      <w:lvlJc w:val="left"/>
      <w:pPr>
        <w:ind w:left="1680" w:hanging="420"/>
      </w:pPr>
      <w:rPr>
        <w:rFonts w:ascii="Wingdings" w:hAnsi="Wingdings" w:hint="default"/>
        <w:lang w:val="en-US"/>
      </w:rPr>
    </w:lvl>
    <w:lvl w:ilvl="2" w:tplc="0409000D">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1" w15:restartNumberingAfterBreak="0">
    <w:nsid w:val="175A1D5D"/>
    <w:multiLevelType w:val="hybridMultilevel"/>
    <w:tmpl w:val="C8DC57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3" w15:restartNumberingAfterBreak="0">
    <w:nsid w:val="1AA97E83"/>
    <w:multiLevelType w:val="hybridMultilevel"/>
    <w:tmpl w:val="91387502"/>
    <w:lvl w:ilvl="0" w:tplc="CFBAB35C">
      <w:start w:val="1"/>
      <w:numFmt w:val="bullet"/>
      <w:lvlText w:val="※"/>
      <w:lvlJc w:val="left"/>
      <w:pPr>
        <w:ind w:left="1753" w:hanging="420"/>
      </w:pPr>
      <w:rPr>
        <w:rFonts w:ascii="ＭＳ Ｐゴシック" w:eastAsia="ＭＳ Ｐゴシック" w:hAnsi="ＭＳ Ｐゴシック" w:cstheme="minorBidi" w:hint="eastAsia"/>
      </w:rPr>
    </w:lvl>
    <w:lvl w:ilvl="1" w:tplc="0409000B" w:tentative="1">
      <w:start w:val="1"/>
      <w:numFmt w:val="bullet"/>
      <w:lvlText w:val=""/>
      <w:lvlJc w:val="left"/>
      <w:pPr>
        <w:ind w:left="2173" w:hanging="420"/>
      </w:pPr>
      <w:rPr>
        <w:rFonts w:ascii="Wingdings" w:hAnsi="Wingdings" w:hint="default"/>
      </w:rPr>
    </w:lvl>
    <w:lvl w:ilvl="2" w:tplc="0409000D" w:tentative="1">
      <w:start w:val="1"/>
      <w:numFmt w:val="bullet"/>
      <w:lvlText w:val=""/>
      <w:lvlJc w:val="left"/>
      <w:pPr>
        <w:ind w:left="2593" w:hanging="420"/>
      </w:pPr>
      <w:rPr>
        <w:rFonts w:ascii="Wingdings" w:hAnsi="Wingdings" w:hint="default"/>
      </w:rPr>
    </w:lvl>
    <w:lvl w:ilvl="3" w:tplc="04090001" w:tentative="1">
      <w:start w:val="1"/>
      <w:numFmt w:val="bullet"/>
      <w:lvlText w:val=""/>
      <w:lvlJc w:val="left"/>
      <w:pPr>
        <w:ind w:left="3013" w:hanging="420"/>
      </w:pPr>
      <w:rPr>
        <w:rFonts w:ascii="Wingdings" w:hAnsi="Wingdings" w:hint="default"/>
      </w:rPr>
    </w:lvl>
    <w:lvl w:ilvl="4" w:tplc="0409000B" w:tentative="1">
      <w:start w:val="1"/>
      <w:numFmt w:val="bullet"/>
      <w:lvlText w:val=""/>
      <w:lvlJc w:val="left"/>
      <w:pPr>
        <w:ind w:left="3433" w:hanging="420"/>
      </w:pPr>
      <w:rPr>
        <w:rFonts w:ascii="Wingdings" w:hAnsi="Wingdings" w:hint="default"/>
      </w:rPr>
    </w:lvl>
    <w:lvl w:ilvl="5" w:tplc="0409000D" w:tentative="1">
      <w:start w:val="1"/>
      <w:numFmt w:val="bullet"/>
      <w:lvlText w:val=""/>
      <w:lvlJc w:val="left"/>
      <w:pPr>
        <w:ind w:left="3853" w:hanging="420"/>
      </w:pPr>
      <w:rPr>
        <w:rFonts w:ascii="Wingdings" w:hAnsi="Wingdings" w:hint="default"/>
      </w:rPr>
    </w:lvl>
    <w:lvl w:ilvl="6" w:tplc="04090001" w:tentative="1">
      <w:start w:val="1"/>
      <w:numFmt w:val="bullet"/>
      <w:lvlText w:val=""/>
      <w:lvlJc w:val="left"/>
      <w:pPr>
        <w:ind w:left="4273" w:hanging="420"/>
      </w:pPr>
      <w:rPr>
        <w:rFonts w:ascii="Wingdings" w:hAnsi="Wingdings" w:hint="default"/>
      </w:rPr>
    </w:lvl>
    <w:lvl w:ilvl="7" w:tplc="0409000B" w:tentative="1">
      <w:start w:val="1"/>
      <w:numFmt w:val="bullet"/>
      <w:lvlText w:val=""/>
      <w:lvlJc w:val="left"/>
      <w:pPr>
        <w:ind w:left="4693" w:hanging="420"/>
      </w:pPr>
      <w:rPr>
        <w:rFonts w:ascii="Wingdings" w:hAnsi="Wingdings" w:hint="default"/>
      </w:rPr>
    </w:lvl>
    <w:lvl w:ilvl="8" w:tplc="0409000D" w:tentative="1">
      <w:start w:val="1"/>
      <w:numFmt w:val="bullet"/>
      <w:lvlText w:val=""/>
      <w:lvlJc w:val="left"/>
      <w:pPr>
        <w:ind w:left="5113" w:hanging="420"/>
      </w:pPr>
      <w:rPr>
        <w:rFonts w:ascii="Wingdings" w:hAnsi="Wingdings" w:hint="default"/>
      </w:rPr>
    </w:lvl>
  </w:abstractNum>
  <w:abstractNum w:abstractNumId="14" w15:restartNumberingAfterBreak="0">
    <w:nsid w:val="23D13E36"/>
    <w:multiLevelType w:val="hybridMultilevel"/>
    <w:tmpl w:val="D0B8AA12"/>
    <w:lvl w:ilvl="0" w:tplc="39108AF4">
      <w:start w:val="4"/>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0086A82"/>
    <w:multiLevelType w:val="hybridMultilevel"/>
    <w:tmpl w:val="508ED83E"/>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1926591"/>
    <w:multiLevelType w:val="hybridMultilevel"/>
    <w:tmpl w:val="EFE48C82"/>
    <w:lvl w:ilvl="0" w:tplc="3A24D446">
      <w:numFmt w:val="bullet"/>
      <w:lvlText w:val="・"/>
      <w:lvlJc w:val="left"/>
      <w:pPr>
        <w:ind w:left="1007" w:hanging="420"/>
      </w:pPr>
      <w:rPr>
        <w:rFonts w:ascii="ＭＳ 明朝" w:eastAsia="ＭＳ 明朝" w:hAnsi="ＭＳ 明朝" w:cstheme="minorBidi" w:hint="eastAsia"/>
        <w:lang w:val="en-US"/>
      </w:rPr>
    </w:lvl>
    <w:lvl w:ilvl="1" w:tplc="0409001B">
      <w:start w:val="1"/>
      <w:numFmt w:val="lowerRoman"/>
      <w:lvlText w:val="%2."/>
      <w:lvlJc w:val="right"/>
      <w:pPr>
        <w:ind w:left="1427" w:hanging="420"/>
      </w:pPr>
      <w:rPr>
        <w:rFonts w:hint="default"/>
      </w:rPr>
    </w:lvl>
    <w:lvl w:ilvl="2" w:tplc="0409000D">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36F63851"/>
    <w:multiLevelType w:val="hybridMultilevel"/>
    <w:tmpl w:val="8B4EBFCC"/>
    <w:lvl w:ilvl="0" w:tplc="04090001">
      <w:start w:val="1"/>
      <w:numFmt w:val="bullet"/>
      <w:lvlText w:val=""/>
      <w:lvlJc w:val="left"/>
      <w:pPr>
        <w:ind w:left="2100" w:hanging="420"/>
      </w:pPr>
      <w:rPr>
        <w:rFonts w:ascii="Wingdings" w:hAnsi="Wingdings" w:hint="default"/>
      </w:rPr>
    </w:lvl>
    <w:lvl w:ilvl="1" w:tplc="0409000B">
      <w:start w:val="1"/>
      <w:numFmt w:val="bullet"/>
      <w:lvlText w:val=""/>
      <w:lvlJc w:val="left"/>
      <w:pPr>
        <w:ind w:left="2520" w:hanging="420"/>
      </w:pPr>
      <w:rPr>
        <w:rFonts w:ascii="Wingdings" w:hAnsi="Wingdings" w:hint="default"/>
      </w:rPr>
    </w:lvl>
    <w:lvl w:ilvl="2" w:tplc="0409000D">
      <w:start w:val="1"/>
      <w:numFmt w:val="bullet"/>
      <w:lvlText w:val=""/>
      <w:lvlJc w:val="left"/>
      <w:pPr>
        <w:ind w:left="2940" w:hanging="420"/>
      </w:pPr>
      <w:rPr>
        <w:rFonts w:ascii="Wingdings" w:hAnsi="Wingdings" w:hint="default"/>
      </w:rPr>
    </w:lvl>
    <w:lvl w:ilvl="3" w:tplc="04090001">
      <w:start w:val="1"/>
      <w:numFmt w:val="bullet"/>
      <w:lvlText w:val=""/>
      <w:lvlJc w:val="left"/>
      <w:pPr>
        <w:ind w:left="3360" w:hanging="420"/>
      </w:pPr>
      <w:rPr>
        <w:rFonts w:ascii="Wingdings" w:hAnsi="Wingdings" w:hint="default"/>
      </w:rPr>
    </w:lvl>
    <w:lvl w:ilvl="4" w:tplc="0409000B">
      <w:start w:val="1"/>
      <w:numFmt w:val="bullet"/>
      <w:lvlText w:val=""/>
      <w:lvlJc w:val="left"/>
      <w:pPr>
        <w:ind w:left="3780" w:hanging="420"/>
      </w:pPr>
      <w:rPr>
        <w:rFonts w:ascii="Wingdings" w:hAnsi="Wingdings" w:hint="default"/>
      </w:rPr>
    </w:lvl>
    <w:lvl w:ilvl="5" w:tplc="0409000D">
      <w:start w:val="1"/>
      <w:numFmt w:val="bullet"/>
      <w:lvlText w:val=""/>
      <w:lvlJc w:val="left"/>
      <w:pPr>
        <w:ind w:left="4200" w:hanging="420"/>
      </w:pPr>
      <w:rPr>
        <w:rFonts w:ascii="Wingdings" w:hAnsi="Wingdings" w:hint="default"/>
      </w:rPr>
    </w:lvl>
    <w:lvl w:ilvl="6" w:tplc="04090001">
      <w:start w:val="1"/>
      <w:numFmt w:val="bullet"/>
      <w:lvlText w:val=""/>
      <w:lvlJc w:val="left"/>
      <w:pPr>
        <w:ind w:left="4620" w:hanging="420"/>
      </w:pPr>
      <w:rPr>
        <w:rFonts w:ascii="Wingdings" w:hAnsi="Wingdings" w:hint="default"/>
      </w:rPr>
    </w:lvl>
    <w:lvl w:ilvl="7" w:tplc="0409000B">
      <w:start w:val="1"/>
      <w:numFmt w:val="bullet"/>
      <w:lvlText w:val=""/>
      <w:lvlJc w:val="left"/>
      <w:pPr>
        <w:ind w:left="5040" w:hanging="420"/>
      </w:pPr>
      <w:rPr>
        <w:rFonts w:ascii="Wingdings" w:hAnsi="Wingdings" w:hint="default"/>
      </w:rPr>
    </w:lvl>
    <w:lvl w:ilvl="8" w:tplc="0409000D">
      <w:start w:val="1"/>
      <w:numFmt w:val="bullet"/>
      <w:lvlText w:val=""/>
      <w:lvlJc w:val="left"/>
      <w:pPr>
        <w:ind w:left="5460" w:hanging="420"/>
      </w:pPr>
      <w:rPr>
        <w:rFonts w:ascii="Wingdings" w:hAnsi="Wingdings" w:hint="default"/>
      </w:rPr>
    </w:lvl>
  </w:abstractNum>
  <w:abstractNum w:abstractNumId="21" w15:restartNumberingAfterBreak="0">
    <w:nsid w:val="38A41CE7"/>
    <w:multiLevelType w:val="hybridMultilevel"/>
    <w:tmpl w:val="7EB8E560"/>
    <w:lvl w:ilvl="0" w:tplc="BBF42AB4">
      <w:start w:val="1"/>
      <w:numFmt w:val="upp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3A371F73"/>
    <w:multiLevelType w:val="hybridMultilevel"/>
    <w:tmpl w:val="5A6C6C76"/>
    <w:lvl w:ilvl="0" w:tplc="CFBAB35C">
      <w:start w:val="1"/>
      <w:numFmt w:val="bullet"/>
      <w:lvlText w:val="※"/>
      <w:lvlJc w:val="left"/>
      <w:pPr>
        <w:ind w:left="1753" w:hanging="420"/>
      </w:pPr>
      <w:rPr>
        <w:rFonts w:ascii="ＭＳ Ｐゴシック" w:eastAsia="ＭＳ Ｐゴシック" w:hAnsi="ＭＳ Ｐゴシック" w:cstheme="minorBidi" w:hint="eastAsia"/>
      </w:rPr>
    </w:lvl>
    <w:lvl w:ilvl="1" w:tplc="0409000B" w:tentative="1">
      <w:start w:val="1"/>
      <w:numFmt w:val="bullet"/>
      <w:lvlText w:val=""/>
      <w:lvlJc w:val="left"/>
      <w:pPr>
        <w:ind w:left="2173" w:hanging="420"/>
      </w:pPr>
      <w:rPr>
        <w:rFonts w:ascii="Wingdings" w:hAnsi="Wingdings" w:hint="default"/>
      </w:rPr>
    </w:lvl>
    <w:lvl w:ilvl="2" w:tplc="0409000D" w:tentative="1">
      <w:start w:val="1"/>
      <w:numFmt w:val="bullet"/>
      <w:lvlText w:val=""/>
      <w:lvlJc w:val="left"/>
      <w:pPr>
        <w:ind w:left="2593" w:hanging="420"/>
      </w:pPr>
      <w:rPr>
        <w:rFonts w:ascii="Wingdings" w:hAnsi="Wingdings" w:hint="default"/>
      </w:rPr>
    </w:lvl>
    <w:lvl w:ilvl="3" w:tplc="04090001" w:tentative="1">
      <w:start w:val="1"/>
      <w:numFmt w:val="bullet"/>
      <w:lvlText w:val=""/>
      <w:lvlJc w:val="left"/>
      <w:pPr>
        <w:ind w:left="3013" w:hanging="420"/>
      </w:pPr>
      <w:rPr>
        <w:rFonts w:ascii="Wingdings" w:hAnsi="Wingdings" w:hint="default"/>
      </w:rPr>
    </w:lvl>
    <w:lvl w:ilvl="4" w:tplc="0409000B" w:tentative="1">
      <w:start w:val="1"/>
      <w:numFmt w:val="bullet"/>
      <w:lvlText w:val=""/>
      <w:lvlJc w:val="left"/>
      <w:pPr>
        <w:ind w:left="3433" w:hanging="420"/>
      </w:pPr>
      <w:rPr>
        <w:rFonts w:ascii="Wingdings" w:hAnsi="Wingdings" w:hint="default"/>
      </w:rPr>
    </w:lvl>
    <w:lvl w:ilvl="5" w:tplc="0409000D" w:tentative="1">
      <w:start w:val="1"/>
      <w:numFmt w:val="bullet"/>
      <w:lvlText w:val=""/>
      <w:lvlJc w:val="left"/>
      <w:pPr>
        <w:ind w:left="3853" w:hanging="420"/>
      </w:pPr>
      <w:rPr>
        <w:rFonts w:ascii="Wingdings" w:hAnsi="Wingdings" w:hint="default"/>
      </w:rPr>
    </w:lvl>
    <w:lvl w:ilvl="6" w:tplc="04090001" w:tentative="1">
      <w:start w:val="1"/>
      <w:numFmt w:val="bullet"/>
      <w:lvlText w:val=""/>
      <w:lvlJc w:val="left"/>
      <w:pPr>
        <w:ind w:left="4273" w:hanging="420"/>
      </w:pPr>
      <w:rPr>
        <w:rFonts w:ascii="Wingdings" w:hAnsi="Wingdings" w:hint="default"/>
      </w:rPr>
    </w:lvl>
    <w:lvl w:ilvl="7" w:tplc="0409000B" w:tentative="1">
      <w:start w:val="1"/>
      <w:numFmt w:val="bullet"/>
      <w:lvlText w:val=""/>
      <w:lvlJc w:val="left"/>
      <w:pPr>
        <w:ind w:left="4693" w:hanging="420"/>
      </w:pPr>
      <w:rPr>
        <w:rFonts w:ascii="Wingdings" w:hAnsi="Wingdings" w:hint="default"/>
      </w:rPr>
    </w:lvl>
    <w:lvl w:ilvl="8" w:tplc="0409000D" w:tentative="1">
      <w:start w:val="1"/>
      <w:numFmt w:val="bullet"/>
      <w:lvlText w:val=""/>
      <w:lvlJc w:val="left"/>
      <w:pPr>
        <w:ind w:left="5113" w:hanging="420"/>
      </w:pPr>
      <w:rPr>
        <w:rFonts w:ascii="Wingdings" w:hAnsi="Wingdings" w:hint="default"/>
      </w:rPr>
    </w:lvl>
  </w:abstractNum>
  <w:abstractNum w:abstractNumId="24"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491B5466"/>
    <w:multiLevelType w:val="multilevel"/>
    <w:tmpl w:val="C720A61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7" w15:restartNumberingAfterBreak="0">
    <w:nsid w:val="54F90F63"/>
    <w:multiLevelType w:val="hybridMultilevel"/>
    <w:tmpl w:val="E938972A"/>
    <w:lvl w:ilvl="0" w:tplc="0409001B">
      <w:start w:val="1"/>
      <w:numFmt w:val="lowerRoman"/>
      <w:lvlText w:val="%1."/>
      <w:lvlJc w:val="right"/>
      <w:pPr>
        <w:ind w:left="1680" w:hanging="420"/>
      </w:pPr>
    </w:lvl>
    <w:lvl w:ilvl="1" w:tplc="04090017">
      <w:start w:val="1"/>
      <w:numFmt w:val="aiueoFullWidth"/>
      <w:lvlText w:val="(%2)"/>
      <w:lvlJc w:val="left"/>
      <w:pPr>
        <w:ind w:left="2100" w:hanging="420"/>
      </w:pPr>
    </w:lvl>
    <w:lvl w:ilvl="2" w:tplc="04090011">
      <w:start w:val="1"/>
      <w:numFmt w:val="decimalEnclosedCircle"/>
      <w:lvlText w:val="%3"/>
      <w:lvlJc w:val="left"/>
      <w:pPr>
        <w:ind w:left="2520" w:hanging="420"/>
      </w:pPr>
    </w:lvl>
    <w:lvl w:ilvl="3" w:tplc="0409000F">
      <w:start w:val="1"/>
      <w:numFmt w:val="decimal"/>
      <w:lvlText w:val="%4."/>
      <w:lvlJc w:val="left"/>
      <w:pPr>
        <w:ind w:left="2940" w:hanging="420"/>
      </w:pPr>
    </w:lvl>
    <w:lvl w:ilvl="4" w:tplc="04090017">
      <w:start w:val="1"/>
      <w:numFmt w:val="aiueoFullWidth"/>
      <w:lvlText w:val="(%5)"/>
      <w:lvlJc w:val="left"/>
      <w:pPr>
        <w:ind w:left="3360" w:hanging="420"/>
      </w:pPr>
    </w:lvl>
    <w:lvl w:ilvl="5" w:tplc="04090011">
      <w:start w:val="1"/>
      <w:numFmt w:val="decimalEnclosedCircle"/>
      <w:lvlText w:val="%6"/>
      <w:lvlJc w:val="left"/>
      <w:pPr>
        <w:ind w:left="3780" w:hanging="420"/>
      </w:pPr>
    </w:lvl>
    <w:lvl w:ilvl="6" w:tplc="0409000F">
      <w:start w:val="1"/>
      <w:numFmt w:val="decimal"/>
      <w:lvlText w:val="%7."/>
      <w:lvlJc w:val="left"/>
      <w:pPr>
        <w:ind w:left="4200" w:hanging="420"/>
      </w:pPr>
    </w:lvl>
    <w:lvl w:ilvl="7" w:tplc="04090017">
      <w:start w:val="1"/>
      <w:numFmt w:val="aiueoFullWidth"/>
      <w:lvlText w:val="(%8)"/>
      <w:lvlJc w:val="left"/>
      <w:pPr>
        <w:ind w:left="4620" w:hanging="420"/>
      </w:pPr>
    </w:lvl>
    <w:lvl w:ilvl="8" w:tplc="04090011">
      <w:start w:val="1"/>
      <w:numFmt w:val="decimalEnclosedCircle"/>
      <w:lvlText w:val="%9"/>
      <w:lvlJc w:val="left"/>
      <w:pPr>
        <w:ind w:left="5040" w:hanging="420"/>
      </w:pPr>
    </w:lvl>
  </w:abstractNum>
  <w:abstractNum w:abstractNumId="28" w15:restartNumberingAfterBreak="0">
    <w:nsid w:val="5E9E18F2"/>
    <w:multiLevelType w:val="multilevel"/>
    <w:tmpl w:val="0409001D"/>
    <w:numStyleLink w:val="3"/>
  </w:abstractNum>
  <w:abstractNum w:abstractNumId="29"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7B02A78"/>
    <w:multiLevelType w:val="hybridMultilevel"/>
    <w:tmpl w:val="CF023D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DD26ACF"/>
    <w:multiLevelType w:val="hybridMultilevel"/>
    <w:tmpl w:val="008EA800"/>
    <w:lvl w:ilvl="0" w:tplc="BE46FAEE">
      <w:start w:val="4"/>
      <w:numFmt w:val="bullet"/>
      <w:lvlText w:val="※"/>
      <w:lvlJc w:val="left"/>
      <w:pPr>
        <w:ind w:left="1410" w:hanging="360"/>
      </w:pPr>
      <w:rPr>
        <w:rFonts w:ascii="ＭＳ ゴシック" w:eastAsia="ＭＳ ゴシック" w:hAnsi="ＭＳ ゴシック" w:cs="ＭＳ ゴシック"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35"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6" w15:restartNumberingAfterBreak="0">
    <w:nsid w:val="7BB63831"/>
    <w:multiLevelType w:val="hybridMultilevel"/>
    <w:tmpl w:val="6BD07042"/>
    <w:lvl w:ilvl="0" w:tplc="0409001B">
      <w:start w:val="1"/>
      <w:numFmt w:val="lowerRoman"/>
      <w:lvlText w:val="%1."/>
      <w:lvlJc w:val="righ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E0604DF"/>
    <w:multiLevelType w:val="hybridMultilevel"/>
    <w:tmpl w:val="33628BBA"/>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5"/>
  </w:num>
  <w:num w:numId="2">
    <w:abstractNumId w:val="15"/>
  </w:num>
  <w:num w:numId="3">
    <w:abstractNumId w:val="19"/>
  </w:num>
  <w:num w:numId="4">
    <w:abstractNumId w:val="28"/>
    <w:lvlOverride w:ilvl="2">
      <w:lvl w:ilvl="2">
        <w:start w:val="1"/>
        <w:numFmt w:val="decimal"/>
        <w:pStyle w:val="4"/>
        <w:lvlText w:val="%1.%2.%3"/>
        <w:lvlJc w:val="left"/>
        <w:pPr>
          <w:ind w:left="1418" w:hanging="567"/>
        </w:pPr>
      </w:lvl>
    </w:lvlOverride>
  </w:num>
  <w:num w:numId="5">
    <w:abstractNumId w:val="12"/>
  </w:num>
  <w:num w:numId="6">
    <w:abstractNumId w:val="1"/>
  </w:num>
  <w:num w:numId="7">
    <w:abstractNumId w:val="24"/>
  </w:num>
  <w:num w:numId="8">
    <w:abstractNumId w:val="9"/>
  </w:num>
  <w:num w:numId="9">
    <w:abstractNumId w:val="22"/>
  </w:num>
  <w:num w:numId="10">
    <w:abstractNumId w:val="18"/>
  </w:num>
  <w:num w:numId="11">
    <w:abstractNumId w:val="30"/>
  </w:num>
  <w:num w:numId="12">
    <w:abstractNumId w:val="2"/>
  </w:num>
  <w:num w:numId="13">
    <w:abstractNumId w:val="31"/>
  </w:num>
  <w:num w:numId="14">
    <w:abstractNumId w:val="17"/>
  </w:num>
  <w:num w:numId="15">
    <w:abstractNumId w:val="33"/>
  </w:num>
  <w:num w:numId="16">
    <w:abstractNumId w:val="29"/>
  </w:num>
  <w:num w:numId="17">
    <w:abstractNumId w:val="26"/>
  </w:num>
  <w:num w:numId="18">
    <w:abstractNumId w:val="5"/>
  </w:num>
  <w:num w:numId="19">
    <w:abstractNumId w:val="8"/>
  </w:num>
  <w:num w:numId="20">
    <w:abstractNumId w:val="25"/>
  </w:num>
  <w:num w:numId="21">
    <w:abstractNumId w:val="16"/>
  </w:num>
  <w:num w:numId="22">
    <w:abstractNumId w:val="32"/>
  </w:num>
  <w:num w:numId="23">
    <w:abstractNumId w:val="7"/>
  </w:num>
  <w:num w:numId="24">
    <w:abstractNumId w:val="34"/>
  </w:num>
  <w:num w:numId="25">
    <w:abstractNumId w:val="3"/>
  </w:num>
  <w:num w:numId="26">
    <w:abstractNumId w:val="36"/>
  </w:num>
  <w:num w:numId="27">
    <w:abstractNumId w:val="37"/>
  </w:num>
  <w:num w:numId="28">
    <w:abstractNumId w:val="21"/>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num>
  <w:num w:numId="32">
    <w:abstractNumId w:val="11"/>
  </w:num>
  <w:num w:numId="33">
    <w:abstractNumId w:val="10"/>
  </w:num>
  <w:num w:numId="34">
    <w:abstractNumId w:val="0"/>
  </w:num>
  <w:num w:numId="35">
    <w:abstractNumId w:val="6"/>
  </w:num>
  <w:num w:numId="36">
    <w:abstractNumId w:val="4"/>
  </w:num>
  <w:num w:numId="37">
    <w:abstractNumId w:val="13"/>
  </w:num>
  <w:num w:numId="38">
    <w:abstractNumId w:val="23"/>
  </w:num>
  <w:num w:numId="39">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4CC6"/>
    <w:rsid w:val="000055F8"/>
    <w:rsid w:val="00006A72"/>
    <w:rsid w:val="00006AC6"/>
    <w:rsid w:val="00006F0A"/>
    <w:rsid w:val="000072BF"/>
    <w:rsid w:val="0000755C"/>
    <w:rsid w:val="00010653"/>
    <w:rsid w:val="00010DA5"/>
    <w:rsid w:val="000120B4"/>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993"/>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4D9B"/>
    <w:rsid w:val="00045669"/>
    <w:rsid w:val="00045D56"/>
    <w:rsid w:val="00046B42"/>
    <w:rsid w:val="00047514"/>
    <w:rsid w:val="00050DC7"/>
    <w:rsid w:val="0005163C"/>
    <w:rsid w:val="000516E5"/>
    <w:rsid w:val="00052123"/>
    <w:rsid w:val="00052267"/>
    <w:rsid w:val="000525A2"/>
    <w:rsid w:val="00052C67"/>
    <w:rsid w:val="000538D0"/>
    <w:rsid w:val="00053A0F"/>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6C71"/>
    <w:rsid w:val="000876A4"/>
    <w:rsid w:val="000877B4"/>
    <w:rsid w:val="00087A10"/>
    <w:rsid w:val="00087A36"/>
    <w:rsid w:val="000908E4"/>
    <w:rsid w:val="00090CA5"/>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69E"/>
    <w:rsid w:val="000C2B19"/>
    <w:rsid w:val="000C3DB4"/>
    <w:rsid w:val="000C59D0"/>
    <w:rsid w:val="000C5B0E"/>
    <w:rsid w:val="000C5CC8"/>
    <w:rsid w:val="000C6459"/>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652"/>
    <w:rsid w:val="000E2864"/>
    <w:rsid w:val="000E2D48"/>
    <w:rsid w:val="000E33A4"/>
    <w:rsid w:val="000E40E5"/>
    <w:rsid w:val="000E56C0"/>
    <w:rsid w:val="000E662B"/>
    <w:rsid w:val="000F165E"/>
    <w:rsid w:val="000F239F"/>
    <w:rsid w:val="000F2A61"/>
    <w:rsid w:val="000F3F47"/>
    <w:rsid w:val="000F44ED"/>
    <w:rsid w:val="000F460F"/>
    <w:rsid w:val="000F46C0"/>
    <w:rsid w:val="000F4963"/>
    <w:rsid w:val="000F5E61"/>
    <w:rsid w:val="000F66B0"/>
    <w:rsid w:val="000F67C0"/>
    <w:rsid w:val="00100E02"/>
    <w:rsid w:val="00101835"/>
    <w:rsid w:val="00102998"/>
    <w:rsid w:val="00102F39"/>
    <w:rsid w:val="001031A8"/>
    <w:rsid w:val="001034A0"/>
    <w:rsid w:val="00103546"/>
    <w:rsid w:val="00103657"/>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08E7"/>
    <w:rsid w:val="0012127A"/>
    <w:rsid w:val="00121808"/>
    <w:rsid w:val="00121956"/>
    <w:rsid w:val="00121E85"/>
    <w:rsid w:val="00122AED"/>
    <w:rsid w:val="00122DB3"/>
    <w:rsid w:val="00122FCE"/>
    <w:rsid w:val="001235BF"/>
    <w:rsid w:val="00123775"/>
    <w:rsid w:val="00123A0D"/>
    <w:rsid w:val="00124391"/>
    <w:rsid w:val="00124C05"/>
    <w:rsid w:val="0012608E"/>
    <w:rsid w:val="0012753D"/>
    <w:rsid w:val="0013133E"/>
    <w:rsid w:val="00133252"/>
    <w:rsid w:val="00133CDD"/>
    <w:rsid w:val="00133E43"/>
    <w:rsid w:val="00134242"/>
    <w:rsid w:val="001351C5"/>
    <w:rsid w:val="00137F66"/>
    <w:rsid w:val="001446B2"/>
    <w:rsid w:val="00144798"/>
    <w:rsid w:val="00147196"/>
    <w:rsid w:val="001476E4"/>
    <w:rsid w:val="0015021C"/>
    <w:rsid w:val="001510E1"/>
    <w:rsid w:val="00151D48"/>
    <w:rsid w:val="00152236"/>
    <w:rsid w:val="00152702"/>
    <w:rsid w:val="00155029"/>
    <w:rsid w:val="001551DF"/>
    <w:rsid w:val="001562EE"/>
    <w:rsid w:val="00156741"/>
    <w:rsid w:val="00157FEA"/>
    <w:rsid w:val="00160B8F"/>
    <w:rsid w:val="00161539"/>
    <w:rsid w:val="00161ACC"/>
    <w:rsid w:val="00162C84"/>
    <w:rsid w:val="00162E06"/>
    <w:rsid w:val="00165C36"/>
    <w:rsid w:val="00165F8E"/>
    <w:rsid w:val="0016723A"/>
    <w:rsid w:val="00167926"/>
    <w:rsid w:val="0016797E"/>
    <w:rsid w:val="00170C9B"/>
    <w:rsid w:val="00170F9C"/>
    <w:rsid w:val="00172272"/>
    <w:rsid w:val="00172873"/>
    <w:rsid w:val="00172C36"/>
    <w:rsid w:val="001747F5"/>
    <w:rsid w:val="0017586D"/>
    <w:rsid w:val="00176923"/>
    <w:rsid w:val="00176AE6"/>
    <w:rsid w:val="00177290"/>
    <w:rsid w:val="00180E63"/>
    <w:rsid w:val="001837A3"/>
    <w:rsid w:val="00185C5D"/>
    <w:rsid w:val="00185DE5"/>
    <w:rsid w:val="00187398"/>
    <w:rsid w:val="00190263"/>
    <w:rsid w:val="001920F6"/>
    <w:rsid w:val="00192C0B"/>
    <w:rsid w:val="001939CD"/>
    <w:rsid w:val="00194253"/>
    <w:rsid w:val="0019435C"/>
    <w:rsid w:val="00194A59"/>
    <w:rsid w:val="00194F7B"/>
    <w:rsid w:val="00196DFB"/>
    <w:rsid w:val="001972CD"/>
    <w:rsid w:val="0019760B"/>
    <w:rsid w:val="001A053F"/>
    <w:rsid w:val="001A0F40"/>
    <w:rsid w:val="001A15BD"/>
    <w:rsid w:val="001A2776"/>
    <w:rsid w:val="001A283E"/>
    <w:rsid w:val="001A28FC"/>
    <w:rsid w:val="001A2B85"/>
    <w:rsid w:val="001A2C02"/>
    <w:rsid w:val="001A3384"/>
    <w:rsid w:val="001A6C0D"/>
    <w:rsid w:val="001A7D2E"/>
    <w:rsid w:val="001B0F38"/>
    <w:rsid w:val="001B1030"/>
    <w:rsid w:val="001B1109"/>
    <w:rsid w:val="001B1219"/>
    <w:rsid w:val="001B219B"/>
    <w:rsid w:val="001B2D0F"/>
    <w:rsid w:val="001B3186"/>
    <w:rsid w:val="001B3B58"/>
    <w:rsid w:val="001B4E0F"/>
    <w:rsid w:val="001B573D"/>
    <w:rsid w:val="001B5EF8"/>
    <w:rsid w:val="001B6CEC"/>
    <w:rsid w:val="001B76F3"/>
    <w:rsid w:val="001C05D1"/>
    <w:rsid w:val="001C076F"/>
    <w:rsid w:val="001C0B62"/>
    <w:rsid w:val="001C1344"/>
    <w:rsid w:val="001C2260"/>
    <w:rsid w:val="001C2320"/>
    <w:rsid w:val="001C2BFB"/>
    <w:rsid w:val="001C2BFC"/>
    <w:rsid w:val="001C3602"/>
    <w:rsid w:val="001C43B7"/>
    <w:rsid w:val="001C4928"/>
    <w:rsid w:val="001C58C9"/>
    <w:rsid w:val="001C5DF1"/>
    <w:rsid w:val="001C6802"/>
    <w:rsid w:val="001D10DB"/>
    <w:rsid w:val="001D2358"/>
    <w:rsid w:val="001D2CDD"/>
    <w:rsid w:val="001D2CF3"/>
    <w:rsid w:val="001D2DE2"/>
    <w:rsid w:val="001D3CDA"/>
    <w:rsid w:val="001D453E"/>
    <w:rsid w:val="001D5149"/>
    <w:rsid w:val="001D5B2F"/>
    <w:rsid w:val="001D6E7F"/>
    <w:rsid w:val="001D7040"/>
    <w:rsid w:val="001D790A"/>
    <w:rsid w:val="001D7FE6"/>
    <w:rsid w:val="001E0597"/>
    <w:rsid w:val="001E0667"/>
    <w:rsid w:val="001E0E17"/>
    <w:rsid w:val="001E0FF5"/>
    <w:rsid w:val="001E1012"/>
    <w:rsid w:val="001E1C2A"/>
    <w:rsid w:val="001E1C90"/>
    <w:rsid w:val="001E1EF9"/>
    <w:rsid w:val="001E2B9C"/>
    <w:rsid w:val="001E3077"/>
    <w:rsid w:val="001E34E5"/>
    <w:rsid w:val="001E4D24"/>
    <w:rsid w:val="001E55FD"/>
    <w:rsid w:val="001E5912"/>
    <w:rsid w:val="001E5A97"/>
    <w:rsid w:val="001E61BB"/>
    <w:rsid w:val="001E67D2"/>
    <w:rsid w:val="001E6DFD"/>
    <w:rsid w:val="001E7124"/>
    <w:rsid w:val="001F02B0"/>
    <w:rsid w:val="001F0F67"/>
    <w:rsid w:val="001F1C1E"/>
    <w:rsid w:val="001F2003"/>
    <w:rsid w:val="001F243B"/>
    <w:rsid w:val="001F3B8F"/>
    <w:rsid w:val="001F4268"/>
    <w:rsid w:val="001F6B85"/>
    <w:rsid w:val="001F7D04"/>
    <w:rsid w:val="002009C7"/>
    <w:rsid w:val="00200DE9"/>
    <w:rsid w:val="0020110A"/>
    <w:rsid w:val="002012C5"/>
    <w:rsid w:val="0020260E"/>
    <w:rsid w:val="00204A8D"/>
    <w:rsid w:val="00206A18"/>
    <w:rsid w:val="00206B71"/>
    <w:rsid w:val="00206E85"/>
    <w:rsid w:val="00207BB4"/>
    <w:rsid w:val="00210A07"/>
    <w:rsid w:val="00210F6F"/>
    <w:rsid w:val="002119D7"/>
    <w:rsid w:val="00211BC1"/>
    <w:rsid w:val="00212970"/>
    <w:rsid w:val="00212FB6"/>
    <w:rsid w:val="00213A2C"/>
    <w:rsid w:val="00213A43"/>
    <w:rsid w:val="00213DF8"/>
    <w:rsid w:val="002140E8"/>
    <w:rsid w:val="0021557E"/>
    <w:rsid w:val="00215634"/>
    <w:rsid w:val="00215687"/>
    <w:rsid w:val="0021617B"/>
    <w:rsid w:val="00216695"/>
    <w:rsid w:val="00217231"/>
    <w:rsid w:val="00220344"/>
    <w:rsid w:val="00220403"/>
    <w:rsid w:val="00220629"/>
    <w:rsid w:val="002215A7"/>
    <w:rsid w:val="00221884"/>
    <w:rsid w:val="00222FC9"/>
    <w:rsid w:val="002231BD"/>
    <w:rsid w:val="00223ECA"/>
    <w:rsid w:val="00224EA6"/>
    <w:rsid w:val="00224EE5"/>
    <w:rsid w:val="00225444"/>
    <w:rsid w:val="0022556A"/>
    <w:rsid w:val="002257F6"/>
    <w:rsid w:val="00225C35"/>
    <w:rsid w:val="0022680B"/>
    <w:rsid w:val="00226D15"/>
    <w:rsid w:val="00230197"/>
    <w:rsid w:val="00230910"/>
    <w:rsid w:val="0023107F"/>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17F"/>
    <w:rsid w:val="00250C15"/>
    <w:rsid w:val="00250E4E"/>
    <w:rsid w:val="00251655"/>
    <w:rsid w:val="00251724"/>
    <w:rsid w:val="002542D2"/>
    <w:rsid w:val="00254DFD"/>
    <w:rsid w:val="0025540B"/>
    <w:rsid w:val="002561BF"/>
    <w:rsid w:val="00256CEC"/>
    <w:rsid w:val="00256CF4"/>
    <w:rsid w:val="00260951"/>
    <w:rsid w:val="00260C0F"/>
    <w:rsid w:val="00260F82"/>
    <w:rsid w:val="002618A6"/>
    <w:rsid w:val="00264CB7"/>
    <w:rsid w:val="00265B19"/>
    <w:rsid w:val="002665E1"/>
    <w:rsid w:val="00266784"/>
    <w:rsid w:val="00267110"/>
    <w:rsid w:val="00270832"/>
    <w:rsid w:val="00270D30"/>
    <w:rsid w:val="00271996"/>
    <w:rsid w:val="00271DA7"/>
    <w:rsid w:val="002737A0"/>
    <w:rsid w:val="00273FCE"/>
    <w:rsid w:val="0027433D"/>
    <w:rsid w:val="00274CBD"/>
    <w:rsid w:val="00275354"/>
    <w:rsid w:val="00275CEE"/>
    <w:rsid w:val="002778B5"/>
    <w:rsid w:val="002779D9"/>
    <w:rsid w:val="0028151C"/>
    <w:rsid w:val="002817B5"/>
    <w:rsid w:val="00281E80"/>
    <w:rsid w:val="002828F5"/>
    <w:rsid w:val="00282B83"/>
    <w:rsid w:val="00282B9B"/>
    <w:rsid w:val="00282BFD"/>
    <w:rsid w:val="0028303C"/>
    <w:rsid w:val="002830C8"/>
    <w:rsid w:val="00283B29"/>
    <w:rsid w:val="0028675B"/>
    <w:rsid w:val="0028694C"/>
    <w:rsid w:val="00287491"/>
    <w:rsid w:val="0029045E"/>
    <w:rsid w:val="00290C36"/>
    <w:rsid w:val="002911D9"/>
    <w:rsid w:val="00292359"/>
    <w:rsid w:val="00292476"/>
    <w:rsid w:val="00292808"/>
    <w:rsid w:val="00294DF8"/>
    <w:rsid w:val="0029610E"/>
    <w:rsid w:val="0029656B"/>
    <w:rsid w:val="00296C47"/>
    <w:rsid w:val="00296E96"/>
    <w:rsid w:val="002974B2"/>
    <w:rsid w:val="002A1157"/>
    <w:rsid w:val="002A1FC9"/>
    <w:rsid w:val="002A2C9B"/>
    <w:rsid w:val="002A325A"/>
    <w:rsid w:val="002A46CA"/>
    <w:rsid w:val="002A4A15"/>
    <w:rsid w:val="002A540A"/>
    <w:rsid w:val="002A55E9"/>
    <w:rsid w:val="002A5FB7"/>
    <w:rsid w:val="002A780E"/>
    <w:rsid w:val="002A7CC7"/>
    <w:rsid w:val="002B052C"/>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6286"/>
    <w:rsid w:val="002C6CFB"/>
    <w:rsid w:val="002D09DE"/>
    <w:rsid w:val="002D2DDB"/>
    <w:rsid w:val="002D3C8A"/>
    <w:rsid w:val="002D4140"/>
    <w:rsid w:val="002D4197"/>
    <w:rsid w:val="002D563D"/>
    <w:rsid w:val="002D56EB"/>
    <w:rsid w:val="002D7178"/>
    <w:rsid w:val="002D7953"/>
    <w:rsid w:val="002E0240"/>
    <w:rsid w:val="002E10CA"/>
    <w:rsid w:val="002E21DB"/>
    <w:rsid w:val="002E3276"/>
    <w:rsid w:val="002E378E"/>
    <w:rsid w:val="002E4644"/>
    <w:rsid w:val="002E488E"/>
    <w:rsid w:val="002E4A92"/>
    <w:rsid w:val="002E56AF"/>
    <w:rsid w:val="002E6D49"/>
    <w:rsid w:val="002E735D"/>
    <w:rsid w:val="002E7C2F"/>
    <w:rsid w:val="002F0419"/>
    <w:rsid w:val="002F0A7A"/>
    <w:rsid w:val="002F10AA"/>
    <w:rsid w:val="002F1713"/>
    <w:rsid w:val="002F20CA"/>
    <w:rsid w:val="002F2BC2"/>
    <w:rsid w:val="002F4981"/>
    <w:rsid w:val="002F5511"/>
    <w:rsid w:val="002F63D4"/>
    <w:rsid w:val="002F7659"/>
    <w:rsid w:val="00300427"/>
    <w:rsid w:val="00301706"/>
    <w:rsid w:val="0030179A"/>
    <w:rsid w:val="003020B8"/>
    <w:rsid w:val="00303114"/>
    <w:rsid w:val="003055C5"/>
    <w:rsid w:val="003059D6"/>
    <w:rsid w:val="00305D5A"/>
    <w:rsid w:val="0030652A"/>
    <w:rsid w:val="003068B0"/>
    <w:rsid w:val="00306A2A"/>
    <w:rsid w:val="00306AF7"/>
    <w:rsid w:val="00306B70"/>
    <w:rsid w:val="0030757D"/>
    <w:rsid w:val="00307592"/>
    <w:rsid w:val="0030759D"/>
    <w:rsid w:val="00310478"/>
    <w:rsid w:val="0031127D"/>
    <w:rsid w:val="003115F8"/>
    <w:rsid w:val="003122AA"/>
    <w:rsid w:val="00312478"/>
    <w:rsid w:val="003133BE"/>
    <w:rsid w:val="00313A0A"/>
    <w:rsid w:val="00313BF7"/>
    <w:rsid w:val="00314C84"/>
    <w:rsid w:val="0031523C"/>
    <w:rsid w:val="00315827"/>
    <w:rsid w:val="00316579"/>
    <w:rsid w:val="00316CC4"/>
    <w:rsid w:val="00316FAD"/>
    <w:rsid w:val="00317D24"/>
    <w:rsid w:val="0032058C"/>
    <w:rsid w:val="0032187C"/>
    <w:rsid w:val="00322062"/>
    <w:rsid w:val="00322B91"/>
    <w:rsid w:val="0032331C"/>
    <w:rsid w:val="00323A52"/>
    <w:rsid w:val="00323CF5"/>
    <w:rsid w:val="00324840"/>
    <w:rsid w:val="00325004"/>
    <w:rsid w:val="00327040"/>
    <w:rsid w:val="003318D0"/>
    <w:rsid w:val="00332070"/>
    <w:rsid w:val="003332F0"/>
    <w:rsid w:val="00334CB1"/>
    <w:rsid w:val="003355C4"/>
    <w:rsid w:val="00335AC2"/>
    <w:rsid w:val="003363B5"/>
    <w:rsid w:val="00336AE3"/>
    <w:rsid w:val="003374CF"/>
    <w:rsid w:val="00337D29"/>
    <w:rsid w:val="00340AEB"/>
    <w:rsid w:val="0034118E"/>
    <w:rsid w:val="003445BA"/>
    <w:rsid w:val="00344F5E"/>
    <w:rsid w:val="003477A8"/>
    <w:rsid w:val="00351E8B"/>
    <w:rsid w:val="00352205"/>
    <w:rsid w:val="00352E32"/>
    <w:rsid w:val="00352E4F"/>
    <w:rsid w:val="0035423B"/>
    <w:rsid w:val="00354A18"/>
    <w:rsid w:val="00355721"/>
    <w:rsid w:val="00357668"/>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5E99"/>
    <w:rsid w:val="00376A54"/>
    <w:rsid w:val="00380352"/>
    <w:rsid w:val="00380464"/>
    <w:rsid w:val="00380703"/>
    <w:rsid w:val="0038082A"/>
    <w:rsid w:val="00380BAD"/>
    <w:rsid w:val="00381783"/>
    <w:rsid w:val="003824EB"/>
    <w:rsid w:val="003827E7"/>
    <w:rsid w:val="00382992"/>
    <w:rsid w:val="00382B4F"/>
    <w:rsid w:val="0038315D"/>
    <w:rsid w:val="00383CAC"/>
    <w:rsid w:val="0038553A"/>
    <w:rsid w:val="00385962"/>
    <w:rsid w:val="0038640B"/>
    <w:rsid w:val="0038781F"/>
    <w:rsid w:val="00387FDC"/>
    <w:rsid w:val="00391043"/>
    <w:rsid w:val="003910A9"/>
    <w:rsid w:val="00391139"/>
    <w:rsid w:val="00391143"/>
    <w:rsid w:val="003913DA"/>
    <w:rsid w:val="00391663"/>
    <w:rsid w:val="00391FA5"/>
    <w:rsid w:val="00393F50"/>
    <w:rsid w:val="0039451F"/>
    <w:rsid w:val="00394BDA"/>
    <w:rsid w:val="00395411"/>
    <w:rsid w:val="00396227"/>
    <w:rsid w:val="00396BF5"/>
    <w:rsid w:val="00396CAB"/>
    <w:rsid w:val="00397481"/>
    <w:rsid w:val="00397530"/>
    <w:rsid w:val="003976FF"/>
    <w:rsid w:val="003A052B"/>
    <w:rsid w:val="003A0715"/>
    <w:rsid w:val="003A150F"/>
    <w:rsid w:val="003A3161"/>
    <w:rsid w:val="003A34BE"/>
    <w:rsid w:val="003A3DDE"/>
    <w:rsid w:val="003A3E75"/>
    <w:rsid w:val="003A4767"/>
    <w:rsid w:val="003A578F"/>
    <w:rsid w:val="003A5D18"/>
    <w:rsid w:val="003B1670"/>
    <w:rsid w:val="003B19FB"/>
    <w:rsid w:val="003B2DA3"/>
    <w:rsid w:val="003B2DBA"/>
    <w:rsid w:val="003B3643"/>
    <w:rsid w:val="003B3BD8"/>
    <w:rsid w:val="003B46D0"/>
    <w:rsid w:val="003B4842"/>
    <w:rsid w:val="003B537C"/>
    <w:rsid w:val="003B53B9"/>
    <w:rsid w:val="003B60E7"/>
    <w:rsid w:val="003B6D27"/>
    <w:rsid w:val="003B7211"/>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4C05"/>
    <w:rsid w:val="003E5563"/>
    <w:rsid w:val="003E5EBC"/>
    <w:rsid w:val="003E6CAD"/>
    <w:rsid w:val="003E73BC"/>
    <w:rsid w:val="003E7440"/>
    <w:rsid w:val="003E75B7"/>
    <w:rsid w:val="003E75CF"/>
    <w:rsid w:val="003F0048"/>
    <w:rsid w:val="003F012F"/>
    <w:rsid w:val="003F1065"/>
    <w:rsid w:val="003F1D27"/>
    <w:rsid w:val="003F2788"/>
    <w:rsid w:val="003F3992"/>
    <w:rsid w:val="003F426B"/>
    <w:rsid w:val="003F5740"/>
    <w:rsid w:val="003F5D6E"/>
    <w:rsid w:val="003F5DCB"/>
    <w:rsid w:val="003F6898"/>
    <w:rsid w:val="004012DE"/>
    <w:rsid w:val="0040131C"/>
    <w:rsid w:val="0040207C"/>
    <w:rsid w:val="00402C3F"/>
    <w:rsid w:val="004037BB"/>
    <w:rsid w:val="004046D2"/>
    <w:rsid w:val="004048DA"/>
    <w:rsid w:val="004111D5"/>
    <w:rsid w:val="00411C08"/>
    <w:rsid w:val="00411D3C"/>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3A58"/>
    <w:rsid w:val="004347DE"/>
    <w:rsid w:val="004406BE"/>
    <w:rsid w:val="0044088C"/>
    <w:rsid w:val="00441E24"/>
    <w:rsid w:val="004434FD"/>
    <w:rsid w:val="0044428F"/>
    <w:rsid w:val="00444E63"/>
    <w:rsid w:val="00445D17"/>
    <w:rsid w:val="00446216"/>
    <w:rsid w:val="00446A6E"/>
    <w:rsid w:val="00446B43"/>
    <w:rsid w:val="004478B7"/>
    <w:rsid w:val="004523D7"/>
    <w:rsid w:val="004529C5"/>
    <w:rsid w:val="00453999"/>
    <w:rsid w:val="00454664"/>
    <w:rsid w:val="00456169"/>
    <w:rsid w:val="0045661F"/>
    <w:rsid w:val="00457643"/>
    <w:rsid w:val="00460621"/>
    <w:rsid w:val="00460BF7"/>
    <w:rsid w:val="0046218D"/>
    <w:rsid w:val="00462543"/>
    <w:rsid w:val="004626D9"/>
    <w:rsid w:val="00462D3F"/>
    <w:rsid w:val="00463247"/>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121B"/>
    <w:rsid w:val="00481EE4"/>
    <w:rsid w:val="0048234D"/>
    <w:rsid w:val="00482D72"/>
    <w:rsid w:val="004835CF"/>
    <w:rsid w:val="00483B81"/>
    <w:rsid w:val="00486805"/>
    <w:rsid w:val="00486CEA"/>
    <w:rsid w:val="0048774A"/>
    <w:rsid w:val="00487C14"/>
    <w:rsid w:val="00487DBC"/>
    <w:rsid w:val="00492377"/>
    <w:rsid w:val="00492A3D"/>
    <w:rsid w:val="00493035"/>
    <w:rsid w:val="00493499"/>
    <w:rsid w:val="00495E73"/>
    <w:rsid w:val="00496BC0"/>
    <w:rsid w:val="0049739C"/>
    <w:rsid w:val="004A0982"/>
    <w:rsid w:val="004A0BD3"/>
    <w:rsid w:val="004A0BE5"/>
    <w:rsid w:val="004A20D8"/>
    <w:rsid w:val="004A2506"/>
    <w:rsid w:val="004A2A6D"/>
    <w:rsid w:val="004A395A"/>
    <w:rsid w:val="004A498B"/>
    <w:rsid w:val="004A66F6"/>
    <w:rsid w:val="004A67FD"/>
    <w:rsid w:val="004A7748"/>
    <w:rsid w:val="004B0588"/>
    <w:rsid w:val="004B1EF5"/>
    <w:rsid w:val="004B307B"/>
    <w:rsid w:val="004B320D"/>
    <w:rsid w:val="004B42E4"/>
    <w:rsid w:val="004B714C"/>
    <w:rsid w:val="004B738B"/>
    <w:rsid w:val="004B77AD"/>
    <w:rsid w:val="004B7825"/>
    <w:rsid w:val="004B7A18"/>
    <w:rsid w:val="004B7AB3"/>
    <w:rsid w:val="004C0294"/>
    <w:rsid w:val="004C033F"/>
    <w:rsid w:val="004C559C"/>
    <w:rsid w:val="004C5E5D"/>
    <w:rsid w:val="004C5F89"/>
    <w:rsid w:val="004D044E"/>
    <w:rsid w:val="004D0E0C"/>
    <w:rsid w:val="004D1F63"/>
    <w:rsid w:val="004D4425"/>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E6DB8"/>
    <w:rsid w:val="004F02DC"/>
    <w:rsid w:val="004F0649"/>
    <w:rsid w:val="004F1AC5"/>
    <w:rsid w:val="004F1BC7"/>
    <w:rsid w:val="004F24E1"/>
    <w:rsid w:val="004F2711"/>
    <w:rsid w:val="004F2A5A"/>
    <w:rsid w:val="004F346F"/>
    <w:rsid w:val="004F5A09"/>
    <w:rsid w:val="004F5CBB"/>
    <w:rsid w:val="004F64CB"/>
    <w:rsid w:val="004F6C4C"/>
    <w:rsid w:val="004F71D6"/>
    <w:rsid w:val="004F7DFC"/>
    <w:rsid w:val="00501F9D"/>
    <w:rsid w:val="0050334A"/>
    <w:rsid w:val="00504281"/>
    <w:rsid w:val="00504CC5"/>
    <w:rsid w:val="00505881"/>
    <w:rsid w:val="005060E4"/>
    <w:rsid w:val="0050719B"/>
    <w:rsid w:val="0050736B"/>
    <w:rsid w:val="0050794D"/>
    <w:rsid w:val="00510199"/>
    <w:rsid w:val="00510759"/>
    <w:rsid w:val="005112B3"/>
    <w:rsid w:val="005116DE"/>
    <w:rsid w:val="00511C20"/>
    <w:rsid w:val="005127D0"/>
    <w:rsid w:val="00514201"/>
    <w:rsid w:val="00514346"/>
    <w:rsid w:val="00514530"/>
    <w:rsid w:val="00515BB1"/>
    <w:rsid w:val="00516229"/>
    <w:rsid w:val="005163DC"/>
    <w:rsid w:val="005175E8"/>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26"/>
    <w:rsid w:val="005303D9"/>
    <w:rsid w:val="00531B0C"/>
    <w:rsid w:val="00532072"/>
    <w:rsid w:val="00532B5A"/>
    <w:rsid w:val="005335E4"/>
    <w:rsid w:val="005337B1"/>
    <w:rsid w:val="00533811"/>
    <w:rsid w:val="00534845"/>
    <w:rsid w:val="00535591"/>
    <w:rsid w:val="005358C4"/>
    <w:rsid w:val="00536666"/>
    <w:rsid w:val="0053683C"/>
    <w:rsid w:val="00536B8E"/>
    <w:rsid w:val="005378D0"/>
    <w:rsid w:val="00537ACC"/>
    <w:rsid w:val="00540A19"/>
    <w:rsid w:val="00540FBF"/>
    <w:rsid w:val="0054251F"/>
    <w:rsid w:val="00542ACB"/>
    <w:rsid w:val="005430FD"/>
    <w:rsid w:val="0054333E"/>
    <w:rsid w:val="00544B38"/>
    <w:rsid w:val="00545A0F"/>
    <w:rsid w:val="00545D71"/>
    <w:rsid w:val="00546944"/>
    <w:rsid w:val="00546D0B"/>
    <w:rsid w:val="00550362"/>
    <w:rsid w:val="00550915"/>
    <w:rsid w:val="00550B08"/>
    <w:rsid w:val="0055237B"/>
    <w:rsid w:val="00552B96"/>
    <w:rsid w:val="00552F0A"/>
    <w:rsid w:val="00553160"/>
    <w:rsid w:val="005533A4"/>
    <w:rsid w:val="0055459A"/>
    <w:rsid w:val="00554E13"/>
    <w:rsid w:val="00555EDF"/>
    <w:rsid w:val="00560438"/>
    <w:rsid w:val="00563BAF"/>
    <w:rsid w:val="00564225"/>
    <w:rsid w:val="00564982"/>
    <w:rsid w:val="00564BA0"/>
    <w:rsid w:val="00564DA8"/>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203"/>
    <w:rsid w:val="00593D2D"/>
    <w:rsid w:val="00593D3F"/>
    <w:rsid w:val="005948B4"/>
    <w:rsid w:val="00595ECF"/>
    <w:rsid w:val="00595F2B"/>
    <w:rsid w:val="00596109"/>
    <w:rsid w:val="005972CE"/>
    <w:rsid w:val="005977A8"/>
    <w:rsid w:val="00597806"/>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97F"/>
    <w:rsid w:val="005C3AEA"/>
    <w:rsid w:val="005C3D4E"/>
    <w:rsid w:val="005C4F81"/>
    <w:rsid w:val="005C53C2"/>
    <w:rsid w:val="005C55D0"/>
    <w:rsid w:val="005C5A96"/>
    <w:rsid w:val="005C5F55"/>
    <w:rsid w:val="005C740C"/>
    <w:rsid w:val="005C7A57"/>
    <w:rsid w:val="005D1823"/>
    <w:rsid w:val="005D19B5"/>
    <w:rsid w:val="005D2F01"/>
    <w:rsid w:val="005D578F"/>
    <w:rsid w:val="005D7147"/>
    <w:rsid w:val="005D7889"/>
    <w:rsid w:val="005D7DE3"/>
    <w:rsid w:val="005E07BE"/>
    <w:rsid w:val="005E0D2A"/>
    <w:rsid w:val="005E1BE5"/>
    <w:rsid w:val="005E2374"/>
    <w:rsid w:val="005E4E2B"/>
    <w:rsid w:val="005E4F2E"/>
    <w:rsid w:val="005E5933"/>
    <w:rsid w:val="005E604A"/>
    <w:rsid w:val="005E67D4"/>
    <w:rsid w:val="005F0C4F"/>
    <w:rsid w:val="005F163C"/>
    <w:rsid w:val="005F1678"/>
    <w:rsid w:val="005F1989"/>
    <w:rsid w:val="005F1AF5"/>
    <w:rsid w:val="005F1E37"/>
    <w:rsid w:val="005F1F31"/>
    <w:rsid w:val="005F209B"/>
    <w:rsid w:val="005F22AD"/>
    <w:rsid w:val="005F3D31"/>
    <w:rsid w:val="005F4627"/>
    <w:rsid w:val="005F4B3B"/>
    <w:rsid w:val="005F68BB"/>
    <w:rsid w:val="005F6E72"/>
    <w:rsid w:val="005F73A1"/>
    <w:rsid w:val="005F764F"/>
    <w:rsid w:val="005F7D9C"/>
    <w:rsid w:val="006001DC"/>
    <w:rsid w:val="006011C3"/>
    <w:rsid w:val="00601A56"/>
    <w:rsid w:val="006023E9"/>
    <w:rsid w:val="00603355"/>
    <w:rsid w:val="00605191"/>
    <w:rsid w:val="006052D1"/>
    <w:rsid w:val="0060583F"/>
    <w:rsid w:val="00606227"/>
    <w:rsid w:val="006078D1"/>
    <w:rsid w:val="00607F75"/>
    <w:rsid w:val="00611449"/>
    <w:rsid w:val="00611E98"/>
    <w:rsid w:val="00612185"/>
    <w:rsid w:val="0061221B"/>
    <w:rsid w:val="00614AA9"/>
    <w:rsid w:val="00614EC9"/>
    <w:rsid w:val="00616226"/>
    <w:rsid w:val="00617153"/>
    <w:rsid w:val="0061742D"/>
    <w:rsid w:val="006209F9"/>
    <w:rsid w:val="00620A33"/>
    <w:rsid w:val="00620B9F"/>
    <w:rsid w:val="00621166"/>
    <w:rsid w:val="00621EC0"/>
    <w:rsid w:val="006220E0"/>
    <w:rsid w:val="00622E0E"/>
    <w:rsid w:val="0062322B"/>
    <w:rsid w:val="006235F0"/>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421A"/>
    <w:rsid w:val="0064424F"/>
    <w:rsid w:val="00646379"/>
    <w:rsid w:val="0064712F"/>
    <w:rsid w:val="0065000B"/>
    <w:rsid w:val="00650499"/>
    <w:rsid w:val="006515AB"/>
    <w:rsid w:val="00651617"/>
    <w:rsid w:val="006516DF"/>
    <w:rsid w:val="0065185D"/>
    <w:rsid w:val="006519ED"/>
    <w:rsid w:val="00651EC0"/>
    <w:rsid w:val="00651EC1"/>
    <w:rsid w:val="00652352"/>
    <w:rsid w:val="00652747"/>
    <w:rsid w:val="006535F6"/>
    <w:rsid w:val="00653965"/>
    <w:rsid w:val="00654E1B"/>
    <w:rsid w:val="00655243"/>
    <w:rsid w:val="006562AA"/>
    <w:rsid w:val="00656427"/>
    <w:rsid w:val="006564DD"/>
    <w:rsid w:val="006565CD"/>
    <w:rsid w:val="00657182"/>
    <w:rsid w:val="006617D5"/>
    <w:rsid w:val="006619F4"/>
    <w:rsid w:val="00662157"/>
    <w:rsid w:val="006623BB"/>
    <w:rsid w:val="006624AF"/>
    <w:rsid w:val="00662ED7"/>
    <w:rsid w:val="00663132"/>
    <w:rsid w:val="00663B87"/>
    <w:rsid w:val="0066459D"/>
    <w:rsid w:val="00665781"/>
    <w:rsid w:val="00665ADF"/>
    <w:rsid w:val="006660CF"/>
    <w:rsid w:val="00666432"/>
    <w:rsid w:val="006667A3"/>
    <w:rsid w:val="0066779D"/>
    <w:rsid w:val="00670991"/>
    <w:rsid w:val="00672509"/>
    <w:rsid w:val="0067399F"/>
    <w:rsid w:val="00673C8F"/>
    <w:rsid w:val="00674FE5"/>
    <w:rsid w:val="00675944"/>
    <w:rsid w:val="00675A87"/>
    <w:rsid w:val="006766FD"/>
    <w:rsid w:val="006778AC"/>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786"/>
    <w:rsid w:val="006878BB"/>
    <w:rsid w:val="0069145B"/>
    <w:rsid w:val="0069248E"/>
    <w:rsid w:val="006930E0"/>
    <w:rsid w:val="00693267"/>
    <w:rsid w:val="00694C36"/>
    <w:rsid w:val="00695791"/>
    <w:rsid w:val="006957BD"/>
    <w:rsid w:val="00696E10"/>
    <w:rsid w:val="00697214"/>
    <w:rsid w:val="006A0287"/>
    <w:rsid w:val="006A1193"/>
    <w:rsid w:val="006A1C43"/>
    <w:rsid w:val="006A317E"/>
    <w:rsid w:val="006A320A"/>
    <w:rsid w:val="006A35A3"/>
    <w:rsid w:val="006A3FB8"/>
    <w:rsid w:val="006A40EC"/>
    <w:rsid w:val="006A44C6"/>
    <w:rsid w:val="006A796F"/>
    <w:rsid w:val="006A7BB5"/>
    <w:rsid w:val="006B0DD4"/>
    <w:rsid w:val="006B14CE"/>
    <w:rsid w:val="006B1546"/>
    <w:rsid w:val="006B17A9"/>
    <w:rsid w:val="006B23C2"/>
    <w:rsid w:val="006B2B7F"/>
    <w:rsid w:val="006B2F5B"/>
    <w:rsid w:val="006B3345"/>
    <w:rsid w:val="006B382B"/>
    <w:rsid w:val="006B4CF4"/>
    <w:rsid w:val="006B4E82"/>
    <w:rsid w:val="006B5492"/>
    <w:rsid w:val="006B60B9"/>
    <w:rsid w:val="006B6138"/>
    <w:rsid w:val="006B7FD1"/>
    <w:rsid w:val="006C04ED"/>
    <w:rsid w:val="006C0A0B"/>
    <w:rsid w:val="006C0D2D"/>
    <w:rsid w:val="006C1573"/>
    <w:rsid w:val="006C1A94"/>
    <w:rsid w:val="006C294C"/>
    <w:rsid w:val="006C3179"/>
    <w:rsid w:val="006C475A"/>
    <w:rsid w:val="006C5631"/>
    <w:rsid w:val="006C6F51"/>
    <w:rsid w:val="006D026B"/>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B82"/>
    <w:rsid w:val="006E6E0F"/>
    <w:rsid w:val="006E749C"/>
    <w:rsid w:val="006F0117"/>
    <w:rsid w:val="006F0699"/>
    <w:rsid w:val="006F259A"/>
    <w:rsid w:val="006F26D0"/>
    <w:rsid w:val="006F2916"/>
    <w:rsid w:val="006F2964"/>
    <w:rsid w:val="006F325B"/>
    <w:rsid w:val="006F35C0"/>
    <w:rsid w:val="006F35ED"/>
    <w:rsid w:val="006F4D12"/>
    <w:rsid w:val="006F4DE0"/>
    <w:rsid w:val="006F50E8"/>
    <w:rsid w:val="006F5454"/>
    <w:rsid w:val="006F57F1"/>
    <w:rsid w:val="006F73F4"/>
    <w:rsid w:val="006F7663"/>
    <w:rsid w:val="006F7C01"/>
    <w:rsid w:val="00700F4C"/>
    <w:rsid w:val="00702266"/>
    <w:rsid w:val="00702AC8"/>
    <w:rsid w:val="00702DB8"/>
    <w:rsid w:val="00703AAA"/>
    <w:rsid w:val="00703F8C"/>
    <w:rsid w:val="00706E69"/>
    <w:rsid w:val="007073D8"/>
    <w:rsid w:val="00707C8F"/>
    <w:rsid w:val="0071039E"/>
    <w:rsid w:val="00710BEC"/>
    <w:rsid w:val="00711BCA"/>
    <w:rsid w:val="00712C0C"/>
    <w:rsid w:val="00713275"/>
    <w:rsid w:val="00713779"/>
    <w:rsid w:val="00713D4F"/>
    <w:rsid w:val="007144F4"/>
    <w:rsid w:val="00714F51"/>
    <w:rsid w:val="00715662"/>
    <w:rsid w:val="00716614"/>
    <w:rsid w:val="00716D7D"/>
    <w:rsid w:val="00717AC2"/>
    <w:rsid w:val="0072163A"/>
    <w:rsid w:val="007243E0"/>
    <w:rsid w:val="00724BB0"/>
    <w:rsid w:val="00724E4F"/>
    <w:rsid w:val="00725D7F"/>
    <w:rsid w:val="00726576"/>
    <w:rsid w:val="0072678F"/>
    <w:rsid w:val="0072742D"/>
    <w:rsid w:val="00727449"/>
    <w:rsid w:val="00730226"/>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0C1B"/>
    <w:rsid w:val="007414E3"/>
    <w:rsid w:val="00741DCB"/>
    <w:rsid w:val="00743362"/>
    <w:rsid w:val="007437AA"/>
    <w:rsid w:val="0074422A"/>
    <w:rsid w:val="00744BB2"/>
    <w:rsid w:val="00744CB8"/>
    <w:rsid w:val="00746C81"/>
    <w:rsid w:val="00747B0E"/>
    <w:rsid w:val="00747B8A"/>
    <w:rsid w:val="0075017C"/>
    <w:rsid w:val="00750508"/>
    <w:rsid w:val="00751933"/>
    <w:rsid w:val="00752139"/>
    <w:rsid w:val="0075222A"/>
    <w:rsid w:val="007548F8"/>
    <w:rsid w:val="00754D2D"/>
    <w:rsid w:val="00757163"/>
    <w:rsid w:val="00760B1A"/>
    <w:rsid w:val="0076163C"/>
    <w:rsid w:val="007620CA"/>
    <w:rsid w:val="00763BA5"/>
    <w:rsid w:val="00764699"/>
    <w:rsid w:val="007648BC"/>
    <w:rsid w:val="00764E32"/>
    <w:rsid w:val="00766746"/>
    <w:rsid w:val="00767458"/>
    <w:rsid w:val="00767CA2"/>
    <w:rsid w:val="00770A32"/>
    <w:rsid w:val="00770E61"/>
    <w:rsid w:val="007712A8"/>
    <w:rsid w:val="00771968"/>
    <w:rsid w:val="0077232A"/>
    <w:rsid w:val="007725A3"/>
    <w:rsid w:val="00772A25"/>
    <w:rsid w:val="00772CD4"/>
    <w:rsid w:val="00772EE9"/>
    <w:rsid w:val="00772FF0"/>
    <w:rsid w:val="00773764"/>
    <w:rsid w:val="00773D2E"/>
    <w:rsid w:val="00775978"/>
    <w:rsid w:val="00775E93"/>
    <w:rsid w:val="00776048"/>
    <w:rsid w:val="00776AE9"/>
    <w:rsid w:val="0078039D"/>
    <w:rsid w:val="00780B29"/>
    <w:rsid w:val="00780FAF"/>
    <w:rsid w:val="007812B2"/>
    <w:rsid w:val="0078215B"/>
    <w:rsid w:val="00783C82"/>
    <w:rsid w:val="007857AE"/>
    <w:rsid w:val="00786D33"/>
    <w:rsid w:val="00786E64"/>
    <w:rsid w:val="007907A3"/>
    <w:rsid w:val="00791609"/>
    <w:rsid w:val="0079268D"/>
    <w:rsid w:val="00792819"/>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4F94"/>
    <w:rsid w:val="007A5610"/>
    <w:rsid w:val="007A57D1"/>
    <w:rsid w:val="007A5BA3"/>
    <w:rsid w:val="007A6F04"/>
    <w:rsid w:val="007A787F"/>
    <w:rsid w:val="007B00F3"/>
    <w:rsid w:val="007B3170"/>
    <w:rsid w:val="007B3682"/>
    <w:rsid w:val="007B4057"/>
    <w:rsid w:val="007B4DBD"/>
    <w:rsid w:val="007B4E79"/>
    <w:rsid w:val="007B5063"/>
    <w:rsid w:val="007B53A1"/>
    <w:rsid w:val="007B57A6"/>
    <w:rsid w:val="007B6C68"/>
    <w:rsid w:val="007C0451"/>
    <w:rsid w:val="007C0981"/>
    <w:rsid w:val="007C121A"/>
    <w:rsid w:val="007C1395"/>
    <w:rsid w:val="007C13D0"/>
    <w:rsid w:val="007C19CE"/>
    <w:rsid w:val="007C38DA"/>
    <w:rsid w:val="007C4787"/>
    <w:rsid w:val="007C48C6"/>
    <w:rsid w:val="007C4AA1"/>
    <w:rsid w:val="007C52AB"/>
    <w:rsid w:val="007C6CE0"/>
    <w:rsid w:val="007C6DB3"/>
    <w:rsid w:val="007C6E7E"/>
    <w:rsid w:val="007D0101"/>
    <w:rsid w:val="007D06C8"/>
    <w:rsid w:val="007D0C96"/>
    <w:rsid w:val="007D14A4"/>
    <w:rsid w:val="007D1B85"/>
    <w:rsid w:val="007D1DC1"/>
    <w:rsid w:val="007D2285"/>
    <w:rsid w:val="007D27FE"/>
    <w:rsid w:val="007D2BB2"/>
    <w:rsid w:val="007D44B4"/>
    <w:rsid w:val="007D55AF"/>
    <w:rsid w:val="007D5770"/>
    <w:rsid w:val="007D740E"/>
    <w:rsid w:val="007D75CF"/>
    <w:rsid w:val="007D774B"/>
    <w:rsid w:val="007D7A61"/>
    <w:rsid w:val="007D7C2B"/>
    <w:rsid w:val="007E14E7"/>
    <w:rsid w:val="007E2F59"/>
    <w:rsid w:val="007E33C2"/>
    <w:rsid w:val="007E3479"/>
    <w:rsid w:val="007E5697"/>
    <w:rsid w:val="007E6057"/>
    <w:rsid w:val="007E626A"/>
    <w:rsid w:val="007E76DE"/>
    <w:rsid w:val="007E7A93"/>
    <w:rsid w:val="007F0A5A"/>
    <w:rsid w:val="007F14F9"/>
    <w:rsid w:val="007F1586"/>
    <w:rsid w:val="007F37E9"/>
    <w:rsid w:val="007F4B52"/>
    <w:rsid w:val="007F695B"/>
    <w:rsid w:val="007F6BBA"/>
    <w:rsid w:val="007F70E2"/>
    <w:rsid w:val="007F7C04"/>
    <w:rsid w:val="007F7EA8"/>
    <w:rsid w:val="0080095F"/>
    <w:rsid w:val="00800C6C"/>
    <w:rsid w:val="008010AC"/>
    <w:rsid w:val="00801776"/>
    <w:rsid w:val="0080196D"/>
    <w:rsid w:val="008019A5"/>
    <w:rsid w:val="008026CC"/>
    <w:rsid w:val="00802C8D"/>
    <w:rsid w:val="008038D0"/>
    <w:rsid w:val="00804AA4"/>
    <w:rsid w:val="00804DDB"/>
    <w:rsid w:val="00806E39"/>
    <w:rsid w:val="0080777B"/>
    <w:rsid w:val="00807CFB"/>
    <w:rsid w:val="0081001D"/>
    <w:rsid w:val="0081027E"/>
    <w:rsid w:val="008111DF"/>
    <w:rsid w:val="008120D2"/>
    <w:rsid w:val="00812710"/>
    <w:rsid w:val="00813267"/>
    <w:rsid w:val="00813B60"/>
    <w:rsid w:val="00813E57"/>
    <w:rsid w:val="008141DA"/>
    <w:rsid w:val="008166F2"/>
    <w:rsid w:val="008174E9"/>
    <w:rsid w:val="0081762F"/>
    <w:rsid w:val="008202B6"/>
    <w:rsid w:val="00820610"/>
    <w:rsid w:val="00820CEC"/>
    <w:rsid w:val="00820EC9"/>
    <w:rsid w:val="00820F25"/>
    <w:rsid w:val="00820F80"/>
    <w:rsid w:val="008220E7"/>
    <w:rsid w:val="00822DF3"/>
    <w:rsid w:val="00822F43"/>
    <w:rsid w:val="00823545"/>
    <w:rsid w:val="0082390D"/>
    <w:rsid w:val="00823BFB"/>
    <w:rsid w:val="0082444C"/>
    <w:rsid w:val="00825B55"/>
    <w:rsid w:val="0082619F"/>
    <w:rsid w:val="00826ACF"/>
    <w:rsid w:val="008307F1"/>
    <w:rsid w:val="008317A1"/>
    <w:rsid w:val="00831FF7"/>
    <w:rsid w:val="00832449"/>
    <w:rsid w:val="008326EB"/>
    <w:rsid w:val="0083277D"/>
    <w:rsid w:val="0083293B"/>
    <w:rsid w:val="00832ED7"/>
    <w:rsid w:val="0083339A"/>
    <w:rsid w:val="00833B63"/>
    <w:rsid w:val="00834671"/>
    <w:rsid w:val="00835568"/>
    <w:rsid w:val="00836662"/>
    <w:rsid w:val="00836D7E"/>
    <w:rsid w:val="00837F41"/>
    <w:rsid w:val="00841806"/>
    <w:rsid w:val="00842018"/>
    <w:rsid w:val="008420A2"/>
    <w:rsid w:val="00842392"/>
    <w:rsid w:val="00842507"/>
    <w:rsid w:val="0084291B"/>
    <w:rsid w:val="00842FA6"/>
    <w:rsid w:val="0084345B"/>
    <w:rsid w:val="0084350A"/>
    <w:rsid w:val="00843D6D"/>
    <w:rsid w:val="0084482C"/>
    <w:rsid w:val="008451F1"/>
    <w:rsid w:val="00845229"/>
    <w:rsid w:val="008457B7"/>
    <w:rsid w:val="008457F0"/>
    <w:rsid w:val="00845CA8"/>
    <w:rsid w:val="008466E5"/>
    <w:rsid w:val="00846992"/>
    <w:rsid w:val="00850941"/>
    <w:rsid w:val="008511A3"/>
    <w:rsid w:val="0085344F"/>
    <w:rsid w:val="00853CAA"/>
    <w:rsid w:val="00854A90"/>
    <w:rsid w:val="00855A15"/>
    <w:rsid w:val="0085656D"/>
    <w:rsid w:val="00856AD2"/>
    <w:rsid w:val="0085736A"/>
    <w:rsid w:val="0086154C"/>
    <w:rsid w:val="00861E4E"/>
    <w:rsid w:val="00861FDF"/>
    <w:rsid w:val="008629FE"/>
    <w:rsid w:val="00862C05"/>
    <w:rsid w:val="00863687"/>
    <w:rsid w:val="008637A7"/>
    <w:rsid w:val="00863F3C"/>
    <w:rsid w:val="008643EC"/>
    <w:rsid w:val="00864BDD"/>
    <w:rsid w:val="00864F7B"/>
    <w:rsid w:val="00867039"/>
    <w:rsid w:val="00867DE7"/>
    <w:rsid w:val="00870D68"/>
    <w:rsid w:val="00872981"/>
    <w:rsid w:val="0087345C"/>
    <w:rsid w:val="00877B5E"/>
    <w:rsid w:val="00880BB8"/>
    <w:rsid w:val="00881450"/>
    <w:rsid w:val="00881FFD"/>
    <w:rsid w:val="00882C41"/>
    <w:rsid w:val="00883B40"/>
    <w:rsid w:val="00884885"/>
    <w:rsid w:val="008853B7"/>
    <w:rsid w:val="008854E0"/>
    <w:rsid w:val="0088596C"/>
    <w:rsid w:val="00886005"/>
    <w:rsid w:val="00886969"/>
    <w:rsid w:val="00891370"/>
    <w:rsid w:val="008913D0"/>
    <w:rsid w:val="00892058"/>
    <w:rsid w:val="00892192"/>
    <w:rsid w:val="008934D5"/>
    <w:rsid w:val="00893A15"/>
    <w:rsid w:val="0089447C"/>
    <w:rsid w:val="0089673D"/>
    <w:rsid w:val="00896E74"/>
    <w:rsid w:val="00897E6D"/>
    <w:rsid w:val="008A0817"/>
    <w:rsid w:val="008A0C47"/>
    <w:rsid w:val="008A0DFB"/>
    <w:rsid w:val="008A1233"/>
    <w:rsid w:val="008A16B3"/>
    <w:rsid w:val="008A4096"/>
    <w:rsid w:val="008A4560"/>
    <w:rsid w:val="008A4F34"/>
    <w:rsid w:val="008A5807"/>
    <w:rsid w:val="008A5D02"/>
    <w:rsid w:val="008A5D63"/>
    <w:rsid w:val="008A7A73"/>
    <w:rsid w:val="008B0C78"/>
    <w:rsid w:val="008B103E"/>
    <w:rsid w:val="008B15E9"/>
    <w:rsid w:val="008B314D"/>
    <w:rsid w:val="008B5459"/>
    <w:rsid w:val="008B55DF"/>
    <w:rsid w:val="008B5A12"/>
    <w:rsid w:val="008B6C4F"/>
    <w:rsid w:val="008B6E80"/>
    <w:rsid w:val="008B7D91"/>
    <w:rsid w:val="008C0646"/>
    <w:rsid w:val="008C2345"/>
    <w:rsid w:val="008C3182"/>
    <w:rsid w:val="008C4A1A"/>
    <w:rsid w:val="008C4D80"/>
    <w:rsid w:val="008C4DF8"/>
    <w:rsid w:val="008C5593"/>
    <w:rsid w:val="008C5E05"/>
    <w:rsid w:val="008C6A85"/>
    <w:rsid w:val="008C6B69"/>
    <w:rsid w:val="008C7308"/>
    <w:rsid w:val="008C73D8"/>
    <w:rsid w:val="008C7605"/>
    <w:rsid w:val="008C7E3F"/>
    <w:rsid w:val="008D0B2E"/>
    <w:rsid w:val="008D1E4F"/>
    <w:rsid w:val="008D275E"/>
    <w:rsid w:val="008D3459"/>
    <w:rsid w:val="008D5C87"/>
    <w:rsid w:val="008D5F41"/>
    <w:rsid w:val="008D6BF8"/>
    <w:rsid w:val="008D7248"/>
    <w:rsid w:val="008E1192"/>
    <w:rsid w:val="008E1204"/>
    <w:rsid w:val="008E2369"/>
    <w:rsid w:val="008E30B7"/>
    <w:rsid w:val="008E38B3"/>
    <w:rsid w:val="008E3DD8"/>
    <w:rsid w:val="008E4149"/>
    <w:rsid w:val="008E554B"/>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2A40"/>
    <w:rsid w:val="009031A8"/>
    <w:rsid w:val="00905751"/>
    <w:rsid w:val="009076B4"/>
    <w:rsid w:val="00910087"/>
    <w:rsid w:val="00910E88"/>
    <w:rsid w:val="00910E9E"/>
    <w:rsid w:val="0091158D"/>
    <w:rsid w:val="00911B18"/>
    <w:rsid w:val="00912653"/>
    <w:rsid w:val="00913250"/>
    <w:rsid w:val="00913725"/>
    <w:rsid w:val="00914A06"/>
    <w:rsid w:val="009162F5"/>
    <w:rsid w:val="0091686D"/>
    <w:rsid w:val="00917529"/>
    <w:rsid w:val="009179C9"/>
    <w:rsid w:val="00917C01"/>
    <w:rsid w:val="009201A2"/>
    <w:rsid w:val="009207DF"/>
    <w:rsid w:val="00921984"/>
    <w:rsid w:val="00922C3A"/>
    <w:rsid w:val="00923CEB"/>
    <w:rsid w:val="009248F2"/>
    <w:rsid w:val="00926D79"/>
    <w:rsid w:val="009274F6"/>
    <w:rsid w:val="0092769F"/>
    <w:rsid w:val="00927AB8"/>
    <w:rsid w:val="00931546"/>
    <w:rsid w:val="00931952"/>
    <w:rsid w:val="00932125"/>
    <w:rsid w:val="00933646"/>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4A86"/>
    <w:rsid w:val="00944D88"/>
    <w:rsid w:val="00945327"/>
    <w:rsid w:val="00945A0D"/>
    <w:rsid w:val="0094651E"/>
    <w:rsid w:val="009467CC"/>
    <w:rsid w:val="009479ED"/>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6B"/>
    <w:rsid w:val="00970FC9"/>
    <w:rsid w:val="0097107F"/>
    <w:rsid w:val="009714E9"/>
    <w:rsid w:val="009719B2"/>
    <w:rsid w:val="00973C1B"/>
    <w:rsid w:val="00973FED"/>
    <w:rsid w:val="00976CB2"/>
    <w:rsid w:val="009774C3"/>
    <w:rsid w:val="00977B68"/>
    <w:rsid w:val="009802E9"/>
    <w:rsid w:val="00980A83"/>
    <w:rsid w:val="0098124F"/>
    <w:rsid w:val="009819C3"/>
    <w:rsid w:val="00981B58"/>
    <w:rsid w:val="0098225C"/>
    <w:rsid w:val="00982792"/>
    <w:rsid w:val="009838D6"/>
    <w:rsid w:val="00983EF6"/>
    <w:rsid w:val="00985B6B"/>
    <w:rsid w:val="00985D96"/>
    <w:rsid w:val="00986339"/>
    <w:rsid w:val="0099240D"/>
    <w:rsid w:val="009928F4"/>
    <w:rsid w:val="00992D2A"/>
    <w:rsid w:val="00993FB8"/>
    <w:rsid w:val="009940AE"/>
    <w:rsid w:val="009948D6"/>
    <w:rsid w:val="0099595A"/>
    <w:rsid w:val="00995BF6"/>
    <w:rsid w:val="00995E13"/>
    <w:rsid w:val="009960EC"/>
    <w:rsid w:val="00997178"/>
    <w:rsid w:val="009A062A"/>
    <w:rsid w:val="009A07C3"/>
    <w:rsid w:val="009A0C86"/>
    <w:rsid w:val="009A26F5"/>
    <w:rsid w:val="009A3CF2"/>
    <w:rsid w:val="009A49B3"/>
    <w:rsid w:val="009A5C9D"/>
    <w:rsid w:val="009A6105"/>
    <w:rsid w:val="009A71F2"/>
    <w:rsid w:val="009A7D15"/>
    <w:rsid w:val="009B007F"/>
    <w:rsid w:val="009B02AA"/>
    <w:rsid w:val="009B143A"/>
    <w:rsid w:val="009B1D70"/>
    <w:rsid w:val="009B25A8"/>
    <w:rsid w:val="009B359B"/>
    <w:rsid w:val="009B3834"/>
    <w:rsid w:val="009B3B7C"/>
    <w:rsid w:val="009B3CB9"/>
    <w:rsid w:val="009B67B8"/>
    <w:rsid w:val="009C0B70"/>
    <w:rsid w:val="009C215F"/>
    <w:rsid w:val="009C4836"/>
    <w:rsid w:val="009C5508"/>
    <w:rsid w:val="009C599E"/>
    <w:rsid w:val="009C59D4"/>
    <w:rsid w:val="009C6402"/>
    <w:rsid w:val="009C6515"/>
    <w:rsid w:val="009C76D6"/>
    <w:rsid w:val="009C7A3C"/>
    <w:rsid w:val="009D0C7C"/>
    <w:rsid w:val="009D265B"/>
    <w:rsid w:val="009D3D85"/>
    <w:rsid w:val="009D594A"/>
    <w:rsid w:val="009D643B"/>
    <w:rsid w:val="009D6A2D"/>
    <w:rsid w:val="009D7488"/>
    <w:rsid w:val="009D751B"/>
    <w:rsid w:val="009E0E79"/>
    <w:rsid w:val="009E1468"/>
    <w:rsid w:val="009E29F8"/>
    <w:rsid w:val="009E303B"/>
    <w:rsid w:val="009E3367"/>
    <w:rsid w:val="009E364C"/>
    <w:rsid w:val="009E42FB"/>
    <w:rsid w:val="009E4AA2"/>
    <w:rsid w:val="009E5339"/>
    <w:rsid w:val="009E53BE"/>
    <w:rsid w:val="009E6114"/>
    <w:rsid w:val="009E654C"/>
    <w:rsid w:val="009E747C"/>
    <w:rsid w:val="009E7C57"/>
    <w:rsid w:val="009F0BC6"/>
    <w:rsid w:val="009F0F34"/>
    <w:rsid w:val="009F0FD0"/>
    <w:rsid w:val="009F1442"/>
    <w:rsid w:val="009F1491"/>
    <w:rsid w:val="009F22D9"/>
    <w:rsid w:val="009F3019"/>
    <w:rsid w:val="009F3098"/>
    <w:rsid w:val="009F3521"/>
    <w:rsid w:val="009F48FF"/>
    <w:rsid w:val="009F4CB3"/>
    <w:rsid w:val="009F4FFF"/>
    <w:rsid w:val="009F6227"/>
    <w:rsid w:val="009F7CEC"/>
    <w:rsid w:val="00A001F2"/>
    <w:rsid w:val="00A00AC3"/>
    <w:rsid w:val="00A01774"/>
    <w:rsid w:val="00A03C5D"/>
    <w:rsid w:val="00A04CF3"/>
    <w:rsid w:val="00A04E42"/>
    <w:rsid w:val="00A055B3"/>
    <w:rsid w:val="00A077CF"/>
    <w:rsid w:val="00A10131"/>
    <w:rsid w:val="00A11C54"/>
    <w:rsid w:val="00A12FA5"/>
    <w:rsid w:val="00A13095"/>
    <w:rsid w:val="00A13F0E"/>
    <w:rsid w:val="00A140A1"/>
    <w:rsid w:val="00A14A83"/>
    <w:rsid w:val="00A1522C"/>
    <w:rsid w:val="00A159F9"/>
    <w:rsid w:val="00A15D7C"/>
    <w:rsid w:val="00A16DD6"/>
    <w:rsid w:val="00A2056A"/>
    <w:rsid w:val="00A20CA3"/>
    <w:rsid w:val="00A212EC"/>
    <w:rsid w:val="00A21CAF"/>
    <w:rsid w:val="00A22F64"/>
    <w:rsid w:val="00A24139"/>
    <w:rsid w:val="00A24880"/>
    <w:rsid w:val="00A24AD2"/>
    <w:rsid w:val="00A255F3"/>
    <w:rsid w:val="00A26AED"/>
    <w:rsid w:val="00A26C9E"/>
    <w:rsid w:val="00A27760"/>
    <w:rsid w:val="00A27792"/>
    <w:rsid w:val="00A30262"/>
    <w:rsid w:val="00A311FB"/>
    <w:rsid w:val="00A31BAF"/>
    <w:rsid w:val="00A31CF5"/>
    <w:rsid w:val="00A33C4A"/>
    <w:rsid w:val="00A3621C"/>
    <w:rsid w:val="00A362F9"/>
    <w:rsid w:val="00A369B9"/>
    <w:rsid w:val="00A37AF6"/>
    <w:rsid w:val="00A4151F"/>
    <w:rsid w:val="00A42E09"/>
    <w:rsid w:val="00A42EBF"/>
    <w:rsid w:val="00A436C0"/>
    <w:rsid w:val="00A43A63"/>
    <w:rsid w:val="00A44F60"/>
    <w:rsid w:val="00A45B6F"/>
    <w:rsid w:val="00A5053F"/>
    <w:rsid w:val="00A50D85"/>
    <w:rsid w:val="00A51A5A"/>
    <w:rsid w:val="00A51A6C"/>
    <w:rsid w:val="00A522BE"/>
    <w:rsid w:val="00A52694"/>
    <w:rsid w:val="00A536FD"/>
    <w:rsid w:val="00A53BCB"/>
    <w:rsid w:val="00A54C89"/>
    <w:rsid w:val="00A551DE"/>
    <w:rsid w:val="00A558E2"/>
    <w:rsid w:val="00A57439"/>
    <w:rsid w:val="00A57876"/>
    <w:rsid w:val="00A57CD6"/>
    <w:rsid w:val="00A605CE"/>
    <w:rsid w:val="00A60984"/>
    <w:rsid w:val="00A60DF6"/>
    <w:rsid w:val="00A60FFE"/>
    <w:rsid w:val="00A6187C"/>
    <w:rsid w:val="00A61EB6"/>
    <w:rsid w:val="00A626BA"/>
    <w:rsid w:val="00A629F5"/>
    <w:rsid w:val="00A6356E"/>
    <w:rsid w:val="00A640DE"/>
    <w:rsid w:val="00A6767E"/>
    <w:rsid w:val="00A70B86"/>
    <w:rsid w:val="00A70F36"/>
    <w:rsid w:val="00A7144A"/>
    <w:rsid w:val="00A72619"/>
    <w:rsid w:val="00A72899"/>
    <w:rsid w:val="00A73958"/>
    <w:rsid w:val="00A73BB2"/>
    <w:rsid w:val="00A743F2"/>
    <w:rsid w:val="00A75360"/>
    <w:rsid w:val="00A75B82"/>
    <w:rsid w:val="00A766AB"/>
    <w:rsid w:val="00A77645"/>
    <w:rsid w:val="00A8044E"/>
    <w:rsid w:val="00A80749"/>
    <w:rsid w:val="00A80D1E"/>
    <w:rsid w:val="00A810F9"/>
    <w:rsid w:val="00A81C46"/>
    <w:rsid w:val="00A81CAD"/>
    <w:rsid w:val="00A836C4"/>
    <w:rsid w:val="00A83DF3"/>
    <w:rsid w:val="00A84821"/>
    <w:rsid w:val="00A84EAB"/>
    <w:rsid w:val="00A857C5"/>
    <w:rsid w:val="00A85A4C"/>
    <w:rsid w:val="00A86FAB"/>
    <w:rsid w:val="00A873C6"/>
    <w:rsid w:val="00A87E5C"/>
    <w:rsid w:val="00A9008D"/>
    <w:rsid w:val="00A91806"/>
    <w:rsid w:val="00A91B1D"/>
    <w:rsid w:val="00A9254C"/>
    <w:rsid w:val="00A9290B"/>
    <w:rsid w:val="00A93B74"/>
    <w:rsid w:val="00A9575C"/>
    <w:rsid w:val="00A962A8"/>
    <w:rsid w:val="00A97B01"/>
    <w:rsid w:val="00AA0976"/>
    <w:rsid w:val="00AA0B97"/>
    <w:rsid w:val="00AA1B53"/>
    <w:rsid w:val="00AA2CD7"/>
    <w:rsid w:val="00AA2DA6"/>
    <w:rsid w:val="00AA3122"/>
    <w:rsid w:val="00AA3623"/>
    <w:rsid w:val="00AA628E"/>
    <w:rsid w:val="00AA641D"/>
    <w:rsid w:val="00AA76A5"/>
    <w:rsid w:val="00AA7B92"/>
    <w:rsid w:val="00AA7DF4"/>
    <w:rsid w:val="00AA7E40"/>
    <w:rsid w:val="00AB02A1"/>
    <w:rsid w:val="00AB02BD"/>
    <w:rsid w:val="00AB2B1C"/>
    <w:rsid w:val="00AB329D"/>
    <w:rsid w:val="00AB3932"/>
    <w:rsid w:val="00AB62CE"/>
    <w:rsid w:val="00AB653A"/>
    <w:rsid w:val="00AB6EF8"/>
    <w:rsid w:val="00AB6F09"/>
    <w:rsid w:val="00AB72CB"/>
    <w:rsid w:val="00AC0505"/>
    <w:rsid w:val="00AC0708"/>
    <w:rsid w:val="00AC19A3"/>
    <w:rsid w:val="00AC21F1"/>
    <w:rsid w:val="00AC22F5"/>
    <w:rsid w:val="00AC3847"/>
    <w:rsid w:val="00AC3EFE"/>
    <w:rsid w:val="00AC5341"/>
    <w:rsid w:val="00AC5BCD"/>
    <w:rsid w:val="00AC6224"/>
    <w:rsid w:val="00AC6B26"/>
    <w:rsid w:val="00AD004B"/>
    <w:rsid w:val="00AD294C"/>
    <w:rsid w:val="00AD2C20"/>
    <w:rsid w:val="00AD3D2D"/>
    <w:rsid w:val="00AD403E"/>
    <w:rsid w:val="00AD5B88"/>
    <w:rsid w:val="00AD6D73"/>
    <w:rsid w:val="00AE0A24"/>
    <w:rsid w:val="00AE0A5F"/>
    <w:rsid w:val="00AE11C7"/>
    <w:rsid w:val="00AE1656"/>
    <w:rsid w:val="00AE2E86"/>
    <w:rsid w:val="00AE31D8"/>
    <w:rsid w:val="00AE3214"/>
    <w:rsid w:val="00AE3AFA"/>
    <w:rsid w:val="00AE3F49"/>
    <w:rsid w:val="00AE5D71"/>
    <w:rsid w:val="00AE6612"/>
    <w:rsid w:val="00AE7117"/>
    <w:rsid w:val="00AE7A1F"/>
    <w:rsid w:val="00AE7E0F"/>
    <w:rsid w:val="00AF1717"/>
    <w:rsid w:val="00AF29DA"/>
    <w:rsid w:val="00AF336D"/>
    <w:rsid w:val="00AF3F5F"/>
    <w:rsid w:val="00AF41DB"/>
    <w:rsid w:val="00AF50B3"/>
    <w:rsid w:val="00AF63BF"/>
    <w:rsid w:val="00AF6EBC"/>
    <w:rsid w:val="00AF7381"/>
    <w:rsid w:val="00AF7798"/>
    <w:rsid w:val="00B00268"/>
    <w:rsid w:val="00B00CCA"/>
    <w:rsid w:val="00B027BE"/>
    <w:rsid w:val="00B02E4F"/>
    <w:rsid w:val="00B0495F"/>
    <w:rsid w:val="00B04CDF"/>
    <w:rsid w:val="00B04D38"/>
    <w:rsid w:val="00B07301"/>
    <w:rsid w:val="00B077D2"/>
    <w:rsid w:val="00B10003"/>
    <w:rsid w:val="00B10579"/>
    <w:rsid w:val="00B10992"/>
    <w:rsid w:val="00B1132C"/>
    <w:rsid w:val="00B1183D"/>
    <w:rsid w:val="00B151A2"/>
    <w:rsid w:val="00B166DA"/>
    <w:rsid w:val="00B20312"/>
    <w:rsid w:val="00B23689"/>
    <w:rsid w:val="00B24133"/>
    <w:rsid w:val="00B24664"/>
    <w:rsid w:val="00B25D04"/>
    <w:rsid w:val="00B30417"/>
    <w:rsid w:val="00B306A5"/>
    <w:rsid w:val="00B31D71"/>
    <w:rsid w:val="00B356C4"/>
    <w:rsid w:val="00B35B00"/>
    <w:rsid w:val="00B35FA8"/>
    <w:rsid w:val="00B40464"/>
    <w:rsid w:val="00B40A72"/>
    <w:rsid w:val="00B41150"/>
    <w:rsid w:val="00B45CB9"/>
    <w:rsid w:val="00B4632C"/>
    <w:rsid w:val="00B46786"/>
    <w:rsid w:val="00B46D18"/>
    <w:rsid w:val="00B4709A"/>
    <w:rsid w:val="00B50D1D"/>
    <w:rsid w:val="00B517FC"/>
    <w:rsid w:val="00B521A0"/>
    <w:rsid w:val="00B5342D"/>
    <w:rsid w:val="00B54D11"/>
    <w:rsid w:val="00B54E52"/>
    <w:rsid w:val="00B55039"/>
    <w:rsid w:val="00B5567F"/>
    <w:rsid w:val="00B557DE"/>
    <w:rsid w:val="00B56180"/>
    <w:rsid w:val="00B577B6"/>
    <w:rsid w:val="00B57F0E"/>
    <w:rsid w:val="00B60AED"/>
    <w:rsid w:val="00B617C2"/>
    <w:rsid w:val="00B61DBF"/>
    <w:rsid w:val="00B62EE9"/>
    <w:rsid w:val="00B6352A"/>
    <w:rsid w:val="00B63915"/>
    <w:rsid w:val="00B64CBA"/>
    <w:rsid w:val="00B65A8D"/>
    <w:rsid w:val="00B669C8"/>
    <w:rsid w:val="00B6757E"/>
    <w:rsid w:val="00B70C0C"/>
    <w:rsid w:val="00B719AB"/>
    <w:rsid w:val="00B71E68"/>
    <w:rsid w:val="00B71F29"/>
    <w:rsid w:val="00B72230"/>
    <w:rsid w:val="00B72634"/>
    <w:rsid w:val="00B72EC9"/>
    <w:rsid w:val="00B74EF0"/>
    <w:rsid w:val="00B765E4"/>
    <w:rsid w:val="00B76730"/>
    <w:rsid w:val="00B76837"/>
    <w:rsid w:val="00B8089F"/>
    <w:rsid w:val="00B80E15"/>
    <w:rsid w:val="00B81D6C"/>
    <w:rsid w:val="00B82522"/>
    <w:rsid w:val="00B82BF1"/>
    <w:rsid w:val="00B830FA"/>
    <w:rsid w:val="00B83D04"/>
    <w:rsid w:val="00B84E50"/>
    <w:rsid w:val="00B84E78"/>
    <w:rsid w:val="00B85AB3"/>
    <w:rsid w:val="00B86193"/>
    <w:rsid w:val="00B876FF"/>
    <w:rsid w:val="00B87D00"/>
    <w:rsid w:val="00B9139F"/>
    <w:rsid w:val="00B9142F"/>
    <w:rsid w:val="00B9206C"/>
    <w:rsid w:val="00B932BD"/>
    <w:rsid w:val="00B94295"/>
    <w:rsid w:val="00B94ED5"/>
    <w:rsid w:val="00B954A5"/>
    <w:rsid w:val="00B963AD"/>
    <w:rsid w:val="00B96467"/>
    <w:rsid w:val="00B97F2F"/>
    <w:rsid w:val="00BA0316"/>
    <w:rsid w:val="00BA048B"/>
    <w:rsid w:val="00BA1563"/>
    <w:rsid w:val="00BA1697"/>
    <w:rsid w:val="00BA351F"/>
    <w:rsid w:val="00BA4173"/>
    <w:rsid w:val="00BA486B"/>
    <w:rsid w:val="00BA4E74"/>
    <w:rsid w:val="00BA502D"/>
    <w:rsid w:val="00BA5862"/>
    <w:rsid w:val="00BA5A3E"/>
    <w:rsid w:val="00BA61D8"/>
    <w:rsid w:val="00BA6A81"/>
    <w:rsid w:val="00BA6BD9"/>
    <w:rsid w:val="00BA701C"/>
    <w:rsid w:val="00BB0370"/>
    <w:rsid w:val="00BB1442"/>
    <w:rsid w:val="00BB1F51"/>
    <w:rsid w:val="00BB2479"/>
    <w:rsid w:val="00BB3570"/>
    <w:rsid w:val="00BB38D6"/>
    <w:rsid w:val="00BB3A28"/>
    <w:rsid w:val="00BB4271"/>
    <w:rsid w:val="00BB6114"/>
    <w:rsid w:val="00BB6B84"/>
    <w:rsid w:val="00BB6D9F"/>
    <w:rsid w:val="00BC0386"/>
    <w:rsid w:val="00BC0B6F"/>
    <w:rsid w:val="00BC1688"/>
    <w:rsid w:val="00BC1693"/>
    <w:rsid w:val="00BC3535"/>
    <w:rsid w:val="00BC40A7"/>
    <w:rsid w:val="00BC5AA2"/>
    <w:rsid w:val="00BC6828"/>
    <w:rsid w:val="00BC7313"/>
    <w:rsid w:val="00BD0635"/>
    <w:rsid w:val="00BD2E7B"/>
    <w:rsid w:val="00BD3AEA"/>
    <w:rsid w:val="00BD3CB5"/>
    <w:rsid w:val="00BD3E21"/>
    <w:rsid w:val="00BD4742"/>
    <w:rsid w:val="00BD4E53"/>
    <w:rsid w:val="00BD6B92"/>
    <w:rsid w:val="00BD6F3B"/>
    <w:rsid w:val="00BD6FAC"/>
    <w:rsid w:val="00BE0CC9"/>
    <w:rsid w:val="00BE15DA"/>
    <w:rsid w:val="00BE2207"/>
    <w:rsid w:val="00BE24DD"/>
    <w:rsid w:val="00BE2CDA"/>
    <w:rsid w:val="00BE729C"/>
    <w:rsid w:val="00BE7693"/>
    <w:rsid w:val="00BE77BE"/>
    <w:rsid w:val="00BF0D84"/>
    <w:rsid w:val="00BF0EE2"/>
    <w:rsid w:val="00BF1779"/>
    <w:rsid w:val="00BF21CB"/>
    <w:rsid w:val="00BF28C4"/>
    <w:rsid w:val="00BF32EE"/>
    <w:rsid w:val="00BF3BD6"/>
    <w:rsid w:val="00BF54A8"/>
    <w:rsid w:val="00BF5C69"/>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96A"/>
    <w:rsid w:val="00C14DE7"/>
    <w:rsid w:val="00C15B6B"/>
    <w:rsid w:val="00C16B11"/>
    <w:rsid w:val="00C17919"/>
    <w:rsid w:val="00C2113B"/>
    <w:rsid w:val="00C214A4"/>
    <w:rsid w:val="00C23733"/>
    <w:rsid w:val="00C23756"/>
    <w:rsid w:val="00C23E2C"/>
    <w:rsid w:val="00C251D7"/>
    <w:rsid w:val="00C26DFF"/>
    <w:rsid w:val="00C27696"/>
    <w:rsid w:val="00C30085"/>
    <w:rsid w:val="00C30732"/>
    <w:rsid w:val="00C30EDA"/>
    <w:rsid w:val="00C3108F"/>
    <w:rsid w:val="00C3133C"/>
    <w:rsid w:val="00C3150A"/>
    <w:rsid w:val="00C319D1"/>
    <w:rsid w:val="00C325E9"/>
    <w:rsid w:val="00C329F1"/>
    <w:rsid w:val="00C32C1F"/>
    <w:rsid w:val="00C33ACC"/>
    <w:rsid w:val="00C35420"/>
    <w:rsid w:val="00C3686F"/>
    <w:rsid w:val="00C3705C"/>
    <w:rsid w:val="00C372CC"/>
    <w:rsid w:val="00C37930"/>
    <w:rsid w:val="00C4045D"/>
    <w:rsid w:val="00C410C3"/>
    <w:rsid w:val="00C42E5E"/>
    <w:rsid w:val="00C4361F"/>
    <w:rsid w:val="00C43E08"/>
    <w:rsid w:val="00C4464B"/>
    <w:rsid w:val="00C44FDB"/>
    <w:rsid w:val="00C457A4"/>
    <w:rsid w:val="00C4784C"/>
    <w:rsid w:val="00C47B08"/>
    <w:rsid w:val="00C517AF"/>
    <w:rsid w:val="00C523CC"/>
    <w:rsid w:val="00C52C80"/>
    <w:rsid w:val="00C53CA1"/>
    <w:rsid w:val="00C5486E"/>
    <w:rsid w:val="00C54B30"/>
    <w:rsid w:val="00C54D21"/>
    <w:rsid w:val="00C57320"/>
    <w:rsid w:val="00C57978"/>
    <w:rsid w:val="00C6279A"/>
    <w:rsid w:val="00C62AA2"/>
    <w:rsid w:val="00C62E05"/>
    <w:rsid w:val="00C6400E"/>
    <w:rsid w:val="00C64531"/>
    <w:rsid w:val="00C64F2C"/>
    <w:rsid w:val="00C66397"/>
    <w:rsid w:val="00C6678A"/>
    <w:rsid w:val="00C667B5"/>
    <w:rsid w:val="00C66DA6"/>
    <w:rsid w:val="00C67E79"/>
    <w:rsid w:val="00C70CC6"/>
    <w:rsid w:val="00C7140E"/>
    <w:rsid w:val="00C72A9C"/>
    <w:rsid w:val="00C72DC3"/>
    <w:rsid w:val="00C73DEF"/>
    <w:rsid w:val="00C73E19"/>
    <w:rsid w:val="00C74646"/>
    <w:rsid w:val="00C75D4D"/>
    <w:rsid w:val="00C761BA"/>
    <w:rsid w:val="00C761C9"/>
    <w:rsid w:val="00C77728"/>
    <w:rsid w:val="00C8007B"/>
    <w:rsid w:val="00C812F1"/>
    <w:rsid w:val="00C82496"/>
    <w:rsid w:val="00C83A82"/>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43D8"/>
    <w:rsid w:val="00C969C4"/>
    <w:rsid w:val="00C97154"/>
    <w:rsid w:val="00C974A2"/>
    <w:rsid w:val="00CA23B6"/>
    <w:rsid w:val="00CA2F15"/>
    <w:rsid w:val="00CA3C1F"/>
    <w:rsid w:val="00CA4BB9"/>
    <w:rsid w:val="00CA5028"/>
    <w:rsid w:val="00CA7069"/>
    <w:rsid w:val="00CA7F59"/>
    <w:rsid w:val="00CB0F38"/>
    <w:rsid w:val="00CB133B"/>
    <w:rsid w:val="00CB3416"/>
    <w:rsid w:val="00CB46E4"/>
    <w:rsid w:val="00CB5E8F"/>
    <w:rsid w:val="00CB6DD1"/>
    <w:rsid w:val="00CC0A08"/>
    <w:rsid w:val="00CC1721"/>
    <w:rsid w:val="00CC3C85"/>
    <w:rsid w:val="00CC3FDC"/>
    <w:rsid w:val="00CC44DF"/>
    <w:rsid w:val="00CC52CC"/>
    <w:rsid w:val="00CC6661"/>
    <w:rsid w:val="00CC6750"/>
    <w:rsid w:val="00CC676F"/>
    <w:rsid w:val="00CC77A7"/>
    <w:rsid w:val="00CD1886"/>
    <w:rsid w:val="00CD23E7"/>
    <w:rsid w:val="00CD27CF"/>
    <w:rsid w:val="00CD2D07"/>
    <w:rsid w:val="00CD34F6"/>
    <w:rsid w:val="00CD3ED5"/>
    <w:rsid w:val="00CD5905"/>
    <w:rsid w:val="00CD5B77"/>
    <w:rsid w:val="00CD5DA2"/>
    <w:rsid w:val="00CD6E95"/>
    <w:rsid w:val="00CD7D82"/>
    <w:rsid w:val="00CD7F2B"/>
    <w:rsid w:val="00CE1239"/>
    <w:rsid w:val="00CE260B"/>
    <w:rsid w:val="00CE2798"/>
    <w:rsid w:val="00CE2C21"/>
    <w:rsid w:val="00CE41A2"/>
    <w:rsid w:val="00CE4E26"/>
    <w:rsid w:val="00CE5967"/>
    <w:rsid w:val="00CE5A08"/>
    <w:rsid w:val="00CF2004"/>
    <w:rsid w:val="00CF2724"/>
    <w:rsid w:val="00CF374D"/>
    <w:rsid w:val="00CF3C44"/>
    <w:rsid w:val="00CF50A9"/>
    <w:rsid w:val="00CF529D"/>
    <w:rsid w:val="00CF6781"/>
    <w:rsid w:val="00CF7267"/>
    <w:rsid w:val="00CF7C29"/>
    <w:rsid w:val="00CF7EDE"/>
    <w:rsid w:val="00D00788"/>
    <w:rsid w:val="00D007A7"/>
    <w:rsid w:val="00D012BD"/>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4953"/>
    <w:rsid w:val="00D15FAA"/>
    <w:rsid w:val="00D16075"/>
    <w:rsid w:val="00D16088"/>
    <w:rsid w:val="00D16163"/>
    <w:rsid w:val="00D16191"/>
    <w:rsid w:val="00D16305"/>
    <w:rsid w:val="00D16676"/>
    <w:rsid w:val="00D16D66"/>
    <w:rsid w:val="00D17B7E"/>
    <w:rsid w:val="00D20344"/>
    <w:rsid w:val="00D20CC5"/>
    <w:rsid w:val="00D2117C"/>
    <w:rsid w:val="00D224EA"/>
    <w:rsid w:val="00D227EF"/>
    <w:rsid w:val="00D22B40"/>
    <w:rsid w:val="00D2353A"/>
    <w:rsid w:val="00D23BFD"/>
    <w:rsid w:val="00D25275"/>
    <w:rsid w:val="00D25B7A"/>
    <w:rsid w:val="00D3009A"/>
    <w:rsid w:val="00D301DA"/>
    <w:rsid w:val="00D31852"/>
    <w:rsid w:val="00D31D93"/>
    <w:rsid w:val="00D32C8C"/>
    <w:rsid w:val="00D33332"/>
    <w:rsid w:val="00D33D99"/>
    <w:rsid w:val="00D33F04"/>
    <w:rsid w:val="00D340D6"/>
    <w:rsid w:val="00D344A3"/>
    <w:rsid w:val="00D3644D"/>
    <w:rsid w:val="00D36B7E"/>
    <w:rsid w:val="00D37BBE"/>
    <w:rsid w:val="00D404F9"/>
    <w:rsid w:val="00D416BC"/>
    <w:rsid w:val="00D41E81"/>
    <w:rsid w:val="00D42BAF"/>
    <w:rsid w:val="00D43D11"/>
    <w:rsid w:val="00D43DB4"/>
    <w:rsid w:val="00D443F9"/>
    <w:rsid w:val="00D4495C"/>
    <w:rsid w:val="00D45979"/>
    <w:rsid w:val="00D463B5"/>
    <w:rsid w:val="00D467AF"/>
    <w:rsid w:val="00D46C69"/>
    <w:rsid w:val="00D4749C"/>
    <w:rsid w:val="00D47759"/>
    <w:rsid w:val="00D47C0B"/>
    <w:rsid w:val="00D50F6A"/>
    <w:rsid w:val="00D5259B"/>
    <w:rsid w:val="00D5333E"/>
    <w:rsid w:val="00D53B59"/>
    <w:rsid w:val="00D54379"/>
    <w:rsid w:val="00D544EC"/>
    <w:rsid w:val="00D54B84"/>
    <w:rsid w:val="00D551FF"/>
    <w:rsid w:val="00D55399"/>
    <w:rsid w:val="00D56A5B"/>
    <w:rsid w:val="00D57F00"/>
    <w:rsid w:val="00D60920"/>
    <w:rsid w:val="00D6099E"/>
    <w:rsid w:val="00D60C2A"/>
    <w:rsid w:val="00D60E1E"/>
    <w:rsid w:val="00D61187"/>
    <w:rsid w:val="00D61224"/>
    <w:rsid w:val="00D62358"/>
    <w:rsid w:val="00D63A8A"/>
    <w:rsid w:val="00D63BF3"/>
    <w:rsid w:val="00D65826"/>
    <w:rsid w:val="00D65EF6"/>
    <w:rsid w:val="00D66031"/>
    <w:rsid w:val="00D67B71"/>
    <w:rsid w:val="00D70BA5"/>
    <w:rsid w:val="00D715C9"/>
    <w:rsid w:val="00D72447"/>
    <w:rsid w:val="00D72575"/>
    <w:rsid w:val="00D7353D"/>
    <w:rsid w:val="00D74B2C"/>
    <w:rsid w:val="00D7529D"/>
    <w:rsid w:val="00D75C7C"/>
    <w:rsid w:val="00D765C2"/>
    <w:rsid w:val="00D76818"/>
    <w:rsid w:val="00D76DB3"/>
    <w:rsid w:val="00D81B2D"/>
    <w:rsid w:val="00D82249"/>
    <w:rsid w:val="00D82C9B"/>
    <w:rsid w:val="00D82FD4"/>
    <w:rsid w:val="00D835CC"/>
    <w:rsid w:val="00D843D8"/>
    <w:rsid w:val="00D84852"/>
    <w:rsid w:val="00D85560"/>
    <w:rsid w:val="00D86034"/>
    <w:rsid w:val="00D871AC"/>
    <w:rsid w:val="00D87862"/>
    <w:rsid w:val="00D90019"/>
    <w:rsid w:val="00D90956"/>
    <w:rsid w:val="00D90C9C"/>
    <w:rsid w:val="00D911E9"/>
    <w:rsid w:val="00D91302"/>
    <w:rsid w:val="00D91648"/>
    <w:rsid w:val="00D91661"/>
    <w:rsid w:val="00D92E3E"/>
    <w:rsid w:val="00D931D7"/>
    <w:rsid w:val="00D9333C"/>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1B0"/>
    <w:rsid w:val="00DB0347"/>
    <w:rsid w:val="00DB0B20"/>
    <w:rsid w:val="00DB0FD2"/>
    <w:rsid w:val="00DB11E7"/>
    <w:rsid w:val="00DB15DA"/>
    <w:rsid w:val="00DB185B"/>
    <w:rsid w:val="00DB1949"/>
    <w:rsid w:val="00DB1FF1"/>
    <w:rsid w:val="00DB293E"/>
    <w:rsid w:val="00DB2DA9"/>
    <w:rsid w:val="00DB4C9A"/>
    <w:rsid w:val="00DB4CF7"/>
    <w:rsid w:val="00DB68AE"/>
    <w:rsid w:val="00DB69F6"/>
    <w:rsid w:val="00DB7149"/>
    <w:rsid w:val="00DB7A90"/>
    <w:rsid w:val="00DC15DC"/>
    <w:rsid w:val="00DC1731"/>
    <w:rsid w:val="00DC18DA"/>
    <w:rsid w:val="00DC205A"/>
    <w:rsid w:val="00DC2924"/>
    <w:rsid w:val="00DC3D3A"/>
    <w:rsid w:val="00DC5B07"/>
    <w:rsid w:val="00DC5F7D"/>
    <w:rsid w:val="00DC640B"/>
    <w:rsid w:val="00DC64B4"/>
    <w:rsid w:val="00DC6829"/>
    <w:rsid w:val="00DC6C19"/>
    <w:rsid w:val="00DC7812"/>
    <w:rsid w:val="00DD07BF"/>
    <w:rsid w:val="00DD23B2"/>
    <w:rsid w:val="00DD3330"/>
    <w:rsid w:val="00DD44D8"/>
    <w:rsid w:val="00DD4584"/>
    <w:rsid w:val="00DD651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1E9"/>
    <w:rsid w:val="00DF0259"/>
    <w:rsid w:val="00DF02B3"/>
    <w:rsid w:val="00DF108F"/>
    <w:rsid w:val="00DF1746"/>
    <w:rsid w:val="00DF1748"/>
    <w:rsid w:val="00DF314C"/>
    <w:rsid w:val="00DF46BC"/>
    <w:rsid w:val="00DF4912"/>
    <w:rsid w:val="00DF5A8A"/>
    <w:rsid w:val="00DF6116"/>
    <w:rsid w:val="00DF6BDC"/>
    <w:rsid w:val="00E009BA"/>
    <w:rsid w:val="00E00CDD"/>
    <w:rsid w:val="00E00F4E"/>
    <w:rsid w:val="00E01D67"/>
    <w:rsid w:val="00E020F0"/>
    <w:rsid w:val="00E0261F"/>
    <w:rsid w:val="00E02A14"/>
    <w:rsid w:val="00E02D14"/>
    <w:rsid w:val="00E02D83"/>
    <w:rsid w:val="00E030B1"/>
    <w:rsid w:val="00E04296"/>
    <w:rsid w:val="00E04DD5"/>
    <w:rsid w:val="00E068E3"/>
    <w:rsid w:val="00E06B0A"/>
    <w:rsid w:val="00E0761A"/>
    <w:rsid w:val="00E07FCC"/>
    <w:rsid w:val="00E10445"/>
    <w:rsid w:val="00E1138F"/>
    <w:rsid w:val="00E1148F"/>
    <w:rsid w:val="00E117B5"/>
    <w:rsid w:val="00E118B2"/>
    <w:rsid w:val="00E11ECF"/>
    <w:rsid w:val="00E1244D"/>
    <w:rsid w:val="00E1265D"/>
    <w:rsid w:val="00E129DA"/>
    <w:rsid w:val="00E13BCA"/>
    <w:rsid w:val="00E1521F"/>
    <w:rsid w:val="00E15718"/>
    <w:rsid w:val="00E1627E"/>
    <w:rsid w:val="00E178A3"/>
    <w:rsid w:val="00E203E6"/>
    <w:rsid w:val="00E20B41"/>
    <w:rsid w:val="00E22527"/>
    <w:rsid w:val="00E22F65"/>
    <w:rsid w:val="00E2389E"/>
    <w:rsid w:val="00E23B92"/>
    <w:rsid w:val="00E23C1A"/>
    <w:rsid w:val="00E240F9"/>
    <w:rsid w:val="00E24C4B"/>
    <w:rsid w:val="00E25C4B"/>
    <w:rsid w:val="00E27D6C"/>
    <w:rsid w:val="00E27F95"/>
    <w:rsid w:val="00E30DEB"/>
    <w:rsid w:val="00E31803"/>
    <w:rsid w:val="00E32222"/>
    <w:rsid w:val="00E32290"/>
    <w:rsid w:val="00E3372C"/>
    <w:rsid w:val="00E33B0D"/>
    <w:rsid w:val="00E33F1C"/>
    <w:rsid w:val="00E344D0"/>
    <w:rsid w:val="00E34919"/>
    <w:rsid w:val="00E362C4"/>
    <w:rsid w:val="00E362CB"/>
    <w:rsid w:val="00E3647F"/>
    <w:rsid w:val="00E36906"/>
    <w:rsid w:val="00E37870"/>
    <w:rsid w:val="00E4229D"/>
    <w:rsid w:val="00E4348B"/>
    <w:rsid w:val="00E43BF3"/>
    <w:rsid w:val="00E43CA2"/>
    <w:rsid w:val="00E44A4B"/>
    <w:rsid w:val="00E44C0C"/>
    <w:rsid w:val="00E44C77"/>
    <w:rsid w:val="00E46C57"/>
    <w:rsid w:val="00E46F66"/>
    <w:rsid w:val="00E46FEE"/>
    <w:rsid w:val="00E4717B"/>
    <w:rsid w:val="00E47791"/>
    <w:rsid w:val="00E5060B"/>
    <w:rsid w:val="00E5388F"/>
    <w:rsid w:val="00E54808"/>
    <w:rsid w:val="00E54C45"/>
    <w:rsid w:val="00E54D56"/>
    <w:rsid w:val="00E553B1"/>
    <w:rsid w:val="00E62F3C"/>
    <w:rsid w:val="00E63D2E"/>
    <w:rsid w:val="00E64140"/>
    <w:rsid w:val="00E652B9"/>
    <w:rsid w:val="00E65912"/>
    <w:rsid w:val="00E66B3E"/>
    <w:rsid w:val="00E671B9"/>
    <w:rsid w:val="00E678CC"/>
    <w:rsid w:val="00E7085D"/>
    <w:rsid w:val="00E719CE"/>
    <w:rsid w:val="00E727AC"/>
    <w:rsid w:val="00E72E84"/>
    <w:rsid w:val="00E73CFE"/>
    <w:rsid w:val="00E74C2D"/>
    <w:rsid w:val="00E74C38"/>
    <w:rsid w:val="00E768A0"/>
    <w:rsid w:val="00E76FDF"/>
    <w:rsid w:val="00E77452"/>
    <w:rsid w:val="00E81B14"/>
    <w:rsid w:val="00E82E1C"/>
    <w:rsid w:val="00E8331B"/>
    <w:rsid w:val="00E83854"/>
    <w:rsid w:val="00E84608"/>
    <w:rsid w:val="00E8501E"/>
    <w:rsid w:val="00E857DE"/>
    <w:rsid w:val="00E859EC"/>
    <w:rsid w:val="00E871BB"/>
    <w:rsid w:val="00E87ADD"/>
    <w:rsid w:val="00E9129B"/>
    <w:rsid w:val="00E919C5"/>
    <w:rsid w:val="00E924D0"/>
    <w:rsid w:val="00E92573"/>
    <w:rsid w:val="00E92AB4"/>
    <w:rsid w:val="00E92F71"/>
    <w:rsid w:val="00E93134"/>
    <w:rsid w:val="00E93E6A"/>
    <w:rsid w:val="00E9405E"/>
    <w:rsid w:val="00E94449"/>
    <w:rsid w:val="00E94458"/>
    <w:rsid w:val="00E960D8"/>
    <w:rsid w:val="00E966BC"/>
    <w:rsid w:val="00E96EFC"/>
    <w:rsid w:val="00E97788"/>
    <w:rsid w:val="00E977B6"/>
    <w:rsid w:val="00E9784D"/>
    <w:rsid w:val="00EA013C"/>
    <w:rsid w:val="00EA08E6"/>
    <w:rsid w:val="00EA0922"/>
    <w:rsid w:val="00EA09B5"/>
    <w:rsid w:val="00EA3046"/>
    <w:rsid w:val="00EA36EC"/>
    <w:rsid w:val="00EA3920"/>
    <w:rsid w:val="00EA392A"/>
    <w:rsid w:val="00EA3AF9"/>
    <w:rsid w:val="00EA4359"/>
    <w:rsid w:val="00EA4526"/>
    <w:rsid w:val="00EA48A7"/>
    <w:rsid w:val="00EA4BE8"/>
    <w:rsid w:val="00EA60C3"/>
    <w:rsid w:val="00EA623B"/>
    <w:rsid w:val="00EA7C79"/>
    <w:rsid w:val="00EB029A"/>
    <w:rsid w:val="00EB1957"/>
    <w:rsid w:val="00EB1B89"/>
    <w:rsid w:val="00EB2EFE"/>
    <w:rsid w:val="00EB3762"/>
    <w:rsid w:val="00EB48E5"/>
    <w:rsid w:val="00EB6D28"/>
    <w:rsid w:val="00EB781E"/>
    <w:rsid w:val="00EB7A95"/>
    <w:rsid w:val="00EC03F3"/>
    <w:rsid w:val="00EC0BCF"/>
    <w:rsid w:val="00EC0F98"/>
    <w:rsid w:val="00EC1C6F"/>
    <w:rsid w:val="00EC1CEB"/>
    <w:rsid w:val="00EC396F"/>
    <w:rsid w:val="00EC671C"/>
    <w:rsid w:val="00EC7296"/>
    <w:rsid w:val="00EC7474"/>
    <w:rsid w:val="00ED1E5D"/>
    <w:rsid w:val="00ED2B84"/>
    <w:rsid w:val="00ED2DC3"/>
    <w:rsid w:val="00ED3486"/>
    <w:rsid w:val="00ED3C0D"/>
    <w:rsid w:val="00ED4140"/>
    <w:rsid w:val="00ED4B21"/>
    <w:rsid w:val="00ED4BA0"/>
    <w:rsid w:val="00ED5029"/>
    <w:rsid w:val="00ED599F"/>
    <w:rsid w:val="00ED741C"/>
    <w:rsid w:val="00ED7C07"/>
    <w:rsid w:val="00EE06A9"/>
    <w:rsid w:val="00EE1768"/>
    <w:rsid w:val="00EE3C84"/>
    <w:rsid w:val="00EE3E0A"/>
    <w:rsid w:val="00EE5332"/>
    <w:rsid w:val="00EE5818"/>
    <w:rsid w:val="00EE6992"/>
    <w:rsid w:val="00EE69BA"/>
    <w:rsid w:val="00EE6A61"/>
    <w:rsid w:val="00EE77B4"/>
    <w:rsid w:val="00EF137E"/>
    <w:rsid w:val="00EF3A80"/>
    <w:rsid w:val="00EF4279"/>
    <w:rsid w:val="00EF727D"/>
    <w:rsid w:val="00F00539"/>
    <w:rsid w:val="00F0072E"/>
    <w:rsid w:val="00F039F1"/>
    <w:rsid w:val="00F03CFD"/>
    <w:rsid w:val="00F049F2"/>
    <w:rsid w:val="00F0573A"/>
    <w:rsid w:val="00F06306"/>
    <w:rsid w:val="00F074D5"/>
    <w:rsid w:val="00F07A97"/>
    <w:rsid w:val="00F103F9"/>
    <w:rsid w:val="00F10ABF"/>
    <w:rsid w:val="00F10EC9"/>
    <w:rsid w:val="00F11ABE"/>
    <w:rsid w:val="00F11FB9"/>
    <w:rsid w:val="00F121E8"/>
    <w:rsid w:val="00F125D3"/>
    <w:rsid w:val="00F125EE"/>
    <w:rsid w:val="00F13655"/>
    <w:rsid w:val="00F13D6C"/>
    <w:rsid w:val="00F1439E"/>
    <w:rsid w:val="00F15034"/>
    <w:rsid w:val="00F15FA6"/>
    <w:rsid w:val="00F15FAC"/>
    <w:rsid w:val="00F165C6"/>
    <w:rsid w:val="00F16650"/>
    <w:rsid w:val="00F17F72"/>
    <w:rsid w:val="00F21061"/>
    <w:rsid w:val="00F229BD"/>
    <w:rsid w:val="00F23A78"/>
    <w:rsid w:val="00F26D11"/>
    <w:rsid w:val="00F30FB3"/>
    <w:rsid w:val="00F320C1"/>
    <w:rsid w:val="00F325C8"/>
    <w:rsid w:val="00F328D8"/>
    <w:rsid w:val="00F3310A"/>
    <w:rsid w:val="00F35FB6"/>
    <w:rsid w:val="00F3617D"/>
    <w:rsid w:val="00F36C79"/>
    <w:rsid w:val="00F3730F"/>
    <w:rsid w:val="00F40B8A"/>
    <w:rsid w:val="00F412A5"/>
    <w:rsid w:val="00F43280"/>
    <w:rsid w:val="00F437AB"/>
    <w:rsid w:val="00F4534E"/>
    <w:rsid w:val="00F4536E"/>
    <w:rsid w:val="00F45A2B"/>
    <w:rsid w:val="00F50606"/>
    <w:rsid w:val="00F50A44"/>
    <w:rsid w:val="00F5185F"/>
    <w:rsid w:val="00F52917"/>
    <w:rsid w:val="00F53C8C"/>
    <w:rsid w:val="00F53F86"/>
    <w:rsid w:val="00F54B53"/>
    <w:rsid w:val="00F54C60"/>
    <w:rsid w:val="00F552B7"/>
    <w:rsid w:val="00F552CA"/>
    <w:rsid w:val="00F558BF"/>
    <w:rsid w:val="00F56345"/>
    <w:rsid w:val="00F57D2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816A6"/>
    <w:rsid w:val="00F81CEB"/>
    <w:rsid w:val="00F831FC"/>
    <w:rsid w:val="00F83F7B"/>
    <w:rsid w:val="00F84C97"/>
    <w:rsid w:val="00F84E62"/>
    <w:rsid w:val="00F84EA3"/>
    <w:rsid w:val="00F84EFC"/>
    <w:rsid w:val="00F84F2D"/>
    <w:rsid w:val="00F84FB5"/>
    <w:rsid w:val="00F859AF"/>
    <w:rsid w:val="00F85C06"/>
    <w:rsid w:val="00F86CA0"/>
    <w:rsid w:val="00F900BD"/>
    <w:rsid w:val="00F907C7"/>
    <w:rsid w:val="00F93FE3"/>
    <w:rsid w:val="00F94AC9"/>
    <w:rsid w:val="00F95854"/>
    <w:rsid w:val="00F974E1"/>
    <w:rsid w:val="00F97BF6"/>
    <w:rsid w:val="00FA1E8B"/>
    <w:rsid w:val="00FA2831"/>
    <w:rsid w:val="00FA2910"/>
    <w:rsid w:val="00FA454C"/>
    <w:rsid w:val="00FA4E53"/>
    <w:rsid w:val="00FA59E6"/>
    <w:rsid w:val="00FA5EBE"/>
    <w:rsid w:val="00FA624A"/>
    <w:rsid w:val="00FA649E"/>
    <w:rsid w:val="00FA6CF9"/>
    <w:rsid w:val="00FA7076"/>
    <w:rsid w:val="00FA716C"/>
    <w:rsid w:val="00FA72E9"/>
    <w:rsid w:val="00FA79F6"/>
    <w:rsid w:val="00FA7C39"/>
    <w:rsid w:val="00FB1601"/>
    <w:rsid w:val="00FB2253"/>
    <w:rsid w:val="00FB26B3"/>
    <w:rsid w:val="00FB2732"/>
    <w:rsid w:val="00FB382E"/>
    <w:rsid w:val="00FB3D2D"/>
    <w:rsid w:val="00FB3DD5"/>
    <w:rsid w:val="00FB3FED"/>
    <w:rsid w:val="00FB42AC"/>
    <w:rsid w:val="00FB4320"/>
    <w:rsid w:val="00FB5277"/>
    <w:rsid w:val="00FB6BF1"/>
    <w:rsid w:val="00FB75BB"/>
    <w:rsid w:val="00FC0FD0"/>
    <w:rsid w:val="00FC23E9"/>
    <w:rsid w:val="00FC2A3E"/>
    <w:rsid w:val="00FC4382"/>
    <w:rsid w:val="00FC4744"/>
    <w:rsid w:val="00FC5E22"/>
    <w:rsid w:val="00FC7A67"/>
    <w:rsid w:val="00FD02BE"/>
    <w:rsid w:val="00FD02D4"/>
    <w:rsid w:val="00FD08A5"/>
    <w:rsid w:val="00FD2D9A"/>
    <w:rsid w:val="00FD3A3E"/>
    <w:rsid w:val="00FD4705"/>
    <w:rsid w:val="00FD50A1"/>
    <w:rsid w:val="00FD700B"/>
    <w:rsid w:val="00FD701C"/>
    <w:rsid w:val="00FD718C"/>
    <w:rsid w:val="00FD7E35"/>
    <w:rsid w:val="00FD7EA1"/>
    <w:rsid w:val="00FE0083"/>
    <w:rsid w:val="00FE109A"/>
    <w:rsid w:val="00FE1291"/>
    <w:rsid w:val="00FE1E8D"/>
    <w:rsid w:val="00FE3BE7"/>
    <w:rsid w:val="00FE3EF3"/>
    <w:rsid w:val="00FE4ADA"/>
    <w:rsid w:val="00FE4DF1"/>
    <w:rsid w:val="00FE4EA2"/>
    <w:rsid w:val="00FE54FA"/>
    <w:rsid w:val="00FE56EB"/>
    <w:rsid w:val="00FE5F18"/>
    <w:rsid w:val="00FE6205"/>
    <w:rsid w:val="00FE6917"/>
    <w:rsid w:val="00FE6C4D"/>
    <w:rsid w:val="00FE7A9A"/>
    <w:rsid w:val="00FF1016"/>
    <w:rsid w:val="00FF10EA"/>
    <w:rsid w:val="00FF1DDC"/>
    <w:rsid w:val="00FF3AE5"/>
    <w:rsid w:val="00FF509E"/>
    <w:rsid w:val="00FF591A"/>
    <w:rsid w:val="00FF6084"/>
    <w:rsid w:val="00FF66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0F34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96109"/>
    <w:pPr>
      <w:widowControl w:val="0"/>
      <w:jc w:val="both"/>
    </w:pPr>
  </w:style>
  <w:style w:type="paragraph" w:styleId="1">
    <w:name w:val="heading 1"/>
    <w:basedOn w:val="a0"/>
    <w:next w:val="20"/>
    <w:link w:val="15"/>
    <w:autoRedefine/>
    <w:uiPriority w:val="9"/>
    <w:qFormat/>
    <w:rsid w:val="00DC6C19"/>
    <w:pPr>
      <w:keepNext/>
      <w:pageBreakBefore/>
      <w:numPr>
        <w:numId w:val="2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4A498B"/>
    <w:pPr>
      <w:keepNext/>
      <w:numPr>
        <w:ilvl w:val="1"/>
        <w:numId w:val="20"/>
      </w:numPr>
      <w:pBdr>
        <w:left w:val="single" w:sz="48" w:space="0" w:color="FFC000"/>
      </w:pBdr>
      <w:shd w:val="clear" w:color="002B62" w:fill="002B62"/>
      <w:spacing w:beforeLines="100" w:before="286" w:afterLines="100" w:after="286"/>
      <w:jc w:val="left"/>
      <w:outlineLvl w:val="1"/>
    </w:pPr>
    <w:rPr>
      <w:rFonts w:ascii="Arial" w:eastAsia="メイリオ" w:hAnsi="Arial" w:cs="Arial"/>
      <w:b/>
      <w:color w:val="FFFFFF" w:themeColor="background1"/>
      <w:sz w:val="24"/>
      <w:szCs w:val="21"/>
    </w:rPr>
  </w:style>
  <w:style w:type="paragraph" w:styleId="30">
    <w:name w:val="heading 3"/>
    <w:basedOn w:val="a0"/>
    <w:next w:val="a0"/>
    <w:link w:val="31"/>
    <w:autoRedefine/>
    <w:uiPriority w:val="9"/>
    <w:unhideWhenUsed/>
    <w:qFormat/>
    <w:rsid w:val="00724E4F"/>
    <w:pPr>
      <w:keepNext/>
      <w:numPr>
        <w:ilvl w:val="2"/>
        <w:numId w:val="20"/>
      </w:numPr>
      <w:tabs>
        <w:tab w:val="left" w:pos="1276"/>
      </w:tabs>
      <w:spacing w:beforeLines="50" w:before="143" w:afterLines="50" w:after="143"/>
      <w:outlineLvl w:val="2"/>
    </w:pPr>
    <w:rPr>
      <w:rFonts w:ascii="Arial" w:eastAsia="ＭＳ Ｐゴシック" w:hAnsi="Arial" w:cs="Arial"/>
      <w:b/>
      <w:sz w:val="22"/>
      <w:szCs w:val="21"/>
    </w:rPr>
  </w:style>
  <w:style w:type="paragraph" w:styleId="40">
    <w:name w:val="heading 4"/>
    <w:basedOn w:val="a0"/>
    <w:next w:val="a0"/>
    <w:link w:val="41"/>
    <w:autoRedefine/>
    <w:uiPriority w:val="9"/>
    <w:unhideWhenUsed/>
    <w:qFormat/>
    <w:rsid w:val="00510199"/>
    <w:pPr>
      <w:keepNext/>
      <w:numPr>
        <w:numId w:val="11"/>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4A498B"/>
    <w:rPr>
      <w:rFonts w:ascii="Arial" w:eastAsia="メイリオ" w:hAnsi="Arial" w:cs="Arial"/>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724E4F"/>
    <w:rPr>
      <w:rFonts w:ascii="Arial" w:eastAsia="ＭＳ Ｐゴシック" w:hAnsi="Arial" w:cs="Arial"/>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AA0976"/>
    <w:pPr>
      <w:tabs>
        <w:tab w:val="left" w:pos="420"/>
        <w:tab w:val="right" w:leader="dot" w:pos="9627"/>
      </w:tabs>
    </w:pPr>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Arial" w:eastAsia="ＭＳ Ｐゴシック" w:hAnsi="Arial" w:cs="Arial"/>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9"/>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9"/>
      </w:numPr>
      <w:ind w:leftChars="0" w:left="0"/>
      <w:jc w:val="left"/>
    </w:pPr>
    <w:rPr>
      <w:rFonts w:cstheme="minorHAnsi"/>
    </w:rPr>
  </w:style>
  <w:style w:type="paragraph" w:customStyle="1" w:styleId="14">
    <w:name w:val="スタイル14"/>
    <w:basedOn w:val="a8"/>
    <w:qFormat/>
    <w:rsid w:val="00306A2A"/>
    <w:pPr>
      <w:widowControl/>
      <w:numPr>
        <w:ilvl w:val="3"/>
        <w:numId w:val="9"/>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Arial" w:eastAsia="ＭＳ Ｐゴシック" w:hAnsi="Arial" w:cs="Arial"/>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1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 w:type="paragraph" w:styleId="aff7">
    <w:name w:val="Revision"/>
    <w:hidden/>
    <w:uiPriority w:val="99"/>
    <w:semiHidden/>
    <w:rsid w:val="00AA09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14411165">
      <w:bodyDiv w:val="1"/>
      <w:marLeft w:val="0"/>
      <w:marRight w:val="0"/>
      <w:marTop w:val="0"/>
      <w:marBottom w:val="0"/>
      <w:divBdr>
        <w:top w:val="none" w:sz="0" w:space="0" w:color="auto"/>
        <w:left w:val="none" w:sz="0" w:space="0" w:color="auto"/>
        <w:bottom w:val="none" w:sz="0" w:space="0" w:color="auto"/>
        <w:right w:val="none" w:sz="0" w:space="0" w:color="auto"/>
      </w:divBdr>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58479560">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899051669">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22Exastro-ITA_User_Instruction_Manual_Basic_Console%22.https:/github.com/exastro-suite/it-automation-docs/blob/v1.10.0/asset/Documents/Exastro-ITA_User_Instruction_Manual_Basic_Console.pdf"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s>
</file>

<file path=word/_rels/footer1.xml.rels><?xml version="1.0" encoding="UTF-8" standalone="yes"?>
<Relationships xmlns="http://schemas.openxmlformats.org/package/2006/relationships"><Relationship Id="rId1"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07D0A2-896A-4236-9D32-E57CD91C2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8040</Words>
  <Characters>45832</Characters>
  <Application>Microsoft Office Word</Application>
  <DocSecurity>0</DocSecurity>
  <Lines>381</Lines>
  <Paragraphs>107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2022-04-14T08:26:00Z</dcterms:created>
  <dcterms:modified xsi:type="dcterms:W3CDTF">2022-06-08T07:15:00Z</dcterms:modified>
</cp:coreProperties>
</file>